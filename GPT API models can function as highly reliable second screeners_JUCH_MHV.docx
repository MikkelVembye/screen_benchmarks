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160C620A"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typically</w:t>
      </w:r>
      <w:r w:rsidR="00BD4892">
        <w:t xml:space="preserve">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conducted three large-scale classification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w:t>
      </w:r>
      <w:r w:rsidR="00B1404C">
        <w:t>(i.e.,</w:t>
      </w:r>
      <w:r w:rsidR="00E52864">
        <w:t xml:space="preserve"> making one </w:t>
      </w:r>
      <w:r w:rsidR="00F10FA3">
        <w:t xml:space="preserve">concise </w:t>
      </w:r>
      <w:r w:rsidR="00E52864">
        <w:t>prompt per inclusion/exclusion criteria</w:t>
      </w:r>
      <w:r w:rsidR="00B1404C">
        <w:t xml:space="preserve"> in a review)</w:t>
      </w:r>
      <w:r w:rsidR="00E52864">
        <w:t xml:space="preserve">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t xml:space="preserve"> 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FD7F467" w:rsidR="0051645D" w:rsidRDefault="0051645D"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153E9B36"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w:t>
      </w:r>
      <w:r w:rsidR="00BD4AC8">
        <w:rPr>
          <w:rStyle w:val="CommentReference"/>
        </w:rPr>
        <w:commentReference w:id="0"/>
      </w:r>
      <w:r w:rsidR="0051645D">
        <w:rPr>
          <w:rStyle w:val="CommentReference"/>
        </w:rPr>
        <w:commentReference w:id="1"/>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1A2407A9"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w:t>
      </w:r>
      <w:r w:rsidR="00BD4AC8">
        <w:rPr>
          <w:rFonts w:cs="Times New Roman"/>
          <w:szCs w:val="24"/>
          <w:lang w:val="en-US"/>
        </w:rPr>
        <w:t>allow for</w:t>
      </w:r>
      <w:r w:rsidR="00BD4AC8" w:rsidRPr="0011702D">
        <w:rPr>
          <w:rFonts w:cs="Times New Roman"/>
          <w:szCs w:val="24"/>
          <w:lang w:val="en-US"/>
        </w:rPr>
        <w:t xml:space="preserve"> </w:t>
      </w:r>
      <w:r w:rsidRPr="0011702D">
        <w:rPr>
          <w:rFonts w:cs="Times New Roman"/>
          <w:szCs w:val="24"/>
          <w:lang w:val="en-US"/>
        </w:rPr>
        <w:t xml:space="preserve">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2"/>
      <w:commentRangeStart w:id="3"/>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commentRangeEnd w:id="2"/>
      <w:r w:rsidR="00BC7758">
        <w:rPr>
          <w:rStyle w:val="CommentReference"/>
        </w:rPr>
        <w:commentReference w:id="2"/>
      </w:r>
      <w:commentRangeEnd w:id="3"/>
      <w:r w:rsidR="0051645D">
        <w:rPr>
          <w:rStyle w:val="CommentReference"/>
        </w:rPr>
        <w:commentReference w:id="3"/>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4"/>
      <w:commentRangeStart w:id="5"/>
      <w:r w:rsidR="00D56BE2">
        <w:rPr>
          <w:rFonts w:cs="Times New Roman"/>
          <w:szCs w:val="24"/>
          <w:lang w:val="en-US"/>
        </w:rPr>
        <w:t>duplicate</w:t>
      </w:r>
      <w:r w:rsidR="00C46DF7" w:rsidRPr="0011702D">
        <w:rPr>
          <w:rFonts w:cs="Times New Roman"/>
          <w:szCs w:val="24"/>
          <w:lang w:val="en-US"/>
        </w:rPr>
        <w:t xml:space="preserve"> </w:t>
      </w:r>
      <w:commentRangeEnd w:id="4"/>
      <w:r w:rsidR="00DD6CC0">
        <w:rPr>
          <w:rStyle w:val="CommentReference"/>
        </w:rPr>
        <w:commentReference w:id="4"/>
      </w:r>
      <w:commentRangeEnd w:id="5"/>
      <w:r w:rsidR="0051645D">
        <w:rPr>
          <w:rStyle w:val="CommentReference"/>
        </w:rPr>
        <w:commentReference w:id="5"/>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291877D2" w14:textId="20EF69E2" w:rsidR="00C14FF5" w:rsidRDefault="00A10243" w:rsidP="00153951">
      <w:pPr>
        <w:autoSpaceDE w:val="0"/>
        <w:autoSpaceDN w:val="0"/>
        <w:adjustRightInd w:val="0"/>
        <w:spacing w:after="0" w:line="360" w:lineRule="auto"/>
        <w:jc w:val="both"/>
        <w:rPr>
          <w:rFonts w:cs="Times New Roman"/>
          <w:szCs w:val="24"/>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’golden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w:t>
      </w:r>
      <w:r w:rsidR="000D620B">
        <w:rPr>
          <w:lang w:val="en-US"/>
        </w:rPr>
        <w:t>,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 xml:space="preserve">searches to keep the number of records down to a manageable </w:t>
      </w:r>
      <w:r w:rsidR="000378D0">
        <w:rPr>
          <w:lang w:val="en-US"/>
        </w:rPr>
        <w:t>size</w:t>
      </w:r>
      <w:r w:rsidR="00B561CE">
        <w:rPr>
          <w:lang w:val="en-US"/>
        </w:rPr>
        <w:t xml:space="preserve"> </w:t>
      </w:r>
      <w:r w:rsidR="00B561CE">
        <w:rPr>
          <w:lang w:val="en-US"/>
        </w:rPr>
        <w:t xml:space="preserve">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001C35">
        <w:rPr>
          <w:lang w:val="en-US"/>
        </w:rPr>
        <w:t xml:space="preserve">may </w:t>
      </w:r>
      <w:r w:rsidR="00611107">
        <w:rPr>
          <w:lang w:val="en-US"/>
        </w:rPr>
        <w:t>be considered an economi</w:t>
      </w:r>
      <w:r w:rsidR="00611107">
        <w:rPr>
          <w:lang w:val="en-US"/>
        </w:rPr>
        <w:lastRenderedPageBreak/>
        <w:t>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w:t>
      </w:r>
      <w:r w:rsidR="00153951">
        <w:rPr>
          <w:lang w:val="en-US"/>
        </w:rPr>
        <w:t xml:space="preserve"> </w:t>
      </w:r>
      <w:r w:rsidR="000F506E">
        <w:rPr>
          <w:lang w:val="en-US"/>
        </w:rPr>
        <w:t xml:space="preserve">to maintain </w:t>
      </w:r>
      <w:r w:rsidR="00E91434">
        <w:rPr>
          <w:lang w:val="en-US"/>
        </w:rPr>
        <w:t>a</w:t>
      </w:r>
      <w:r w:rsidR="000F506E">
        <w:rPr>
          <w:lang w:val="en-US"/>
        </w:rPr>
        <w:t xml:space="preserve"> high quality of large</w:t>
      </w:r>
      <w:r w:rsidR="00153951">
        <w:rPr>
          <w:lang w:val="en-US"/>
        </w:rPr>
        <w:t>-</w:t>
      </w:r>
      <w:r w:rsidR="000F506E">
        <w:rPr>
          <w:lang w:val="en-US"/>
        </w:rPr>
        <w:t>scale systematic reviews</w:t>
      </w:r>
      <w:r w:rsidR="00153951">
        <w:rPr>
          <w:lang w:val="en-US"/>
        </w:rPr>
        <w:t xml:space="preserve">. </w:t>
      </w:r>
      <w:r w:rsidR="00C14FF5">
        <w:rPr>
          <w:lang w:val="en-US"/>
        </w:rPr>
        <w:t>A possible solution</w:t>
      </w:r>
      <w:r w:rsidR="007B4CDF">
        <w:rPr>
          <w:lang w:val="en-US"/>
        </w:rPr>
        <w:t>,</w:t>
      </w:r>
      <w:r w:rsidR="00C14FF5">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0421DA">
        <w:rPr>
          <w:lang w:val="en-US"/>
        </w:rPr>
        <w:t>these tools/procedures may</w:t>
      </w:r>
      <w:r w:rsidR="00AC200B" w:rsidRPr="0011702D">
        <w:rPr>
          <w:lang w:val="en-US"/>
        </w:rPr>
        <w:t xml:space="preserve"> always</w:t>
      </w:r>
      <w:r w:rsidR="000421DA">
        <w:rPr>
          <w:lang w:val="en-US"/>
        </w:rPr>
        <w:t xml:space="preserve"> be expected to</w:t>
      </w:r>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0421DA">
        <w:rPr>
          <w:rFonts w:cs="Times New Roman"/>
          <w:szCs w:val="24"/>
          <w:lang w:val="en-US"/>
        </w:rPr>
        <w:t>,</w:t>
      </w:r>
      <w:r w:rsidR="00E22EFE" w:rsidRPr="00E22EFE">
        <w:rPr>
          <w:rFonts w:cs="Times New Roman"/>
          <w:szCs w:val="24"/>
          <w:lang w:val="en-US"/>
        </w:rPr>
        <w:t xml:space="preserve"> </w:t>
      </w:r>
      <w:r w:rsidR="00E22EFE">
        <w:rPr>
          <w:rFonts w:cs="Times New Roman"/>
          <w:szCs w:val="24"/>
          <w:lang w:val="en-US"/>
        </w:rPr>
        <w:t xml:space="preserve">which might be one of the main reasons </w:t>
      </w:r>
      <w:r w:rsidR="000421DA">
        <w:rPr>
          <w:rFonts w:cs="Times New Roman"/>
          <w:szCs w:val="24"/>
          <w:lang w:val="en-US"/>
        </w:rPr>
        <w:t>for</w:t>
      </w:r>
      <w:r w:rsidR="00E22EFE">
        <w:rPr>
          <w:rFonts w:cs="Times New Roman"/>
          <w:szCs w:val="24"/>
          <w:lang w:val="en-US"/>
        </w:rPr>
        <w:t xml:space="preserve"> reviewers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4E38776"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C0665">
        <w:rPr>
          <w:rFonts w:cs="Times New Roman"/>
          <w:szCs w:val="24"/>
          <w:lang w:val="en-US"/>
        </w:rPr>
        <w:t>there</w:t>
      </w:r>
      <w:r w:rsidR="00076BAF">
        <w:rPr>
          <w:rFonts w:cs="Times New Roman"/>
          <w:szCs w:val="24"/>
          <w:lang w:val="en-US"/>
        </w:rPr>
        <w:t xml:space="preserve"> i</w:t>
      </w:r>
      <w:r w:rsidR="00BC0665">
        <w:rPr>
          <w:rFonts w:cs="Times New Roman"/>
          <w:szCs w:val="24"/>
          <w:lang w:val="en-US"/>
        </w:rPr>
        <w:t xml:space="preserve">s no clear rule for </w:t>
      </w:r>
      <w:r w:rsidR="00BC0665" w:rsidRPr="00076BAF">
        <w:t xml:space="preserve">determining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w:t>
      </w:r>
      <w:r w:rsidR="00BE4E8F">
        <w:rPr>
          <w:rFonts w:cs="Times New Roman"/>
          <w:szCs w:val="24"/>
          <w:lang w:val="en-US"/>
        </w:rPr>
        <w:t xml:space="preserve">. </w:t>
      </w:r>
      <w:r w:rsidR="00BC0665">
        <w:rPr>
          <w:rFonts w:cs="Times New Roman"/>
          <w:szCs w:val="24"/>
          <w:lang w:val="en-US"/>
        </w:rPr>
        <w:t>Although</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r w:rsidR="000E1E2E">
        <w:rPr>
          <w:rFonts w:cs="Times New Roman"/>
          <w:szCs w:val="24"/>
          <w:lang w:val="en-US"/>
        </w:rPr>
        <w:t xml:space="preserve"> rules</w:t>
      </w:r>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r w:rsidR="000E1E2E">
        <w:rPr>
          <w:rFonts w:cs="Times New Roman"/>
          <w:szCs w:val="24"/>
          <w:lang w:val="en-US"/>
        </w:rPr>
        <w:t>,</w:t>
      </w:r>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075FEDF3" w14:textId="3954F5FB" w:rsidR="00076BAF"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r w:rsidR="007565FE">
        <w:rPr>
          <w:rFonts w:cs="Times New Roman"/>
          <w:szCs w:val="24"/>
          <w:lang w:val="en-US"/>
        </w:rPr>
        <w:t>it seems like these tools</w:t>
      </w:r>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076BAF">
        <w:rPr>
          <w:rFonts w:cs="Times New Roman"/>
          <w:szCs w:val="24"/>
        </w:rPr>
        <w:t>By u</w:t>
      </w:r>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F66E9F">
        <w:rPr>
          <w:rFonts w:cs="Times New Roman"/>
          <w:szCs w:val="24"/>
          <w:lang w:val="en-US"/>
        </w:rPr>
        <w:t>,</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r w:rsidR="00C9169A">
        <w:rPr>
          <w:rFonts w:cs="Times New Roman"/>
          <w:szCs w:val="24"/>
          <w:lang w:val="en-US"/>
        </w:rPr>
        <w:t>s</w:t>
      </w:r>
      <w:r w:rsidR="00BE2999">
        <w:rPr>
          <w:rFonts w:cs="Times New Roman"/>
          <w:szCs w:val="24"/>
          <w:lang w:val="en-US"/>
        </w:rPr>
        <w:t xml:space="preserve"> 3 and</w:t>
      </w:r>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w:t>
      </w:r>
      <w:r w:rsidR="00076BAF">
        <w:rPr>
          <w:rFonts w:cs="Times New Roman"/>
          <w:szCs w:val="24"/>
          <w:lang w:val="en-US"/>
        </w:rPr>
        <w:t xml:space="preserve">(i.e., none human-assisted) </w:t>
      </w:r>
      <w:r w:rsidR="007B5F92">
        <w:rPr>
          <w:rFonts w:cs="Times New Roman"/>
          <w:szCs w:val="24"/>
          <w:lang w:val="en-US"/>
        </w:rPr>
        <w:t>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r w:rsidR="00F66E9F">
        <w:rPr>
          <w:rFonts w:cs="Times New Roman"/>
          <w:szCs w:val="24"/>
          <w:lang w:val="en-US"/>
        </w:rPr>
        <w:t>,</w:t>
      </w:r>
      <w:r w:rsidR="00806F5B">
        <w:rPr>
          <w:rFonts w:cs="Times New Roman"/>
          <w:szCs w:val="24"/>
          <w:lang w:val="en-US"/>
        </w:rPr>
        <w:t xml:space="preserve"> such as sorting citation records in prioritized order from highest to lowest probability of being relevant to </w:t>
      </w:r>
      <w:r w:rsidR="00F66E9F">
        <w:rPr>
          <w:rFonts w:cs="Times New Roman"/>
          <w:szCs w:val="24"/>
          <w:lang w:val="en-US"/>
        </w:rPr>
        <w:t>a</w:t>
      </w:r>
      <w:r w:rsidR="00076BAF">
        <w:rPr>
          <w:rFonts w:cs="Times New Roman"/>
          <w:szCs w:val="24"/>
          <w:lang w:val="en-US"/>
        </w:rPr>
        <w:t xml:space="preserve"> </w:t>
      </w:r>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r w:rsidR="00F66E9F">
        <w:rPr>
          <w:rFonts w:cs="Times New Roman"/>
          <w:szCs w:val="24"/>
          <w:lang w:val="en-US"/>
        </w:rPr>
        <w:t xml:space="preserve">To achieve </w:t>
      </w:r>
      <w:r w:rsidR="00806F5B">
        <w:rPr>
          <w:rFonts w:cs="Times New Roman"/>
          <w:szCs w:val="24"/>
          <w:lang w:val="en-US"/>
        </w:rPr>
        <w:t xml:space="preserve">considerable time savings </w:t>
      </w:r>
      <w:r w:rsidR="007B4CDF">
        <w:rPr>
          <w:rFonts w:cs="Times New Roman"/>
          <w:szCs w:val="24"/>
          <w:lang w:val="en-US"/>
        </w:rPr>
        <w:t>in future reviews</w:t>
      </w:r>
      <w:r w:rsidR="00806F5B">
        <w:rPr>
          <w:rFonts w:cs="Times New Roman"/>
          <w:szCs w:val="24"/>
          <w:lang w:val="en-US"/>
        </w:rPr>
        <w:t xml:space="preserve">, </w:t>
      </w:r>
      <w:r w:rsidR="00806F5B">
        <w:rPr>
          <w:rFonts w:cs="Times New Roman"/>
          <w:szCs w:val="24"/>
          <w:lang w:val="en-US"/>
        </w:rPr>
        <w:t xml:space="preserve">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076BAF">
        <w:rPr>
          <w:rFonts w:cs="Times New Roman"/>
          <w:szCs w:val="24"/>
          <w:lang w:val="en-US"/>
        </w:rPr>
        <w:t xml:space="preserve"> </w:t>
      </w:r>
      <w:r w:rsidR="00751CD5">
        <w:rPr>
          <w:rFonts w:cs="Times New Roman"/>
          <w:szCs w:val="24"/>
          <w:lang w:val="en-US"/>
        </w:rPr>
        <w:t xml:space="preserve">at least </w:t>
      </w:r>
      <w:r w:rsidR="00076BAF">
        <w:rPr>
          <w:rFonts w:cs="Times New Roman"/>
          <w:szCs w:val="24"/>
          <w:lang w:val="en-US"/>
        </w:rPr>
        <w:t>elevate</w:t>
      </w:r>
      <w:r w:rsidR="00430E43">
        <w:rPr>
          <w:rFonts w:cs="Times New Roman"/>
          <w:szCs w:val="24"/>
          <w:lang w:val="en-US"/>
        </w:rPr>
        <w:t xml:space="preserv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7DF5BBA0" w14:textId="424AE221" w:rsidR="00D06CB7" w:rsidRPr="00860934"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 xml:space="preserve">Tools enable workflow prioritization, e.g., prioritization of relevant abstracts; however, </w:t>
            </w:r>
            <w:commentRangeStart w:id="6"/>
            <w:commentRangeStart w:id="7"/>
            <w:r w:rsidRPr="00A907B9">
              <w:rPr>
                <w:rFonts w:cs="Times New Roman"/>
                <w:sz w:val="22"/>
                <w:lang w:val="en-US"/>
              </w:rPr>
              <w:t>this does not reduce the work time</w:t>
            </w:r>
            <w:r w:rsidR="00076BAF">
              <w:rPr>
                <w:rFonts w:cs="Times New Roman"/>
                <w:sz w:val="22"/>
                <w:lang w:val="en-US"/>
              </w:rPr>
              <w:t xml:space="preserve"> </w:t>
            </w: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6"/>
            <w:r w:rsidR="00F66E9F">
              <w:rPr>
                <w:rStyle w:val="CommentReference"/>
              </w:rPr>
              <w:commentReference w:id="6"/>
            </w:r>
            <w:commentRangeEnd w:id="7"/>
            <w:r w:rsidR="00076BAF">
              <w:rPr>
                <w:rStyle w:val="CommentReference"/>
              </w:rPr>
              <w:commentReference w:id="7"/>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076BAF">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0C01CC10" w14:textId="0010C6E5" w:rsidR="00D06CB7" w:rsidRPr="00860934" w:rsidRDefault="00D06CB7" w:rsidP="00076BAF">
            <w:pPr>
              <w:autoSpaceDE w:val="0"/>
              <w:autoSpaceDN w:val="0"/>
              <w:adjustRightInd w:val="0"/>
              <w:spacing w:line="360" w:lineRule="auto"/>
              <w:rPr>
                <w:rFonts w:cs="Times New Roman"/>
                <w:sz w:val="22"/>
                <w:lang w:val="en-US"/>
              </w:rPr>
            </w:pPr>
            <w:r w:rsidRPr="00860934">
              <w:rPr>
                <w:rFonts w:cs="Times New Roman"/>
                <w:sz w:val="22"/>
                <w:lang w:val="en-US"/>
              </w:rPr>
              <w:t>Tools improve the file management process, e.g., citation databases, reference management software, and systematic</w:t>
            </w:r>
            <w:r w:rsidR="00076BAF">
              <w:rPr>
                <w:rFonts w:cs="Times New Roman"/>
                <w:sz w:val="22"/>
                <w:lang w:val="en-US"/>
              </w:rPr>
              <w:t xml:space="preserve"> </w:t>
            </w:r>
            <w:r w:rsidRPr="00860934">
              <w:rPr>
                <w:rFonts w:cs="Times New Roman"/>
                <w:sz w:val="22"/>
                <w:lang w:val="en-US"/>
              </w:rPr>
              <w:t>review management software.</w:t>
            </w:r>
          </w:p>
        </w:tc>
      </w:tr>
    </w:tbl>
    <w:p w14:paraId="5ED9CFE3" w14:textId="0B6D74BB" w:rsidR="00F66E9F"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26BEC920"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r w:rsidR="00C9169A">
        <w:rPr>
          <w:rFonts w:cs="Times New Roman"/>
          <w:szCs w:val="24"/>
          <w:lang w:val="en-US"/>
        </w:rPr>
        <w:t xml:space="preserve">potential </w:t>
      </w:r>
      <w:r w:rsidR="00A907B9">
        <w:rPr>
          <w:rFonts w:cs="Times New Roman"/>
          <w:szCs w:val="24"/>
          <w:lang w:val="en-US"/>
        </w:rPr>
        <w:t>solution</w:t>
      </w:r>
      <w:r>
        <w:rPr>
          <w:rFonts w:cs="Times New Roman"/>
          <w:szCs w:val="24"/>
          <w:lang w:val="en-US"/>
        </w:rPr>
        <w:t xml:space="preserve"> to bridge the gap between Levels 2 and 3</w:t>
      </w:r>
      <w:r w:rsidR="00076BAF">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w:t>
      </w:r>
      <w:r w:rsidR="00AF690D">
        <w:rPr>
          <w:rFonts w:cs="Times New Roman"/>
          <w:szCs w:val="24"/>
          <w:lang w:val="en-US"/>
        </w:rPr>
        <w:t xml:space="preserve">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r w:rsidR="00863EF9">
        <w:rPr>
          <w:rFonts w:cs="Times New Roman"/>
          <w:szCs w:val="20"/>
          <w:lang w:val="en-US"/>
        </w:rPr>
        <w:t xml:space="preserve"> that have recently been</w:t>
      </w:r>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OpenAI. </w:t>
      </w:r>
      <w:r w:rsidR="00863EF9">
        <w:rPr>
          <w:rFonts w:cs="Times New Roman"/>
          <w:szCs w:val="24"/>
          <w:lang w:val="en-US"/>
        </w:rPr>
        <w:t>Initial</w:t>
      </w:r>
      <w:r>
        <w:rPr>
          <w:rFonts w:cs="Times New Roman"/>
          <w:szCs w:val="24"/>
          <w:lang w:val="en-US"/>
        </w:rPr>
        <w:t xml:space="preserve">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r w:rsidR="008B5B3A">
        <w:rPr>
          <w:rFonts w:cs="Times New Roman"/>
          <w:szCs w:val="24"/>
          <w:lang w:val="en-US"/>
        </w:rPr>
        <w:t xml:space="preserve"> being</w:t>
      </w:r>
      <w:r w:rsidR="00C26460">
        <w:rPr>
          <w:rFonts w:cs="Times New Roman"/>
          <w:szCs w:val="24"/>
          <w:lang w:val="en-US"/>
        </w:rPr>
        <w:t xml:space="preserve"> </w:t>
      </w:r>
      <w:r w:rsidR="00CD105E">
        <w:rPr>
          <w:rFonts w:cs="Times New Roman"/>
          <w:szCs w:val="24"/>
          <w:lang w:val="en-US"/>
        </w:rPr>
        <w:lastRenderedPageBreak/>
        <w:t>on par with human performance</w:t>
      </w:r>
      <w:r w:rsidR="00863EF9">
        <w:rPr>
          <w:rFonts w:cs="Times New Roman"/>
          <w:szCs w:val="24"/>
          <w:lang w:val="en-US"/>
        </w:rPr>
        <w:t>, and consistently</w:t>
      </w:r>
      <w:r w:rsidR="00C26460">
        <w:rPr>
          <w:rFonts w:cs="Times New Roman"/>
          <w:szCs w:val="24"/>
          <w:lang w:val="en-US"/>
        </w:rPr>
        <w:t xml:space="preserve"> </w:t>
      </w:r>
      <w:r w:rsidR="008B5B3A">
        <w:rPr>
          <w:rFonts w:cs="Times New Roman"/>
          <w:szCs w:val="24"/>
          <w:lang w:val="en-US"/>
        </w:rPr>
        <w:t xml:space="preserve">being </w:t>
      </w:r>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4031F43B"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(henceforth T</w:t>
      </w:r>
      <w:r w:rsidR="00C26460">
        <w:rPr>
          <w:rStyle w:val="translation"/>
          <w:lang w:val="en-US"/>
        </w:rPr>
        <w:t xml:space="preserve">AB </w:t>
      </w:r>
      <w:r w:rsidR="00C26460">
        <w:rPr>
          <w:rStyle w:val="translation"/>
          <w:lang w:val="en-US"/>
        </w:rPr>
        <w:t xml:space="preserve">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95796">
        <w:rPr>
          <w:rStyle w:val="translation"/>
          <w:lang w:val="en-US"/>
        </w:rPr>
        <w:t>It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Therefore, </w:t>
      </w:r>
      <w:r w:rsidR="00CE7912">
        <w:rPr>
          <w:rFonts w:cs="Times New Roman"/>
          <w:szCs w:val="24"/>
          <w:lang w:val="en-US"/>
        </w:rPr>
        <w:t>the</w:t>
      </w:r>
      <w:r w:rsidR="00C62CD9" w:rsidRPr="007340E8">
        <w:rPr>
          <w:rFonts w:cs="Times New Roman"/>
          <w:szCs w:val="24"/>
          <w:lang w:val="en-US"/>
        </w:rPr>
        <w:t xml:space="preserve"> aim of this paper is</w:t>
      </w:r>
      <w:r w:rsidR="00CE7912">
        <w:rPr>
          <w:rFonts w:cs="Times New Roman"/>
          <w:szCs w:val="24"/>
          <w:lang w:val="en-US"/>
        </w:rPr>
        <w:t xml:space="preserve"> t</w:t>
      </w:r>
      <w:r w:rsidR="00395796">
        <w:rPr>
          <w:rFonts w:cs="Times New Roman"/>
          <w:szCs w:val="24"/>
          <w:lang w:val="en-US"/>
        </w:rPr>
        <w:t>hree</w:t>
      </w:r>
      <w:r w:rsidR="00CE7912">
        <w:rPr>
          <w:rFonts w:cs="Times New Roman"/>
          <w:szCs w:val="24"/>
          <w:lang w:val="en-US"/>
        </w:rPr>
        <w:t>-fold</w:t>
      </w:r>
      <w:r w:rsidR="00BA76D2">
        <w:rPr>
          <w:rFonts w:cs="Times New Roman"/>
          <w:szCs w:val="24"/>
          <w:lang w:val="en-US"/>
        </w:rPr>
        <w:t>:</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w:t>
      </w:r>
      <w:r w:rsidR="00C62CD9" w:rsidRPr="007340E8">
        <w:rPr>
          <w:rFonts w:cs="Times New Roman"/>
          <w:szCs w:val="24"/>
          <w:lang w:val="en-US"/>
        </w:rPr>
        <w:t xml:space="preserve">TAB </w:t>
      </w:r>
      <w:r w:rsidR="00C62CD9" w:rsidRPr="007340E8">
        <w:rPr>
          <w:rFonts w:cs="Times New Roman"/>
          <w:szCs w:val="24"/>
          <w:lang w:val="en-US"/>
        </w:rPr>
        <w:t>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10DBBBAB" w14:textId="615569CF" w:rsidR="00B40DA9" w:rsidRDefault="00467E10" w:rsidP="00812924">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w:t>
      </w:r>
      <w:r w:rsidR="009E0ED5">
        <w:rPr>
          <w:lang w:val="en-US"/>
        </w:rPr>
        <w:t xml:space="preserve">TAB </w:t>
      </w:r>
      <w:r w:rsidR="009E0ED5">
        <w:rPr>
          <w:lang w:val="en-US"/>
        </w:rPr>
        <w:t xml:space="preserve">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886433">
        <w:rPr>
          <w:lang w:val="en-US"/>
        </w:rPr>
        <w:t>Furthermore,</w:t>
      </w:r>
      <w:r w:rsidR="00213868">
        <w:rPr>
          <w:lang w:val="en-US"/>
        </w:rPr>
        <w:t xml:space="preserve"> we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of these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a</w:t>
      </w:r>
      <w:r w:rsidR="005F5FAC">
        <w:rPr>
          <w:lang w:val="en-US"/>
        </w:rPr>
        <w:t xml:space="preserve">n independent </w:t>
      </w:r>
      <w:r w:rsidR="00C57118">
        <w:rPr>
          <w:lang w:val="en-US"/>
        </w:rPr>
        <w:t>second screener</w:t>
      </w:r>
      <w:r w:rsidR="00886433">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395796">
        <w:rPr>
          <w:lang w:val="en-US"/>
        </w:rPr>
        <w:t>(</w:t>
      </w:r>
      <w:r w:rsidR="00213868">
        <w:rPr>
          <w:lang w:val="en-US"/>
        </w:rPr>
        <w:t>OpenAI’s</w:t>
      </w:r>
      <w:r w:rsidR="00395796">
        <w:rPr>
          <w:lang w:val="en-US"/>
        </w:rPr>
        <w:t>)</w:t>
      </w:r>
      <w:r w:rsidR="00C57118">
        <w:rPr>
          <w:lang w:val="en-US"/>
        </w:rPr>
        <w:t xml:space="preserve"> LLM</w:t>
      </w:r>
      <w:r w:rsidR="00213868">
        <w:rPr>
          <w:lang w:val="en-US"/>
        </w:rPr>
        <w:t>s</w:t>
      </w:r>
      <w:r w:rsidR="00395796">
        <w:rPr>
          <w:lang w:val="en-US"/>
        </w:rPr>
        <w:t xml:space="preserve"> for TAB screening in high-quality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4874976" w14:textId="77777777" w:rsidR="00886433" w:rsidRPr="00812924" w:rsidRDefault="00886433"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lastRenderedPageBreak/>
        <w:t>2 RELATED WORK</w:t>
      </w:r>
    </w:p>
    <w:p w14:paraId="6DBA84FE" w14:textId="6DB0B5C9" w:rsidR="00DE7226" w:rsidRDefault="008A385E" w:rsidP="006F63D8">
      <w:pPr>
        <w:spacing w:after="0" w:line="360" w:lineRule="auto"/>
        <w:jc w:val="both"/>
        <w:rPr>
          <w:lang w:val="en-US"/>
        </w:rPr>
      </w:pPr>
      <w:r>
        <w:rPr>
          <w:lang w:val="en-US"/>
        </w:rPr>
        <w:t xml:space="preserve">To our knowledge, the first evaluation of the 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w:t>
      </w:r>
      <w:r w:rsidR="00066D16">
        <w:rPr>
          <w:lang w:val="en-US"/>
        </w:rPr>
        <w:t xml:space="preserve">TAB </w:t>
      </w:r>
      <w:r w:rsidR="00066D16">
        <w:rPr>
          <w:lang w:val="en-US"/>
        </w:rPr>
        <w:t xml:space="preserve">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ms</w:t>
      </w:r>
      <w:r w:rsidR="00791A40">
        <w:rPr>
          <w:lang w:val="en-US"/>
        </w:rPr>
        <w:t>.</w:t>
      </w:r>
      <w:r w:rsidR="006B1FFC">
        <w:rPr>
          <w:lang w:val="en-US"/>
        </w:rPr>
        <w:t xml:space="preserve"> </w:t>
      </w:r>
      <w:r w:rsidR="00791A40">
        <w:rPr>
          <w:lang w:val="en-US"/>
        </w:rPr>
        <w:t>The authors</w:t>
      </w:r>
      <w:r w:rsidR="00DE7226">
        <w:rPr>
          <w:lang w:val="en-US"/>
        </w:rPr>
        <w:t xml:space="preserve"> found </w:t>
      </w:r>
      <w:r w:rsidR="006B1FFC">
        <w:rPr>
          <w:lang w:val="en-US"/>
        </w:rPr>
        <w:t>the</w:t>
      </w:r>
      <w:r w:rsidR="00791A40">
        <w:rPr>
          <w:lang w:val="en-US"/>
        </w:rPr>
        <w:t xml:space="preserve"> performance of the</w:t>
      </w:r>
      <w:r w:rsidR="006B1FFC">
        <w:rPr>
          <w:lang w:val="en-US"/>
        </w:rPr>
        <w:t xml:space="preserve"> </w:t>
      </w:r>
      <w:r w:rsidR="00DE7226">
        <w:rPr>
          <w:lang w:val="en-US"/>
        </w:rPr>
        <w:t xml:space="preserve">GPT API models </w:t>
      </w:r>
      <w:r w:rsidR="00791A40">
        <w:rPr>
          <w:lang w:val="en-US"/>
        </w:rPr>
        <w:t xml:space="preserve">to be </w:t>
      </w:r>
      <w:r w:rsidR="006B1FFC">
        <w:rPr>
          <w:lang w:val="en-US"/>
        </w:rPr>
        <w:t>on</w:t>
      </w:r>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791A40">
        <w:rPr>
          <w:lang w:val="en-US"/>
        </w:rPr>
        <w:t xml:space="preserve">Moreover, the </w:t>
      </w:r>
      <w:r w:rsidR="00DE7226">
        <w:rPr>
          <w:lang w:val="en-US"/>
        </w:rPr>
        <w:t xml:space="preserve">models </w:t>
      </w:r>
      <w:r w:rsidR="00791A40">
        <w:rPr>
          <w:lang w:val="en-US"/>
        </w:rPr>
        <w:t xml:space="preserve">only </w:t>
      </w:r>
      <w:r w:rsidR="00DE7226">
        <w:rPr>
          <w:lang w:val="en-US"/>
        </w:rPr>
        <w:t>perform</w:t>
      </w:r>
      <w:r w:rsidR="00791A40">
        <w:rPr>
          <w:lang w:val="en-US"/>
        </w:rPr>
        <w:t>ed</w:t>
      </w:r>
      <w:r w:rsidR="00DE7226">
        <w:rPr>
          <w:lang w:val="en-US"/>
        </w:rPr>
        <w:t xml:space="preserve"> </w:t>
      </w:r>
      <w:r w:rsidR="006B1FFC">
        <w:rPr>
          <w:lang w:val="en-US"/>
        </w:rPr>
        <w:t xml:space="preserve">poorly </w:t>
      </w:r>
      <w:r w:rsidR="00256D62">
        <w:rPr>
          <w:lang w:val="en-US"/>
        </w:rPr>
        <w:t>when</w:t>
      </w:r>
      <w:r w:rsidR="00DE7226">
        <w:rPr>
          <w:lang w:val="en-US"/>
        </w:rPr>
        <w:t xml:space="preserve"> applied </w:t>
      </w:r>
      <w:r w:rsidR="00A54E70">
        <w:rPr>
          <w:lang w:val="en-US"/>
        </w:rPr>
        <w:t>on</w:t>
      </w:r>
      <w:r w:rsidR="00DE7226">
        <w:rPr>
          <w:lang w:val="en-US"/>
        </w:rPr>
        <w:t xml:space="preserve"> datasets</w:t>
      </w:r>
      <w:r w:rsidR="00791A40">
        <w:rPr>
          <w:lang w:val="en-US"/>
        </w:rPr>
        <w:t>/reviews</w:t>
      </w:r>
      <w:r w:rsidR="00256D62">
        <w:rPr>
          <w:lang w:val="en-US"/>
        </w:rPr>
        <w:t xml:space="preserve"> </w:t>
      </w:r>
      <w:r w:rsidR="00791A40">
        <w:rPr>
          <w:lang w:val="en-US"/>
        </w:rPr>
        <w:t xml:space="preserve">in which </w:t>
      </w:r>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6B1FFC">
        <w:rPr>
          <w:lang w:val="en-US"/>
        </w:rPr>
        <w:t xml:space="preserve">, </w:t>
      </w:r>
      <w:r w:rsidR="00791A40">
        <w:rPr>
          <w:lang w:val="en-US"/>
        </w:rPr>
        <w:t xml:space="preserve">thereby </w:t>
      </w:r>
      <w:r w:rsidR="006B1FFC">
        <w:rPr>
          <w:lang w:val="en-US"/>
        </w:rPr>
        <w:t>indicat</w:t>
      </w:r>
      <w:r w:rsidR="00BB3CBE">
        <w:rPr>
          <w:lang w:val="en-US"/>
        </w:rPr>
        <w:t>i</w:t>
      </w:r>
      <w:r w:rsidR="006B1FFC">
        <w:rPr>
          <w:lang w:val="en-US"/>
        </w:rPr>
        <w:t xml:space="preserve">ng </w:t>
      </w:r>
      <w:r w:rsidR="00DE7226">
        <w:rPr>
          <w:lang w:val="en-US"/>
        </w:rPr>
        <w:t xml:space="preserve">that the </w:t>
      </w:r>
      <w:r w:rsidR="006B1FFC">
        <w:rPr>
          <w:lang w:val="en-US"/>
        </w:rPr>
        <w:t>poor performance was due to</w:t>
      </w:r>
      <w:r w:rsidR="00DE7226">
        <w:rPr>
          <w:lang w:val="en-US"/>
        </w:rPr>
        <w:t xml:space="preserve"> unclear inclusion</w:t>
      </w:r>
      <w:r w:rsidR="00134BE0">
        <w:rPr>
          <w:lang w:val="en-US"/>
        </w:rPr>
        <w:t>/exclusion</w:t>
      </w:r>
      <w:r w:rsidR="00DE7226">
        <w:rPr>
          <w:lang w:val="en-US"/>
        </w:rPr>
        <w:t xml:space="preserve"> criteria</w:t>
      </w:r>
      <w:r w:rsidR="00791A40">
        <w:rPr>
          <w:lang w:val="en-US"/>
        </w:rPr>
        <w:t xml:space="preserve"> (</w:t>
      </w:r>
      <w:r w:rsidR="006B1FFC">
        <w:rPr>
          <w:lang w:val="en-US"/>
        </w:rPr>
        <w:t xml:space="preserve">leading to poor </w:t>
      </w:r>
      <w:r w:rsidR="002F53FE">
        <w:rPr>
          <w:lang w:val="en-US"/>
        </w:rPr>
        <w:t>human</w:t>
      </w:r>
      <w:r w:rsidR="006B1FFC">
        <w:rPr>
          <w:lang w:val="en-US"/>
        </w:rPr>
        <w:t xml:space="preserve"> performance as well</w:t>
      </w:r>
      <w:r w:rsidR="00791A40">
        <w:rPr>
          <w:lang w:val="en-US"/>
        </w:rPr>
        <w:t>)</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8"/>
      <w:commentRangeStart w:id="9"/>
      <w:r w:rsidR="00DE7226" w:rsidRPr="007332FC">
        <w:rPr>
          <w:lang w:val="en-US"/>
        </w:rPr>
        <w:t xml:space="preserve">reach </w:t>
      </w:r>
      <w:commentRangeEnd w:id="8"/>
      <w:r w:rsidR="00791A40">
        <w:rPr>
          <w:rStyle w:val="CommentReference"/>
        </w:rPr>
        <w:commentReference w:id="8"/>
      </w:r>
      <w:commentRangeEnd w:id="9"/>
      <w:r w:rsidR="00076BAF">
        <w:rPr>
          <w:rStyle w:val="CommentReference"/>
        </w:rPr>
        <w:commentReference w:id="9"/>
      </w:r>
      <w:r w:rsidR="00DE7226" w:rsidRPr="007332FC">
        <w:rPr>
          <w:lang w:val="en-US"/>
        </w:rPr>
        <w:t>the GPT API models</w:t>
      </w:r>
      <w:r w:rsidR="00DA5E2D" w:rsidRPr="007332FC">
        <w:rPr>
          <w:lang w:val="en-US"/>
        </w:rPr>
        <w:t xml:space="preserve">, but </w:t>
      </w:r>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14EEECD"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tested the </w:t>
      </w:r>
      <w:r w:rsidR="00791A40" w:rsidRPr="00BB3CBE">
        <w:rPr>
          <w:lang w:val="en-US"/>
        </w:rPr>
        <w:t>use</w:t>
      </w:r>
      <w:r w:rsidR="00791A40" w:rsidRPr="00E64D74">
        <w:t xml:space="preserve"> </w:t>
      </w:r>
      <w:r w:rsidR="006C1FAB" w:rsidRPr="00E64D74">
        <w:t>of OpenAI’s GPT-4 API model</w:t>
      </w:r>
      <w:r w:rsidR="006C1FAB" w:rsidRPr="000D35BD">
        <w:rPr>
          <w:rStyle w:val="FootnoteReference"/>
        </w:rPr>
        <w:footnoteReference w:id="6"/>
      </w:r>
      <w:r w:rsidR="006C1FAB" w:rsidRPr="00E64D74">
        <w:t xml:space="preserve"> for </w:t>
      </w:r>
      <w:r w:rsidR="006C1FAB" w:rsidRPr="00E64D74">
        <w:t xml:space="preserve">TAB </w:t>
      </w:r>
      <w:r w:rsidR="006C1FAB" w:rsidRPr="00E64D74">
        <w:t xml:space="preserve">screening of medical research literature. </w:t>
      </w:r>
      <w:r w:rsidR="006C1FAB">
        <w:rPr>
          <w:lang w:val="en-US"/>
        </w:rPr>
        <w:t>They found that the average recall</w:t>
      </w:r>
      <w:r w:rsidR="006C1FAB">
        <w:rPr>
          <w:lang w:val="en-US"/>
        </w:rPr>
        <w:t xml:space="preserve"> (referred to as the sensitivity of included paper</w:t>
      </w:r>
      <w:r w:rsidR="000D0874">
        <w:rPr>
          <w:lang w:val="en-US"/>
        </w:rPr>
        <w:t>s</w:t>
      </w:r>
      <w:r w:rsidR="006C1FAB">
        <w:rPr>
          <w:lang w:val="en-US"/>
        </w:rPr>
        <w:t>)</w:t>
      </w:r>
      <w:r w:rsidR="006C1FAB">
        <w:rPr>
          <w:lang w:val="en-US"/>
        </w:rPr>
        <w:t xml:space="preserve"> </w:t>
      </w:r>
      <w:r w:rsidR="00DA5E2D">
        <w:rPr>
          <w:lang w:val="en-US"/>
        </w:rPr>
        <w:t>and specificity</w:t>
      </w:r>
      <w:r w:rsidR="00BB3CBE">
        <w:rPr>
          <w:lang w:val="en-US"/>
        </w:rPr>
        <w:t>–</w:t>
      </w:r>
      <w:r w:rsidR="00DA5E2D">
        <w:rPr>
          <w:lang w:val="en-US"/>
        </w:rPr>
        <w:t xml:space="preserve">when compared to the final decision of two independent human screeners </w:t>
      </w:r>
      <w:r w:rsidR="006C1FAB">
        <w:rPr>
          <w:lang w:val="en-US"/>
        </w:rPr>
        <w:t>across six clinical reviews</w:t>
      </w:r>
      <w:r w:rsidR="00791A40">
        <w:rPr>
          <w:lang w:val="en-US"/>
        </w:rPr>
        <w:t>–</w:t>
      </w:r>
      <w:r w:rsidR="006C1FAB">
        <w:rPr>
          <w:lang w:val="en-US"/>
        </w:rPr>
        <w:t xml:space="preserve">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r w:rsidR="00BB3CBE">
        <w:rPr>
          <w:lang w:val="en-US"/>
        </w:rPr>
        <w:t>reach</w:t>
      </w:r>
      <w:commentRangeStart w:id="10"/>
      <w:commentRangeStart w:id="11"/>
      <w:r w:rsidR="006C1FAB">
        <w:rPr>
          <w:lang w:val="en-US"/>
        </w:rPr>
        <w:t xml:space="preserve"> </w:t>
      </w:r>
      <w:commentRangeEnd w:id="10"/>
      <w:r w:rsidR="00791A40">
        <w:rPr>
          <w:rStyle w:val="CommentReference"/>
        </w:rPr>
        <w:commentReference w:id="10"/>
      </w:r>
      <w:commentRangeEnd w:id="11"/>
      <w:r w:rsidR="00BB3CBE">
        <w:rPr>
          <w:rStyle w:val="CommentReference"/>
        </w:rPr>
        <w:commentReference w:id="11"/>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DB8419" w:rsidR="006433DF" w:rsidRDefault="006433DF" w:rsidP="00DE7226">
      <w:pPr>
        <w:spacing w:after="0" w:line="360" w:lineRule="auto"/>
        <w:ind w:firstLine="1304"/>
        <w:jc w:val="both"/>
        <w:rPr>
          <w:lang w:val="en-US"/>
        </w:rPr>
      </w:pPr>
      <w:r w:rsidRPr="00BB3CBE">
        <w:rPr>
          <w:lang w:val="en-US"/>
        </w:rPr>
        <w:t xml:space="preserve">Gargari et al. </w:t>
      </w:r>
      <w:r>
        <w:rPr>
          <w:lang w:val="en-US"/>
        </w:rPr>
        <w:fldChar w:fldCharType="begin" w:fldLock="1"/>
      </w:r>
      <w:r w:rsidR="00DE061E" w:rsidRPr="00BB3CB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BB3CBE">
        <w:rPr>
          <w:noProof/>
          <w:lang w:val="en-US"/>
        </w:rPr>
        <w:t>(2024)</w:t>
      </w:r>
      <w:r>
        <w:rPr>
          <w:lang w:val="en-US"/>
        </w:rPr>
        <w:fldChar w:fldCharType="end"/>
      </w:r>
      <w:r w:rsidRPr="00BB3CBE">
        <w:rPr>
          <w:lang w:val="en-US"/>
        </w:rPr>
        <w:t xml:space="preserve"> </w:t>
      </w:r>
      <w:r w:rsidR="00DC3EC6" w:rsidRPr="00BB3CBE">
        <w:rPr>
          <w:lang w:val="en-US"/>
        </w:rPr>
        <w:t xml:space="preserve">applied the </w:t>
      </w:r>
      <w:r w:rsidR="0007719B" w:rsidRPr="00BB3CBE">
        <w:rPr>
          <w:lang w:val="en-US"/>
        </w:rPr>
        <w:t>gpt</w:t>
      </w:r>
      <w:r w:rsidR="00DC3EC6" w:rsidRPr="00BB3CBE">
        <w:rPr>
          <w:lang w:val="en-US"/>
        </w:rPr>
        <w:t xml:space="preserve">-3.5-turbo-0613 API model to conduct </w:t>
      </w:r>
      <w:r w:rsidR="00DC3EC6" w:rsidRPr="00BB3CBE">
        <w:rPr>
          <w:lang w:val="en-US"/>
        </w:rPr>
        <w:t xml:space="preserve">TAB </w:t>
      </w:r>
      <w:r w:rsidR="00DC3EC6" w:rsidRPr="00BB3CBE">
        <w:rPr>
          <w:lang w:val="en-US"/>
        </w:rPr>
        <w:t xml:space="preserve">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791A40">
        <w:rPr>
          <w:lang w:val="en-US"/>
        </w:rPr>
        <w:t>,</w:t>
      </w:r>
      <w:r w:rsidR="00C812DA" w:rsidRPr="000D35BD">
        <w:rPr>
          <w:rStyle w:val="FootnoteReference"/>
        </w:rPr>
        <w:footnoteReference w:id="7"/>
      </w:r>
      <w:r w:rsidR="00C812DA">
        <w:rPr>
          <w:lang w:val="en-US"/>
        </w:rPr>
        <w:t xml:space="preserve"> </w:t>
      </w:r>
      <w:r w:rsidR="00791A40">
        <w:rPr>
          <w:lang w:val="en-US"/>
        </w:rPr>
        <w:t>thereby allowing</w:t>
      </w:r>
      <w:r w:rsidR="00C812DA">
        <w:rPr>
          <w:lang w:val="en-US"/>
        </w:rPr>
        <w:t xml:space="preserve"> others </w:t>
      </w:r>
      <w:r w:rsidR="00791A40">
        <w:rPr>
          <w:lang w:val="en-US"/>
        </w:rPr>
        <w:t xml:space="preserve">to </w:t>
      </w:r>
      <w:r w:rsidR="00C812DA">
        <w:rPr>
          <w:lang w:val="en-US"/>
        </w:rPr>
        <w:t>replicate their workflow.</w:t>
      </w:r>
      <w:r w:rsidR="00DA5E2D">
        <w:rPr>
          <w:lang w:val="en-US"/>
        </w:rPr>
        <w:t xml:space="preserve"> Yet this requires reviewers to be rather skilled in Python coding. </w:t>
      </w:r>
    </w:p>
    <w:p w14:paraId="3482D7B5" w14:textId="48FA38E5" w:rsidR="006C1FAB" w:rsidRPr="0011702D" w:rsidRDefault="00791A40" w:rsidP="0065004E">
      <w:pPr>
        <w:spacing w:after="0" w:line="360" w:lineRule="auto"/>
        <w:ind w:firstLine="1304"/>
        <w:jc w:val="both"/>
        <w:rPr>
          <w:lang w:val="en-US"/>
        </w:rPr>
      </w:pPr>
      <w:r>
        <w:rPr>
          <w:lang w:val="en-US"/>
        </w:rPr>
        <w:t>I</w:t>
      </w:r>
      <w:r w:rsidRPr="007332FC">
        <w:rPr>
          <w:lang w:val="en-US"/>
        </w:rPr>
        <w:t xml:space="preserve">n </w:t>
      </w:r>
      <w:r w:rsidR="006C1FAB" w:rsidRPr="007332FC">
        <w:rPr>
          <w:lang w:val="en-US"/>
        </w:rPr>
        <w:t xml:space="preserve">a related line of research, Alshami et al. </w:t>
      </w:r>
      <w:r w:rsidR="006C1FAB">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lang w:val="en-US"/>
        </w:rPr>
        <w:fldChar w:fldCharType="separate"/>
      </w:r>
      <w:r w:rsidR="00DE061E" w:rsidRPr="00DE061E">
        <w:rPr>
          <w:noProof/>
        </w:rPr>
        <w:t>(2023)</w:t>
      </w:r>
      <w:r w:rsidR="006C1FAB">
        <w:rPr>
          <w:lang w:val="en-US"/>
        </w:rPr>
        <w:fldChar w:fldCharType="end"/>
      </w:r>
      <w:r w:rsidR="00DC3EC6" w:rsidRPr="007332FC">
        <w:t xml:space="preserve">, </w:t>
      </w:r>
      <w:hyperlink r:id="rId11" w:history="1">
        <w:r w:rsidR="006C1FAB" w:rsidRPr="00340FDD">
          <w:rPr>
            <w:rStyle w:val="Hyperlink"/>
            <w:color w:val="000000" w:themeColor="text1"/>
            <w:u w:val="none"/>
          </w:rPr>
          <w:t>Khraisha</w:t>
        </w:r>
      </w:hyperlink>
      <w:r w:rsidR="006C1FAB">
        <w:rPr>
          <w:rStyle w:val="commaitem"/>
          <w:color w:val="000000" w:themeColor="text1"/>
        </w:rPr>
        <w:t xml:space="preserve"> et al. </w:t>
      </w:r>
      <w:r w:rsidR="006C1FAB">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item"/>
          <w:color w:val="000000" w:themeColor="text1"/>
        </w:rPr>
        <w:fldChar w:fldCharType="separate"/>
      </w:r>
      <w:r w:rsidR="00DE061E" w:rsidRPr="00DE061E">
        <w:rPr>
          <w:rStyle w:val="commaitem"/>
          <w:noProof/>
          <w:color w:val="000000" w:themeColor="text1"/>
        </w:rPr>
        <w:t>(2024)</w:t>
      </w:r>
      <w:r w:rsidR="006C1FAB">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006C1FAB" w:rsidRPr="00E64D74">
        <w:rPr>
          <w:rStyle w:val="commaitem"/>
          <w:color w:val="000000" w:themeColor="text1"/>
        </w:rPr>
        <w:t xml:space="preserve"> </w:t>
      </w:r>
      <w:r w:rsidR="00DC3EC6" w:rsidRPr="00E64D74">
        <w:rPr>
          <w:rStyle w:val="commaitem"/>
          <w:color w:val="000000" w:themeColor="text1"/>
        </w:rPr>
        <w:t>all</w:t>
      </w:r>
      <w:r w:rsidR="006C1FAB" w:rsidRPr="00FB56B2">
        <w:rPr>
          <w:rStyle w:val="commaitem"/>
          <w:color w:val="000000" w:themeColor="text1"/>
        </w:rPr>
        <w:t xml:space="preserve"> investigated the </w:t>
      </w:r>
      <w:r w:rsidR="006C1FAB" w:rsidRPr="00E64D74">
        <w:rPr>
          <w:rStyle w:val="commaitem"/>
          <w:color w:val="000000" w:themeColor="text1"/>
        </w:rPr>
        <w:t xml:space="preserve">TAB </w:t>
      </w:r>
      <w:r w:rsidR="006C1FAB" w:rsidRPr="00E64D74">
        <w:rPr>
          <w:rStyle w:val="commaitem"/>
          <w:color w:val="000000" w:themeColor="text1"/>
        </w:rPr>
        <w:t xml:space="preserve">screening performance of using </w:t>
      </w:r>
      <w:r w:rsidR="006C1FAB" w:rsidRPr="00FB56B2">
        <w:rPr>
          <w:rFonts w:cs="Times New Roman"/>
          <w:szCs w:val="24"/>
        </w:rPr>
        <w:t xml:space="preserve">ChatGPT from the internet interface. </w:t>
      </w:r>
      <w:r w:rsidR="006C1FAB" w:rsidRPr="009A7B19">
        <w:rPr>
          <w:rFonts w:cs="Times New Roman"/>
          <w:szCs w:val="24"/>
          <w:lang w:val="en-US"/>
        </w:rPr>
        <w:t xml:space="preserve">Alshami </w:t>
      </w:r>
      <w:r w:rsidR="006C1FAB">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rFonts w:cs="Times New Roman"/>
          <w:szCs w:val="24"/>
        </w:rPr>
        <w:fldChar w:fldCharType="separate"/>
      </w:r>
      <w:r w:rsidR="00DE061E" w:rsidRPr="00DE061E">
        <w:rPr>
          <w:rFonts w:cs="Times New Roman"/>
          <w:noProof/>
          <w:szCs w:val="24"/>
          <w:lang w:val="en-US"/>
        </w:rPr>
        <w:t>(2023)</w:t>
      </w:r>
      <w:r w:rsidR="006C1FAB">
        <w:rPr>
          <w:rFonts w:cs="Times New Roman"/>
          <w:szCs w:val="24"/>
        </w:rPr>
        <w:fldChar w:fldCharType="end"/>
      </w:r>
      <w:r w:rsidR="006C1FAB" w:rsidRPr="00E96DD2">
        <w:rPr>
          <w:rFonts w:cs="Times New Roman"/>
          <w:szCs w:val="24"/>
          <w:lang w:val="en-US"/>
        </w:rPr>
        <w:t xml:space="preserve"> </w:t>
      </w:r>
      <w:r w:rsidR="006C1FAB">
        <w:rPr>
          <w:rFonts w:cs="Times New Roman"/>
          <w:szCs w:val="24"/>
          <w:lang w:val="en-US"/>
        </w:rPr>
        <w:t xml:space="preserve">found </w:t>
      </w:r>
      <w:r w:rsidR="006C1FAB" w:rsidRPr="00E96DD2">
        <w:rPr>
          <w:rFonts w:cs="Times New Roman"/>
          <w:szCs w:val="24"/>
          <w:lang w:val="en-US"/>
        </w:rPr>
        <w:t xml:space="preserve">that using </w:t>
      </w:r>
      <w:r w:rsidR="006C1FAB">
        <w:rPr>
          <w:rFonts w:cs="Times New Roman"/>
          <w:szCs w:val="24"/>
          <w:lang w:val="en-US"/>
        </w:rPr>
        <w:t xml:space="preserve">the </w:t>
      </w:r>
      <w:r w:rsidR="006C1FAB" w:rsidRPr="00E96DD2">
        <w:rPr>
          <w:rFonts w:cs="Times New Roman"/>
          <w:szCs w:val="24"/>
          <w:lang w:val="en-US"/>
        </w:rPr>
        <w:t xml:space="preserve">ChatGPT </w:t>
      </w:r>
      <w:r w:rsidR="006C1FAB">
        <w:rPr>
          <w:rFonts w:cs="Times New Roman"/>
          <w:szCs w:val="24"/>
          <w:lang w:val="en-US"/>
        </w:rPr>
        <w:t xml:space="preserve">interface exhibits performance measures similar </w:t>
      </w:r>
      <w:r w:rsidR="006C1FAB">
        <w:rPr>
          <w:rFonts w:cs="Times New Roman"/>
          <w:szCs w:val="24"/>
          <w:lang w:val="en-US"/>
        </w:rPr>
        <w:lastRenderedPageBreak/>
        <w:t>to</w:t>
      </w:r>
      <w:r w:rsidR="006433DF">
        <w:rPr>
          <w:rFonts w:cs="Times New Roman"/>
          <w:szCs w:val="24"/>
          <w:lang w:val="en-US"/>
        </w:rPr>
        <w:t xml:space="preserve"> </w:t>
      </w:r>
      <w:r w:rsidR="006C1FAB">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sidR="006C1FAB">
        <w:rPr>
          <w:rFonts w:cs="Times New Roman"/>
          <w:szCs w:val="24"/>
          <w:lang w:val="en-US"/>
        </w:rPr>
        <w:t xml:space="preserve">. </w:t>
      </w:r>
      <w:r w:rsidR="006433DF">
        <w:rPr>
          <w:rFonts w:cs="Times New Roman"/>
          <w:szCs w:val="24"/>
          <w:lang w:val="en-US"/>
        </w:rPr>
        <w:t>B</w:t>
      </w:r>
      <w:r w:rsidR="006C1FAB">
        <w:rPr>
          <w:rFonts w:cs="Times New Roman"/>
          <w:szCs w:val="24"/>
          <w:lang w:val="en-US"/>
        </w:rPr>
        <w:t>y contrast,</w:t>
      </w:r>
      <w:r w:rsidR="006C1FAB" w:rsidRPr="00E96DD2">
        <w:rPr>
          <w:rFonts w:cs="Times New Roman"/>
          <w:szCs w:val="24"/>
          <w:lang w:val="en-US"/>
        </w:rPr>
        <w:t xml:space="preserve"> </w:t>
      </w:r>
      <w:hyperlink r:id="rId12" w:history="1">
        <w:r w:rsidR="006C1FAB" w:rsidRPr="00E96DD2">
          <w:rPr>
            <w:rStyle w:val="Hyperlink"/>
            <w:color w:val="000000" w:themeColor="text1"/>
            <w:u w:val="none"/>
            <w:lang w:val="en-US"/>
          </w:rPr>
          <w:t>Khraisha</w:t>
        </w:r>
      </w:hyperlink>
      <w:r w:rsidR="006C1FAB" w:rsidRPr="00E96DD2">
        <w:rPr>
          <w:rStyle w:val="comma-separator"/>
          <w:color w:val="000000" w:themeColor="text1"/>
          <w:lang w:val="en-US"/>
        </w:rPr>
        <w:t xml:space="preserve"> et al. </w:t>
      </w:r>
      <w:r w:rsidR="006C1FAB">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separator"/>
          <w:color w:val="000000" w:themeColor="text1"/>
        </w:rPr>
        <w:fldChar w:fldCharType="separate"/>
      </w:r>
      <w:r w:rsidR="00DE061E" w:rsidRPr="00DE061E">
        <w:rPr>
          <w:rStyle w:val="comma-separator"/>
          <w:noProof/>
          <w:color w:val="000000" w:themeColor="text1"/>
        </w:rPr>
        <w:t>(2024)</w:t>
      </w:r>
      <w:r w:rsidR="006C1FAB">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006C1FAB"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006C1FAB" w:rsidRPr="007332FC">
        <w:rPr>
          <w:rStyle w:val="comma-separator"/>
          <w:color w:val="000000" w:themeColor="text1"/>
        </w:rPr>
        <w:t xml:space="preserve">GPT-4 via the ChatGPT interface worked insufficiently compared to human performance. </w:t>
      </w:r>
      <w:r w:rsidR="00DC3EC6">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12"/>
      <w:commentRangeStart w:id="13"/>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12"/>
      <w:r w:rsidR="0055052B">
        <w:rPr>
          <w:rStyle w:val="CommentReference"/>
        </w:rPr>
        <w:commentReference w:id="12"/>
      </w:r>
      <w:commentRangeEnd w:id="13"/>
      <w:r w:rsidR="00AE0B0C">
        <w:rPr>
          <w:rStyle w:val="CommentReference"/>
        </w:rPr>
        <w:commentReference w:id="13"/>
      </w:r>
    </w:p>
    <w:p w14:paraId="37EF0DEE" w14:textId="516D5A97" w:rsidR="00AE0B0C" w:rsidRDefault="00DA5E2D" w:rsidP="006A78C9">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w:t>
      </w:r>
      <w:r w:rsidR="00BD1F2A">
        <w:rPr>
          <w:lang w:val="en-US"/>
        </w:rPr>
        <w:t xml:space="preserve">. </w:t>
      </w:r>
      <w:r w:rsidR="00AE0B0C">
        <w:rPr>
          <w:lang w:val="en-US"/>
        </w:rPr>
        <w:t>First of all, we develop a new benchmark scheme for interpreting TAB screening performances in high-quality SRs.</w:t>
      </w:r>
      <w:r w:rsidR="001B446D">
        <w:rPr>
          <w:lang w:val="en-US"/>
        </w:rPr>
        <w:t xml:space="preserve"> This scheme was pivotal for </w:t>
      </w:r>
      <w:r w:rsidR="006A78C9">
        <w:rPr>
          <w:lang w:val="en-US"/>
        </w:rPr>
        <w:t>two</w:t>
      </w:r>
      <w:r w:rsidR="001B446D">
        <w:rPr>
          <w:lang w:val="en-US"/>
        </w:rPr>
        <w:t xml:space="preserve"> reasons, 1)</w:t>
      </w:r>
      <w:r w:rsidR="00AE0B0C">
        <w:rPr>
          <w:lang w:val="en-US"/>
        </w:rPr>
        <w:t xml:space="preserve"> </w:t>
      </w:r>
      <w:r w:rsidR="001B446D">
        <w:rPr>
          <w:lang w:val="en-US"/>
        </w:rPr>
        <w:t xml:space="preserve">to make </w:t>
      </w:r>
      <w:r w:rsidR="00AE0B0C">
        <w:rPr>
          <w:lang w:val="en-US"/>
        </w:rPr>
        <w:t>a fair assessment of GPT</w:t>
      </w:r>
      <w:r w:rsidR="00AE0B0C">
        <w:rPr>
          <w:lang w:val="en-US"/>
        </w:rPr>
        <w:t xml:space="preserve"> API model</w:t>
      </w:r>
      <w:r w:rsidR="00AE0B0C">
        <w:rPr>
          <w:lang w:val="en-US"/>
        </w:rPr>
        <w:t>s</w:t>
      </w:r>
      <w:r w:rsidR="00AE0B0C">
        <w:rPr>
          <w:lang w:val="en-US"/>
        </w:rPr>
        <w:t xml:space="preserve">’ </w:t>
      </w:r>
      <w:r w:rsidR="00AE0B0C">
        <w:rPr>
          <w:lang w:val="en-US"/>
        </w:rPr>
        <w:t>performance in conducting TAB screening (relative to humans)</w:t>
      </w:r>
      <w:r w:rsidR="001B446D">
        <w:rPr>
          <w:lang w:val="en-US"/>
        </w:rPr>
        <w:t>,</w:t>
      </w:r>
      <w:r w:rsidR="006A78C9">
        <w:rPr>
          <w:lang w:val="en-US"/>
        </w:rPr>
        <w:t xml:space="preserve"> and</w:t>
      </w:r>
      <w:r w:rsidR="001B446D">
        <w:rPr>
          <w:lang w:val="en-US"/>
        </w:rPr>
        <w:t xml:space="preserve"> 2)</w:t>
      </w:r>
      <w:r w:rsidR="00AE0B0C">
        <w:rPr>
          <w:lang w:val="en-US"/>
        </w:rPr>
        <w:t xml:space="preserve"> to make guidelines for when (and when not) to use GPT API models for TAB screening (which has not previously been done)</w:t>
      </w:r>
      <w:r w:rsidR="001B446D">
        <w:rPr>
          <w:lang w:val="en-US"/>
        </w:rPr>
        <w:t xml:space="preserve">. </w:t>
      </w:r>
      <w:r w:rsidR="006A78C9">
        <w:rPr>
          <w:lang w:val="en-US"/>
        </w:rPr>
        <w:t>To construct a benchmark scheme based on empirical screening performances from high-quality SRs,</w:t>
      </w:r>
      <w:r w:rsidR="00C675CA">
        <w:rPr>
          <w:lang w:val="en-US"/>
        </w:rPr>
        <w:t xml:space="preserve"> and thereby gain a deeper understanding of typical screener performances in</w:t>
      </w:r>
      <w:r w:rsidR="006A78C9">
        <w:rPr>
          <w:lang w:val="en-US"/>
        </w:rPr>
        <w:t xml:space="preserve"> </w:t>
      </w:r>
      <w:r w:rsidR="00C675CA">
        <w:rPr>
          <w:lang w:val="en-US"/>
        </w:rPr>
        <w:t>high-quality SRs</w:t>
      </w:r>
      <w:r w:rsidR="00C675CA">
        <w:rPr>
          <w:lang w:val="en-US"/>
        </w:rPr>
        <w:t xml:space="preserve">, </w:t>
      </w:r>
      <w:r w:rsidR="00AE0B0C">
        <w:rPr>
          <w:lang w:val="en-US"/>
        </w:rPr>
        <w:t>we map</w:t>
      </w:r>
      <w:r w:rsidR="00AE0B0C">
        <w:rPr>
          <w:lang w:val="en-US"/>
        </w:rPr>
        <w:t>ped</w:t>
      </w:r>
      <w:r w:rsidR="00AE0B0C">
        <w:rPr>
          <w:lang w:val="en-US"/>
        </w:rPr>
        <w:t xml:space="preserve"> human screening</w:t>
      </w:r>
      <w:r w:rsidR="00AE0B0C">
        <w:rPr>
          <w:lang w:val="en-US"/>
        </w:rPr>
        <w:t xml:space="preserve"> TAB screening</w:t>
      </w:r>
      <w:r w:rsidR="00AE0B0C">
        <w:rPr>
          <w:lang w:val="en-US"/>
        </w:rPr>
        <w:t xml:space="preserve"> performance</w:t>
      </w:r>
      <w:r w:rsidR="00AE0B0C">
        <w:rPr>
          <w:lang w:val="en-US"/>
        </w:rPr>
        <w:t>s</w:t>
      </w:r>
      <w:r w:rsidR="00AE0B0C">
        <w:rPr>
          <w:lang w:val="en-US"/>
        </w:rPr>
        <w:t xml:space="preserve"> across 17 Campbell </w:t>
      </w:r>
      <w:r w:rsidR="00AE0B0C">
        <w:rPr>
          <w:lang w:val="en-US"/>
        </w:rPr>
        <w:t>S</w:t>
      </w:r>
      <w:r w:rsidR="00AE0B0C">
        <w:rPr>
          <w:lang w:val="en-US"/>
        </w:rPr>
        <w:t xml:space="preserve">ystematic </w:t>
      </w:r>
      <w:r w:rsidR="00AE0B0C">
        <w:rPr>
          <w:lang w:val="en-US"/>
        </w:rPr>
        <w:t>R</w:t>
      </w:r>
      <w:r w:rsidR="00AE0B0C">
        <w:rPr>
          <w:lang w:val="en-US"/>
        </w:rPr>
        <w:t xml:space="preserve">eviews and 5 systematic reviews conducted by the </w:t>
      </w:r>
      <w:r w:rsidR="00AE0B0C" w:rsidRPr="00AE0B0C">
        <w:rPr>
          <w:lang w:val="en-US"/>
        </w:rPr>
        <w:t xml:space="preserve">Norwegian Institute of Public Health (NIPH). </w:t>
      </w:r>
    </w:p>
    <w:p w14:paraId="6E599765" w14:textId="7C233E61" w:rsidR="00C675CA" w:rsidRDefault="006A78C9" w:rsidP="00240608">
      <w:pPr>
        <w:spacing w:after="0" w:line="360" w:lineRule="auto"/>
        <w:ind w:firstLine="1304"/>
        <w:jc w:val="both"/>
        <w:rPr>
          <w:lang w:val="en-US"/>
        </w:rPr>
      </w:pPr>
      <w:r>
        <w:rPr>
          <w:lang w:val="en-US"/>
        </w:rPr>
        <w:t xml:space="preserve">A key part of </w:t>
      </w:r>
      <w:r>
        <w:rPr>
          <w:lang w:val="en-US"/>
        </w:rPr>
        <w:t>validating the use of GPT API models for TAB screening in high-quality SRs,</w:t>
      </w:r>
      <w:r>
        <w:rPr>
          <w:lang w:val="en-US"/>
        </w:rPr>
        <w:t xml:space="preserve"> and not compromising the quality of future systematic reviews, is to show that the</w:t>
      </w:r>
      <w:r>
        <w:rPr>
          <w:lang w:val="en-US"/>
        </w:rPr>
        <w:t xml:space="preserve">se </w:t>
      </w:r>
      <w:r>
        <w:rPr>
          <w:lang w:val="en-US"/>
        </w:rPr>
        <w:t xml:space="preserve">models are not significantly inferior to human screening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DE061E">
        <w:rPr>
          <w:noProof/>
          <w:lang w:val="en-US"/>
        </w:rPr>
        <w:t>(O’Connor et al., 2019)</w:t>
      </w:r>
      <w:r>
        <w:rPr>
          <w:lang w:val="en-US"/>
        </w:rPr>
        <w:fldChar w:fldCharType="end"/>
      </w:r>
      <w:r>
        <w:rPr>
          <w:lang w:val="en-US"/>
        </w:rPr>
        <w:t>.</w:t>
      </w:r>
      <w:r>
        <w:rPr>
          <w:lang w:val="en-US"/>
        </w:rPr>
        <w:t xml:space="preserve"> As with the previous evaluation, we, therefore, conducted multiple classifier experiments. However, we tweaked these experiments differently than previous research. Firstly, we set up three experiments with three levels of complexity, and so that each experiment overcame shortcomings not accounted for by the others. </w:t>
      </w:r>
      <w:r w:rsidR="00C675CA">
        <w:rPr>
          <w:lang w:val="en-US"/>
        </w:rPr>
        <w:t xml:space="preserve">Since all previous evaluations were based on either medical or </w:t>
      </w:r>
      <w:r w:rsidR="00C675CA">
        <w:rPr>
          <w:lang w:val="en-US"/>
        </w:rPr>
        <w:t>natural science reviews</w:t>
      </w:r>
      <w:r w:rsidR="00C675CA">
        <w:rPr>
          <w:lang w:val="en-US"/>
        </w:rPr>
        <w:t xml:space="preserve">, a side-effect of the experiments was to </w:t>
      </w:r>
      <w:r w:rsidR="00C675CA">
        <w:rPr>
          <w:lang w:val="en-US"/>
        </w:rPr>
        <w:t xml:space="preserve">add to the </w:t>
      </w:r>
      <w:r w:rsidR="00C675CA" w:rsidRPr="007332FC">
        <w:rPr>
          <w:rStyle w:val="translation"/>
          <w:lang w:val="en-US"/>
        </w:rPr>
        <w:t>generalizability</w:t>
      </w:r>
      <w:r w:rsidR="00C675CA">
        <w:rPr>
          <w:lang w:val="en-US"/>
        </w:rPr>
        <w:t xml:space="preserve"> of </w:t>
      </w:r>
      <w:r w:rsidR="00C675CA">
        <w:rPr>
          <w:lang w:val="en-US"/>
        </w:rPr>
        <w:t>previous evaluations</w:t>
      </w:r>
      <w:r w:rsidR="00C675CA">
        <w:rPr>
          <w:lang w:val="en-US"/>
        </w:rPr>
        <w:t xml:space="preserve"> by showing that GPT API models all exhibit promising screening performance in the more wildly social science reviews as well</w:t>
      </w:r>
      <w:r w:rsidR="00C675CA">
        <w:rPr>
          <w:lang w:val="en-US"/>
        </w:rPr>
        <w:t>.</w:t>
      </w:r>
      <w:r w:rsidR="00240608">
        <w:rPr>
          <w:lang w:val="en-US"/>
        </w:rPr>
        <w:t xml:space="preserve"> </w:t>
      </w:r>
      <w:r>
        <w:rPr>
          <w:lang w:val="en-US"/>
        </w:rPr>
        <w:t xml:space="preserve">Secondly, </w:t>
      </w:r>
      <w:r>
        <w:rPr>
          <w:lang w:val="en-US"/>
        </w:rPr>
        <w:t xml:space="preserve">we </w:t>
      </w:r>
      <w:r w:rsidR="00C675CA">
        <w:rPr>
          <w:lang w:val="en-US"/>
        </w:rPr>
        <w:t>drew</w:t>
      </w:r>
      <w:r>
        <w:rPr>
          <w:lang w:val="en-US"/>
        </w:rPr>
        <w:t xml:space="preserve"> on function calling in the request body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This allow</w:t>
      </w:r>
      <w:r w:rsidR="00C675CA">
        <w:rPr>
          <w:lang w:val="en-US"/>
        </w:rPr>
        <w:t xml:space="preserve">ed us </w:t>
      </w:r>
      <w:r>
        <w:rPr>
          <w:lang w:val="en-US"/>
        </w:rPr>
        <w:t>to make prompts without the need to explicitly specify how the model shall respond to the request</w:t>
      </w:r>
      <w:r w:rsidR="00240608">
        <w:rPr>
          <w:lang w:val="en-US"/>
        </w:rPr>
        <w:t xml:space="preserve">, </w:t>
      </w:r>
      <w:r w:rsidR="00C675CA">
        <w:rPr>
          <w:lang w:val="en-US"/>
        </w:rPr>
        <w:t xml:space="preserve">as </w:t>
      </w:r>
      <w:r w:rsidR="00240608">
        <w:rPr>
          <w:lang w:val="en-US"/>
        </w:rPr>
        <w:t xml:space="preserve">otherwise </w:t>
      </w:r>
      <w:r w:rsidR="00C675CA">
        <w:rPr>
          <w:lang w:val="en-US"/>
        </w:rPr>
        <w:t>done in previous evaluations</w:t>
      </w:r>
      <w:r>
        <w:rPr>
          <w:lang w:val="en-US"/>
        </w:rPr>
        <w:t xml:space="preserve">. The specific advance of function calling is that this permits users to make more refined and concise prompts, which, in turn, ensures that users are getting “more reliably (…) structured data back from the model”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xml:space="preserve">. </w:t>
      </w:r>
      <w:r w:rsidR="00C675CA">
        <w:rPr>
          <w:lang w:val="en-US"/>
        </w:rPr>
        <w:t>Also d</w:t>
      </w:r>
      <w:r>
        <w:rPr>
          <w:lang w:val="en-US"/>
        </w:rPr>
        <w:t>ifferently from the previous evaluation, we built our function calls so that they also allow</w:t>
      </w:r>
      <w:r w:rsidR="00C675CA">
        <w:rPr>
          <w:lang w:val="en-US"/>
        </w:rPr>
        <w:t>ed</w:t>
      </w:r>
      <w:r>
        <w:rPr>
          <w:lang w:val="en-US"/>
        </w:rPr>
        <w:t xml:space="preserve"> the model to express its uncertainty </w:t>
      </w:r>
      <w:r w:rsidR="00C675CA">
        <w:rPr>
          <w:lang w:val="en-US"/>
        </w:rPr>
        <w:t>beyond</w:t>
      </w:r>
      <w:r>
        <w:rPr>
          <w:lang w:val="en-US"/>
        </w:rPr>
        <w:t xml:space="preserve"> making binary decisions (i.e., include or exclude). </w:t>
      </w:r>
      <w:r w:rsidR="00C675CA">
        <w:rPr>
          <w:lang w:val="en-US"/>
        </w:rPr>
        <w:t>F</w:t>
      </w:r>
      <w:r>
        <w:rPr>
          <w:lang w:val="en-US"/>
        </w:rPr>
        <w:t xml:space="preserve">or example, </w:t>
      </w:r>
      <w:r w:rsidR="00C675CA">
        <w:rPr>
          <w:lang w:val="en-US"/>
        </w:rPr>
        <w:t>if the models did</w:t>
      </w:r>
      <w:r>
        <w:rPr>
          <w:lang w:val="en-US"/>
        </w:rPr>
        <w:t xml:space="preserve"> not have enough information to make a reliable decision, then the given </w:t>
      </w:r>
      <w:r w:rsidR="00C675CA">
        <w:rPr>
          <w:lang w:val="en-US"/>
        </w:rPr>
        <w:t>study record</w:t>
      </w:r>
      <w:r>
        <w:rPr>
          <w:lang w:val="en-US"/>
        </w:rPr>
        <w:t xml:space="preserve"> </w:t>
      </w:r>
      <w:r w:rsidR="00C675CA">
        <w:rPr>
          <w:lang w:val="en-US"/>
        </w:rPr>
        <w:t xml:space="preserve">was </w:t>
      </w:r>
      <w:r>
        <w:rPr>
          <w:lang w:val="en-US"/>
        </w:rPr>
        <w:t xml:space="preserve">added to the pool of included studies. This significantly reduces the models' ability to overlook potentially relevant studies. </w:t>
      </w:r>
      <w:r w:rsidR="00C675CA">
        <w:rPr>
          <w:lang w:val="en-US"/>
        </w:rPr>
        <w:t>Thirdly</w:t>
      </w:r>
      <w:r w:rsidR="00240608">
        <w:rPr>
          <w:lang w:val="en-US"/>
        </w:rPr>
        <w:t xml:space="preserve">, </w:t>
      </w:r>
      <w:r w:rsidR="00240608">
        <w:rPr>
          <w:lang w:val="en-US"/>
        </w:rPr>
        <w:t>we in</w:t>
      </w:r>
      <w:r w:rsidR="00240608">
        <w:rPr>
          <w:lang w:val="en-US"/>
        </w:rPr>
        <w:t>vented</w:t>
      </w:r>
      <w:r w:rsidR="00240608">
        <w:rPr>
          <w:lang w:val="en-US"/>
        </w:rPr>
        <w:t xml:space="preserve"> </w:t>
      </w:r>
      <w:r w:rsidR="00240608">
        <w:rPr>
          <w:i/>
          <w:lang w:val="en-US"/>
        </w:rPr>
        <w:t>multi-prompt screening</w:t>
      </w:r>
      <w:r w:rsidR="00240608">
        <w:rPr>
          <w:i/>
          <w:lang w:val="en-US"/>
        </w:rPr>
        <w:t xml:space="preserve"> </w:t>
      </w:r>
      <w:r w:rsidR="00240608">
        <w:rPr>
          <w:lang w:val="en-US"/>
        </w:rPr>
        <w:t xml:space="preserve">where we made </w:t>
      </w:r>
      <w:r w:rsidR="00240608">
        <w:rPr>
          <w:lang w:val="en-US"/>
        </w:rPr>
        <w:t>one concise prompt per inclusion (and/or exclusion) criterion</w:t>
      </w:r>
      <w:r w:rsidR="00240608">
        <w:rPr>
          <w:lang w:val="en-US"/>
        </w:rPr>
        <w:t xml:space="preserve">), instead of adding all inclusion/exclusion criteria to a single </w:t>
      </w:r>
      <w:r w:rsidR="00240608">
        <w:rPr>
          <w:lang w:val="en-US"/>
        </w:rPr>
        <w:lastRenderedPageBreak/>
        <w:t>prompt, as done in all previous evaluations. When using multiple screening prompts, s</w:t>
      </w:r>
      <w:r w:rsidR="00240608">
        <w:rPr>
          <w:lang w:val="en-US"/>
        </w:rPr>
        <w:t>tudy eligibility can then be decided based on whether a study record was included in all or close to all (say 5 out of 6) of the used prompts.</w:t>
      </w:r>
      <w:r w:rsidR="00240608">
        <w:rPr>
          <w:lang w:val="en-US"/>
        </w:rPr>
        <w:t xml:space="preserve"> We </w:t>
      </w:r>
      <w:r w:rsidR="00240608">
        <w:rPr>
          <w:lang w:val="en-US"/>
        </w:rPr>
        <w:t xml:space="preserve">show that this </w:t>
      </w:r>
      <w:r w:rsidR="00240608">
        <w:rPr>
          <w:lang w:val="en-US"/>
        </w:rPr>
        <w:t xml:space="preserve">screening </w:t>
      </w:r>
      <w:r w:rsidR="00240608">
        <w:rPr>
          <w:lang w:val="en-US"/>
        </w:rPr>
        <w:t>approach</w:t>
      </w:r>
      <w:r w:rsidR="00240608">
        <w:rPr>
          <w:lang w:val="en-US"/>
        </w:rPr>
        <w:t>ca can make</w:t>
      </w:r>
      <w:r w:rsidR="00240608">
        <w:rPr>
          <w:lang w:val="en-US"/>
        </w:rPr>
        <w:t xml:space="preserve"> GPT API models perform well even within highly complex review settings. </w:t>
      </w:r>
    </w:p>
    <w:p w14:paraId="35A2C4EB" w14:textId="2D379145" w:rsidR="00C675CA" w:rsidRDefault="00240608" w:rsidP="006A78C9">
      <w:pPr>
        <w:spacing w:after="0" w:line="360" w:lineRule="auto"/>
        <w:ind w:firstLine="1304"/>
        <w:jc w:val="both"/>
        <w:rPr>
          <w:lang w:val="en-US"/>
        </w:rPr>
      </w:pPr>
      <w:r>
        <w:rPr>
          <w:lang w:val="en-US"/>
        </w:rPr>
        <w:t>Finally, a major</w:t>
      </w:r>
      <w:r>
        <w:rPr>
          <w:lang w:val="en-US"/>
        </w:rPr>
        <w:t xml:space="preserve"> difference between this paper and previous evaluations is that we aim to provide a standardized and user-friendly workflow for how to use GPT API models for T</w:t>
      </w:r>
      <w:r w:rsidR="00FE013E">
        <w:rPr>
          <w:lang w:val="en-US"/>
        </w:rPr>
        <w:t>AB</w:t>
      </w:r>
      <w:r>
        <w:rPr>
          <w:lang w:val="en-US"/>
        </w:rPr>
        <w:t xml:space="preserve"> screening; a workflow, which is easy to implement in state-of-the-art systematic reviews.</w:t>
      </w:r>
    </w:p>
    <w:p w14:paraId="1C9CA200" w14:textId="77777777" w:rsidR="006A78C9" w:rsidRDefault="006A78C9" w:rsidP="00FE013E">
      <w:pPr>
        <w:spacing w:after="0" w:line="360" w:lineRule="auto"/>
        <w:jc w:val="both"/>
        <w:rPr>
          <w:lang w:val="en-US"/>
        </w:rPr>
      </w:pPr>
    </w:p>
    <w:p w14:paraId="0015B9A2" w14:textId="0803DE5E" w:rsidR="005374FF" w:rsidRDefault="00AE0B0C" w:rsidP="00B600AE">
      <w:pPr>
        <w:spacing w:after="0" w:line="360" w:lineRule="auto"/>
        <w:ind w:firstLine="1304"/>
        <w:jc w:val="both"/>
        <w:rPr>
          <w:lang w:val="en-US"/>
        </w:rPr>
      </w:pPr>
      <w:r>
        <w:rPr>
          <w:lang w:val="en-US"/>
        </w:rPr>
        <w:t>Moreover, t</w:t>
      </w:r>
      <w:r w:rsidR="00873A7D">
        <w:rPr>
          <w:lang w:val="en-US"/>
        </w:rPr>
        <w:t>he main difference between this paper and previous evaluations is that we aim to provide a standardized and user-friendly workflow for how to use GPT API models for T&amp;Ab screening; a workflow, which is easy to implement in state-of-the-art systematic reviews. We do so by developing/introducing an open</w:t>
      </w:r>
      <w:r w:rsidR="00FE013E">
        <w:rPr>
          <w:lang w:val="en-US"/>
        </w:rPr>
        <w:t>-</w:t>
      </w:r>
      <w:r w:rsidR="00873A7D">
        <w:rPr>
          <w:lang w:val="en-US"/>
        </w:rPr>
        <w:t>source R package – A</w:t>
      </w:r>
      <w:r w:rsidR="00BD1F2A">
        <w:rPr>
          <w:lang w:val="en-US"/>
        </w:rPr>
        <w:t>I</w:t>
      </w:r>
      <w:r w:rsidR="00873A7D">
        <w:rPr>
          <w:lang w:val="en-US"/>
        </w:rPr>
        <w:t xml:space="preserve">screenR – and by </w:t>
      </w:r>
      <w:r w:rsidR="005A1135">
        <w:rPr>
          <w:lang w:val="en-US"/>
        </w:rPr>
        <w:t>quality</w:t>
      </w:r>
      <w:r w:rsidR="00FE013E">
        <w:rPr>
          <w:lang w:val="en-US"/>
        </w:rPr>
        <w:t>-</w:t>
      </w:r>
      <w:r w:rsidR="005A1135">
        <w:rPr>
          <w:lang w:val="en-US"/>
        </w:rPr>
        <w:t>assuring the package by</w:t>
      </w:r>
      <w:r w:rsidR="00873A7D">
        <w:rPr>
          <w:lang w:val="en-US"/>
        </w:rPr>
        <w:t xml:space="preserve"> using it for three large-scale classification experiments. AIscreenR is built as a flexible software, allowing users to conduct multiple screenings simultaneously based on multiple prompts, API models, iterations of the same request, and nucleus samples (i.e., different top_p or temperature values). The software further allows the user to send the same request (i.e., repeatedly asking the same question) multiple times to avoid random noise in</w:t>
      </w:r>
      <w:r w:rsidR="003354B9">
        <w:rPr>
          <w:lang w:val="en-US"/>
        </w:rPr>
        <w:t xml:space="preserve"> individual</w:t>
      </w:r>
      <w:r w:rsidR="00873A7D">
        <w:rPr>
          <w:lang w:val="en-US"/>
        </w:rPr>
        <w:t xml:space="preserve"> model response</w:t>
      </w:r>
      <w:r w:rsidR="003354B9">
        <w:rPr>
          <w:lang w:val="en-US"/>
        </w:rPr>
        <w:t>s</w:t>
      </w:r>
      <w:r w:rsidR="00873A7D">
        <w:rPr>
          <w:lang w:val="en-US"/>
        </w:rPr>
        <w:t xml:space="preserve"> (</w:t>
      </w:r>
      <w:commentRangeStart w:id="14"/>
      <w:commentRangeStart w:id="15"/>
      <w:r w:rsidR="00873A7D">
        <w:rPr>
          <w:lang w:val="en-US"/>
        </w:rPr>
        <w:t>especially relevant when using GPT-3.5 models</w:t>
      </w:r>
      <w:commentRangeEnd w:id="14"/>
      <w:r w:rsidR="00873A7D">
        <w:rPr>
          <w:rStyle w:val="CommentReference"/>
        </w:rPr>
        <w:commentReference w:id="14"/>
      </w:r>
      <w:commentRangeEnd w:id="15"/>
      <w:r w:rsidR="00BD1F2A">
        <w:rPr>
          <w:rStyle w:val="CommentReference"/>
        </w:rPr>
        <w:commentReference w:id="15"/>
      </w:r>
      <w:r w:rsidR="00873A7D">
        <w:rPr>
          <w:lang w:val="en-US"/>
        </w:rPr>
        <w:t>). When this feature is used, the final GPT decision is based on the probability of inclusion across the iterated requests, and the specific inclusion threshold can then be determined by the user</w:t>
      </w:r>
      <w:r w:rsidR="003354B9">
        <w:rPr>
          <w:lang w:val="en-US"/>
        </w:rPr>
        <w:t xml:space="preserve"> (see Figure 4 of this paper)</w:t>
      </w:r>
      <w:r w:rsidR="00873A7D">
        <w:rPr>
          <w:lang w:val="en-US"/>
        </w:rPr>
        <w:t xml:space="preserve">. This also allows the users to test model response consistency. Moreover, the software is built </w:t>
      </w:r>
      <w:r w:rsidR="003354B9">
        <w:rPr>
          <w:lang w:val="en-US"/>
        </w:rPr>
        <w:t>to</w:t>
      </w:r>
      <w:r w:rsidR="00873A7D">
        <w:rPr>
          <w:lang w:val="en-US"/>
        </w:rPr>
        <w:t xml:space="preserve"> draw on multi-core processing, </w:t>
      </w:r>
      <w:r w:rsidR="003354B9">
        <w:rPr>
          <w:lang w:val="en-US"/>
        </w:rPr>
        <w:t>thereby</w:t>
      </w:r>
      <w:r w:rsidR="00873A7D">
        <w:rPr>
          <w:lang w:val="en-US"/>
        </w:rPr>
        <w:t xml:space="preserve"> allow</w:t>
      </w:r>
      <w:r w:rsidR="003354B9">
        <w:rPr>
          <w:lang w:val="en-US"/>
        </w:rPr>
        <w:t>ing</w:t>
      </w:r>
      <w:r w:rsidR="00873A7D">
        <w:rPr>
          <w:lang w:val="en-US"/>
        </w:rPr>
        <w:t xml:space="preserve"> users to</w:t>
      </w:r>
      <w:r w:rsidR="003354B9">
        <w:rPr>
          <w:lang w:val="en-US"/>
        </w:rPr>
        <w:t xml:space="preserve"> significantly</w:t>
      </w:r>
      <w:r w:rsidR="00873A7D">
        <w:rPr>
          <w:lang w:val="en-US"/>
        </w:rPr>
        <w:t xml:space="preserve"> speed up the screening. </w:t>
      </w:r>
      <w:r w:rsidR="00FE013E">
        <w:rPr>
          <w:lang w:val="en-US"/>
        </w:rPr>
        <w:t>Moreover, we built two different types of function calls thus that users can both get simple/trinary (i.e., 1 = {include}, 1.1 ={uncertain}, and 0 = {exclude}) and/or descriptive responses back from their screening requests. We consider the simple function call to be the main work engine. However, getting detailed descriptive responses can be pivotal especially when examining discrepancies between GPT and human screener decisions.</w:t>
      </w:r>
    </w:p>
    <w:p w14:paraId="1776758C" w14:textId="77777777" w:rsidR="00B600AE" w:rsidRDefault="00B600AE" w:rsidP="00B600AE">
      <w:pPr>
        <w:spacing w:after="0" w:line="360" w:lineRule="auto"/>
        <w:ind w:firstLine="1304"/>
        <w:jc w:val="both"/>
        <w:rPr>
          <w:lang w:val="en-US"/>
        </w:rPr>
      </w:pPr>
      <w:bookmarkStart w:id="16" w:name="_GoBack"/>
      <w:bookmarkEnd w:id="16"/>
    </w:p>
    <w:p w14:paraId="02AA1510" w14:textId="3BCBDEA7" w:rsidR="00DD4509" w:rsidRDefault="00DD4509" w:rsidP="006F63D8">
      <w:pPr>
        <w:spacing w:after="0" w:line="360" w:lineRule="auto"/>
        <w:rPr>
          <w:b/>
          <w:lang w:val="en-US"/>
        </w:rPr>
      </w:pPr>
      <w:r>
        <w:rPr>
          <w:b/>
          <w:lang w:val="en-US"/>
        </w:rPr>
        <w:t>3</w:t>
      </w:r>
      <w:r w:rsidRPr="00DD4509">
        <w:rPr>
          <w:b/>
          <w:lang w:val="en-US"/>
        </w:rPr>
        <w:t xml:space="preserve"> </w:t>
      </w:r>
      <w:r w:rsidRPr="00DD4509">
        <w:rPr>
          <w:b/>
          <w:lang w:val="en-US"/>
        </w:rPr>
        <w:t>METHODS</w:t>
      </w:r>
    </w:p>
    <w:p w14:paraId="5D0258B8" w14:textId="30FAE02F" w:rsidR="00B37838" w:rsidRDefault="00AD3408" w:rsidP="008120A4">
      <w:pPr>
        <w:spacing w:after="0" w:line="360" w:lineRule="auto"/>
        <w:jc w:val="both"/>
        <w:rPr>
          <w:ins w:id="17" w:author="Julian Christensen" w:date="2024-07-04T16:52:00Z"/>
          <w:lang w:val="en-US"/>
        </w:rPr>
      </w:pPr>
      <w:r>
        <w:rPr>
          <w:lang w:val="en-US"/>
        </w:rPr>
        <w:t xml:space="preserve">This section describes the metrics that we used </w:t>
      </w:r>
      <w:del w:id="18" w:author="Julian Christensen" w:date="2024-07-05T11:43:00Z">
        <w:r w:rsidDel="006E65B5">
          <w:rPr>
            <w:lang w:val="en-US"/>
          </w:rPr>
          <w:delText xml:space="preserve">partially </w:delText>
        </w:r>
      </w:del>
      <w:r>
        <w:rPr>
          <w:lang w:val="en-US"/>
        </w:rPr>
        <w:t xml:space="preserve">to </w:t>
      </w:r>
      <w:del w:id="19" w:author="Julian Christensen" w:date="2024-07-05T11:43:00Z">
        <w:r w:rsidDel="006E65B5">
          <w:rPr>
            <w:lang w:val="en-US"/>
          </w:rPr>
          <w:delText xml:space="preserve">evaluate the screening performance of the GPT API models and partially to </w:delText>
        </w:r>
      </w:del>
      <w:r>
        <w:rPr>
          <w:lang w:val="en-US"/>
        </w:rPr>
        <w:t xml:space="preserve">develop </w:t>
      </w:r>
      <w:ins w:id="20" w:author="Julian Christensen" w:date="2024-07-05T11:43:00Z">
        <w:r w:rsidR="006E65B5">
          <w:rPr>
            <w:lang w:val="en-US"/>
          </w:rPr>
          <w:t xml:space="preserve">our </w:t>
        </w:r>
      </w:ins>
      <w:r>
        <w:rPr>
          <w:lang w:val="en-US"/>
        </w:rPr>
        <w:t>empirical</w:t>
      </w:r>
      <w:ins w:id="21" w:author="Julian Christensen" w:date="2024-07-05T11:43:00Z">
        <w:r w:rsidR="006E65B5">
          <w:rPr>
            <w:lang w:val="en-US"/>
          </w:rPr>
          <w:t>ly informed</w:t>
        </w:r>
      </w:ins>
      <w:r>
        <w:rPr>
          <w:lang w:val="en-US"/>
        </w:rPr>
        <w:t xml:space="preserve"> screening benchmarks </w:t>
      </w:r>
      <w:ins w:id="22" w:author="Julian Christensen" w:date="2024-07-05T11:43:00Z">
        <w:r w:rsidR="006E65B5">
          <w:rPr>
            <w:lang w:val="en-US"/>
          </w:rPr>
          <w:t>against whi</w:t>
        </w:r>
      </w:ins>
      <w:ins w:id="23" w:author="Julian Christensen" w:date="2024-07-05T11:44:00Z">
        <w:r w:rsidR="006E65B5">
          <w:rPr>
            <w:lang w:val="en-US"/>
          </w:rPr>
          <w:t xml:space="preserve">ch </w:t>
        </w:r>
      </w:ins>
      <w:r>
        <w:rPr>
          <w:lang w:val="en-US"/>
        </w:rPr>
        <w:t xml:space="preserve">to hold </w:t>
      </w:r>
      <w:del w:id="24" w:author="Julian Christensen" w:date="2024-07-05T11:44:00Z">
        <w:r w:rsidDel="006E65B5">
          <w:rPr>
            <w:lang w:val="en-US"/>
          </w:rPr>
          <w:delText xml:space="preserve">against </w:delText>
        </w:r>
      </w:del>
      <w:r>
        <w:rPr>
          <w:lang w:val="en-US"/>
        </w:rPr>
        <w:t xml:space="preserve">the screening performance of the </w:t>
      </w:r>
      <w:del w:id="25" w:author="Julian Christensen" w:date="2024-07-05T11:44:00Z">
        <w:r w:rsidDel="006E65B5">
          <w:rPr>
            <w:lang w:val="en-US"/>
          </w:rPr>
          <w:delText xml:space="preserve">used </w:delText>
        </w:r>
      </w:del>
      <w:r>
        <w:rPr>
          <w:lang w:val="en-US"/>
        </w:rPr>
        <w:t>GPT API models</w:t>
      </w:r>
      <w:ins w:id="26" w:author="Julian Christensen" w:date="2024-07-05T11:44:00Z">
        <w:r w:rsidR="006E65B5">
          <w:rPr>
            <w:lang w:val="en-US"/>
          </w:rPr>
          <w:t xml:space="preserve"> when evaluating their </w:t>
        </w:r>
        <w:r w:rsidR="006E65B5">
          <w:rPr>
            <w:lang w:val="en-US"/>
          </w:rPr>
          <w:lastRenderedPageBreak/>
          <w:t>screening performance</w:t>
        </w:r>
      </w:ins>
      <w:r>
        <w:rPr>
          <w:lang w:val="en-US"/>
        </w:rPr>
        <w:t xml:space="preserve">.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62DE3D0C" w14:textId="77777777" w:rsidR="00B37838" w:rsidRPr="00AD3408" w:rsidRDefault="00B37838" w:rsidP="008120A4">
      <w:pPr>
        <w:spacing w:after="0" w:line="360" w:lineRule="auto"/>
        <w:jc w:val="both"/>
        <w:rPr>
          <w:lang w:val="en-US"/>
        </w:rPr>
      </w:pPr>
    </w:p>
    <w:p w14:paraId="506FDFCC" w14:textId="1F1A6635" w:rsidR="00C03E98" w:rsidRPr="00DD4509" w:rsidRDefault="00DD4509" w:rsidP="008120A4">
      <w:pPr>
        <w:spacing w:after="0" w:line="360" w:lineRule="auto"/>
        <w:jc w:val="both"/>
        <w:rPr>
          <w:b/>
          <w:lang w:val="en-US"/>
        </w:rPr>
      </w:pPr>
      <w:r>
        <w:rPr>
          <w:b/>
          <w:lang w:val="en-US"/>
        </w:rPr>
        <w:t xml:space="preserve">3.1 </w:t>
      </w:r>
      <w:r w:rsidR="006E65B5">
        <w:rPr>
          <w:b/>
          <w:lang w:val="en-US"/>
        </w:rPr>
        <w:t>Performance m</w:t>
      </w:r>
      <w:r w:rsidR="006E65B5" w:rsidRPr="00DD4509">
        <w:rPr>
          <w:b/>
          <w:lang w:val="en-US"/>
        </w:rPr>
        <w:t xml:space="preserve">etrics </w:t>
      </w:r>
    </w:p>
    <w:p w14:paraId="3B95D306" w14:textId="03CB5E8A"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w:t>
      </w:r>
      <w:del w:id="27" w:author="Julian Christensen" w:date="2024-07-05T11:44:00Z">
        <w:r w:rsidR="00A4058B" w:rsidDel="006E65B5">
          <w:rPr>
            <w:lang w:val="en-US"/>
          </w:rPr>
          <w:delText xml:space="preserve">defined </w:delText>
        </w:r>
      </w:del>
      <w:ins w:id="28" w:author="Julian Christensen" w:date="2024-07-05T11:44:00Z">
        <w:r w:rsidR="006E65B5">
          <w:rPr>
            <w:lang w:val="en-US"/>
          </w:rPr>
          <w:t xml:space="preserve">referred to </w:t>
        </w:r>
      </w:ins>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xml:space="preserve">, </w:t>
      </w:r>
      <w:commentRangeStart w:id="29"/>
      <w:r>
        <w:rPr>
          <w:lang w:val="en-US"/>
        </w:rPr>
        <w:t>as is commonly the case in systematic reviews</w:t>
      </w:r>
      <w:commentRangeEnd w:id="29"/>
      <w:r w:rsidR="006E65B5">
        <w:rPr>
          <w:rStyle w:val="CommentReference"/>
        </w:rPr>
        <w:commentReference w:id="29"/>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0F7C372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del w:id="30" w:author="Julian Christensen" w:date="2024-07-05T11:46:00Z">
        <w:r w:rsidR="00B120A6" w:rsidDel="006E65B5">
          <w:rPr>
            <w:rFonts w:eastAsiaTheme="minorEastAsia"/>
            <w:lang w:val="en-US"/>
          </w:rPr>
          <w:delText>In this regard, w</w:delText>
        </w:r>
      </w:del>
      <w:ins w:id="31" w:author="Julian Christensen" w:date="2024-07-05T11:46:00Z">
        <w:r w:rsidR="006E65B5">
          <w:rPr>
            <w:rFonts w:eastAsiaTheme="minorEastAsia"/>
            <w:lang w:val="en-US"/>
          </w:rPr>
          <w:t>W</w:t>
        </w:r>
      </w:ins>
      <w:r w:rsidR="00D0040B">
        <w:rPr>
          <w:rFonts w:eastAsiaTheme="minorEastAsia"/>
          <w:lang w:val="en-US"/>
        </w:rPr>
        <w:t xml:space="preserve">e consider the recall measure to be the </w:t>
      </w:r>
      <w:del w:id="32" w:author="Julian Christensen" w:date="2024-07-05T11:47:00Z">
        <w:r w:rsidR="00D0040B" w:rsidDel="006E65B5">
          <w:rPr>
            <w:rFonts w:eastAsiaTheme="minorEastAsia"/>
            <w:lang w:val="en-US"/>
          </w:rPr>
          <w:delText xml:space="preserve">absolute </w:delText>
        </w:r>
      </w:del>
      <w:r w:rsidR="00D0040B">
        <w:rPr>
          <w:rFonts w:eastAsiaTheme="minorEastAsia"/>
          <w:lang w:val="en-US"/>
        </w:rPr>
        <w:t xml:space="preserve">most important performance measure </w:t>
      </w:r>
      <w:del w:id="33" w:author="Julian Christensen" w:date="2024-07-05T11:47:00Z">
        <w:r w:rsidR="00D0040B" w:rsidDel="006E65B5">
          <w:rPr>
            <w:rFonts w:eastAsiaTheme="minorEastAsia"/>
            <w:lang w:val="en-US"/>
          </w:rPr>
          <w:delText xml:space="preserve">in </w:delText>
        </w:r>
        <w:r w:rsidR="000D0874" w:rsidDel="006E65B5">
          <w:rPr>
            <w:rFonts w:eastAsiaTheme="minorEastAsia"/>
            <w:lang w:val="en-US"/>
          </w:rPr>
          <w:delText>this use case</w:delText>
        </w:r>
        <w:r w:rsidR="00D0040B" w:rsidDel="006E65B5">
          <w:rPr>
            <w:rFonts w:eastAsiaTheme="minorEastAsia"/>
            <w:lang w:val="en-US"/>
          </w:rPr>
          <w:delText xml:space="preserve"> </w:delText>
        </w:r>
      </w:del>
      <w:r w:rsidR="00D0040B">
        <w:rPr>
          <w:rFonts w:eastAsiaTheme="minorEastAsia"/>
          <w:lang w:val="en-US"/>
        </w:rPr>
        <w:t>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del w:id="34" w:author="Julian Christensen" w:date="2024-07-05T11:47:00Z">
        <w:r w:rsidR="00D0040B" w:rsidDel="006E65B5">
          <w:rPr>
            <w:rFonts w:eastAsiaTheme="minorEastAsia"/>
            <w:lang w:val="en-US"/>
          </w:rPr>
          <w:delText xml:space="preserve">a serious </w:delText>
        </w:r>
      </w:del>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w:t>
      </w:r>
      <w:del w:id="35" w:author="Julian Christensen" w:date="2024-07-05T11:48:00Z">
        <w:r w:rsidR="00D0040B" w:rsidDel="006E65B5">
          <w:rPr>
            <w:rFonts w:eastAsiaTheme="minorEastAsia"/>
            <w:lang w:val="en-US"/>
          </w:rPr>
          <w:delText xml:space="preserve">to be </w:delText>
        </w:r>
      </w:del>
      <w:r w:rsidR="00D0040B">
        <w:rPr>
          <w:rFonts w:eastAsiaTheme="minorEastAsia"/>
          <w:lang w:val="en-US"/>
        </w:rPr>
        <w:t>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0EDB130F" w14:textId="6733E70A" w:rsidR="006E65B5" w:rsidRDefault="00F967D3" w:rsidP="00AE0B0C">
      <w:pPr>
        <w:spacing w:after="0" w:line="360" w:lineRule="auto"/>
        <w:ind w:firstLine="1304"/>
        <w:jc w:val="both"/>
        <w:rPr>
          <w:rFonts w:eastAsiaTheme="minorEastAsia"/>
          <w:lang w:val="en-US"/>
        </w:rPr>
      </w:pPr>
      <w:r>
        <w:rPr>
          <w:rFonts w:eastAsiaTheme="minorEastAsia"/>
          <w:lang w:val="en-US"/>
        </w:rPr>
        <w:lastRenderedPageBreak/>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w:t>
      </w:r>
      <w:del w:id="36" w:author="Julian Christensen" w:date="2024-07-05T11:49:00Z">
        <w:r w:rsidDel="006E65B5">
          <w:rPr>
            <w:rFonts w:eastAsiaTheme="minorEastAsia"/>
            <w:lang w:val="en-US"/>
          </w:rPr>
          <w:delText xml:space="preserve">the </w:delText>
        </w:r>
      </w:del>
      <w:r>
        <w:rPr>
          <w:rFonts w:eastAsiaTheme="minorEastAsia"/>
          <w:lang w:val="en-US"/>
        </w:rPr>
        <w:t>single human screener decision</w:t>
      </w:r>
      <w:ins w:id="37" w:author="Julian Christensen" w:date="2024-07-05T11:49:00Z">
        <w:r w:rsidR="006E65B5">
          <w:rPr>
            <w:rFonts w:eastAsiaTheme="minorEastAsia"/>
            <w:lang w:val="en-US"/>
          </w:rPr>
          <w:t>s</w:t>
        </w:r>
      </w:ins>
      <w:r>
        <w:rPr>
          <w:rFonts w:eastAsiaTheme="minorEastAsia"/>
          <w:lang w:val="en-US"/>
        </w:rPr>
        <w:t xml:space="preserve"> </w:t>
      </w:r>
      <w:del w:id="38" w:author="Julian Christensen" w:date="2024-07-05T11:49:00Z">
        <w:r w:rsidDel="006E65B5">
          <w:rPr>
            <w:rFonts w:eastAsiaTheme="minorEastAsia"/>
            <w:lang w:val="en-US"/>
          </w:rPr>
          <w:delText xml:space="preserve">with </w:delText>
        </w:r>
      </w:del>
      <w:ins w:id="39" w:author="Julian Christensen" w:date="2024-07-05T11:49:00Z">
        <w:r w:rsidR="006E65B5">
          <w:rPr>
            <w:rFonts w:eastAsiaTheme="minorEastAsia"/>
            <w:lang w:val="en-US"/>
          </w:rPr>
          <w:t xml:space="preserve">to </w:t>
        </w:r>
      </w:ins>
      <w:del w:id="40" w:author="Julian Christensen" w:date="2024-07-05T11:49:00Z">
        <w:r w:rsidDel="006E65B5">
          <w:rPr>
            <w:rFonts w:eastAsiaTheme="minorEastAsia"/>
            <w:lang w:val="en-US"/>
          </w:rPr>
          <w:delText xml:space="preserve">the </w:delText>
        </w:r>
      </w:del>
      <w:r>
        <w:rPr>
          <w:rFonts w:eastAsiaTheme="minorEastAsia"/>
          <w:lang w:val="en-US"/>
        </w:rPr>
        <w:t>final decision</w:t>
      </w:r>
      <w:ins w:id="41" w:author="Julian Christensen" w:date="2024-07-05T11:49:00Z">
        <w:r w:rsidR="006E65B5">
          <w:rPr>
            <w:rFonts w:eastAsiaTheme="minorEastAsia"/>
            <w:lang w:val="en-US"/>
          </w:rPr>
          <w:t>s</w:t>
        </w:r>
      </w:ins>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62696803" w14:textId="00C83048" w:rsidR="006E65B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42"/>
      <w:commentRangeStart w:id="43"/>
      <w:r w:rsidR="00A256F9" w:rsidRPr="000F40C7">
        <w:rPr>
          <w:rFonts w:eastAsiaTheme="minorEastAsia"/>
          <w:sz w:val="20"/>
          <w:lang w:val="en-US"/>
        </w:rPr>
        <w:t xml:space="preserve">. </w:t>
      </w:r>
      <w:commentRangeEnd w:id="42"/>
      <w:r w:rsidR="006E65B5">
        <w:rPr>
          <w:rStyle w:val="CommentReference"/>
        </w:rPr>
        <w:commentReference w:id="42"/>
      </w:r>
      <w:commentRangeEnd w:id="43"/>
      <w:r w:rsidR="00AE0B0C">
        <w:rPr>
          <w:rStyle w:val="CommentReference"/>
        </w:rPr>
        <w:commentReference w:id="43"/>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64E18CB8"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w:t>
      </w:r>
      <w:del w:id="44" w:author="Julian Christensen" w:date="2024-07-05T11:51:00Z">
        <w:r w:rsidR="00C43AB0" w:rsidDel="006E65B5">
          <w:rPr>
            <w:rFonts w:eastAsiaTheme="minorEastAsia"/>
            <w:lang w:val="en-US"/>
          </w:rPr>
          <w:delText xml:space="preserve">above </w:delText>
        </w:r>
      </w:del>
      <w:r w:rsidR="00C43AB0">
        <w:rPr>
          <w:rFonts w:eastAsiaTheme="minorEastAsia"/>
          <w:lang w:val="en-US"/>
        </w:rPr>
        <w:t>metrics</w:t>
      </w:r>
      <w:ins w:id="45" w:author="Julian Christensen" w:date="2024-07-05T11:51:00Z">
        <w:r w:rsidR="006E65B5">
          <w:rPr>
            <w:rFonts w:eastAsiaTheme="minorEastAsia"/>
            <w:lang w:val="en-US"/>
          </w:rPr>
          <w:t xml:space="preserve"> above</w:t>
        </w:r>
      </w:ins>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del w:id="46" w:author="Julian Christensen" w:date="2024-07-05T11:52:00Z">
        <w:r w:rsidR="00C43AB0" w:rsidDel="006E65B5">
          <w:rPr>
            <w:rFonts w:eastAsiaTheme="minorEastAsia"/>
            <w:lang w:val="en-US"/>
          </w:rPr>
          <w:delText>. T</w:delText>
        </w:r>
      </w:del>
      <w:ins w:id="47" w:author="Julian Christensen" w:date="2024-07-05T11:52:00Z">
        <w:r w:rsidR="006E65B5">
          <w:rPr>
            <w:rFonts w:eastAsiaTheme="minorEastAsia"/>
            <w:lang w:val="en-US"/>
          </w:rPr>
          <w:t xml:space="preserve"> (t</w:t>
        </w:r>
      </w:ins>
      <w:r w:rsidR="00C43AB0">
        <w:rPr>
          <w:rFonts w:eastAsiaTheme="minorEastAsia"/>
          <w:lang w:val="en-US"/>
        </w:rPr>
        <w:t>hat is</w:t>
      </w:r>
      <w:ins w:id="48" w:author="Julian Christensen" w:date="2024-07-05T11:52:00Z">
        <w:r w:rsidR="006E65B5">
          <w:rPr>
            <w:rFonts w:eastAsiaTheme="minorEastAsia"/>
            <w:lang w:val="en-US"/>
          </w:rPr>
          <w:t>,</w:t>
        </w:r>
      </w:ins>
      <w:r w:rsidR="00C43AB0">
        <w:rPr>
          <w:rFonts w:eastAsiaTheme="minorEastAsia"/>
          <w:lang w:val="en-US"/>
        </w:rPr>
        <w:t xml:space="preserve"> for example</w:t>
      </w:r>
      <w:ins w:id="49" w:author="Julian Christensen" w:date="2024-07-05T11:52:00Z">
        <w:r w:rsidR="006E65B5">
          <w:rPr>
            <w:rFonts w:eastAsiaTheme="minorEastAsia"/>
            <w:lang w:val="en-US"/>
          </w:rPr>
          <w:t>,</w:t>
        </w:r>
      </w:ins>
      <w:r w:rsidR="00C43AB0">
        <w:rPr>
          <w:rFonts w:eastAsiaTheme="minorEastAsia"/>
          <w:lang w:val="en-US"/>
        </w:rPr>
        <w:t xml:space="preserve"> when the proportion of irrelevant records is much </w:t>
      </w:r>
      <w:r w:rsidR="00C43AB0">
        <w:rPr>
          <w:rFonts w:eastAsiaTheme="minorEastAsia"/>
          <w:lang w:val="en-US"/>
        </w:rPr>
        <w:lastRenderedPageBreak/>
        <w:t xml:space="preserve">larger relative to </w:t>
      </w:r>
      <w:r>
        <w:rPr>
          <w:rFonts w:eastAsiaTheme="minorEastAsia"/>
          <w:lang w:val="en-US"/>
        </w:rPr>
        <w:t xml:space="preserve">the proportion of </w:t>
      </w:r>
      <w:r w:rsidR="00C43AB0">
        <w:rPr>
          <w:rFonts w:eastAsiaTheme="minorEastAsia"/>
          <w:lang w:val="en-US"/>
        </w:rPr>
        <w:t>relevant records, which is most often the case in systematic reviews</w:t>
      </w:r>
      <w:ins w:id="50" w:author="Julian Christensen" w:date="2024-07-05T11:52:00Z">
        <w:r w:rsidR="006E65B5">
          <w:rPr>
            <w:rFonts w:eastAsiaTheme="minorEastAsia"/>
            <w:lang w:val="en-US"/>
          </w:rPr>
          <w:t>)</w:t>
        </w:r>
      </w:ins>
      <w:r w:rsidR="00C43AB0">
        <w:rPr>
          <w:rFonts w:eastAsiaTheme="minorEastAsia"/>
          <w:lang w:val="en-US"/>
        </w:rPr>
        <w:t xml:space="preserve">. To exemplify, if one simply uses the raw agreement metric with imbalanced data then the screening performance will most often be overestimated. </w:t>
      </w:r>
      <w:r w:rsidR="006E65B5">
        <w:rPr>
          <w:rFonts w:eastAsiaTheme="minorEastAsia"/>
          <w:lang w:val="en-US"/>
        </w:rPr>
        <w:t>A</w:t>
      </w:r>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3EA36559" w14:textId="42064BBD"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AE0B0C">
        <w:rPr>
          <w:b/>
          <w:lang w:val="en-US"/>
        </w:rPr>
        <w:t>Developing a benchmark scheme for evaluating TAB screening performances in high-quality SR</w:t>
      </w:r>
    </w:p>
    <w:p w14:paraId="65D60864" w14:textId="34A637F7" w:rsidR="00171424" w:rsidRPr="00AE0B0C" w:rsidRDefault="00084E58" w:rsidP="00D10144">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w:t>
      </w:r>
      <w:r w:rsidR="00352B7C">
        <w:rPr>
          <w:lang w:val="en-US"/>
        </w:rPr>
        <w:lastRenderedPageBreak/>
        <w:t xml:space="preserve">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002EE430" w14:textId="69BDE279" w:rsidR="009868B6"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w:t>
      </w:r>
      <w:ins w:id="51" w:author="Julian Christensen" w:date="2024-07-05T11:57:00Z">
        <w:r w:rsidR="00C523F5">
          <w:rPr>
            <w:lang w:val="en-US"/>
          </w:rPr>
          <w:t xml:space="preserve">, i.e., </w:t>
        </w:r>
      </w:ins>
      <w:ins w:id="52" w:author="Julian Christensen" w:date="2024-07-05T11:58:00Z">
        <w:r w:rsidR="00C523F5">
          <w:rPr>
            <w:lang w:val="en-US"/>
          </w:rPr>
          <w:t>independently screened by two individuals.</w:t>
        </w:r>
      </w:ins>
      <w:r w:rsidR="00A46794">
        <w:rPr>
          <w:lang w:val="en-US"/>
        </w:rPr>
        <w:t xml:space="preserve"> </w:t>
      </w:r>
      <w:commentRangeStart w:id="53"/>
      <w:del w:id="54" w:author="Julian Christensen" w:date="2024-07-05T11:59:00Z">
        <w:r w:rsidR="00A46794" w:rsidDel="00C523F5">
          <w:rPr>
            <w:lang w:val="en-US"/>
          </w:rPr>
          <w:delText xml:space="preserve">by </w:delText>
        </w:r>
      </w:del>
      <w:ins w:id="55" w:author="Julian Christensen" w:date="2024-07-05T11:59:00Z">
        <w:r w:rsidR="00C523F5">
          <w:rPr>
            <w:lang w:val="en-US"/>
          </w:rPr>
          <w:t xml:space="preserve">A total of </w:t>
        </w:r>
      </w:ins>
      <w:r w:rsidR="00A46794">
        <w:rPr>
          <w:lang w:val="en-US"/>
        </w:rPr>
        <w:t>4</w:t>
      </w:r>
      <w:r w:rsidR="00B619D1">
        <w:rPr>
          <w:lang w:val="en-US"/>
        </w:rPr>
        <w:t>6</w:t>
      </w:r>
      <w:r w:rsidR="00A46794">
        <w:rPr>
          <w:lang w:val="en-US"/>
        </w:rPr>
        <w:t xml:space="preserve"> individual screeners</w:t>
      </w:r>
      <w:ins w:id="56" w:author="Julian Christensen" w:date="2024-07-05T11:59:00Z">
        <w:r w:rsidR="00C523F5">
          <w:rPr>
            <w:lang w:val="en-US"/>
          </w:rPr>
          <w:t xml:space="preserve"> participated in this process,</w:t>
        </w:r>
      </w:ins>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53"/>
      <w:r w:rsidR="00C523F5">
        <w:rPr>
          <w:rStyle w:val="CommentReference"/>
        </w:rPr>
        <w:commentReference w:id="53"/>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ins w:id="57" w:author="Julian Christensen" w:date="2024-07-05T12:01:00Z">
        <w:r w:rsidR="00C523F5">
          <w:rPr>
            <w:lang w:val="en-US"/>
          </w:rPr>
          <w:t xml:space="preserve"> This, as well, is not without problems,</w:t>
        </w:r>
      </w:ins>
      <w:r w:rsidR="00A46794">
        <w:rPr>
          <w:lang w:val="en-US"/>
        </w:rPr>
        <w:t xml:space="preserve"> </w:t>
      </w:r>
      <w:del w:id="58" w:author="Julian Christensen" w:date="2024-07-05T12:01:00Z">
        <w:r w:rsidR="00A46794" w:rsidDel="00C523F5">
          <w:rPr>
            <w:lang w:val="en-US"/>
          </w:rPr>
          <w:delText>However</w:delText>
        </w:r>
      </w:del>
      <w:ins w:id="59" w:author="Julian Christensen" w:date="2024-07-05T12:01:00Z">
        <w:r w:rsidR="00C523F5">
          <w:rPr>
            <w:lang w:val="en-US"/>
          </w:rPr>
          <w:t>however</w:t>
        </w:r>
      </w:ins>
      <w:del w:id="60" w:author="Julian Christensen" w:date="2024-07-05T12:02:00Z">
        <w:r w:rsidR="00A46794" w:rsidDel="00C523F5">
          <w:rPr>
            <w:lang w:val="en-US"/>
          </w:rPr>
          <w:delText>,</w:delText>
        </w:r>
        <w:r w:rsidR="00E96383" w:rsidDel="00C523F5">
          <w:rPr>
            <w:lang w:val="en-US"/>
          </w:rPr>
          <w:delText xml:space="preserve"> </w:delText>
        </w:r>
      </w:del>
      <w:ins w:id="61" w:author="Julian Christensen" w:date="2024-07-05T12:02:00Z">
        <w:r w:rsidR="00C523F5">
          <w:rPr>
            <w:lang w:val="en-US"/>
          </w:rPr>
          <w:t xml:space="preserve">. Thus, </w:t>
        </w:r>
      </w:ins>
      <w:r w:rsidR="00E96383">
        <w:rPr>
          <w:lang w:val="en-US"/>
        </w:rPr>
        <w:t xml:space="preserve">relative recall and specificity rate differences between the two types of screeners </w:t>
      </w:r>
      <w:ins w:id="62" w:author="Julian Christensen" w:date="2024-07-05T12:02:00Z">
        <w:r w:rsidR="00C523F5">
          <w:rPr>
            <w:lang w:val="en-US"/>
          </w:rPr>
          <w:t>may not only reflect different levels of content expertise</w:t>
        </w:r>
      </w:ins>
      <w:ins w:id="63" w:author="Julian Christensen" w:date="2024-07-05T12:03:00Z">
        <w:r w:rsidR="009868B6">
          <w:rPr>
            <w:lang w:val="en-US"/>
          </w:rPr>
          <w:t xml:space="preserve"> – they could </w:t>
        </w:r>
      </w:ins>
      <w:del w:id="64" w:author="Julian Christensen" w:date="2024-07-05T12:02:00Z">
        <w:r w:rsidR="00E96383" w:rsidDel="00C523F5">
          <w:rPr>
            <w:lang w:val="en-US"/>
          </w:rPr>
          <w:delText>could</w:delText>
        </w:r>
      </w:del>
      <w:del w:id="65" w:author="Julian Christensen" w:date="2024-07-05T12:03:00Z">
        <w:r w:rsidR="00E96383" w:rsidDel="009868B6">
          <w:rPr>
            <w:lang w:val="en-US"/>
          </w:rPr>
          <w:delText xml:space="preserve"> </w:delText>
        </w:r>
      </w:del>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w:t>
      </w:r>
      <w:ins w:id="66" w:author="Julian Christensen" w:date="2024-07-04T14:32:00Z">
        <w:r w:rsidR="008B5B3A">
          <w:rPr>
            <w:rStyle w:val="translation"/>
            <w:lang w:val="en-US"/>
          </w:rPr>
          <w:t xml:space="preserve">T&amp;Ab </w:t>
        </w:r>
      </w:ins>
      <w:del w:id="67" w:author="Julian Christensen" w:date="2024-07-04T14:32:00Z">
        <w:r w:rsidR="006140D7" w:rsidDel="008B5B3A">
          <w:rPr>
            <w:lang w:val="en-US"/>
          </w:rPr>
          <w:delText xml:space="preserve">TAB </w:delText>
        </w:r>
      </w:del>
      <w:r w:rsidR="006140D7">
        <w:rPr>
          <w:lang w:val="en-US"/>
        </w:rPr>
        <w:t xml:space="preserve">screenings </w:t>
      </w:r>
      <w:del w:id="68" w:author="Julian Christensen" w:date="2024-07-05T12:03:00Z">
        <w:r w:rsidR="006140D7" w:rsidDel="009868B6">
          <w:rPr>
            <w:lang w:val="en-US"/>
          </w:rPr>
          <w:delText xml:space="preserve">were </w:delText>
        </w:r>
      </w:del>
      <w:ins w:id="69" w:author="Julian Christensen" w:date="2024-07-05T12:03:00Z">
        <w:r w:rsidR="009868B6">
          <w:rPr>
            <w:lang w:val="en-US"/>
          </w:rPr>
          <w:t xml:space="preserve">had been </w:t>
        </w:r>
      </w:ins>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ins w:id="70" w:author="Julian Christensen" w:date="2024-07-05T12:04:00Z">
        <w:r w:rsidR="009868B6">
          <w:rPr>
            <w:lang w:val="en-US"/>
          </w:rPr>
          <w:t xml:space="preserve"> a total of</w:t>
        </w:r>
      </w:ins>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lastRenderedPageBreak/>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482A9C"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1E6DC5" w:rsidRDefault="00D04E6F" w:rsidP="006F63D8">
            <w:pPr>
              <w:ind w:left="164"/>
              <w:rPr>
                <w:rFonts w:cs="Times New Roman"/>
                <w:sz w:val="22"/>
                <w:rPrChange w:id="71" w:author="Julian Christensen" w:date="2024-07-05T12:49:00Z">
                  <w:rPr>
                    <w:rFonts w:cs="Times New Roman"/>
                    <w:sz w:val="22"/>
                    <w:lang w:val="en-US"/>
                  </w:rPr>
                </w:rPrChange>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1E6DC5">
              <w:rPr>
                <w:rFonts w:cs="Times New Roman"/>
                <w:sz w:val="22"/>
                <w:rPrChange w:id="72" w:author="Julian Christensen" w:date="2024-07-05T12:49:00Z">
                  <w:rPr>
                    <w:rFonts w:cs="Times New Roman"/>
                    <w:sz w:val="22"/>
                    <w:lang w:val="en-US"/>
                  </w:rPr>
                </w:rPrChange>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1E6DC5">
              <w:rPr>
                <w:rFonts w:cs="Times New Roman"/>
                <w:noProof/>
                <w:sz w:val="22"/>
                <w:rPrChange w:id="73" w:author="Julian Christensen" w:date="2024-07-05T12:49:00Z">
                  <w:rPr>
                    <w:rFonts w:cs="Times New Roman"/>
                    <w:noProof/>
                    <w:sz w:val="22"/>
                    <w:lang w:val="en-US"/>
                  </w:rPr>
                </w:rPrChange>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E6DC5" w:rsidRDefault="00D04E6F" w:rsidP="006F63D8">
            <w:pPr>
              <w:rPr>
                <w:rFonts w:cs="Times New Roman"/>
                <w:sz w:val="22"/>
                <w:rPrChange w:id="74" w:author="Julian Christensen" w:date="2024-07-05T12:49:00Z">
                  <w:rPr>
                    <w:rFonts w:cs="Times New Roman"/>
                    <w:sz w:val="22"/>
                    <w:lang w:val="en-US"/>
                  </w:rPr>
                </w:rPrChange>
              </w:rPr>
            </w:pPr>
            <w:r w:rsidRPr="001E6DC5">
              <w:rPr>
                <w:rFonts w:cs="Times New Roman"/>
                <w:noProof/>
                <w:sz w:val="22"/>
                <w:rPrChange w:id="75" w:author="Julian Christensen" w:date="2024-07-05T12:49:00Z">
                  <w:rPr>
                    <w:rFonts w:cs="Times New Roman"/>
                    <w:noProof/>
                    <w:sz w:val="22"/>
                    <w:lang w:val="en-US"/>
                  </w:rPr>
                </w:rPrChange>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1E6DC5" w:rsidRDefault="00D04E6F" w:rsidP="006F63D8">
            <w:pPr>
              <w:jc w:val="center"/>
              <w:rPr>
                <w:rFonts w:cs="Times New Roman"/>
                <w:sz w:val="22"/>
                <w:rPrChange w:id="76" w:author="Julian Christensen" w:date="2024-07-05T12:49:00Z">
                  <w:rPr>
                    <w:rFonts w:cs="Times New Roman"/>
                    <w:sz w:val="22"/>
                    <w:lang w:val="en-US"/>
                  </w:rPr>
                </w:rPrChange>
              </w:rPr>
            </w:pPr>
            <w:r w:rsidRPr="001E6DC5">
              <w:rPr>
                <w:rFonts w:cs="Times New Roman"/>
                <w:sz w:val="22"/>
                <w:rPrChange w:id="77" w:author="Julian Christensen" w:date="2024-07-05T12:49:00Z">
                  <w:rPr>
                    <w:rFonts w:cs="Times New Roman"/>
                    <w:sz w:val="22"/>
                    <w:lang w:val="en-US"/>
                  </w:rPr>
                </w:rPrChange>
              </w:rPr>
              <w:t>258</w:t>
            </w:r>
            <w:r w:rsidR="0023752B" w:rsidRPr="001E6DC5">
              <w:rPr>
                <w:rFonts w:cs="Times New Roman"/>
                <w:sz w:val="22"/>
                <w:rPrChange w:id="78" w:author="Julian Christensen" w:date="2024-07-05T12:49:00Z">
                  <w:rPr>
                    <w:rFonts w:cs="Times New Roman"/>
                    <w:sz w:val="22"/>
                    <w:lang w:val="en-US"/>
                  </w:rPr>
                </w:rPrChange>
              </w:rPr>
              <w:t>/</w:t>
            </w:r>
            <w:r w:rsidRPr="001E6DC5">
              <w:rPr>
                <w:rFonts w:cs="Times New Roman"/>
                <w:sz w:val="22"/>
                <w:rPrChange w:id="79" w:author="Julian Christensen" w:date="2024-07-05T12:49:00Z">
                  <w:rPr>
                    <w:rFonts w:cs="Times New Roman"/>
                    <w:sz w:val="22"/>
                    <w:lang w:val="en-US"/>
                  </w:rPr>
                </w:rPrChange>
              </w:rPr>
              <w:t>3667</w:t>
            </w:r>
          </w:p>
        </w:tc>
        <w:tc>
          <w:tcPr>
            <w:tcW w:w="709" w:type="dxa"/>
            <w:tcBorders>
              <w:top w:val="nil"/>
              <w:left w:val="nil"/>
              <w:bottom w:val="nil"/>
              <w:right w:val="nil"/>
            </w:tcBorders>
          </w:tcPr>
          <w:p w14:paraId="4E8CED89" w14:textId="5B10A672" w:rsidR="00D04E6F" w:rsidRPr="001E6DC5" w:rsidRDefault="00D04E6F" w:rsidP="006F63D8">
            <w:pPr>
              <w:jc w:val="center"/>
              <w:rPr>
                <w:rFonts w:cs="Times New Roman"/>
                <w:sz w:val="22"/>
                <w:rPrChange w:id="80" w:author="Julian Christensen" w:date="2024-07-05T12:49:00Z">
                  <w:rPr>
                    <w:rFonts w:cs="Times New Roman"/>
                    <w:sz w:val="22"/>
                    <w:lang w:val="en-US"/>
                  </w:rPr>
                </w:rPrChange>
              </w:rPr>
            </w:pPr>
            <w:r w:rsidRPr="001E6DC5">
              <w:rPr>
                <w:rFonts w:cs="Times New Roman"/>
                <w:sz w:val="22"/>
                <w:rPrChange w:id="81" w:author="Julian Christensen" w:date="2024-07-05T12:49:00Z">
                  <w:rPr>
                    <w:rFonts w:cs="Times New Roman"/>
                    <w:sz w:val="22"/>
                    <w:lang w:val="en-US"/>
                  </w:rPr>
                </w:rPrChange>
              </w:rPr>
              <w:t>4</w:t>
            </w:r>
          </w:p>
        </w:tc>
        <w:tc>
          <w:tcPr>
            <w:tcW w:w="708" w:type="dxa"/>
            <w:tcBorders>
              <w:top w:val="nil"/>
              <w:left w:val="nil"/>
              <w:bottom w:val="nil"/>
              <w:right w:val="nil"/>
            </w:tcBorders>
          </w:tcPr>
          <w:p w14:paraId="0F817D4F" w14:textId="77777777" w:rsidR="00D04E6F" w:rsidRPr="001E6DC5" w:rsidRDefault="00D04E6F" w:rsidP="006F63D8">
            <w:pPr>
              <w:jc w:val="center"/>
              <w:rPr>
                <w:rFonts w:cs="Times New Roman"/>
                <w:sz w:val="22"/>
                <w:rPrChange w:id="82" w:author="Julian Christensen" w:date="2024-07-05T12:49:00Z">
                  <w:rPr>
                    <w:rFonts w:cs="Times New Roman"/>
                    <w:sz w:val="22"/>
                    <w:lang w:val="en-US"/>
                  </w:rPr>
                </w:rPrChange>
              </w:rPr>
            </w:pPr>
            <w:r w:rsidRPr="001E6DC5">
              <w:rPr>
                <w:rFonts w:cs="Times New Roman"/>
                <w:sz w:val="22"/>
                <w:rPrChange w:id="83" w:author="Julian Christensen" w:date="2024-07-05T12:49:00Z">
                  <w:rPr>
                    <w:rFonts w:cs="Times New Roman"/>
                    <w:sz w:val="22"/>
                    <w:lang w:val="en-US"/>
                  </w:rPr>
                </w:rPrChange>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1E6DC5" w:rsidRDefault="00D04E6F" w:rsidP="006F63D8">
            <w:pPr>
              <w:ind w:left="164"/>
              <w:rPr>
                <w:rFonts w:cs="Times New Roman"/>
                <w:sz w:val="22"/>
                <w:rPrChange w:id="84" w:author="Julian Christensen" w:date="2024-07-05T12:49:00Z">
                  <w:rPr>
                    <w:rFonts w:cs="Times New Roman"/>
                    <w:sz w:val="22"/>
                    <w:lang w:val="en-US"/>
                  </w:rPr>
                </w:rPrChange>
              </w:rPr>
            </w:pPr>
            <w:r w:rsidRPr="001E6DC5">
              <w:rPr>
                <w:rFonts w:cs="Times New Roman"/>
                <w:sz w:val="22"/>
                <w:rPrChange w:id="85" w:author="Julian Christensen" w:date="2024-07-05T12:49:00Z">
                  <w:rPr>
                    <w:rFonts w:cs="Times New Roman"/>
                    <w:sz w:val="22"/>
                    <w:lang w:val="en-US"/>
                  </w:rPr>
                </w:rPrChange>
              </w:rPr>
              <w:t xml:space="preserve">Dalgaard, Bondebjerg, Viinholt et al. </w:t>
            </w:r>
            <w:r w:rsidRPr="0040019C">
              <w:rPr>
                <w:rFonts w:cs="Times New Roman"/>
                <w:sz w:val="22"/>
                <w:lang w:val="en-US"/>
              </w:rPr>
              <w:fldChar w:fldCharType="begin" w:fldLock="1"/>
            </w:r>
            <w:r w:rsidR="00DE061E" w:rsidRPr="001E6DC5">
              <w:rPr>
                <w:rFonts w:cs="Times New Roman"/>
                <w:sz w:val="22"/>
                <w:rPrChange w:id="86" w:author="Julian Christensen" w:date="2024-07-05T12:49:00Z">
                  <w:rPr>
                    <w:rFonts w:cs="Times New Roman"/>
                    <w:sz w:val="22"/>
                    <w:lang w:val="en-US"/>
                  </w:rPr>
                </w:rPrChange>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1E6DC5">
              <w:rPr>
                <w:rFonts w:cs="Times New Roman"/>
                <w:sz w:val="22"/>
                <w:rPrChange w:id="87" w:author="Julian Christensen" w:date="2024-07-05T12:49:00Z">
                  <w:rPr>
                    <w:rFonts w:cs="Times New Roman"/>
                    <w:sz w:val="22"/>
                    <w:lang w:val="en-US"/>
                  </w:rPr>
                </w:rPrChange>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1E6DC5">
              <w:rPr>
                <w:rFonts w:cs="Times New Roman"/>
                <w:noProof/>
                <w:sz w:val="22"/>
                <w:rPrChange w:id="88" w:author="Julian Christensen" w:date="2024-07-05T12:49:00Z">
                  <w:rPr>
                    <w:rFonts w:cs="Times New Roman"/>
                    <w:noProof/>
                    <w:sz w:val="22"/>
                    <w:lang w:val="en-US"/>
                  </w:rPr>
                </w:rPrChange>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E6DC5" w:rsidRDefault="00D04E6F" w:rsidP="006F63D8">
            <w:pPr>
              <w:rPr>
                <w:rFonts w:cs="Times New Roman"/>
                <w:sz w:val="22"/>
                <w:rPrChange w:id="89" w:author="Julian Christensen" w:date="2024-07-05T12:49:00Z">
                  <w:rPr>
                    <w:rFonts w:cs="Times New Roman"/>
                    <w:sz w:val="22"/>
                    <w:lang w:val="en-US"/>
                  </w:rPr>
                </w:rPrChange>
              </w:rPr>
            </w:pPr>
            <w:r w:rsidRPr="001E6DC5">
              <w:rPr>
                <w:rFonts w:cs="Times New Roman"/>
                <w:noProof/>
                <w:sz w:val="22"/>
                <w:rPrChange w:id="90" w:author="Julian Christensen" w:date="2024-07-05T12:49:00Z">
                  <w:rPr>
                    <w:rFonts w:cs="Times New Roman"/>
                    <w:noProof/>
                    <w:sz w:val="22"/>
                    <w:lang w:val="en-US"/>
                  </w:rPr>
                </w:rPrChange>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1E6DC5" w:rsidRDefault="00D04E6F" w:rsidP="006F63D8">
            <w:pPr>
              <w:jc w:val="center"/>
              <w:rPr>
                <w:rFonts w:cs="Times New Roman"/>
                <w:sz w:val="22"/>
                <w:rPrChange w:id="91" w:author="Julian Christensen" w:date="2024-07-05T12:49:00Z">
                  <w:rPr>
                    <w:rFonts w:cs="Times New Roman"/>
                    <w:sz w:val="22"/>
                    <w:lang w:val="en-US"/>
                  </w:rPr>
                </w:rPrChange>
              </w:rPr>
            </w:pPr>
            <w:r w:rsidRPr="001E6DC5">
              <w:rPr>
                <w:rFonts w:cs="Times New Roman"/>
                <w:sz w:val="22"/>
                <w:rPrChange w:id="92" w:author="Julian Christensen" w:date="2024-07-05T12:49:00Z">
                  <w:rPr>
                    <w:rFonts w:cs="Times New Roman"/>
                    <w:sz w:val="22"/>
                    <w:lang w:val="en-US"/>
                  </w:rPr>
                </w:rPrChange>
              </w:rPr>
              <w:t>373</w:t>
            </w:r>
            <w:r w:rsidR="0023752B" w:rsidRPr="001E6DC5">
              <w:rPr>
                <w:rFonts w:cs="Times New Roman"/>
                <w:sz w:val="22"/>
                <w:rPrChange w:id="93" w:author="Julian Christensen" w:date="2024-07-05T12:49:00Z">
                  <w:rPr>
                    <w:rFonts w:cs="Times New Roman"/>
                    <w:sz w:val="22"/>
                    <w:lang w:val="en-US"/>
                  </w:rPr>
                </w:rPrChange>
              </w:rPr>
              <w:t>/</w:t>
            </w:r>
            <w:r w:rsidRPr="001E6DC5">
              <w:rPr>
                <w:rFonts w:cs="Times New Roman"/>
                <w:sz w:val="22"/>
                <w:rPrChange w:id="94" w:author="Julian Christensen" w:date="2024-07-05T12:49:00Z">
                  <w:rPr>
                    <w:rFonts w:cs="Times New Roman"/>
                    <w:sz w:val="22"/>
                    <w:lang w:val="en-US"/>
                  </w:rPr>
                </w:rPrChange>
              </w:rPr>
              <w:t>14491</w:t>
            </w:r>
          </w:p>
        </w:tc>
        <w:tc>
          <w:tcPr>
            <w:tcW w:w="709" w:type="dxa"/>
            <w:tcBorders>
              <w:top w:val="nil"/>
              <w:left w:val="nil"/>
              <w:bottom w:val="nil"/>
              <w:right w:val="nil"/>
            </w:tcBorders>
          </w:tcPr>
          <w:p w14:paraId="5CF4D9F3" w14:textId="0B3EB638" w:rsidR="00D04E6F" w:rsidRPr="001E6DC5" w:rsidRDefault="00D04E6F" w:rsidP="006F63D8">
            <w:pPr>
              <w:jc w:val="center"/>
              <w:rPr>
                <w:rFonts w:cs="Times New Roman"/>
                <w:sz w:val="22"/>
                <w:rPrChange w:id="95" w:author="Julian Christensen" w:date="2024-07-05T12:49:00Z">
                  <w:rPr>
                    <w:rFonts w:cs="Times New Roman"/>
                    <w:sz w:val="22"/>
                    <w:lang w:val="en-US"/>
                  </w:rPr>
                </w:rPrChange>
              </w:rPr>
            </w:pPr>
            <w:r w:rsidRPr="001E6DC5">
              <w:rPr>
                <w:rFonts w:cs="Times New Roman"/>
                <w:sz w:val="22"/>
                <w:rPrChange w:id="96" w:author="Julian Christensen" w:date="2024-07-05T12:49:00Z">
                  <w:rPr>
                    <w:rFonts w:cs="Times New Roman"/>
                    <w:sz w:val="22"/>
                    <w:lang w:val="en-US"/>
                  </w:rPr>
                </w:rPrChange>
              </w:rPr>
              <w:t>5</w:t>
            </w:r>
          </w:p>
        </w:tc>
        <w:tc>
          <w:tcPr>
            <w:tcW w:w="708" w:type="dxa"/>
            <w:tcBorders>
              <w:top w:val="nil"/>
              <w:left w:val="nil"/>
              <w:bottom w:val="nil"/>
              <w:right w:val="nil"/>
            </w:tcBorders>
          </w:tcPr>
          <w:p w14:paraId="385A173E" w14:textId="77777777" w:rsidR="00D04E6F" w:rsidRPr="001E6DC5" w:rsidRDefault="00D04E6F" w:rsidP="006F63D8">
            <w:pPr>
              <w:jc w:val="center"/>
              <w:rPr>
                <w:rFonts w:cs="Times New Roman"/>
                <w:sz w:val="22"/>
                <w:rPrChange w:id="97" w:author="Julian Christensen" w:date="2024-07-05T12:49:00Z">
                  <w:rPr>
                    <w:rFonts w:cs="Times New Roman"/>
                    <w:sz w:val="22"/>
                    <w:lang w:val="en-US"/>
                  </w:rPr>
                </w:rPrChange>
              </w:rPr>
            </w:pPr>
            <w:r w:rsidRPr="001E6DC5">
              <w:rPr>
                <w:rFonts w:cs="Times New Roman"/>
                <w:sz w:val="22"/>
                <w:rPrChange w:id="98" w:author="Julian Christensen" w:date="2024-07-05T12:49:00Z">
                  <w:rPr>
                    <w:rFonts w:cs="Times New Roman"/>
                    <w:sz w:val="22"/>
                    <w:lang w:val="en-US"/>
                  </w:rPr>
                </w:rPrChange>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1E6DC5">
              <w:rPr>
                <w:rFonts w:cs="Times New Roman"/>
                <w:sz w:val="22"/>
                <w:rPrChange w:id="99" w:author="Julian Christensen" w:date="2024-07-05T12:49:00Z">
                  <w:rPr>
                    <w:rFonts w:cs="Times New Roman"/>
                    <w:sz w:val="22"/>
                    <w:lang w:val="en-US"/>
                  </w:rPr>
                </w:rPrChange>
              </w:rPr>
              <w:t xml:space="preserve">Dalgaard, Filges et al. </w:t>
            </w:r>
            <w:r w:rsidRPr="0040019C">
              <w:rPr>
                <w:rFonts w:cs="Times New Roman"/>
                <w:sz w:val="22"/>
                <w:lang w:val="en-US"/>
              </w:rPr>
              <w:fldChar w:fldCharType="begin" w:fldLock="1"/>
            </w:r>
            <w:r w:rsidR="00DE061E" w:rsidRPr="001E6DC5">
              <w:rPr>
                <w:rFonts w:cs="Times New Roman"/>
                <w:sz w:val="22"/>
                <w:rPrChange w:id="100" w:author="Julian Christensen" w:date="2024-07-05T12:49:00Z">
                  <w:rPr>
                    <w:rFonts w:cs="Times New Roman"/>
                    <w:sz w:val="22"/>
                    <w:lang w:val="en-US"/>
                  </w:rPr>
                </w:rPrChange>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B862A6" w:rsidP="006F63D8">
            <w:pPr>
              <w:rPr>
                <w:rFonts w:cs="Times New Roman"/>
                <w:noProof/>
                <w:sz w:val="22"/>
                <w:lang w:val="en-US"/>
              </w:rPr>
            </w:pPr>
            <w:r>
              <w:fldChar w:fldCharType="begin"/>
            </w:r>
            <w:r w:rsidRPr="00463A4D">
              <w:rPr>
                <w:lang w:val="en-US"/>
                <w:rPrChange w:id="101" w:author="Julian Christensen" w:date="2024-07-04T08:59:00Z">
                  <w:rPr/>
                </w:rPrChange>
              </w:rPr>
              <w:instrText xml:space="preserve"> HYPERLINK "https://onlinelibrary.wiley.com/doi/10.1002/cl2.1212" </w:instrText>
            </w:r>
            <w:r>
              <w:fldChar w:fldCharType="separate"/>
            </w:r>
            <w:r w:rsidR="00A85382" w:rsidRPr="0040019C">
              <w:rPr>
                <w:rStyle w:val="Hyperlink"/>
                <w:color w:val="auto"/>
                <w:sz w:val="22"/>
                <w:u w:val="none"/>
                <w:lang w:val="en"/>
              </w:rPr>
              <w:t>PROTOCOL: Testing frequency and student achievement: A systematic review</w:t>
            </w:r>
            <w:r>
              <w:rPr>
                <w:rStyle w:val="Hyperlink"/>
                <w:color w:val="auto"/>
                <w:sz w:val="22"/>
                <w:u w:val="none"/>
                <w:lang w:val="en"/>
              </w:rPr>
              <w:fldChar w:fldCharType="end"/>
            </w:r>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6EF495AD" w14:textId="5BD3DC79" w:rsidR="005D5E02" w:rsidRPr="00AE0B0C" w:rsidRDefault="005F5FAC" w:rsidP="00AE0B0C">
      <w:pPr>
        <w:spacing w:after="0" w:line="360" w:lineRule="auto"/>
        <w:rPr>
          <w:ins w:id="102" w:author="Julian Christensen" w:date="2024-07-05T12:04:00Z"/>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376C872"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r w:rsidR="00B862A6">
        <w:fldChar w:fldCharType="begin"/>
      </w:r>
      <w:r w:rsidR="00B862A6" w:rsidRPr="00463A4D">
        <w:rPr>
          <w:lang w:val="en-US"/>
          <w:rPrChange w:id="103" w:author="Julian Christensen" w:date="2024-07-04T08:59:00Z">
            <w:rPr/>
          </w:rPrChange>
        </w:rPr>
        <w:instrText xml:space="preserve"> HYPERLINK "https://osf.io/apdfw/" </w:instrText>
      </w:r>
      <w:r w:rsidR="00B862A6">
        <w:fldChar w:fldCharType="separate"/>
      </w:r>
      <w:r w:rsidR="00C3763F" w:rsidRPr="00BD4892">
        <w:rPr>
          <w:rStyle w:val="Hyperlink"/>
          <w:lang w:val="en-US"/>
        </w:rPr>
        <w:t>https://osf.io/apdfw/</w:t>
      </w:r>
      <w:r w:rsidR="00B862A6">
        <w:rPr>
          <w:rStyle w:val="Hyperlink"/>
          <w:lang w:val="en-US"/>
        </w:rPr>
        <w:fldChar w:fldCharType="end"/>
      </w:r>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104"/>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104"/>
      <w:r w:rsidR="001E6DC5">
        <w:rPr>
          <w:rStyle w:val="CommentReference"/>
        </w:rPr>
        <w:commentReference w:id="104"/>
      </w:r>
    </w:p>
    <w:p w14:paraId="1A10B333" w14:textId="5A572283" w:rsidR="001E6DC5"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105"/>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105"/>
      <w:r w:rsidR="001E6DC5">
        <w:rPr>
          <w:rStyle w:val="CommentReference"/>
        </w:rPr>
        <w:commentReference w:id="105"/>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del w:id="106" w:author="Julian Christensen" w:date="2024-07-05T12:52:00Z">
        <w:r w:rsidR="00CB5104" w:rsidDel="001E6DC5">
          <w:rPr>
            <w:rFonts w:eastAsiaTheme="minorEastAsia"/>
            <w:lang w:val="en-US"/>
          </w:rPr>
          <w:delText>. That is</w:delText>
        </w:r>
      </w:del>
      <w:ins w:id="107" w:author="Julian Christensen" w:date="2024-07-05T12:52:00Z">
        <w:r w:rsidR="001E6DC5">
          <w:rPr>
            <w:rFonts w:eastAsiaTheme="minorEastAsia"/>
            <w:lang w:val="en-US"/>
          </w:rPr>
          <w:t xml:space="preserve"> as both</w:t>
        </w:r>
      </w:ins>
      <w:r w:rsidR="00CB5104">
        <w:rPr>
          <w:rFonts w:eastAsiaTheme="minorEastAsia"/>
          <w:lang w:val="en-US"/>
        </w:rPr>
        <w:t xml:space="preserve">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w:t>
      </w:r>
      <w:ins w:id="108" w:author="Julian Christensen" w:date="2024-07-05T12:52:00Z">
        <w:r w:rsidR="001E6DC5">
          <w:rPr>
            <w:rFonts w:eastAsiaTheme="minorEastAsia"/>
            <w:lang w:val="en-US"/>
          </w:rPr>
          <w:t xml:space="preserve"> was estimated</w:t>
        </w:r>
      </w:ins>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6D22EE69"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w:t>
      </w:r>
      <w:del w:id="109" w:author="Julian Christensen" w:date="2024-07-05T12:53:00Z">
        <w:r w:rsidDel="001E6DC5">
          <w:rPr>
            <w:lang w:val="en-US"/>
          </w:rPr>
          <w:delText xml:space="preserve">that </w:delText>
        </w:r>
      </w:del>
      <w:r>
        <w:rPr>
          <w:lang w:val="en-US"/>
        </w:rPr>
        <w:t>research</w:t>
      </w:r>
      <w:ins w:id="110" w:author="Julian Christensen" w:date="2024-07-05T12:56:00Z">
        <w:r w:rsidR="001E6DC5">
          <w:rPr>
            <w:lang w:val="en-US"/>
          </w:rPr>
          <w:t>er</w:t>
        </w:r>
      </w:ins>
      <w:r>
        <w:rPr>
          <w:lang w:val="en-US"/>
        </w:rPr>
        <w:t xml:space="preserve"> screeners</w:t>
      </w:r>
      <w:ins w:id="111" w:author="Julian Christensen" w:date="2024-07-05T12:54:00Z">
        <w:r w:rsidR="001E6DC5">
          <w:rPr>
            <w:lang w:val="en-US"/>
          </w:rPr>
          <w:t xml:space="preserve"> </w:t>
        </w:r>
      </w:ins>
      <w:del w:id="112" w:author="Julian Christensen" w:date="2024-07-05T12:56:00Z">
        <w:r w:rsidDel="001E6DC5">
          <w:rPr>
            <w:lang w:val="en-US"/>
          </w:rPr>
          <w:delText xml:space="preserve"> </w:delText>
        </w:r>
      </w:del>
      <w:r>
        <w:rPr>
          <w:lang w:val="en-US"/>
        </w:rPr>
        <w:t xml:space="preserve">are substantially better at detecting relevant studies </w:t>
      </w:r>
      <w:del w:id="113" w:author="Julian Christensen" w:date="2024-07-05T12:56:00Z">
        <w:r w:rsidDel="001E6DC5">
          <w:rPr>
            <w:lang w:val="en-US"/>
          </w:rPr>
          <w:delText>relative to</w:delText>
        </w:r>
      </w:del>
      <w:ins w:id="114" w:author="Julian Christensen" w:date="2024-07-05T12:56:00Z">
        <w:r w:rsidR="001E6DC5">
          <w:rPr>
            <w:lang w:val="en-US"/>
          </w:rPr>
          <w:t>than are</w:t>
        </w:r>
      </w:ins>
      <w:r>
        <w:rPr>
          <w:lang w:val="en-US"/>
        </w:rPr>
        <w:t xml:space="preserve"> assistant</w:t>
      </w:r>
      <w:ins w:id="115" w:author="Julian Christensen" w:date="2024-07-05T12:54:00Z">
        <w:r w:rsidR="001E6DC5">
          <w:rPr>
            <w:lang w:val="en-US"/>
          </w:rPr>
          <w:t xml:space="preserve"> </w:t>
        </w:r>
      </w:ins>
      <w:del w:id="116" w:author="Julian Christensen" w:date="2024-07-05T12:57:00Z">
        <w:r w:rsidDel="001E6DC5">
          <w:rPr>
            <w:lang w:val="en-US"/>
          </w:rPr>
          <w:delText xml:space="preserve"> </w:delText>
        </w:r>
      </w:del>
      <w:r>
        <w:rPr>
          <w:lang w:val="en-US"/>
        </w:rPr>
        <w:t>screeners. Yet</w:t>
      </w:r>
      <w:ins w:id="117" w:author="Julian Christensen" w:date="2024-07-05T12:55:00Z">
        <w:r w:rsidR="001E6DC5">
          <w:rPr>
            <w:lang w:val="en-US"/>
          </w:rPr>
          <w:t xml:space="preserve">, </w:t>
        </w:r>
      </w:ins>
      <w:del w:id="118" w:author="Julian Christensen" w:date="2024-07-05T12:57:00Z">
        <w:r w:rsidDel="001E6DC5">
          <w:rPr>
            <w:lang w:val="en-US"/>
          </w:rPr>
          <w:delText xml:space="preserve"> </w:delText>
        </w:r>
      </w:del>
      <w:r>
        <w:rPr>
          <w:lang w:val="en-US"/>
        </w:rPr>
        <w:t xml:space="preserve">this difference </w:t>
      </w:r>
      <w:del w:id="119" w:author="Julian Christensen" w:date="2024-07-05T12:55:00Z">
        <w:r w:rsidDel="001E6DC5">
          <w:rPr>
            <w:lang w:val="en-US"/>
          </w:rPr>
          <w:delText xml:space="preserve">can </w:delText>
        </w:r>
      </w:del>
      <w:ins w:id="120" w:author="Julian Christensen" w:date="2024-07-05T12:55:00Z">
        <w:r w:rsidR="001E6DC5">
          <w:rPr>
            <w:lang w:val="en-US"/>
          </w:rPr>
          <w:t xml:space="preserve">may </w:t>
        </w:r>
      </w:ins>
      <w:r w:rsidR="00C3763F">
        <w:rPr>
          <w:lang w:val="en-US"/>
        </w:rPr>
        <w:t xml:space="preserve">be </w:t>
      </w:r>
      <w:r>
        <w:rPr>
          <w:lang w:val="en-US"/>
        </w:rPr>
        <w:t xml:space="preserve">driven by </w:t>
      </w:r>
      <w:del w:id="121" w:author="Julian Christensen" w:date="2024-07-05T12:55:00Z">
        <w:r w:rsidDel="001E6DC5">
          <w:rPr>
            <w:lang w:val="en-US"/>
          </w:rPr>
          <w:delText xml:space="preserve">other </w:delText>
        </w:r>
      </w:del>
      <w:r w:rsidR="00C3763F">
        <w:rPr>
          <w:lang w:val="en-US"/>
        </w:rPr>
        <w:t>factors</w:t>
      </w:r>
      <w:ins w:id="122" w:author="Julian Christensen" w:date="2024-07-05T12:55:00Z">
        <w:r w:rsidR="001E6DC5">
          <w:rPr>
            <w:lang w:val="en-US"/>
          </w:rPr>
          <w:t xml:space="preserve"> other</w:t>
        </w:r>
      </w:ins>
      <w:r>
        <w:rPr>
          <w:lang w:val="en-US"/>
        </w:rPr>
        <w:t xml:space="preserve"> than </w:t>
      </w:r>
      <w:del w:id="123" w:author="Julian Christensen" w:date="2024-07-05T12:56:00Z">
        <w:r w:rsidDel="001E6DC5">
          <w:rPr>
            <w:lang w:val="en-US"/>
          </w:rPr>
          <w:delText>the actual</w:delText>
        </w:r>
      </w:del>
      <w:ins w:id="124" w:author="Julian Christensen" w:date="2024-07-05T12:56:00Z">
        <w:r w:rsidR="001E6DC5">
          <w:rPr>
            <w:lang w:val="en-US"/>
          </w:rPr>
          <w:t>mere</w:t>
        </w:r>
      </w:ins>
      <w:r>
        <w:rPr>
          <w:lang w:val="en-US"/>
        </w:rPr>
        <w:t xml:space="preserve"> screening </w:t>
      </w:r>
      <w:del w:id="125" w:author="Julian Christensen" w:date="2024-07-05T12:56:00Z">
        <w:r w:rsidDel="001E6DC5">
          <w:rPr>
            <w:lang w:val="en-US"/>
          </w:rPr>
          <w:delText xml:space="preserve">performance </w:delText>
        </w:r>
      </w:del>
      <w:ins w:id="126" w:author="Julian Christensen" w:date="2024-07-05T12:56:00Z">
        <w:r w:rsidR="001E6DC5">
          <w:rPr>
            <w:lang w:val="en-US"/>
          </w:rPr>
          <w:t xml:space="preserve">quality </w:t>
        </w:r>
      </w:ins>
      <w:del w:id="127" w:author="Julian Christensen" w:date="2024-07-05T12:56:00Z">
        <w:r w:rsidDel="001E6DC5">
          <w:rPr>
            <w:lang w:val="en-US"/>
          </w:rPr>
          <w:delText>of the assistants</w:delText>
        </w:r>
      </w:del>
      <w:ins w:id="128" w:author="Julian Christensen" w:date="2024-07-05T12:56:00Z">
        <w:r w:rsidR="001E6DC5">
          <w:rPr>
            <w:lang w:val="en-US"/>
          </w:rPr>
          <w:t xml:space="preserve">(as noted, </w:t>
        </w:r>
      </w:ins>
      <w:ins w:id="129" w:author="Julian Christensen" w:date="2024-07-05T12:57:00Z">
        <w:r w:rsidR="001E6DC5">
          <w:rPr>
            <w:lang w:val="en-US"/>
          </w:rPr>
          <w:t xml:space="preserve">the researchers do not only tend to have higher levels of content expertise – they </w:t>
        </w:r>
      </w:ins>
      <w:ins w:id="130" w:author="Julian Christensen" w:date="2024-07-05T12:58:00Z">
        <w:r w:rsidR="001E6DC5">
          <w:rPr>
            <w:lang w:val="en-US"/>
          </w:rPr>
          <w:t>are also in an authority relation to th</w:t>
        </w:r>
      </w:ins>
      <w:ins w:id="131" w:author="Julian Christensen" w:date="2024-07-05T12:59:00Z">
        <w:r w:rsidR="001E6DC5">
          <w:rPr>
            <w:lang w:val="en-US"/>
          </w:rPr>
          <w:t>e assistants</w:t>
        </w:r>
        <w:r w:rsidR="0001372B">
          <w:rPr>
            <w:lang w:val="en-US"/>
          </w:rPr>
          <w:t>, which may inflate the researchers’ performance relative to that of the assistants</w:t>
        </w:r>
      </w:ins>
      <w:ins w:id="132" w:author="Julian Christensen" w:date="2024-07-05T12:56:00Z">
        <w:r w:rsidR="001E6DC5">
          <w:rPr>
            <w:lang w:val="en-US"/>
          </w:rPr>
          <w:t>)</w:t>
        </w:r>
      </w:ins>
      <w:r>
        <w:rPr>
          <w:lang w:val="en-US"/>
        </w:rPr>
        <w:t xml:space="preserve">. Interestingly, when investigating the NIPH data, which was </w:t>
      </w:r>
      <w:del w:id="133" w:author="Julian Christensen" w:date="2024-07-05T12:59:00Z">
        <w:r w:rsidDel="0001372B">
          <w:rPr>
            <w:lang w:val="en-US"/>
          </w:rPr>
          <w:delText xml:space="preserve">only </w:delText>
        </w:r>
      </w:del>
      <w:ins w:id="134" w:author="Julian Christensen" w:date="2024-07-05T12:59:00Z">
        <w:r w:rsidR="0001372B">
          <w:rPr>
            <w:lang w:val="en-US"/>
          </w:rPr>
          <w:t>in all case</w:t>
        </w:r>
      </w:ins>
      <w:ins w:id="135" w:author="Julian Christensen" w:date="2024-07-05T13:00:00Z">
        <w:r w:rsidR="0001372B">
          <w:rPr>
            <w:lang w:val="en-US"/>
          </w:rPr>
          <w:t>s</w:t>
        </w:r>
      </w:ins>
      <w:ins w:id="136" w:author="Julian Christensen" w:date="2024-07-05T12:59:00Z">
        <w:r w:rsidR="0001372B">
          <w:rPr>
            <w:lang w:val="en-US"/>
          </w:rPr>
          <w:t xml:space="preserve"> </w:t>
        </w:r>
      </w:ins>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ins w:id="137" w:author="Julian Christensen" w:date="2024-07-05T13:00:00Z">
        <w:r w:rsidR="0001372B">
          <w:rPr>
            <w:lang w:val="en-US"/>
          </w:rPr>
          <w:t>s</w:t>
        </w:r>
      </w:ins>
      <w:r>
        <w:rPr>
          <w:lang w:val="en-US"/>
        </w:rPr>
        <w:t xml:space="preserve">.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3">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3">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417ED592" w14:textId="3842161D" w:rsidR="0001372B" w:rsidRPr="00AE0B0C" w:rsidRDefault="0035608F" w:rsidP="00AE0B0C">
      <w:pPr>
        <w:spacing w:after="0" w:line="360" w:lineRule="auto"/>
        <w:rPr>
          <w:ins w:id="138" w:author="Julian Christensen" w:date="2024-07-05T13:00:00Z"/>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0211DBD" w:rsidR="002F549D" w:rsidRPr="005A5616" w:rsidRDefault="002F549D" w:rsidP="002F549D">
      <w:pPr>
        <w:spacing w:after="0" w:line="360" w:lineRule="auto"/>
        <w:jc w:val="both"/>
        <w:rPr>
          <w:b/>
          <w:lang w:val="en-US"/>
        </w:rPr>
      </w:pPr>
      <w:r>
        <w:rPr>
          <w:b/>
          <w:lang w:val="en-US"/>
        </w:rPr>
        <w:t>3.2.4 Benchmark scheme</w:t>
      </w:r>
    </w:p>
    <w:p w14:paraId="43DEDFE5" w14:textId="1336EA86"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w:t>
      </w:r>
      <w:ins w:id="139" w:author="Julian Christensen" w:date="2024-07-05T13:00:00Z">
        <w:r w:rsidR="0001372B">
          <w:rPr>
            <w:lang w:val="en-US"/>
          </w:rPr>
          <w:t xml:space="preserve"> </w:t>
        </w:r>
      </w:ins>
      <w:ins w:id="140" w:author="Julian Christensen" w:date="2024-07-05T13:01:00Z">
        <w:r w:rsidR="0001372B">
          <w:rPr>
            <w:lang w:val="en-US"/>
          </w:rPr>
          <w:t xml:space="preserve">– </w:t>
        </w:r>
      </w:ins>
      <w:ins w:id="141" w:author="Julian Christensen" w:date="2024-07-05T13:00:00Z">
        <w:r w:rsidR="0001372B">
          <w:rPr>
            <w:lang w:val="en-US"/>
          </w:rPr>
          <w:t>as</w:t>
        </w:r>
      </w:ins>
      <w:r>
        <w:rPr>
          <w:lang w:val="en-US"/>
        </w:rPr>
        <w:t xml:space="preserve"> a course-grained rule of thumb</w:t>
      </w:r>
      <w:ins w:id="142" w:author="Julian Christensen" w:date="2024-07-05T13:01:00Z">
        <w:r w:rsidR="0001372B">
          <w:rPr>
            <w:lang w:val="en-US"/>
          </w:rPr>
          <w:t xml:space="preserve"> –</w:t>
        </w:r>
      </w:ins>
      <w:r>
        <w:rPr>
          <w:lang w:val="en-US"/>
        </w:rPr>
        <w:t xml:space="preserve"> </w:t>
      </w:r>
      <w:del w:id="143" w:author="Julian Christensen" w:date="2024-07-05T13:01:00Z">
        <w:r w:rsidDel="0001372B">
          <w:rPr>
            <w:lang w:val="en-US"/>
          </w:rPr>
          <w:delText xml:space="preserve">saying </w:delText>
        </w:r>
      </w:del>
      <w:r>
        <w:rPr>
          <w:lang w:val="en-US"/>
        </w:rPr>
        <w:t xml:space="preserve">that </w:t>
      </w:r>
      <w:ins w:id="144" w:author="Julian Christensen" w:date="2024-07-05T13:01:00Z">
        <w:r w:rsidR="0001372B">
          <w:rPr>
            <w:lang w:val="en-US"/>
          </w:rPr>
          <w:t xml:space="preserve">if an </w:t>
        </w:r>
      </w:ins>
      <w:r>
        <w:rPr>
          <w:lang w:val="en-US"/>
        </w:rPr>
        <w:t>automated tool</w:t>
      </w:r>
      <w:del w:id="145" w:author="Julian Christensen" w:date="2024-07-05T13:01:00Z">
        <w:r w:rsidDel="0001372B">
          <w:rPr>
            <w:lang w:val="en-US"/>
          </w:rPr>
          <w:delText>s that</w:delText>
        </w:r>
      </w:del>
      <w:r>
        <w:rPr>
          <w:lang w:val="en-US"/>
        </w:rPr>
        <w:t xml:space="preserve"> can </w:t>
      </w:r>
      <w:del w:id="146" w:author="Julian Christensen" w:date="2024-07-05T13:01:00Z">
        <w:r w:rsidDel="0001372B">
          <w:rPr>
            <w:lang w:val="en-US"/>
          </w:rPr>
          <w:delText>be shown to have</w:delText>
        </w:r>
      </w:del>
      <w:ins w:id="147" w:author="Julian Christensen" w:date="2024-07-05T13:01:00Z">
        <w:r w:rsidR="0001372B">
          <w:rPr>
            <w:lang w:val="en-US"/>
          </w:rPr>
          <w:t xml:space="preserve">reach </w:t>
        </w:r>
      </w:ins>
      <w:del w:id="148" w:author="Julian Christensen" w:date="2024-07-05T13:01:00Z">
        <w:r w:rsidDel="0001372B">
          <w:rPr>
            <w:lang w:val="en-US"/>
          </w:rPr>
          <w:delText xml:space="preserve"> </w:delText>
        </w:r>
      </w:del>
      <w:r>
        <w:rPr>
          <w:lang w:val="en-US"/>
        </w:rPr>
        <w:t>recall</w:t>
      </w:r>
      <w:ins w:id="149" w:author="Julian Christensen" w:date="2024-07-05T13:01:00Z">
        <w:r w:rsidR="0001372B">
          <w:rPr>
            <w:lang w:val="en-US"/>
          </w:rPr>
          <w:t xml:space="preserve"> rates</w:t>
        </w:r>
      </w:ins>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ins w:id="150" w:author="Julian Christensen" w:date="2024-07-05T13:01:00Z">
        <w:r w:rsidR="0001372B">
          <w:rPr>
            <w:lang w:val="en-US"/>
          </w:rPr>
          <w:t>, they</w:t>
        </w:r>
      </w:ins>
      <w:ins w:id="151" w:author="Julian Christensen" w:date="2024-07-05T13:02:00Z">
        <w:r w:rsidR="0001372B">
          <w:rPr>
            <w:lang w:val="en-US"/>
          </w:rPr>
          <w:t xml:space="preserve"> can be said to</w:t>
        </w:r>
      </w:ins>
      <w:r>
        <w:rPr>
          <w:lang w:val="en-US"/>
        </w:rPr>
        <w:t xml:space="preserve"> </w:t>
      </w:r>
      <w:r w:rsidR="00C3763F">
        <w:rPr>
          <w:lang w:val="en-US"/>
        </w:rPr>
        <w:t>resemble</w:t>
      </w:r>
      <w:r>
        <w:rPr>
          <w:lang w:val="en-US"/>
        </w:rPr>
        <w:t xml:space="preserve"> common human screener</w:t>
      </w:r>
      <w:r w:rsidR="00C3763F">
        <w:rPr>
          <w:lang w:val="en-US"/>
        </w:rPr>
        <w:t xml:space="preserve"> performance</w:t>
      </w:r>
      <w:ins w:id="152" w:author="Julian Christensen" w:date="2024-07-05T13:02:00Z">
        <w:r w:rsidR="0001372B">
          <w:rPr>
            <w:lang w:val="en-US"/>
          </w:rPr>
          <w:t xml:space="preserve"> in the context of state-of-the-art systematic (social science) literature reviews</w:t>
        </w:r>
      </w:ins>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w:t>
      </w:r>
      <w:ins w:id="153" w:author="Julian Christensen" w:date="2024-07-05T13:05:00Z">
        <w:r w:rsidR="0001372B">
          <w:rPr>
            <w:lang w:val="en-US"/>
          </w:rPr>
          <w:t xml:space="preserve"> (i.e., the typical second screeners of </w:t>
        </w:r>
      </w:ins>
      <w:ins w:id="154" w:author="Julian Christensen" w:date="2024-07-05T13:06:00Z">
        <w:r w:rsidR="0001372B">
          <w:rPr>
            <w:lang w:val="en-US"/>
          </w:rPr>
          <w:t>today)</w:t>
        </w:r>
      </w:ins>
      <w:r>
        <w:rPr>
          <w:lang w:val="en-US"/>
        </w:rPr>
        <w:t xml:space="preserve">.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del w:id="155" w:author="Julian Christensen" w:date="2024-07-05T13:04:00Z">
        <w:r w:rsidDel="0001372B">
          <w:rPr>
            <w:lang w:val="en-US"/>
          </w:rPr>
          <w:delText>so low that it excludes the</w:delText>
        </w:r>
      </w:del>
      <w:ins w:id="156" w:author="Julian Christensen" w:date="2024-07-05T13:04:00Z">
        <w:r w:rsidR="0001372B">
          <w:rPr>
            <w:lang w:val="en-US"/>
          </w:rPr>
          <w:t>too low for a</w:t>
        </w:r>
      </w:ins>
      <w:r>
        <w:rPr>
          <w:lang w:val="en-US"/>
        </w:rPr>
        <w:t xml:space="preserve"> GPT model</w:t>
      </w:r>
      <w:del w:id="157" w:author="Julian Christensen" w:date="2024-07-05T13:05:00Z">
        <w:r w:rsidDel="0001372B">
          <w:rPr>
            <w:lang w:val="en-US"/>
          </w:rPr>
          <w:delText>s</w:delText>
        </w:r>
      </w:del>
      <w:r>
        <w:rPr>
          <w:lang w:val="en-US"/>
        </w:rPr>
        <w:t xml:space="preserve"> to function as an independent second screener. </w:t>
      </w:r>
      <w:r w:rsidR="000C7E30">
        <w:rPr>
          <w:lang w:val="en-US"/>
        </w:rPr>
        <w:t>Furthermore</w:t>
      </w:r>
      <w:r>
        <w:rPr>
          <w:lang w:val="en-US"/>
        </w:rPr>
        <w:t xml:space="preserve">, we believe that automated tools can still be </w:t>
      </w:r>
      <w:del w:id="158" w:author="Julian Christensen" w:date="2024-07-05T13:06:00Z">
        <w:r w:rsidDel="0001372B">
          <w:rPr>
            <w:lang w:val="en-US"/>
          </w:rPr>
          <w:delText xml:space="preserve">viable </w:delText>
        </w:r>
      </w:del>
      <w:ins w:id="159" w:author="Julian Christensen" w:date="2024-07-05T13:06:00Z">
        <w:r w:rsidR="0001372B">
          <w:rPr>
            <w:lang w:val="en-US"/>
          </w:rPr>
          <w:t xml:space="preserve">useful, </w:t>
        </w:r>
      </w:ins>
      <w:r>
        <w:rPr>
          <w:lang w:val="en-US"/>
        </w:rPr>
        <w:t xml:space="preserve">even </w:t>
      </w:r>
      <w:del w:id="160" w:author="Julian Christensen" w:date="2024-07-05T13:07:00Z">
        <w:r w:rsidDel="0001372B">
          <w:rPr>
            <w:lang w:val="en-US"/>
          </w:rPr>
          <w:delText xml:space="preserve">when </w:delText>
        </w:r>
      </w:del>
      <w:ins w:id="161" w:author="Julian Christensen" w:date="2024-07-05T13:07:00Z">
        <w:r w:rsidR="0001372B">
          <w:rPr>
            <w:lang w:val="en-US"/>
          </w:rPr>
          <w:t xml:space="preserve">if </w:t>
        </w:r>
      </w:ins>
      <w:r>
        <w:rPr>
          <w:lang w:val="en-US"/>
        </w:rPr>
        <w:t>they yield a recall rate</w:t>
      </w:r>
      <w:r w:rsidR="00326B48">
        <w:rPr>
          <w:lang w:val="en-US"/>
        </w:rPr>
        <w:t xml:space="preserve"> between 50-75%</w:t>
      </w:r>
      <w:r>
        <w:rPr>
          <w:lang w:val="en-US"/>
        </w:rPr>
        <w:t>. Under such conditions, the automated tool</w:t>
      </w:r>
      <w:ins w:id="162" w:author="Julian Christensen" w:date="2024-07-05T13:07:00Z">
        <w:r w:rsidR="0001372B">
          <w:rPr>
            <w:lang w:val="en-US"/>
          </w:rPr>
          <w:t>s</w:t>
        </w:r>
      </w:ins>
      <w:r>
        <w:rPr>
          <w:lang w:val="en-US"/>
        </w:rPr>
        <w:t xml:space="preserve"> could function as an extra assurance, working as a third screener that forces the duplicate human screeners to double-check </w:t>
      </w:r>
      <w:del w:id="163" w:author="Julian Christensen" w:date="2024-07-05T13:08:00Z">
        <w:r w:rsidDel="0001372B">
          <w:rPr>
            <w:lang w:val="en-US"/>
          </w:rPr>
          <w:delText>close-to-relevant</w:delText>
        </w:r>
      </w:del>
      <w:ins w:id="164" w:author="Julian Christensen" w:date="2024-07-05T13:08:00Z">
        <w:r w:rsidR="0001372B">
          <w:rPr>
            <w:lang w:val="en-US"/>
          </w:rPr>
          <w:t>potentially relevant</w:t>
        </w:r>
      </w:ins>
      <w:r>
        <w:rPr>
          <w:lang w:val="en-US"/>
        </w:rPr>
        <w:t xml:space="preserve">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w:t>
      </w:r>
      <w:r w:rsidR="000F4A3E">
        <w:rPr>
          <w:lang w:val="en-US"/>
        </w:rPr>
        <w:lastRenderedPageBreak/>
        <w:t>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6E4FB18B" w:rsidR="007073A2" w:rsidRDefault="002F549D" w:rsidP="00C3763F">
      <w:pPr>
        <w:spacing w:after="0" w:line="360" w:lineRule="auto"/>
        <w:ind w:firstLine="1304"/>
        <w:jc w:val="both"/>
        <w:rPr>
          <w:lang w:val="en-US"/>
        </w:rPr>
      </w:pPr>
      <w:commentRangeStart w:id="165"/>
      <w:commentRangeStart w:id="166"/>
      <w:r>
        <w:rPr>
          <w:lang w:val="en-US"/>
        </w:rPr>
        <w:t xml:space="preserve">Finally, we think that automated tools that yield </w:t>
      </w:r>
      <w:r w:rsidR="000B782A">
        <w:rPr>
          <w:lang w:val="en-US"/>
        </w:rPr>
        <w:t>high</w:t>
      </w:r>
      <w:r>
        <w:rPr>
          <w:lang w:val="en-US"/>
        </w:rPr>
        <w:t xml:space="preserve"> recalls </w:t>
      </w:r>
      <w:del w:id="167" w:author="Julian Christensen" w:date="2024-07-05T13:09:00Z">
        <w:r w:rsidDel="00901540">
          <w:rPr>
            <w:lang w:val="en-US"/>
          </w:rPr>
          <w:delText xml:space="preserve">can </w:delText>
        </w:r>
      </w:del>
      <w:ins w:id="168" w:author="Julian Christensen" w:date="2024-07-05T13:09:00Z">
        <w:r w:rsidR="00901540">
          <w:rPr>
            <w:lang w:val="en-US"/>
          </w:rPr>
          <w:t xml:space="preserve">may </w:t>
        </w:r>
      </w:ins>
      <w:r>
        <w:rPr>
          <w:lang w:val="en-US"/>
        </w:rPr>
        <w:t xml:space="preserve">be used to reduce the total </w:t>
      </w:r>
      <w:del w:id="169" w:author="Julian Christensen" w:date="2024-07-05T13:10:00Z">
        <w:r w:rsidDel="00901540">
          <w:rPr>
            <w:lang w:val="en-US"/>
          </w:rPr>
          <w:delText xml:space="preserve">amount </w:delText>
        </w:r>
      </w:del>
      <w:ins w:id="170" w:author="Julian Christensen" w:date="2024-07-05T13:10:00Z">
        <w:r w:rsidR="00901540">
          <w:rPr>
            <w:lang w:val="en-US"/>
          </w:rPr>
          <w:t xml:space="preserve">number </w:t>
        </w:r>
      </w:ins>
      <w:r>
        <w:rPr>
          <w:lang w:val="en-US"/>
        </w:rPr>
        <w:t>of title and abstract records needed to be screened</w:t>
      </w:r>
      <w:ins w:id="171" w:author="Julian Christensen" w:date="2024-07-05T13:10:00Z">
        <w:r w:rsidR="00901540">
          <w:rPr>
            <w:lang w:val="en-US"/>
          </w:rPr>
          <w:t>,</w:t>
        </w:r>
      </w:ins>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165"/>
      <w:r w:rsidR="00901540">
        <w:rPr>
          <w:rStyle w:val="CommentReference"/>
        </w:rPr>
        <w:commentReference w:id="165"/>
      </w:r>
      <w:commentRangeEnd w:id="166"/>
      <w:r w:rsidR="00AC50D6">
        <w:rPr>
          <w:rStyle w:val="CommentReference"/>
        </w:rPr>
        <w:commentReference w:id="166"/>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46"/>
        <w:gridCol w:w="1384"/>
        <w:gridCol w:w="1928"/>
        <w:gridCol w:w="1968"/>
        <w:gridCol w:w="1392"/>
        <w:gridCol w:w="1720"/>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1E6DC5" w14:paraId="35A93EB1" w14:textId="77777777" w:rsidTr="00AC50D6">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68E08F7A" w:rsidR="002F549D" w:rsidRPr="004E7552" w:rsidRDefault="00AC50D6" w:rsidP="00312F00">
            <w:pPr>
              <w:rPr>
                <w:sz w:val="22"/>
                <w:lang w:val="en-US"/>
              </w:rPr>
            </w:pPr>
            <w:r>
              <w:rPr>
                <w:sz w:val="22"/>
                <w:lang w:val="en-US"/>
              </w:rPr>
              <w:t>Low</w:t>
            </w:r>
            <w:r w:rsidR="00E765A2">
              <w:rPr>
                <w:sz w:val="22"/>
                <w:lang w:val="en-US"/>
              </w:rPr>
              <w:t xml:space="preserve">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w:t>
            </w:r>
            <w:commentRangeStart w:id="172"/>
            <w:commentRangeStart w:id="173"/>
            <w:r>
              <w:rPr>
                <w:sz w:val="22"/>
                <w:lang w:val="en-US"/>
              </w:rPr>
              <w:t>and traditional machine learning tools</w:t>
            </w:r>
            <w:commentRangeEnd w:id="172"/>
            <w:r w:rsidR="00901540">
              <w:rPr>
                <w:rStyle w:val="CommentReference"/>
              </w:rPr>
              <w:commentReference w:id="172"/>
            </w:r>
            <w:commentRangeEnd w:id="173"/>
            <w:r w:rsidR="00AC50D6">
              <w:rPr>
                <w:rStyle w:val="CommentReference"/>
              </w:rPr>
              <w:commentReference w:id="173"/>
            </w:r>
          </w:p>
        </w:tc>
      </w:tr>
      <w:tr w:rsidR="002F549D" w:rsidRPr="001E6DC5" w14:paraId="6EB04A17" w14:textId="77777777" w:rsidTr="00AC50D6">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commentRangeStart w:id="174"/>
            <w:r w:rsidRPr="00583E51">
              <w:rPr>
                <w:i/>
                <w:sz w:val="22"/>
                <w:lang w:val="en-US"/>
              </w:rPr>
              <w:t>Specificity</w:t>
            </w:r>
          </w:p>
        </w:tc>
        <w:tc>
          <w:tcPr>
            <w:tcW w:w="1418" w:type="dxa"/>
            <w:tcBorders>
              <w:top w:val="single" w:sz="4" w:space="0" w:color="auto"/>
              <w:left w:val="nil"/>
              <w:right w:val="nil"/>
            </w:tcBorders>
            <w:shd w:val="clear" w:color="auto" w:fill="FF9393"/>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15E2EF24" w:rsidR="002F549D" w:rsidRPr="004E7552" w:rsidRDefault="00AC50D6" w:rsidP="00312F00">
            <w:pPr>
              <w:rPr>
                <w:sz w:val="22"/>
                <w:lang w:val="en-US"/>
              </w:rPr>
            </w:pPr>
            <w:r>
              <w:rPr>
                <w:sz w:val="22"/>
                <w:lang w:val="en-US"/>
              </w:rPr>
              <w:t>Low</w:t>
            </w:r>
            <w:commentRangeStart w:id="175"/>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commentRangeEnd w:id="175"/>
            <w:r w:rsidR="00901540">
              <w:rPr>
                <w:rStyle w:val="CommentReference"/>
              </w:rPr>
              <w:commentReference w:id="175"/>
            </w:r>
            <w:r w:rsidR="00AC50D6">
              <w:rPr>
                <w:rStyle w:val="CommentReference"/>
              </w:rPr>
              <w:commentReference w:id="174"/>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commentRangeEnd w:id="174"/>
    <w:p w14:paraId="7C175168" w14:textId="0670CF2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w:t>
      </w:r>
      <w:ins w:id="176" w:author="Julian Christensen" w:date="2024-07-04T14:32:00Z">
        <w:r w:rsidR="008B5B3A" w:rsidRPr="008B5B3A">
          <w:rPr>
            <w:sz w:val="20"/>
            <w:lang w:val="en-US"/>
          </w:rPr>
          <w:t xml:space="preserve">T&amp;Ab </w:t>
        </w:r>
      </w:ins>
      <w:del w:id="177" w:author="Julian Christensen" w:date="2024-07-04T14:32:00Z">
        <w:r w:rsidRPr="00A7375D" w:rsidDel="008B5B3A">
          <w:rPr>
            <w:sz w:val="20"/>
            <w:lang w:val="en-US"/>
          </w:rPr>
          <w:delText xml:space="preserve">TAB </w:delText>
        </w:r>
      </w:del>
      <w:r w:rsidRPr="00A7375D">
        <w:rPr>
          <w:sz w:val="20"/>
          <w:lang w:val="en-US"/>
        </w:rPr>
        <w:t xml:space="preserve">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3A4F62FE" w14:textId="7FD185F9" w:rsidR="00901540" w:rsidRDefault="00E43081" w:rsidP="00AE0B0C">
      <w:pPr>
        <w:spacing w:after="0" w:line="360" w:lineRule="auto"/>
        <w:ind w:firstLine="1304"/>
        <w:jc w:val="both"/>
        <w:rPr>
          <w:lang w:val="en-US"/>
        </w:rPr>
      </w:pPr>
      <w:commentRangeStart w:id="178"/>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w:t>
      </w:r>
      <w:r w:rsidR="00667CB7">
        <w:rPr>
          <w:lang w:val="en-US"/>
        </w:rPr>
        <w:lastRenderedPageBreak/>
        <w:t xml:space="preserve">regarding the adequacy of using GPT API models for </w:t>
      </w:r>
      <w:ins w:id="179" w:author="Julian Christensen" w:date="2024-07-04T14:32:00Z">
        <w:r w:rsidR="008B5B3A">
          <w:rPr>
            <w:rStyle w:val="translation"/>
            <w:lang w:val="en-US"/>
          </w:rPr>
          <w:t xml:space="preserve">T&amp;Ab </w:t>
        </w:r>
      </w:ins>
      <w:del w:id="180" w:author="Julian Christensen" w:date="2024-07-04T14:32:00Z">
        <w:r w:rsidR="00667CB7" w:rsidDel="008B5B3A">
          <w:rPr>
            <w:lang w:val="en-US"/>
          </w:rPr>
          <w:delText xml:space="preserve">TAB </w:delText>
        </w:r>
      </w:del>
      <w:r w:rsidR="00667CB7">
        <w:rPr>
          <w:lang w:val="en-US"/>
        </w:rPr>
        <w:t>screening tasks in systematic reviews</w:t>
      </w:r>
      <w:r w:rsidR="000F4A3E">
        <w:rPr>
          <w:lang w:val="en-US"/>
        </w:rPr>
        <w:t xml:space="preserve">, avoiding rigid for and against discussions. </w:t>
      </w:r>
      <w:commentRangeEnd w:id="178"/>
      <w:r w:rsidR="00901540">
        <w:rPr>
          <w:rStyle w:val="CommentReference"/>
        </w:rPr>
        <w:commentReference w:id="178"/>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commentRangeStart w:id="181"/>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commentRangeEnd w:id="181"/>
      <w:r w:rsidR="005A1135">
        <w:rPr>
          <w:rStyle w:val="CommentReference"/>
        </w:rPr>
        <w:commentReference w:id="181"/>
      </w:r>
    </w:p>
    <w:p w14:paraId="74B65226" w14:textId="240D960C" w:rsidR="005A1135"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commentRangeStart w:id="183"/>
      <w:r w:rsidR="003D1167">
        <w:rPr>
          <w:lang w:val="en-US"/>
        </w:rPr>
        <w:t>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commentRangeEnd w:id="183"/>
      <w:r w:rsidR="005A1135">
        <w:rPr>
          <w:rStyle w:val="CommentReference"/>
        </w:rPr>
        <w:commentReference w:id="183"/>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5A1135">
        <w:rPr>
          <w:i/>
          <w:lang w:val="en-US"/>
          <w:rPrChange w:id="184" w:author="Julian Christensen" w:date="2024-07-05T13:25:00Z">
            <w:rPr>
              <w:lang w:val="en-US"/>
            </w:rPr>
          </w:rPrChange>
        </w:rPr>
        <w:t>can</w:t>
      </w:r>
      <w:r w:rsidR="005767B6">
        <w:rPr>
          <w:lang w:val="en-US"/>
        </w:rPr>
        <w:t xml:space="preserve"> function as </w:t>
      </w:r>
      <w:r w:rsidR="005767B6" w:rsidRPr="005A1135">
        <w:rPr>
          <w:lang w:val="en-US"/>
          <w:rPrChange w:id="185" w:author="Julian Christensen" w:date="2024-07-05T13:25:00Z">
            <w:rPr>
              <w:i/>
              <w:lang w:val="en-US"/>
            </w:rPr>
          </w:rPrChange>
        </w:rPr>
        <w:t>highly</w:t>
      </w:r>
      <w:r w:rsidR="005767B6">
        <w:rPr>
          <w:lang w:val="en-US"/>
        </w:rPr>
        <w:t xml:space="preserve"> reliably independent second screeners</w:t>
      </w:r>
      <w:r w:rsidR="00A77221">
        <w:rPr>
          <w:lang w:val="en-US"/>
        </w:rPr>
        <w:t xml:space="preserve"> across various types of </w:t>
      </w:r>
      <w:del w:id="186" w:author="Julian Christensen" w:date="2024-07-05T13:27:00Z">
        <w:r w:rsidR="00A77221" w:rsidDel="005A1135">
          <w:rPr>
            <w:lang w:val="en-US"/>
          </w:rPr>
          <w:delText xml:space="preserve">common </w:delText>
        </w:r>
      </w:del>
      <w:r w:rsidR="00A77221">
        <w:rPr>
          <w:lang w:val="en-US"/>
        </w:rPr>
        <w:t>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00D8E835"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our proof of concept purposes. Thus, if </w:t>
      </w:r>
      <w:del w:id="187" w:author="Julian Christensen" w:date="2024-07-05T13:26:00Z">
        <w:r w:rsidRPr="00597AE8" w:rsidDel="005A1135">
          <w:rPr>
            <w:rFonts w:cs="Times New Roman"/>
            <w:lang w:val="en-US"/>
          </w:rPr>
          <w:delText xml:space="preserve">AIscreenR </w:delText>
        </w:r>
      </w:del>
      <w:ins w:id="188" w:author="Julian Christensen" w:date="2024-07-05T13:26:00Z">
        <w:r w:rsidR="005A1135">
          <w:rPr>
            <w:rFonts w:cs="Times New Roman"/>
            <w:lang w:val="en-US"/>
          </w:rPr>
          <w:t>the GPT API model</w:t>
        </w:r>
        <w:r w:rsidR="005A1135" w:rsidRPr="00597AE8">
          <w:rPr>
            <w:rFonts w:cs="Times New Roman"/>
            <w:lang w:val="en-US"/>
          </w:rPr>
          <w:t xml:space="preserve"> </w:t>
        </w:r>
      </w:ins>
      <w:r w:rsidRPr="00597AE8">
        <w:rPr>
          <w:rFonts w:cs="Times New Roman"/>
          <w:lang w:val="en-US"/>
        </w:rPr>
        <w:t>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commentRangeStart w:id="189"/>
      <w:r w:rsidR="00333AF9">
        <w:rPr>
          <w:rFonts w:cs="Times New Roman"/>
          <w:lang w:val="en-US"/>
        </w:rPr>
        <w:t>.</w:t>
      </w:r>
      <w:r w:rsidR="00C247F3">
        <w:rPr>
          <w:rFonts w:cs="Times New Roman"/>
          <w:lang w:val="en-US"/>
        </w:rPr>
        <w:t xml:space="preserve"> This </w:t>
      </w:r>
      <w:r w:rsidR="00C247F3">
        <w:rPr>
          <w:rFonts w:cs="Times New Roman"/>
          <w:lang w:val="en-US"/>
        </w:rPr>
        <w:lastRenderedPageBreak/>
        <w:t xml:space="preserve">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189"/>
      <w:r w:rsidR="005A1135">
        <w:rPr>
          <w:rStyle w:val="CommentReference"/>
        </w:rPr>
        <w:commentReference w:id="189"/>
      </w:r>
    </w:p>
    <w:p w14:paraId="03808581" w14:textId="733E966B"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BF8C87D"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 xml:space="preserve">xperiments 1 and 2 is that they both represent very simple </w:t>
      </w:r>
      <w:ins w:id="190" w:author="Julian Christensen" w:date="2024-07-04T14:32:00Z">
        <w:r w:rsidR="008B5B3A">
          <w:rPr>
            <w:rStyle w:val="translation"/>
            <w:lang w:val="en-US"/>
          </w:rPr>
          <w:t xml:space="preserve">T&amp;Ab </w:t>
        </w:r>
      </w:ins>
      <w:del w:id="191" w:author="Julian Christensen" w:date="2024-07-04T14:32:00Z">
        <w:r w:rsidR="00F326C5" w:rsidDel="008B5B3A">
          <w:rPr>
            <w:rFonts w:cs="Times New Roman"/>
            <w:lang w:val="en-US"/>
          </w:rPr>
          <w:delText xml:space="preserve">TAB </w:delText>
        </w:r>
      </w:del>
      <w:r w:rsidR="00F326C5">
        <w:rPr>
          <w:rFonts w:cs="Times New Roman"/>
          <w:lang w:val="en-US"/>
        </w:rPr>
        <w:t xml:space="preserve">screening cases, </w:t>
      </w:r>
      <w:del w:id="192" w:author="Julian Christensen" w:date="2024-07-05T13:29:00Z">
        <w:r w:rsidR="00F326C5" w:rsidDel="005A1135">
          <w:rPr>
            <w:rFonts w:cs="Times New Roman"/>
            <w:lang w:val="en-US"/>
          </w:rPr>
          <w:delText>not</w:delText>
        </w:r>
        <w:r w:rsidR="00D955EF" w:rsidDel="005A1135">
          <w:rPr>
            <w:rFonts w:cs="Times New Roman"/>
            <w:lang w:val="en-US"/>
          </w:rPr>
          <w:delText xml:space="preserve"> necessarily</w:delText>
        </w:r>
        <w:r w:rsidR="00F326C5" w:rsidDel="005A1135">
          <w:rPr>
            <w:rFonts w:cs="Times New Roman"/>
            <w:lang w:val="en-US"/>
          </w:rPr>
          <w:delText xml:space="preserve"> </w:delText>
        </w:r>
        <w:r w:rsidR="00CB2AEE" w:rsidDel="005A1135">
          <w:rPr>
            <w:rFonts w:cs="Times New Roman"/>
            <w:lang w:val="en-US"/>
          </w:rPr>
          <w:delText>resembling common systematic review structures</w:delText>
        </w:r>
      </w:del>
      <w:ins w:id="193" w:author="Julian Christensen" w:date="2024-07-05T13:29:00Z">
        <w:r w:rsidR="005A1135">
          <w:rPr>
            <w:rFonts w:cs="Times New Roman"/>
            <w:lang w:val="en-US"/>
          </w:rPr>
          <w:t>thereby possibly making it easier to reach high screening performance</w:t>
        </w:r>
      </w:ins>
      <w:r w:rsidR="00F326C5">
        <w:rPr>
          <w:rFonts w:cs="Times New Roman"/>
          <w:lang w:val="en-US"/>
        </w:rPr>
        <w:t xml:space="preserve">. </w:t>
      </w:r>
      <w:r w:rsidR="00CB2AEE">
        <w:rPr>
          <w:rFonts w:cs="Times New Roman"/>
          <w:lang w:val="en-US"/>
        </w:rPr>
        <w:t xml:space="preserve">To </w:t>
      </w:r>
      <w:del w:id="194" w:author="Julian Christensen" w:date="2024-07-05T13:29:00Z">
        <w:r w:rsidR="006E00BC" w:rsidDel="005A1135">
          <w:rPr>
            <w:rFonts w:cs="Times New Roman"/>
            <w:lang w:val="en-US"/>
          </w:rPr>
          <w:delText>acco</w:delText>
        </w:r>
        <w:r w:rsidR="00695ACE" w:rsidDel="005A1135">
          <w:rPr>
            <w:rFonts w:cs="Times New Roman"/>
            <w:lang w:val="en-US"/>
          </w:rPr>
          <w:delText>m</w:delText>
        </w:r>
        <w:r w:rsidR="006E00BC" w:rsidDel="005A1135">
          <w:rPr>
            <w:rFonts w:cs="Times New Roman"/>
            <w:lang w:val="en-US"/>
          </w:rPr>
          <w:delText>modate</w:delText>
        </w:r>
        <w:r w:rsidR="00CB2AEE" w:rsidDel="005A1135">
          <w:rPr>
            <w:rFonts w:cs="Times New Roman"/>
            <w:lang w:val="en-US"/>
          </w:rPr>
          <w:delText xml:space="preserve"> </w:delText>
        </w:r>
      </w:del>
      <w:ins w:id="195" w:author="Julian Christensen" w:date="2024-07-05T13:29:00Z">
        <w:r w:rsidR="005A1135">
          <w:rPr>
            <w:rFonts w:cs="Times New Roman"/>
            <w:lang w:val="en-US"/>
          </w:rPr>
          <w:t xml:space="preserve">address </w:t>
        </w:r>
      </w:ins>
      <w:r w:rsidR="00CB2AEE">
        <w:rPr>
          <w:rFonts w:cs="Times New Roman"/>
          <w:lang w:val="en-US"/>
        </w:rPr>
        <w:t>this issue, we</w:t>
      </w:r>
      <w:del w:id="196" w:author="Julian Christensen" w:date="2024-07-05T13:29:00Z">
        <w:r w:rsidR="00CB2AEE" w:rsidDel="005A1135">
          <w:rPr>
            <w:rFonts w:cs="Times New Roman"/>
            <w:lang w:val="en-US"/>
          </w:rPr>
          <w:delText>,</w:delText>
        </w:r>
      </w:del>
      <w:r w:rsidR="00CB2AEE">
        <w:rPr>
          <w:rFonts w:cs="Times New Roman"/>
          <w:lang w:val="en-US"/>
        </w:rPr>
        <w:t xml:space="preserve"> therefore</w:t>
      </w:r>
      <w:del w:id="197" w:author="Julian Christensen" w:date="2024-07-05T13:29:00Z">
        <w:r w:rsidR="00CB2AEE" w:rsidDel="005A1135">
          <w:rPr>
            <w:rFonts w:cs="Times New Roman"/>
            <w:lang w:val="en-US"/>
          </w:rPr>
          <w:delText>,</w:delText>
        </w:r>
      </w:del>
      <w:r w:rsidR="00CB2AEE">
        <w:rPr>
          <w:rFonts w:cs="Times New Roman"/>
          <w:lang w:val="en-US"/>
        </w:rPr>
        <w:t xml:space="preserve"> conducted a third </w:t>
      </w:r>
      <w:ins w:id="198" w:author="Julian Christensen" w:date="2024-07-05T13:28:00Z">
        <w:r w:rsidR="005A1135">
          <w:rPr>
            <w:rFonts w:cs="Times New Roman"/>
            <w:lang w:val="en-US"/>
          </w:rPr>
          <w:t xml:space="preserve">classification </w:t>
        </w:r>
      </w:ins>
      <w:r w:rsidR="00CB2AEE">
        <w:rPr>
          <w:rFonts w:cs="Times New Roman"/>
          <w:lang w:val="en-US"/>
        </w:rPr>
        <w:t xml:space="preserve">experiment that aimed to investigate if GPT API models can be used for </w:t>
      </w:r>
      <w:ins w:id="199" w:author="Julian Christensen" w:date="2024-07-04T14:33:00Z">
        <w:r w:rsidR="008B5B3A">
          <w:rPr>
            <w:rStyle w:val="translation"/>
            <w:lang w:val="en-US"/>
          </w:rPr>
          <w:t xml:space="preserve">T&amp;Ab </w:t>
        </w:r>
      </w:ins>
      <w:del w:id="200" w:author="Julian Christensen" w:date="2024-07-04T14:33:00Z">
        <w:r w:rsidR="00CB2AEE" w:rsidDel="008B5B3A">
          <w:rPr>
            <w:rFonts w:cs="Times New Roman"/>
            <w:lang w:val="en-US"/>
          </w:rPr>
          <w:delText xml:space="preserve">TAB </w:delText>
        </w:r>
      </w:del>
      <w:r w:rsidR="00CB2AEE">
        <w:rPr>
          <w:rFonts w:cs="Times New Roman"/>
          <w:lang w:val="en-US"/>
        </w:rPr>
        <w:t xml:space="preserve">screening in </w:t>
      </w:r>
      <w:del w:id="201" w:author="Julian Christensen" w:date="2024-07-05T13:30:00Z">
        <w:r w:rsidR="00CB2AEE" w:rsidDel="00104D0B">
          <w:rPr>
            <w:rFonts w:cs="Times New Roman"/>
            <w:lang w:val="en-US"/>
          </w:rPr>
          <w:delText xml:space="preserve">what we consider to be </w:delText>
        </w:r>
      </w:del>
      <w:r w:rsidR="00CB2AEE">
        <w:rPr>
          <w:rFonts w:cs="Times New Roman"/>
          <w:lang w:val="en-US"/>
        </w:rPr>
        <w:t xml:space="preserve">a </w:t>
      </w:r>
      <w:del w:id="202" w:author="Julian Christensen" w:date="2024-07-05T13:30:00Z">
        <w:r w:rsidR="00094E93" w:rsidDel="00104D0B">
          <w:rPr>
            <w:rFonts w:cs="Times New Roman"/>
            <w:lang w:val="en-US"/>
          </w:rPr>
          <w:delText>highly</w:delText>
        </w:r>
        <w:r w:rsidR="007051A9" w:rsidDel="00104D0B">
          <w:rPr>
            <w:rFonts w:cs="Times New Roman"/>
            <w:lang w:val="en-US"/>
          </w:rPr>
          <w:delText xml:space="preserve"> </w:delText>
        </w:r>
      </w:del>
      <w:ins w:id="203" w:author="Julian Christensen" w:date="2024-07-05T13:30:00Z">
        <w:r w:rsidR="00104D0B">
          <w:rPr>
            <w:rFonts w:cs="Times New Roman"/>
            <w:lang w:val="en-US"/>
          </w:rPr>
          <w:t xml:space="preserve">more </w:t>
        </w:r>
      </w:ins>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ins w:id="204" w:author="Julian Christensen" w:date="2024-07-05T13:30:00Z">
        <w:r w:rsidR="00104D0B">
          <w:rPr>
            <w:lang w:val="en-US"/>
          </w:rPr>
          <w:t>s’ academic</w:t>
        </w:r>
      </w:ins>
      <w:r w:rsidR="00CB2AEE" w:rsidRPr="00BD4892">
        <w:rPr>
          <w:lang w:val="en-US"/>
        </w:rPr>
        <w:t xml:space="preserve"> achievement</w:t>
      </w:r>
      <w:ins w:id="205" w:author="Julian Christensen" w:date="2024-07-05T13:30:00Z">
        <w:r w:rsidR="00104D0B">
          <w:rPr>
            <w:lang w:val="en-US"/>
          </w:rPr>
          <w:t>s</w:t>
        </w:r>
      </w:ins>
      <w:r w:rsidR="00CB2AEE" w:rsidRPr="00BD4892">
        <w:rPr>
          <w:lang w:val="en-US"/>
        </w:rPr>
        <w:t xml:space="preserve">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del w:id="206" w:author="Julian Christensen" w:date="2024-07-05T13:30:00Z">
        <w:r w:rsidR="00D955EF" w:rsidRPr="00BD4892" w:rsidDel="00104D0B">
          <w:rPr>
            <w:lang w:val="en-US"/>
          </w:rPr>
          <w:delText xml:space="preserve">We </w:delText>
        </w:r>
      </w:del>
      <w:ins w:id="207" w:author="Julian Christensen" w:date="2024-07-05T13:30:00Z">
        <w:r w:rsidR="00104D0B">
          <w:rPr>
            <w:lang w:val="en-US"/>
          </w:rPr>
          <w:t xml:space="preserve">Compared to </w:t>
        </w:r>
      </w:ins>
      <w:ins w:id="208" w:author="Julian Christensen" w:date="2024-07-05T13:31:00Z">
        <w:r w:rsidR="00104D0B">
          <w:rPr>
            <w:lang w:val="en-US"/>
          </w:rPr>
          <w:t>the screenings in experiments 1 and 2, w</w:t>
        </w:r>
      </w:ins>
      <w:ins w:id="209" w:author="Julian Christensen" w:date="2024-07-05T13:30:00Z">
        <w:r w:rsidR="00104D0B" w:rsidRPr="00BD4892">
          <w:rPr>
            <w:lang w:val="en-US"/>
          </w:rPr>
          <w:t xml:space="preserve">e </w:t>
        </w:r>
      </w:ins>
      <w:r w:rsidR="00D955EF" w:rsidRPr="00BD4892">
        <w:rPr>
          <w:lang w:val="en-US"/>
        </w:rPr>
        <w:t xml:space="preserve">considered this </w:t>
      </w:r>
      <w:del w:id="210" w:author="Julian Christensen" w:date="2024-07-05T13:30:00Z">
        <w:r w:rsidR="00D955EF" w:rsidRPr="00BD4892" w:rsidDel="00104D0B">
          <w:rPr>
            <w:lang w:val="en-US"/>
          </w:rPr>
          <w:delText xml:space="preserve">to be </w:delText>
        </w:r>
      </w:del>
      <w:r w:rsidR="00D955EF" w:rsidRPr="00BD4892">
        <w:rPr>
          <w:lang w:val="en-US"/>
        </w:rPr>
        <w:t>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w:t>
      </w:r>
      <w:r w:rsidR="00606587">
        <w:rPr>
          <w:rFonts w:cstheme="minorHAnsi"/>
          <w:lang w:val="en-US"/>
        </w:rPr>
        <w:lastRenderedPageBreak/>
        <w:t xml:space="preserve">tively for assigning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0C89C" w:rsidR="00AE3D2A" w:rsidRDefault="00967FBA" w:rsidP="00497B8E">
      <w:pPr>
        <w:spacing w:after="0" w:line="360" w:lineRule="auto"/>
        <w:ind w:firstLine="1304"/>
        <w:jc w:val="both"/>
        <w:rPr>
          <w:ins w:id="211" w:author="Julian Christensen" w:date="2024-07-05T13:22:00Z"/>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44AD026E" w14:textId="77777777" w:rsidR="005A1135" w:rsidRPr="00BD4892" w:rsidRDefault="005A1135" w:rsidP="00497B8E">
      <w:pPr>
        <w:spacing w:after="0" w:line="360" w:lineRule="auto"/>
        <w:ind w:firstLine="1304"/>
        <w:jc w:val="both"/>
        <w:rPr>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w:t>
      </w:r>
      <w:ins w:id="212" w:author="Julian Christensen" w:date="2024-07-05T13:32:00Z">
        <w:r w:rsidR="00104D0B">
          <w:rPr>
            <w:lang w:val="en-US"/>
          </w:rPr>
          <w:t xml:space="preserve"> this</w:t>
        </w:r>
      </w:ins>
      <w:r>
        <w:rPr>
          <w:lang w:val="en-US"/>
        </w:rPr>
        <w:t xml:space="preserve"> together</w:t>
      </w:r>
      <w:ins w:id="213" w:author="Julian Christensen" w:date="2024-07-05T13:32:00Z">
        <w:r w:rsidR="00104D0B">
          <w:rPr>
            <w:lang w:val="en-US"/>
          </w:rPr>
          <w:t xml:space="preserve"> with</w:t>
        </w:r>
      </w:ins>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CE808E4" w:rsidR="00311FE2" w:rsidRDefault="00794565" w:rsidP="003541DE">
      <w:pPr>
        <w:spacing w:after="0" w:line="360" w:lineRule="auto"/>
        <w:jc w:val="both"/>
        <w:rPr>
          <w:lang w:val="en-US"/>
        </w:rPr>
      </w:pPr>
      <w:commentRangeStart w:id="214"/>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215"/>
      <w:r w:rsidR="00724671">
        <w:rPr>
          <w:lang w:val="en-US"/>
        </w:rPr>
        <w:t>two</w:t>
      </w:r>
      <w:commentRangeEnd w:id="215"/>
      <w:r w:rsidR="00104D0B">
        <w:rPr>
          <w:rStyle w:val="CommentReference"/>
        </w:rPr>
        <w:commentReference w:id="215"/>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s providing this instruction to the model</w:t>
      </w:r>
      <w:ins w:id="216" w:author="Julian Christensen" w:date="2024-07-05T13:34:00Z">
        <w:r w:rsidR="00104D0B">
          <w:rPr>
            <w:lang w:val="en-US"/>
          </w:rPr>
          <w:t>, i.e., function calling</w:t>
        </w:r>
      </w:ins>
      <w:r w:rsidR="00724671">
        <w:rPr>
          <w:lang w:val="en-US"/>
        </w:rPr>
        <w:t xml:space="preserve">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214"/>
      <w:r w:rsidR="00104D0B">
        <w:rPr>
          <w:rStyle w:val="CommentReference"/>
        </w:rPr>
        <w:commentReference w:id="214"/>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B1F217E" w:rsidR="00311FE2" w:rsidRDefault="002D0DAF" w:rsidP="00497B8E">
      <w:pPr>
        <w:spacing w:after="0" w:line="360" w:lineRule="auto"/>
        <w:ind w:firstLine="1304"/>
        <w:jc w:val="both"/>
        <w:rPr>
          <w:ins w:id="218" w:author="Julian Christensen" w:date="2024-07-05T13:40:00Z"/>
          <w:lang w:val="en-US"/>
        </w:rPr>
      </w:pPr>
      <w:commentRangeStart w:id="219"/>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del w:id="220" w:author="Julian Christensen" w:date="2024-07-05T13:41:00Z">
        <w:r w:rsidR="00E83D67" w:rsidDel="00104D0B">
          <w:rPr>
            <w:lang w:val="en-US"/>
          </w:rPr>
          <w:delText>It was not that the models were entirely off but t</w:delText>
        </w:r>
      </w:del>
      <w:ins w:id="221" w:author="Julian Christensen" w:date="2024-07-05T13:41:00Z">
        <w:r w:rsidR="00104D0B">
          <w:rPr>
            <w:lang w:val="en-US"/>
          </w:rPr>
          <w:t>T</w:t>
        </w:r>
      </w:ins>
      <w:r w:rsidR="00E83D67">
        <w:rPr>
          <w:lang w:val="en-US"/>
        </w:rPr>
        <w:t xml:space="preserve">he test performance of the models </w:t>
      </w:r>
      <w:ins w:id="222" w:author="Julian Christensen" w:date="2024-07-05T13:41:00Z">
        <w:r w:rsidR="00104D0B">
          <w:rPr>
            <w:lang w:val="en-US"/>
          </w:rPr>
          <w:t xml:space="preserve">did thus </w:t>
        </w:r>
      </w:ins>
      <w:r w:rsidR="00E83D67">
        <w:rPr>
          <w:lang w:val="en-US"/>
        </w:rPr>
        <w:t>dramatically increas</w:t>
      </w:r>
      <w:ins w:id="223" w:author="Julian Christensen" w:date="2024-07-05T13:41:00Z">
        <w:r w:rsidR="00104D0B">
          <w:rPr>
            <w:lang w:val="en-US"/>
          </w:rPr>
          <w:t>e</w:t>
        </w:r>
      </w:ins>
      <w:del w:id="224" w:author="Julian Christensen" w:date="2024-07-05T13:41:00Z">
        <w:r w:rsidR="00E83D67" w:rsidDel="00104D0B">
          <w:rPr>
            <w:lang w:val="en-US"/>
          </w:rPr>
          <w:delText>ed</w:delText>
        </w:r>
      </w:del>
      <w:r w:rsidR="00E83D67">
        <w:rPr>
          <w:lang w:val="en-US"/>
        </w:rPr>
        <w:t xml:space="preserve"> when given more precise prompts with fewer inclusion/exclusion criteria. </w:t>
      </w:r>
      <w:r w:rsidR="006236F5">
        <w:rPr>
          <w:lang w:val="en-US"/>
        </w:rPr>
        <w:t xml:space="preserve">Therefore, </w:t>
      </w:r>
      <w:commentRangeStart w:id="225"/>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225"/>
      <w:r w:rsidR="00104D0B">
        <w:rPr>
          <w:rStyle w:val="CommentReference"/>
        </w:rPr>
        <w:commentReference w:id="225"/>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commentRangeEnd w:id="219"/>
      <w:r w:rsidR="00104D0B">
        <w:rPr>
          <w:rStyle w:val="CommentReference"/>
        </w:rPr>
        <w:commentReference w:id="219"/>
      </w:r>
    </w:p>
    <w:p w14:paraId="2AE37EEF" w14:textId="77777777" w:rsidR="00104D0B" w:rsidRPr="00497B8E" w:rsidRDefault="00104D0B" w:rsidP="00497B8E">
      <w:pPr>
        <w:spacing w:after="0" w:line="360" w:lineRule="auto"/>
        <w:ind w:firstLine="1304"/>
        <w:jc w:val="both"/>
        <w:rPr>
          <w:lang w:val="en-US"/>
        </w:rPr>
      </w:pPr>
    </w:p>
    <w:p w14:paraId="101E1F50" w14:textId="04C8C958" w:rsidR="00413D40" w:rsidRPr="00413D40" w:rsidRDefault="006C2BE8" w:rsidP="00575122">
      <w:pPr>
        <w:spacing w:after="0" w:line="360" w:lineRule="auto"/>
        <w:jc w:val="both"/>
        <w:rPr>
          <w:i/>
          <w:lang w:val="en-US"/>
        </w:rPr>
      </w:pPr>
      <w:r>
        <w:rPr>
          <w:i/>
          <w:lang w:val="en-US"/>
        </w:rPr>
        <w:t xml:space="preserve">4.2.1 </w:t>
      </w:r>
      <w:del w:id="226" w:author="Julian Christensen" w:date="2024-07-05T13:42:00Z">
        <w:r w:rsidR="00575122" w:rsidDel="007008F8">
          <w:rPr>
            <w:i/>
            <w:lang w:val="en-US"/>
          </w:rPr>
          <w:delText>Performance tests</w:delText>
        </w:r>
      </w:del>
      <w:ins w:id="227" w:author="Julian Christensen" w:date="2024-07-05T13:42:00Z">
        <w:r w:rsidR="007008F8">
          <w:rPr>
            <w:i/>
            <w:lang w:val="en-US"/>
          </w:rPr>
          <w:t>Prompt validation</w:t>
        </w:r>
      </w:ins>
      <w:r w:rsidR="00413D40" w:rsidRPr="00413D40">
        <w:rPr>
          <w:i/>
          <w:lang w:val="en-US"/>
        </w:rPr>
        <w:t xml:space="preserve"> </w:t>
      </w:r>
    </w:p>
    <w:p w14:paraId="4211E06D" w14:textId="3E4E8895" w:rsidR="00575122" w:rsidRDefault="00575122" w:rsidP="002D3CE4">
      <w:pPr>
        <w:spacing w:after="0" w:line="360" w:lineRule="auto"/>
        <w:jc w:val="both"/>
        <w:rPr>
          <w:ins w:id="228" w:author="Julian Christensen" w:date="2024-07-05T13:43:00Z"/>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del w:id="229" w:author="Julian Christensen" w:date="2024-07-05T13:43:00Z">
        <w:r w:rsidDel="007008F8">
          <w:rPr>
            <w:lang w:val="en-US"/>
          </w:rPr>
          <w:delText>. Hereto</w:delText>
        </w:r>
      </w:del>
      <w:r>
        <w:rPr>
          <w:lang w:val="en-US"/>
        </w:rPr>
        <w:t>,</w:t>
      </w:r>
      <w:ins w:id="230" w:author="Julian Christensen" w:date="2024-07-05T13:43:00Z">
        <w:r w:rsidR="007008F8">
          <w:rPr>
            <w:lang w:val="en-US"/>
          </w:rPr>
          <w:t xml:space="preserve"> and</w:t>
        </w:r>
      </w:ins>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65DAA34E" w14:textId="77777777" w:rsidR="007008F8" w:rsidRPr="00497B8E" w:rsidRDefault="007008F8" w:rsidP="002D3CE4">
      <w:pPr>
        <w:spacing w:after="0" w:line="360" w:lineRule="auto"/>
        <w:jc w:val="both"/>
        <w:rPr>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3AA894FC" w:rsidR="004C4B30" w:rsidRDefault="00624EC5" w:rsidP="002D3CE4">
      <w:pPr>
        <w:spacing w:after="0" w:line="360" w:lineRule="auto"/>
        <w:jc w:val="both"/>
        <w:rPr>
          <w:ins w:id="231" w:author="Julian Christensen" w:date="2024-07-05T13:44:00Z"/>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w:t>
      </w:r>
      <w:ins w:id="232" w:author="Julian Christensen" w:date="2024-07-05T13:44:00Z">
        <w:r w:rsidR="007008F8">
          <w:rPr>
            <w:rFonts w:eastAsiaTheme="minorEastAsia"/>
            <w:lang w:val="en-US"/>
          </w:rPr>
          <w:t>s</w:t>
        </w:r>
      </w:ins>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ins w:id="233" w:author="Julian Christensen" w:date="2024-07-05T13:45:00Z">
        <w:r w:rsidR="007008F8">
          <w:rPr>
            <w:rFonts w:eastAsiaTheme="minorEastAsia"/>
            <w:lang w:val="en-US"/>
          </w:rPr>
          <w:t xml:space="preserve">higher </w:t>
        </w:r>
      </w:ins>
      <w:r w:rsidR="004A6777">
        <w:rPr>
          <w:rFonts w:eastAsiaTheme="minorEastAsia"/>
          <w:lang w:val="en-US"/>
        </w:rPr>
        <w:t>cost</w:t>
      </w:r>
      <w:ins w:id="234" w:author="Julian Christensen" w:date="2024-07-05T13:45:00Z">
        <w:r w:rsidR="007008F8">
          <w:rPr>
            <w:rFonts w:eastAsiaTheme="minorEastAsia"/>
            <w:lang w:val="en-US"/>
          </w:rPr>
          <w:t>s of using these models</w:t>
        </w:r>
      </w:ins>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del w:id="235" w:author="Julian Christensen" w:date="2024-07-05T13:47:00Z">
        <w:r w:rsidR="00D874B5" w:rsidDel="007008F8">
          <w:rPr>
            <w:rFonts w:eastAsiaTheme="minorEastAsia"/>
            <w:lang w:val="en-US"/>
          </w:rPr>
          <w:delText>As previously mentioned, we</w:delText>
        </w:r>
        <w:r w:rsidR="00D874B5" w:rsidDel="007008F8">
          <w:rPr>
            <w:lang w:val="en-US"/>
          </w:rPr>
          <w:delText xml:space="preserve"> interpret</w:delText>
        </w:r>
        <w:r w:rsidR="006E39D0" w:rsidDel="007008F8">
          <w:rPr>
            <w:lang w:val="en-US"/>
          </w:rPr>
          <w:delText>ed</w:delText>
        </w:r>
        <w:r w:rsidR="00D874B5" w:rsidDel="007008F8">
          <w:rPr>
            <w:lang w:val="en-US"/>
          </w:rPr>
          <w:delText xml:space="preserve"> the results of the experiments using the benchmark scheme developed in Section 3 (cf. Table 3). </w:delText>
        </w:r>
      </w:del>
    </w:p>
    <w:p w14:paraId="182A0522" w14:textId="77777777" w:rsidR="007008F8" w:rsidRPr="00497B8E" w:rsidRDefault="007008F8" w:rsidP="002D3CE4">
      <w:pPr>
        <w:spacing w:after="0" w:line="360" w:lineRule="auto"/>
        <w:jc w:val="both"/>
        <w:rPr>
          <w:rFonts w:eastAsiaTheme="minorEastAsia"/>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57C73DAB"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w:t>
      </w:r>
      <w:ins w:id="236" w:author="Julian Christensen" w:date="2024-07-05T13:46:00Z">
        <w:r w:rsidR="007008F8">
          <w:rPr>
            <w:lang w:val="en-US"/>
          </w:rPr>
          <w:t>, using the benchmark scheme from section 3,</w:t>
        </w:r>
      </w:ins>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lastRenderedPageBreak/>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ins w:id="237" w:author="Julian Christensen" w:date="2024-07-05T13:48:00Z">
        <w:r w:rsidR="007008F8">
          <w:rPr>
            <w:lang w:val="en-US"/>
          </w:rPr>
          <w:t>,</w:t>
        </w:r>
      </w:ins>
      <w:r w:rsidR="00EC7C76">
        <w:rPr>
          <w:lang w:val="en-US"/>
        </w:rPr>
        <w:t xml:space="preserve"> with a recall </w:t>
      </w:r>
      <w:del w:id="238" w:author="Julian Christensen" w:date="2024-07-05T13:48:00Z">
        <w:r w:rsidR="00EC7C76" w:rsidDel="007008F8">
          <w:rPr>
            <w:lang w:val="en-US"/>
          </w:rPr>
          <w:delText xml:space="preserve">below </w:delText>
        </w:r>
      </w:del>
      <w:ins w:id="239" w:author="Julian Christensen" w:date="2024-07-05T13:48:00Z">
        <w:r w:rsidR="007008F8">
          <w:rPr>
            <w:lang w:val="en-US"/>
          </w:rPr>
          <w:t xml:space="preserve">of only </w:t>
        </w:r>
      </w:ins>
      <w:del w:id="240" w:author="Julian Christensen" w:date="2024-07-05T13:48:00Z">
        <w:r w:rsidR="00EC7C76" w:rsidDel="007008F8">
          <w:rPr>
            <w:lang w:val="en-US"/>
          </w:rPr>
          <w:delText>80</w:delText>
        </w:r>
      </w:del>
      <w:ins w:id="241" w:author="Julian Christensen" w:date="2024-07-05T13:48:00Z">
        <w:r w:rsidR="007008F8">
          <w:rPr>
            <w:lang w:val="en-US"/>
          </w:rPr>
          <w:t>69</w:t>
        </w:r>
      </w:ins>
      <w:r w:rsidR="00EC7C76">
        <w:rPr>
          <w:lang w:val="en-US"/>
        </w:rPr>
        <w:t>%.</w:t>
      </w:r>
    </w:p>
    <w:p w14:paraId="5FF15B33" w14:textId="0D57A302"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del w:id="242" w:author="Julian Christensen" w:date="2024-07-05T13:49:00Z">
        <w:r w:rsidDel="007008F8">
          <w:rPr>
            <w:lang w:val="en-US"/>
          </w:rPr>
          <w:delText>Concretely</w:delText>
        </w:r>
      </w:del>
      <w:ins w:id="243" w:author="Julian Christensen" w:date="2024-07-05T13:49:00Z">
        <w:r w:rsidR="007008F8">
          <w:rPr>
            <w:lang w:val="en-US"/>
          </w:rPr>
          <w:t>Specifically</w:t>
        </w:r>
      </w:ins>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244"/>
      <w:r w:rsidR="00A449F4">
        <w:rPr>
          <w:rFonts w:cs="Times New Roman"/>
          <w:szCs w:val="20"/>
          <w:lang w:val="en-US"/>
        </w:rPr>
        <w:t>An impressive fact regarding these results is further that we approximately spen</w:t>
      </w:r>
      <w:ins w:id="245" w:author="Julian Christensen" w:date="2024-07-05T13:49:00Z">
        <w:r w:rsidR="007008F8">
          <w:rPr>
            <w:rFonts w:cs="Times New Roman"/>
            <w:szCs w:val="20"/>
            <w:lang w:val="en-US"/>
          </w:rPr>
          <w:t>t</w:t>
        </w:r>
      </w:ins>
      <w:del w:id="246" w:author="Julian Christensen" w:date="2024-07-05T13:49:00Z">
        <w:r w:rsidR="00A449F4" w:rsidDel="007008F8">
          <w:rPr>
            <w:rFonts w:cs="Times New Roman"/>
            <w:szCs w:val="20"/>
            <w:lang w:val="en-US"/>
          </w:rPr>
          <w:delText>d</w:delText>
        </w:r>
      </w:del>
      <w:r w:rsidR="00A449F4">
        <w:rPr>
          <w:rFonts w:cs="Times New Roman"/>
          <w:szCs w:val="20"/>
          <w:lang w:val="en-US"/>
        </w:rPr>
        <w:t xml:space="preserve"> 5-10 minutes engineering the used prompt presented in Textbox 1</w:t>
      </w:r>
      <w:commentRangeEnd w:id="244"/>
      <w:r w:rsidR="007008F8">
        <w:rPr>
          <w:rStyle w:val="CommentReference"/>
        </w:rPr>
        <w:commentReference w:id="244"/>
      </w:r>
      <w:r w:rsidR="00A449F4">
        <w:rPr>
          <w:rFonts w:cs="Times New Roman"/>
          <w:szCs w:val="20"/>
          <w:lang w:val="en-US"/>
        </w:rPr>
        <w:t>. In fact, the prompt represents a first trial prompt. Unless we were extremely lucky to hit the right prompt in the first trial, this might indicate that in some applications the GPT API models are not as prompt-sensitive as often expected</w:t>
      </w:r>
      <w:ins w:id="247" w:author="Julian Christensen" w:date="2024-07-05T13:50:00Z">
        <w:r w:rsidR="007008F8">
          <w:rPr>
            <w:rFonts w:cs="Times New Roman"/>
            <w:szCs w:val="20"/>
            <w:lang w:val="en-US"/>
          </w:rPr>
          <w:t xml:space="preserve"> (see e.g. REFS)</w:t>
        </w:r>
      </w:ins>
      <w:r w:rsidR="00A449F4">
        <w:rPr>
          <w:rFonts w:cs="Times New Roman"/>
          <w:szCs w:val="20"/>
          <w:lang w:val="en-US"/>
        </w:rPr>
        <w:t xml:space="preserve">.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3DF93113" w:rsidR="0060422B" w:rsidRDefault="00C36ABB" w:rsidP="00A449F4">
      <w:pPr>
        <w:spacing w:after="0" w:line="360" w:lineRule="auto"/>
        <w:jc w:val="both"/>
        <w:rPr>
          <w:ins w:id="248" w:author="Julian Christensen" w:date="2024-07-05T13:51:00Z"/>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249"/>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249"/>
      <w:r w:rsidR="007008F8">
        <w:rPr>
          <w:rStyle w:val="CommentReference"/>
        </w:rPr>
        <w:commentReference w:id="249"/>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del w:id="250" w:author="Julian Christensen" w:date="2024-07-05T13:51:00Z">
        <w:r w:rsidR="00726CD7" w:rsidDel="007008F8">
          <w:rPr>
            <w:rFonts w:cs="Times New Roman"/>
            <w:szCs w:val="24"/>
            <w:lang w:val="en-US"/>
          </w:rPr>
          <w:delText xml:space="preserve">provides extra </w:delText>
        </w:r>
        <w:r w:rsidR="00A3534C" w:rsidDel="007008F8">
          <w:rPr>
            <w:rFonts w:cs="Times New Roman"/>
            <w:szCs w:val="24"/>
            <w:lang w:val="en-US"/>
          </w:rPr>
          <w:delText>in</w:delText>
        </w:r>
        <w:r w:rsidR="00726CD7" w:rsidDel="007008F8">
          <w:rPr>
            <w:rFonts w:cs="Times New Roman"/>
            <w:szCs w:val="24"/>
            <w:lang w:val="en-US"/>
          </w:rPr>
          <w:delText>surance of not</w:delText>
        </w:r>
      </w:del>
      <w:ins w:id="251" w:author="Julian Christensen" w:date="2024-07-05T13:51:00Z">
        <w:r w:rsidR="007008F8">
          <w:rPr>
            <w:rFonts w:cs="Times New Roman"/>
            <w:szCs w:val="24"/>
            <w:lang w:val="en-US"/>
          </w:rPr>
          <w:t>reduces the risk of</w:t>
        </w:r>
      </w:ins>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del w:id="252" w:author="Julian Christensen" w:date="2024-07-05T13:52:00Z">
        <w:r w:rsidR="00877DAB" w:rsidDel="00232250">
          <w:rPr>
            <w:rFonts w:cs="Times New Roman"/>
            <w:szCs w:val="24"/>
            <w:lang w:val="en-US"/>
          </w:rPr>
          <w:delText>hard</w:delText>
        </w:r>
      </w:del>
      <w:ins w:id="253" w:author="Julian Christensen" w:date="2024-07-05T13:52:00Z">
        <w:r w:rsidR="00232250">
          <w:rPr>
            <w:rFonts w:cs="Times New Roman"/>
            <w:szCs w:val="24"/>
            <w:lang w:val="en-US"/>
          </w:rPr>
          <w:t>exclusion</w:t>
        </w:r>
      </w:ins>
      <w:del w:id="254" w:author="Julian Christensen" w:date="2024-07-05T13:52:00Z">
        <w:r w:rsidR="00877DAB" w:rsidDel="00232250">
          <w:rPr>
            <w:rFonts w:cs="Times New Roman"/>
            <w:szCs w:val="24"/>
            <w:lang w:val="en-US"/>
          </w:rPr>
          <w:delText xml:space="preserve"> </w:delText>
        </w:r>
      </w:del>
      <w:ins w:id="255" w:author="Julian Christensen" w:date="2024-07-05T13:52:00Z">
        <w:r w:rsidR="00232250">
          <w:rPr>
            <w:rFonts w:cs="Times New Roman"/>
            <w:szCs w:val="24"/>
            <w:lang w:val="en-US"/>
          </w:rPr>
          <w:t xml:space="preserve"> </w:t>
        </w:r>
      </w:ins>
      <w:r w:rsidR="00877DAB">
        <w:rPr>
          <w:rFonts w:cs="Times New Roman"/>
          <w:szCs w:val="24"/>
          <w:lang w:val="en-US"/>
        </w:rPr>
        <w:t xml:space="preserve">decisions </w:t>
      </w:r>
      <w:del w:id="256" w:author="Julian Christensen" w:date="2024-07-05T13:52:00Z">
        <w:r w:rsidR="00877DAB" w:rsidDel="00232250">
          <w:rPr>
            <w:rFonts w:cs="Times New Roman"/>
            <w:szCs w:val="24"/>
            <w:lang w:val="en-US"/>
          </w:rPr>
          <w:delText xml:space="preserve">are </w:delText>
        </w:r>
      </w:del>
      <w:ins w:id="257" w:author="Julian Christensen" w:date="2024-07-05T13:52:00Z">
        <w:r w:rsidR="00232250">
          <w:rPr>
            <w:rFonts w:cs="Times New Roman"/>
            <w:szCs w:val="24"/>
            <w:lang w:val="en-US"/>
          </w:rPr>
          <w:t xml:space="preserve">may more often be </w:t>
        </w:r>
      </w:ins>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 xml:space="preserve">Moreover, when studies were included in at least 3 out of 6 prompts, the gpt-4 model was able to reach a recall of 95%, but the specificity was quite low, that is 67%. However, </w:t>
      </w:r>
      <w:r w:rsidR="0060422B">
        <w:rPr>
          <w:rFonts w:cs="Times New Roman"/>
          <w:szCs w:val="24"/>
          <w:lang w:val="en-US"/>
        </w:rPr>
        <w:lastRenderedPageBreak/>
        <w:t>if this approach was used it could potentially</w:t>
      </w:r>
      <w:del w:id="258" w:author="Julian Christensen" w:date="2024-07-05T13:52:00Z">
        <w:r w:rsidR="0060422B" w:rsidDel="00232250">
          <w:rPr>
            <w:rFonts w:cs="Times New Roman"/>
            <w:szCs w:val="24"/>
            <w:lang w:val="en-US"/>
          </w:rPr>
          <w:delText>,</w:delText>
        </w:r>
      </w:del>
      <w:r w:rsidR="0060422B">
        <w:rPr>
          <w:rFonts w:cs="Times New Roman"/>
          <w:szCs w:val="24"/>
          <w:lang w:val="en-US"/>
        </w:rPr>
        <w:t xml:space="preserve"> and</w:t>
      </w:r>
      <w:ins w:id="259" w:author="Julian Christensen" w:date="2024-07-05T13:52:00Z">
        <w:r w:rsidR="00232250">
          <w:rPr>
            <w:rFonts w:cs="Times New Roman"/>
            <w:szCs w:val="24"/>
            <w:lang w:val="en-US"/>
          </w:rPr>
          <w:t xml:space="preserve"> –</w:t>
        </w:r>
      </w:ins>
      <w:r w:rsidR="0060422B">
        <w:rPr>
          <w:rFonts w:cs="Times New Roman"/>
          <w:szCs w:val="24"/>
          <w:lang w:val="en-US"/>
        </w:rPr>
        <w:t xml:space="preserve"> most importantly</w:t>
      </w:r>
      <w:ins w:id="260" w:author="Julian Christensen" w:date="2024-07-05T13:52:00Z">
        <w:r w:rsidR="00232250">
          <w:rPr>
            <w:rFonts w:cs="Times New Roman"/>
            <w:szCs w:val="24"/>
            <w:lang w:val="en-US"/>
          </w:rPr>
          <w:t xml:space="preserve"> –</w:t>
        </w:r>
      </w:ins>
      <w:r w:rsidR="0060422B">
        <w:rPr>
          <w:rFonts w:cs="Times New Roman"/>
          <w:szCs w:val="24"/>
          <w:lang w:val="en-US"/>
        </w:rPr>
        <w:t xml:space="preserve"> safely, reduce the total screening workload by approximately </w:t>
      </w:r>
      <w:commentRangeStart w:id="261"/>
      <w:r w:rsidR="0060422B">
        <w:rPr>
          <w:rFonts w:cs="Times New Roman"/>
          <w:szCs w:val="24"/>
          <w:lang w:val="en-US"/>
        </w:rPr>
        <w:t>64%.</w:t>
      </w:r>
      <w:r w:rsidR="00AB0912">
        <w:rPr>
          <w:rFonts w:cs="Times New Roman"/>
          <w:szCs w:val="24"/>
          <w:lang w:val="en-US"/>
        </w:rPr>
        <w:t xml:space="preserve"> </w:t>
      </w:r>
      <w:commentRangeEnd w:id="261"/>
      <w:r w:rsidR="00232250">
        <w:rPr>
          <w:rStyle w:val="CommentReference"/>
        </w:rPr>
        <w:commentReference w:id="261"/>
      </w:r>
    </w:p>
    <w:p w14:paraId="606063A8" w14:textId="6CDC0643" w:rsidR="007008F8" w:rsidRDefault="007008F8" w:rsidP="00A449F4">
      <w:pPr>
        <w:spacing w:after="0" w:line="360" w:lineRule="auto"/>
        <w:jc w:val="both"/>
        <w:rPr>
          <w:ins w:id="262" w:author="Julian Christensen" w:date="2024-07-05T13:51:00Z"/>
          <w:rFonts w:cs="Times New Roman"/>
          <w:szCs w:val="24"/>
          <w:lang w:val="en-US"/>
        </w:rPr>
      </w:pPr>
    </w:p>
    <w:p w14:paraId="4FE91733" w14:textId="77777777" w:rsidR="007008F8" w:rsidRPr="00A449F4" w:rsidRDefault="007008F8"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263" w:name="_Hlk169692566"/>
            <w:r>
              <w:rPr>
                <w:rFonts w:cs="Times New Roman"/>
                <w:sz w:val="20"/>
                <w:szCs w:val="20"/>
              </w:rPr>
              <w:t>1340</w:t>
            </w:r>
            <w:bookmarkEnd w:id="263"/>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05BCD4F3" w:rsidR="002C2295" w:rsidDel="00232250" w:rsidRDefault="002C2295" w:rsidP="006F63D8">
      <w:pPr>
        <w:spacing w:after="0" w:line="360" w:lineRule="auto"/>
        <w:rPr>
          <w:del w:id="264" w:author="Julian Christensen" w:date="2024-07-05T13:54:00Z"/>
          <w:rFonts w:cs="Times New Roman"/>
          <w:szCs w:val="20"/>
          <w:lang w:val="en-US"/>
        </w:rPr>
      </w:pPr>
    </w:p>
    <w:p w14:paraId="384221C1" w14:textId="5C15BAC9" w:rsidR="00232250" w:rsidRDefault="00232250" w:rsidP="006F63D8">
      <w:pPr>
        <w:spacing w:after="0" w:line="360" w:lineRule="auto"/>
        <w:rPr>
          <w:ins w:id="265" w:author="Julian Christensen" w:date="2024-07-05T13:54:00Z"/>
          <w:rFonts w:cs="Times New Roman"/>
          <w:szCs w:val="20"/>
          <w:lang w:val="en-US"/>
        </w:rPr>
      </w:pPr>
    </w:p>
    <w:p w14:paraId="48AB8A69" w14:textId="77E9AC5E" w:rsidR="00232250" w:rsidRDefault="00232250" w:rsidP="006F63D8">
      <w:pPr>
        <w:spacing w:after="0" w:line="360" w:lineRule="auto"/>
        <w:rPr>
          <w:ins w:id="266" w:author="Julian Christensen" w:date="2024-07-05T13:54:00Z"/>
          <w:rFonts w:cs="Times New Roman"/>
          <w:szCs w:val="20"/>
          <w:lang w:val="en-US"/>
        </w:rPr>
      </w:pPr>
    </w:p>
    <w:p w14:paraId="5A868443" w14:textId="758CF0C1" w:rsidR="00232250" w:rsidRDefault="00232250" w:rsidP="006F63D8">
      <w:pPr>
        <w:spacing w:after="0" w:line="360" w:lineRule="auto"/>
        <w:rPr>
          <w:ins w:id="267" w:author="Julian Christensen" w:date="2024-07-05T13:54:00Z"/>
          <w:rFonts w:cs="Times New Roman"/>
          <w:szCs w:val="20"/>
          <w:lang w:val="en-US"/>
        </w:rPr>
      </w:pPr>
    </w:p>
    <w:p w14:paraId="3AFD03F7" w14:textId="178DEB48" w:rsidR="00232250" w:rsidRDefault="00232250" w:rsidP="006F63D8">
      <w:pPr>
        <w:spacing w:after="0" w:line="360" w:lineRule="auto"/>
        <w:rPr>
          <w:ins w:id="268" w:author="Julian Christensen" w:date="2024-07-05T13:54:00Z"/>
          <w:rFonts w:cs="Times New Roman"/>
          <w:szCs w:val="20"/>
          <w:lang w:val="en-US"/>
        </w:rPr>
      </w:pPr>
    </w:p>
    <w:p w14:paraId="3A87E6BF" w14:textId="0AAC1311" w:rsidR="00232250" w:rsidRDefault="00232250" w:rsidP="006F63D8">
      <w:pPr>
        <w:spacing w:after="0" w:line="360" w:lineRule="auto"/>
        <w:rPr>
          <w:ins w:id="269" w:author="Julian Christensen" w:date="2024-07-05T13:54:00Z"/>
          <w:rFonts w:cs="Times New Roman"/>
          <w:szCs w:val="20"/>
          <w:lang w:val="en-US"/>
        </w:rPr>
      </w:pPr>
    </w:p>
    <w:p w14:paraId="06643950" w14:textId="4DF76623" w:rsidR="00232250" w:rsidRDefault="00232250" w:rsidP="006F63D8">
      <w:pPr>
        <w:spacing w:after="0" w:line="360" w:lineRule="auto"/>
        <w:rPr>
          <w:ins w:id="270" w:author="Julian Christensen" w:date="2024-07-05T13:54:00Z"/>
          <w:rFonts w:cs="Times New Roman"/>
          <w:szCs w:val="20"/>
          <w:lang w:val="en-US"/>
        </w:rPr>
      </w:pPr>
    </w:p>
    <w:p w14:paraId="27162FC6" w14:textId="1933775A" w:rsidR="00232250" w:rsidRDefault="00232250" w:rsidP="006F63D8">
      <w:pPr>
        <w:spacing w:after="0" w:line="360" w:lineRule="auto"/>
        <w:rPr>
          <w:ins w:id="271" w:author="Julian Christensen" w:date="2024-07-05T13:54:00Z"/>
          <w:rFonts w:cs="Times New Roman"/>
          <w:szCs w:val="20"/>
          <w:lang w:val="en-US"/>
        </w:rPr>
      </w:pPr>
    </w:p>
    <w:p w14:paraId="667688EA" w14:textId="6C6F7550" w:rsidR="00232250" w:rsidRDefault="00232250" w:rsidP="006F63D8">
      <w:pPr>
        <w:spacing w:after="0" w:line="360" w:lineRule="auto"/>
        <w:rPr>
          <w:ins w:id="272" w:author="Julian Christensen" w:date="2024-07-05T13:54:00Z"/>
          <w:rFonts w:cs="Times New Roman"/>
          <w:szCs w:val="20"/>
          <w:lang w:val="en-US"/>
        </w:rPr>
      </w:pPr>
    </w:p>
    <w:p w14:paraId="0AF46504" w14:textId="5CD4141B" w:rsidR="00232250" w:rsidRDefault="00232250" w:rsidP="006F63D8">
      <w:pPr>
        <w:spacing w:after="0" w:line="360" w:lineRule="auto"/>
        <w:rPr>
          <w:ins w:id="273" w:author="Julian Christensen" w:date="2024-07-05T13:54:00Z"/>
          <w:rFonts w:cs="Times New Roman"/>
          <w:szCs w:val="20"/>
          <w:lang w:val="en-US"/>
        </w:rPr>
      </w:pPr>
    </w:p>
    <w:p w14:paraId="4F143EDA" w14:textId="56BC1260" w:rsidR="00232250" w:rsidRDefault="00232250" w:rsidP="006F63D8">
      <w:pPr>
        <w:spacing w:after="0" w:line="360" w:lineRule="auto"/>
        <w:rPr>
          <w:ins w:id="274" w:author="Julian Christensen" w:date="2024-07-05T13:54:00Z"/>
          <w:rFonts w:cs="Times New Roman"/>
          <w:szCs w:val="20"/>
          <w:lang w:val="en-US"/>
        </w:rPr>
      </w:pPr>
    </w:p>
    <w:p w14:paraId="0819DD45" w14:textId="634A6539" w:rsidR="00232250" w:rsidRDefault="00232250" w:rsidP="006F63D8">
      <w:pPr>
        <w:spacing w:after="0" w:line="360" w:lineRule="auto"/>
        <w:rPr>
          <w:ins w:id="275" w:author="Julian Christensen" w:date="2024-07-05T13:54:00Z"/>
          <w:rFonts w:cs="Times New Roman"/>
          <w:szCs w:val="20"/>
          <w:lang w:val="en-US"/>
        </w:rPr>
      </w:pPr>
    </w:p>
    <w:p w14:paraId="381A2EA6" w14:textId="5F7C6235" w:rsidR="00232250" w:rsidRDefault="00232250" w:rsidP="006F63D8">
      <w:pPr>
        <w:spacing w:after="0" w:line="360" w:lineRule="auto"/>
        <w:rPr>
          <w:ins w:id="276" w:author="Julian Christensen" w:date="2024-07-05T13:54:00Z"/>
          <w:rFonts w:cs="Times New Roman"/>
          <w:szCs w:val="20"/>
          <w:lang w:val="en-US"/>
        </w:rPr>
      </w:pPr>
    </w:p>
    <w:p w14:paraId="41D0652B" w14:textId="77777777" w:rsidR="00232250" w:rsidRDefault="00232250" w:rsidP="006F63D8">
      <w:pPr>
        <w:spacing w:after="0" w:line="360" w:lineRule="auto"/>
        <w:rPr>
          <w:ins w:id="277" w:author="Julian Christensen" w:date="2024-07-05T13:54:00Z"/>
          <w:rFonts w:cs="Times New Roman"/>
          <w:szCs w:val="20"/>
          <w:lang w:val="en-US"/>
        </w:rPr>
      </w:pPr>
    </w:p>
    <w:p w14:paraId="28BE97F7" w14:textId="77777777" w:rsidR="00606587" w:rsidDel="00232250" w:rsidRDefault="00606587" w:rsidP="006F63D8">
      <w:pPr>
        <w:spacing w:after="0" w:line="360" w:lineRule="auto"/>
        <w:rPr>
          <w:del w:id="278" w:author="Julian Christensen" w:date="2024-07-05T13:54:00Z"/>
          <w:rFonts w:cs="Times New Roman"/>
          <w:szCs w:val="20"/>
          <w:lang w:val="en-US"/>
        </w:rPr>
      </w:pPr>
    </w:p>
    <w:p w14:paraId="259A2A31" w14:textId="77777777" w:rsidR="00497B8E" w:rsidDel="00232250" w:rsidRDefault="00497B8E" w:rsidP="006F63D8">
      <w:pPr>
        <w:spacing w:after="0" w:line="360" w:lineRule="auto"/>
        <w:rPr>
          <w:del w:id="279" w:author="Julian Christensen" w:date="2024-07-05T13:54:00Z"/>
          <w:rFonts w:cs="Times New Roman"/>
          <w:szCs w:val="20"/>
          <w:lang w:val="en-US"/>
        </w:rPr>
      </w:pPr>
    </w:p>
    <w:p w14:paraId="1C52BD53" w14:textId="77777777" w:rsidR="00497B8E" w:rsidDel="00232250" w:rsidRDefault="00497B8E" w:rsidP="006F63D8">
      <w:pPr>
        <w:spacing w:after="0" w:line="360" w:lineRule="auto"/>
        <w:rPr>
          <w:del w:id="280" w:author="Julian Christensen" w:date="2024-07-05T13:54:00Z"/>
          <w:rFonts w:cs="Times New Roman"/>
          <w:szCs w:val="20"/>
          <w:lang w:val="en-US"/>
        </w:rPr>
      </w:pPr>
    </w:p>
    <w:p w14:paraId="04EF430B" w14:textId="77777777" w:rsidR="00497B8E" w:rsidDel="00232250" w:rsidRDefault="00497B8E" w:rsidP="006F63D8">
      <w:pPr>
        <w:spacing w:after="0" w:line="360" w:lineRule="auto"/>
        <w:rPr>
          <w:del w:id="281" w:author="Julian Christensen" w:date="2024-07-05T13:54:00Z"/>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72C5FB42" w:rsidR="003C5EE5" w:rsidRDefault="00A23086" w:rsidP="00A23086">
      <w:pPr>
        <w:spacing w:line="360" w:lineRule="auto"/>
        <w:jc w:val="both"/>
        <w:rPr>
          <w:ins w:id="282" w:author="Julian Christensen" w:date="2024-07-05T13:54:00Z"/>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30450E9C" w14:textId="77777777" w:rsidR="00232250" w:rsidRPr="00A23086" w:rsidRDefault="00232250" w:rsidP="00A23086">
      <w:pPr>
        <w:spacing w:line="360" w:lineRule="auto"/>
        <w:jc w:val="both"/>
        <w:rPr>
          <w:rFonts w:cs="Times New Roman"/>
          <w:sz w:val="20"/>
          <w:szCs w:val="24"/>
          <w:lang w:val="en-US"/>
        </w:rPr>
      </w:pPr>
    </w:p>
    <w:p w14:paraId="5B5A349F" w14:textId="156CA470"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ins w:id="283" w:author="Julian Christensen" w:date="2024-07-05T13:55:00Z">
        <w:r w:rsidR="00232250">
          <w:rPr>
            <w:lang w:val="en-US"/>
          </w:rPr>
          <w:t>, in our third classification experiment,</w:t>
        </w:r>
      </w:ins>
      <w:r w:rsidR="006650B1">
        <w:rPr>
          <w:lang w:val="en-US"/>
        </w:rPr>
        <w:t xml:space="preserve"> we </w:t>
      </w:r>
      <w:r w:rsidR="00DD2218">
        <w:rPr>
          <w:lang w:val="en-US"/>
        </w:rPr>
        <w:t>used multi-prompt screening</w:t>
      </w:r>
      <w:del w:id="284" w:author="Julian Christensen" w:date="2024-07-05T13:55:00Z">
        <w:r w:rsidR="00DD2218" w:rsidDel="00232250">
          <w:rPr>
            <w:lang w:val="en-US"/>
          </w:rPr>
          <w:delText>, circumventing that</w:delText>
        </w:r>
      </w:del>
      <w:ins w:id="285" w:author="Julian Christensen" w:date="2024-07-05T13:55:00Z">
        <w:r w:rsidR="00232250">
          <w:rPr>
            <w:lang w:val="en-US"/>
          </w:rPr>
          <w:t xml:space="preserve"> instead of adding</w:t>
        </w:r>
      </w:ins>
      <w:r w:rsidR="00DD2218">
        <w:rPr>
          <w:lang w:val="en-US"/>
        </w:rPr>
        <w:t xml:space="preserve"> all inclusion/exclusion criteria </w:t>
      </w:r>
      <w:del w:id="286" w:author="Julian Christensen" w:date="2024-07-05T13:55:00Z">
        <w:r w:rsidR="00DD2218" w:rsidDel="00232250">
          <w:rPr>
            <w:lang w:val="en-US"/>
          </w:rPr>
          <w:delText xml:space="preserve">were added </w:delText>
        </w:r>
      </w:del>
      <w:r w:rsidR="00DD2218">
        <w:rPr>
          <w:lang w:val="en-US"/>
        </w:rPr>
        <w:t xml:space="preserve">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 xml:space="preserve">conclude that the software </w:t>
      </w:r>
      <w:del w:id="287" w:author="Julian Christensen" w:date="2024-07-05T13:57:00Z">
        <w:r w:rsidDel="00232250">
          <w:rPr>
            <w:lang w:val="en-US"/>
          </w:rPr>
          <w:delText xml:space="preserve">seems to </w:delText>
        </w:r>
      </w:del>
      <w:r>
        <w:rPr>
          <w:lang w:val="en-US"/>
        </w:rPr>
        <w:t>work</w:t>
      </w:r>
      <w:ins w:id="288" w:author="Julian Christensen" w:date="2024-07-05T13:57:00Z">
        <w:r w:rsidR="00232250">
          <w:rPr>
            <w:lang w:val="en-US"/>
          </w:rPr>
          <w:t>s</w:t>
        </w:r>
      </w:ins>
      <w:r>
        <w:rPr>
          <w:lang w:val="en-US"/>
        </w:rPr>
        <w:t xml:space="preserve"> as expected</w:t>
      </w:r>
      <w:ins w:id="289" w:author="Julian Christensen" w:date="2024-07-05T13:57:00Z">
        <w:r w:rsidR="00232250">
          <w:rPr>
            <w:lang w:val="en-US"/>
          </w:rPr>
          <w:t>. As such, we provide functioning tech for automated screenings, which is required for such screening to be accept</w:t>
        </w:r>
      </w:ins>
      <w:ins w:id="290" w:author="Julian Christensen" w:date="2024-07-05T13:58:00Z">
        <w:r w:rsidR="00232250">
          <w:rPr>
            <w:lang w:val="en-US"/>
          </w:rPr>
          <w:t xml:space="preserve">able in state of the art systematic review contexts </w:t>
        </w:r>
        <w:r w:rsidR="00232250" w:rsidRPr="002D78FC">
          <w:rPr>
            <w:lang w:val="en-US"/>
          </w:rPr>
          <w:fldChar w:fldCharType="begin" w:fldLock="1"/>
        </w:r>
        <w:r w:rsidR="00232250"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232250" w:rsidRPr="002D78FC">
          <w:rPr>
            <w:lang w:val="en-US"/>
          </w:rPr>
          <w:fldChar w:fldCharType="separate"/>
        </w:r>
        <w:r w:rsidR="00232250" w:rsidRPr="002D78FC">
          <w:rPr>
            <w:noProof/>
            <w:lang w:val="en-US"/>
          </w:rPr>
          <w:t>(Campbell Collaboration, 2023)</w:t>
        </w:r>
        <w:r w:rsidR="00232250" w:rsidRPr="002D78FC">
          <w:rPr>
            <w:lang w:val="en-US"/>
          </w:rPr>
          <w:fldChar w:fldCharType="end"/>
        </w:r>
      </w:ins>
      <w:r>
        <w:rPr>
          <w:lang w:val="en-US"/>
        </w:rPr>
        <w:t xml:space="preserve">. Hence, we </w:t>
      </w:r>
      <w:r>
        <w:rPr>
          <w:lang w:val="en-US"/>
        </w:rPr>
        <w:lastRenderedPageBreak/>
        <w:t>believe that reviewers can safely use this software in high-standard systematic reviews</w:t>
      </w:r>
      <w:commentRangeStart w:id="291"/>
      <w:r>
        <w:rPr>
          <w:lang w:val="en-US"/>
        </w:rPr>
        <w:t>.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291"/>
      <w:r w:rsidR="00232250">
        <w:rPr>
          <w:rStyle w:val="CommentReference"/>
        </w:rPr>
        <w:commentReference w:id="291"/>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ins w:id="292" w:author="Julian Christensen" w:date="2024-07-05T14:00:00Z">
        <w:r w:rsidR="00232250">
          <w:rPr>
            <w:rFonts w:cs="Times New Roman"/>
            <w:szCs w:val="20"/>
            <w:lang w:val="en-US"/>
          </w:rPr>
          <w:t xml:space="preserve"> Moreover, in cases where</w:t>
        </w:r>
      </w:ins>
      <w:ins w:id="293" w:author="Julian Christensen" w:date="2024-07-05T14:01:00Z">
        <w:r w:rsidR="00232250">
          <w:rPr>
            <w:rFonts w:cs="Times New Roman"/>
            <w:szCs w:val="20"/>
            <w:lang w:val="en-US"/>
          </w:rPr>
          <w:t xml:space="preserve"> researchers have to rely on GPT-3.5, different </w:t>
        </w:r>
      </w:ins>
      <w:ins w:id="294" w:author="Julian Christensen" w:date="2024-07-05T14:02:00Z">
        <w:r w:rsidR="00183B8E">
          <w:rPr>
            <w:rFonts w:cs="Times New Roman"/>
            <w:szCs w:val="20"/>
            <w:lang w:val="en-US"/>
          </w:rPr>
          <w:t>inclusion probability-based inclusion thresholds should be considered (cf. discussion of Figure 4).</w:t>
        </w:r>
      </w:ins>
      <w:ins w:id="295" w:author="Julian Christensen" w:date="2024-07-05T14:01:00Z">
        <w:r w:rsidR="00232250">
          <w:rPr>
            <w:rFonts w:cs="Times New Roman"/>
            <w:szCs w:val="20"/>
            <w:lang w:val="en-US"/>
          </w:rPr>
          <w:t xml:space="preserve"> </w:t>
        </w:r>
      </w:ins>
      <w:del w:id="296" w:author="Julian Christensen" w:date="2024-07-05T14:02:00Z">
        <w:r w:rsidR="00A449F4" w:rsidRPr="00CE7BEB" w:rsidDel="00183B8E">
          <w:rPr>
            <w:rFonts w:cs="Times New Roman"/>
            <w:szCs w:val="20"/>
            <w:lang w:val="en-US"/>
          </w:rPr>
          <w:delText xml:space="preserve"> </w:delText>
        </w:r>
      </w:del>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172FC41A" w14:textId="6F182D87" w:rsidR="00183B8E" w:rsidRPr="00497B8E" w:rsidRDefault="00FE5D2F">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w:t>
      </w:r>
      <w:ins w:id="297" w:author="Julian Christensen" w:date="2024-07-04T14:33:00Z">
        <w:r w:rsidR="008B5B3A">
          <w:rPr>
            <w:rStyle w:val="translation"/>
            <w:lang w:val="en-US"/>
          </w:rPr>
          <w:t xml:space="preserve">T&amp;Ab </w:t>
        </w:r>
      </w:ins>
      <w:del w:id="298" w:author="Julian Christensen" w:date="2024-07-04T14:33:00Z">
        <w:r w:rsidR="00F4767C" w:rsidDel="008B5B3A">
          <w:rPr>
            <w:rFonts w:cs="Times New Roman"/>
            <w:szCs w:val="20"/>
            <w:lang w:val="en-US"/>
          </w:rPr>
          <w:delText xml:space="preserve">TAB </w:delText>
        </w:r>
      </w:del>
      <w:r w:rsidR="00F4767C">
        <w:rPr>
          <w:rFonts w:cs="Times New Roman"/>
          <w:szCs w:val="20"/>
          <w:lang w:val="en-US"/>
        </w:rPr>
        <w:t xml:space="preserve">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t>
      </w:r>
      <w:del w:id="299" w:author="Julian Christensen" w:date="2024-07-05T14:02:00Z">
        <w:r w:rsidR="002900F6" w:rsidDel="00183B8E">
          <w:rPr>
            <w:rFonts w:cs="Times New Roman"/>
            <w:szCs w:val="20"/>
            <w:lang w:val="en-US"/>
          </w:rPr>
          <w:delText xml:space="preserve">which </w:delText>
        </w:r>
      </w:del>
      <w:ins w:id="300" w:author="Julian Christensen" w:date="2024-07-05T14:02:00Z">
        <w:r w:rsidR="00183B8E">
          <w:rPr>
            <w:rFonts w:cs="Times New Roman"/>
            <w:szCs w:val="20"/>
            <w:lang w:val="en-US"/>
          </w:rPr>
          <w:t xml:space="preserve">thereby </w:t>
        </w:r>
      </w:ins>
      <w:del w:id="301" w:author="Julian Christensen" w:date="2024-07-05T14:03:00Z">
        <w:r w:rsidR="002900F6" w:rsidDel="00183B8E">
          <w:rPr>
            <w:rFonts w:cs="Times New Roman"/>
            <w:szCs w:val="20"/>
            <w:lang w:val="en-US"/>
          </w:rPr>
          <w:delText xml:space="preserve">demands </w:delText>
        </w:r>
      </w:del>
      <w:ins w:id="302" w:author="Julian Christensen" w:date="2024-07-05T14:03:00Z">
        <w:r w:rsidR="00183B8E">
          <w:rPr>
            <w:rFonts w:cs="Times New Roman"/>
            <w:szCs w:val="20"/>
            <w:lang w:val="en-US"/>
          </w:rPr>
          <w:t xml:space="preserve">demanding </w:t>
        </w:r>
      </w:ins>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Del="00183B8E" w:rsidRDefault="00130973" w:rsidP="00D5471A">
      <w:pPr>
        <w:spacing w:after="0" w:line="360" w:lineRule="auto"/>
        <w:rPr>
          <w:del w:id="303" w:author="Julian Christensen" w:date="2024-07-05T14:06:00Z"/>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3330924F" w:rsidR="00D5471A" w:rsidRPr="00065E3A" w:rsidRDefault="00D5471A" w:rsidP="00D5471A">
      <w:pPr>
        <w:spacing w:after="0" w:line="360" w:lineRule="auto"/>
        <w:rPr>
          <w:lang w:val="en-US"/>
        </w:rPr>
      </w:pPr>
      <w:r w:rsidRPr="00065E3A">
        <w:rPr>
          <w:lang w:val="en-US"/>
        </w:rPr>
        <w:t xml:space="preserve">TABLE 5: Workflow for how to conduct </w:t>
      </w:r>
      <w:ins w:id="304" w:author="Julian Christensen" w:date="2024-07-04T14:33:00Z">
        <w:r w:rsidR="008B5B3A">
          <w:rPr>
            <w:rStyle w:val="translation"/>
            <w:lang w:val="en-US"/>
          </w:rPr>
          <w:t xml:space="preserve">T&amp;Ab </w:t>
        </w:r>
      </w:ins>
      <w:del w:id="305" w:author="Julian Christensen" w:date="2024-07-04T14:33:00Z">
        <w:r w:rsidRPr="00065E3A" w:rsidDel="008B5B3A">
          <w:rPr>
            <w:lang w:val="en-US"/>
          </w:rPr>
          <w:delText xml:space="preserve">TAB </w:delText>
        </w:r>
      </w:del>
      <w:r w:rsidRPr="00065E3A">
        <w:rPr>
          <w:lang w:val="en-US"/>
        </w:rPr>
        <w:t>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16269E34" w:rsidR="00D5471A" w:rsidRPr="00011FF4" w:rsidRDefault="00D5471A" w:rsidP="00312F00">
            <w:pPr>
              <w:spacing w:line="360" w:lineRule="auto"/>
              <w:rPr>
                <w:lang w:val="en-US"/>
              </w:rPr>
            </w:pPr>
            <w:r>
              <w:rPr>
                <w:lang w:val="en-US"/>
              </w:rPr>
              <w:t>Find approximately 10 relevant study records (ideally more</w:t>
            </w:r>
            <w:ins w:id="306" w:author="Julian Christensen" w:date="2024-07-05T14:04:00Z">
              <w:r w:rsidR="00183B8E">
                <w:rPr>
                  <w:lang w:val="en-US"/>
                </w:rPr>
                <w:t xml:space="preserve"> and ideally randomly sampled from the entire pool of records</w:t>
              </w:r>
            </w:ins>
            <w:r>
              <w:rPr>
                <w:lang w:val="en-US"/>
              </w:rPr>
              <w:t>).</w:t>
            </w:r>
          </w:p>
        </w:tc>
      </w:tr>
      <w:tr w:rsidR="00D5471A" w:rsidRPr="001E6DC5"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6EB232E8" w:rsidR="00D5471A" w:rsidRPr="00011FF4" w:rsidRDefault="00D5471A" w:rsidP="00312F00">
            <w:pPr>
              <w:spacing w:line="360" w:lineRule="auto"/>
              <w:rPr>
                <w:lang w:val="en-US"/>
              </w:rPr>
            </w:pPr>
            <w:r>
              <w:rPr>
                <w:lang w:val="en-US"/>
              </w:rPr>
              <w:t>Find a minimum of 200 irrelevant study records (ideally randomly sampled from the</w:t>
            </w:r>
            <w:ins w:id="307" w:author="Julian Christensen" w:date="2024-07-05T14:04:00Z">
              <w:r w:rsidR="00183B8E">
                <w:rPr>
                  <w:lang w:val="en-US"/>
                </w:rPr>
                <w:t xml:space="preserve"> entire</w:t>
              </w:r>
            </w:ins>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lastRenderedPageBreak/>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1E6DC5"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commentRangeStart w:id="308"/>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308"/>
            <w:r w:rsidR="00183B8E">
              <w:rPr>
                <w:rStyle w:val="CommentReference"/>
              </w:rPr>
              <w:commentReference w:id="308"/>
            </w:r>
          </w:p>
        </w:tc>
      </w:tr>
      <w:tr w:rsidR="00D5471A" w:rsidRPr="001E6DC5"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16D00133" w:rsidR="00D5471A" w:rsidRPr="00011FF4" w:rsidRDefault="00D5471A" w:rsidP="00312F00">
            <w:pPr>
              <w:spacing w:line="360" w:lineRule="auto"/>
              <w:rPr>
                <w:lang w:val="en-US"/>
              </w:rPr>
            </w:pPr>
            <w:r>
              <w:rPr>
                <w:lang w:val="en-US"/>
              </w:rPr>
              <w:t xml:space="preserve">Run the full </w:t>
            </w:r>
            <w:ins w:id="309" w:author="Julian Christensen" w:date="2024-07-04T14:33:00Z">
              <w:r w:rsidR="008B5B3A">
                <w:rPr>
                  <w:rStyle w:val="translation"/>
                  <w:lang w:val="en-US"/>
                </w:rPr>
                <w:t xml:space="preserve">T&amp;Ab </w:t>
              </w:r>
            </w:ins>
            <w:del w:id="310" w:author="Julian Christensen" w:date="2024-07-04T14:33:00Z">
              <w:r w:rsidDel="008B5B3A">
                <w:rPr>
                  <w:lang w:val="en-US"/>
                </w:rPr>
                <w:delText xml:space="preserve">TAB </w:delText>
              </w:r>
            </w:del>
            <w:r>
              <w:rPr>
                <w:lang w:val="en-US"/>
              </w:rPr>
              <w:t xml:space="preserve">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FEB1616"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w:t>
      </w:r>
      <w:ins w:id="311" w:author="Julian Christensen" w:date="2024-07-04T14:33:00Z">
        <w:r w:rsidR="008B5B3A" w:rsidRPr="008B5B3A">
          <w:rPr>
            <w:sz w:val="20"/>
            <w:lang w:val="en-US"/>
          </w:rPr>
          <w:t xml:space="preserve">T&amp;Ab </w:t>
        </w:r>
      </w:ins>
      <w:del w:id="312" w:author="Julian Christensen" w:date="2024-07-04T14:33:00Z">
        <w:r w:rsidDel="008B5B3A">
          <w:rPr>
            <w:sz w:val="20"/>
            <w:lang w:val="en-US"/>
          </w:rPr>
          <w:delText xml:space="preserve">TAB </w:delText>
        </w:r>
      </w:del>
      <w:r>
        <w:rPr>
          <w:sz w:val="20"/>
          <w:lang w:val="en-US"/>
        </w:rPr>
        <w:t xml:space="preserve">screening with GPT API models in practice. </w:t>
      </w:r>
    </w:p>
    <w:p w14:paraId="60C92C15" w14:textId="671B8BCD" w:rsidR="005559D9" w:rsidRDefault="00D242D4" w:rsidP="00497B8E">
      <w:pPr>
        <w:spacing w:after="0" w:line="360" w:lineRule="auto"/>
        <w:ind w:firstLine="1304"/>
        <w:jc w:val="both"/>
        <w:rPr>
          <w:ins w:id="313" w:author="Julian Christensen" w:date="2024-07-05T14:10:00Z"/>
          <w:lang w:val="en-US"/>
        </w:rPr>
      </w:pPr>
      <w:r>
        <w:rPr>
          <w:lang w:val="en-US"/>
        </w:rPr>
        <w:t xml:space="preserve">Before </w:t>
      </w:r>
      <w:r w:rsidR="00DE089A">
        <w:rPr>
          <w:lang w:val="en-US"/>
        </w:rPr>
        <w:t xml:space="preserve">initiating a full-scale </w:t>
      </w:r>
      <w:ins w:id="314" w:author="Julian Christensen" w:date="2024-07-04T14:33:00Z">
        <w:r w:rsidR="008B5B3A">
          <w:rPr>
            <w:rStyle w:val="translation"/>
            <w:lang w:val="en-US"/>
          </w:rPr>
          <w:t xml:space="preserve">T&amp;Ab </w:t>
        </w:r>
      </w:ins>
      <w:del w:id="315" w:author="Julian Christensen" w:date="2024-07-04T14:33:00Z">
        <w:r w:rsidR="00DE089A" w:rsidDel="008B5B3A">
          <w:rPr>
            <w:lang w:val="en-US"/>
          </w:rPr>
          <w:delText xml:space="preserve">TAB </w:delText>
        </w:r>
      </w:del>
      <w:r w:rsidR="00DE089A">
        <w:rPr>
          <w:lang w:val="en-US"/>
        </w:rPr>
        <w:t xml:space="preserve">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ins w:id="316" w:author="Julian Christensen" w:date="2024-07-05T14:07:00Z">
        <w:r w:rsidR="00183B8E">
          <w:rPr>
            <w:lang w:val="en-US"/>
          </w:rPr>
          <w:t>/validating</w:t>
        </w:r>
      </w:ins>
      <w:r w:rsidR="00D20C2F">
        <w:rPr>
          <w:lang w:val="en-US"/>
        </w:rPr>
        <w:t xml:space="preserve"> the screening performance of the prompt</w:t>
      </w:r>
      <w:r w:rsidR="001815CC">
        <w:rPr>
          <w:lang w:val="en-US"/>
        </w:rPr>
        <w:t>(s)</w:t>
      </w:r>
      <w:r w:rsidR="00D20C2F">
        <w:rPr>
          <w:lang w:val="en-US"/>
        </w:rPr>
        <w:t xml:space="preserve"> and GPT API model aimed to be used for the screening </w:t>
      </w:r>
      <w:del w:id="317" w:author="Julian Christensen" w:date="2024-07-05T14:06:00Z">
        <w:r w:rsidR="00D20C2F" w:rsidDel="00183B8E">
          <w:rPr>
            <w:lang w:val="en-US"/>
          </w:rPr>
          <w:delText>until it is</w:delText>
        </w:r>
      </w:del>
      <w:ins w:id="318" w:author="Julian Christensen" w:date="2024-07-05T14:06:00Z">
        <w:r w:rsidR="00183B8E">
          <w:rPr>
            <w:lang w:val="en-US"/>
          </w:rPr>
          <w:t>to</w:t>
        </w:r>
      </w:ins>
      <w:r w:rsidR="00D20C2F">
        <w:rPr>
          <w:lang w:val="en-US"/>
        </w:rPr>
        <w:t xml:space="preserve"> ensure</w:t>
      </w:r>
      <w:del w:id="319" w:author="Julian Christensen" w:date="2024-07-05T14:06:00Z">
        <w:r w:rsidR="00D20C2F" w:rsidDel="00183B8E">
          <w:rPr>
            <w:lang w:val="en-US"/>
          </w:rPr>
          <w:delText>d</w:delText>
        </w:r>
      </w:del>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ins w:id="320" w:author="Julian Christensen" w:date="2024-07-05T14:07:00Z">
        <w:r w:rsidR="00183B8E">
          <w:rPr>
            <w:lang w:val="en-US"/>
          </w:rPr>
          <w:t xml:space="preserve"> relevant and</w:t>
        </w:r>
      </w:ins>
      <w:r w:rsidR="00D20C2F">
        <w:rPr>
          <w:lang w:val="en-US"/>
        </w:rPr>
        <w:t xml:space="preserve"> irrelevant records</w:t>
      </w:r>
      <w:ins w:id="321" w:author="Julian Christensen" w:date="2024-07-05T14:07:00Z">
        <w:r w:rsidR="00183B8E">
          <w:rPr>
            <w:lang w:val="en-US"/>
          </w:rPr>
          <w:t xml:space="preserve"> (steps 1-2 in Table 5)</w:t>
        </w:r>
      </w:ins>
      <w:r w:rsidR="00D20C2F">
        <w:rPr>
          <w:lang w:val="en-US"/>
        </w:rPr>
        <w:t xml:space="preserve">,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w:t>
      </w:r>
      <w:r w:rsidR="00E144A9">
        <w:rPr>
          <w:lang w:val="en-US"/>
        </w:rPr>
        <w:lastRenderedPageBreak/>
        <w:t xml:space="preserve">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ins w:id="322" w:author="Julian Christensen" w:date="2024-07-05T14:08:00Z">
        <w:r w:rsidR="00183B8E">
          <w:rPr>
            <w:lang w:val="en-US"/>
          </w:rPr>
          <w:t xml:space="preserve">. The models do not need to be trained and should </w:t>
        </w:r>
      </w:ins>
      <w:ins w:id="323" w:author="Julian Christensen" w:date="2024-07-05T14:09:00Z">
        <w:r w:rsidR="00183B8E">
          <w:rPr>
            <w:lang w:val="en-US"/>
          </w:rPr>
          <w:t>therefore in general</w:t>
        </w:r>
      </w:ins>
      <w:del w:id="324" w:author="Julian Christensen" w:date="2024-07-05T14:08:00Z">
        <w:r w:rsidR="00E144A9" w:rsidDel="00183B8E">
          <w:rPr>
            <w:lang w:val="en-US"/>
          </w:rPr>
          <w:delText>,</w:delText>
        </w:r>
      </w:del>
      <w:r w:rsidR="00E144A9">
        <w:rPr>
          <w:lang w:val="en-US"/>
        </w:rPr>
        <w:t xml:space="preserve"> only</w:t>
      </w:r>
      <w:ins w:id="325" w:author="Julian Christensen" w:date="2024-07-05T14:08:00Z">
        <w:r w:rsidR="00183B8E">
          <w:rPr>
            <w:lang w:val="en-US"/>
          </w:rPr>
          <w:t xml:space="preserve"> be</w:t>
        </w:r>
      </w:ins>
      <w:r w:rsidR="00E144A9">
        <w:rPr>
          <w:lang w:val="en-US"/>
        </w:rPr>
        <w:t xml:space="preserve"> </w:t>
      </w:r>
      <w:del w:id="326" w:author="Julian Christensen" w:date="2024-07-05T14:08:00Z">
        <w:r w:rsidR="00E144A9" w:rsidDel="00183B8E">
          <w:rPr>
            <w:lang w:val="en-US"/>
          </w:rPr>
          <w:delText xml:space="preserve">feeding </w:delText>
        </w:r>
      </w:del>
      <w:ins w:id="327" w:author="Julian Christensen" w:date="2024-07-05T14:08:00Z">
        <w:r w:rsidR="00183B8E">
          <w:rPr>
            <w:lang w:val="en-US"/>
          </w:rPr>
          <w:t>fed</w:t>
        </w:r>
      </w:ins>
      <w:del w:id="328" w:author="Julian Christensen" w:date="2024-07-05T14:08:00Z">
        <w:r w:rsidR="00E144A9" w:rsidDel="00183B8E">
          <w:rPr>
            <w:lang w:val="en-US"/>
          </w:rPr>
          <w:delText>them</w:delText>
        </w:r>
      </w:del>
      <w:r w:rsidR="00E144A9">
        <w:rPr>
          <w:lang w:val="en-US"/>
        </w:rPr>
        <w:t xml:space="preserve"> with </w:t>
      </w:r>
      <w:ins w:id="329" w:author="Julian Christensen" w:date="2024-07-05T14:09:00Z">
        <w:r w:rsidR="00183B8E">
          <w:rPr>
            <w:lang w:val="en-US"/>
          </w:rPr>
          <w:t>a minimum of</w:t>
        </w:r>
      </w:ins>
      <w:del w:id="330" w:author="Julian Christensen" w:date="2024-07-05T14:09:00Z">
        <w:r w:rsidR="00E144A9" w:rsidDel="00183B8E">
          <w:rPr>
            <w:lang w:val="en-US"/>
          </w:rPr>
          <w:delText xml:space="preserve">the </w:delText>
        </w:r>
      </w:del>
      <w:del w:id="331" w:author="Julian Christensen" w:date="2024-07-05T14:08:00Z">
        <w:r w:rsidR="00E144A9" w:rsidDel="00183B8E">
          <w:rPr>
            <w:lang w:val="en-US"/>
          </w:rPr>
          <w:delText>absolute</w:delText>
        </w:r>
      </w:del>
      <w:del w:id="332" w:author="Julian Christensen" w:date="2024-07-05T14:09:00Z">
        <w:r w:rsidR="00E144A9" w:rsidDel="00183B8E">
          <w:rPr>
            <w:lang w:val="en-US"/>
          </w:rPr>
          <w:delText xml:space="preserve"> most necessary</w:delText>
        </w:r>
      </w:del>
      <w:r w:rsidR="00E144A9">
        <w:rPr>
          <w:lang w:val="en-US"/>
        </w:rPr>
        <w:t xml:space="preserve"> information. </w:t>
      </w:r>
      <w:del w:id="333" w:author="Julian Christensen" w:date="2024-07-05T14:09:00Z">
        <w:r w:rsidR="00D71708" w:rsidDel="00183B8E">
          <w:rPr>
            <w:lang w:val="en-US"/>
          </w:rPr>
          <w:delText xml:space="preserve">Importantly to remember, these models do not need to be trained, as we initially were caused to believe. </w:delText>
        </w:r>
        <w:r w:rsidR="002900F6" w:rsidDel="00183B8E">
          <w:rPr>
            <w:lang w:val="en-US"/>
          </w:rPr>
          <w:delText xml:space="preserve"> Thus, i</w:delText>
        </w:r>
      </w:del>
      <w:ins w:id="334" w:author="Julian Christensen" w:date="2024-07-05T14:09:00Z">
        <w:r w:rsidR="00183B8E">
          <w:rPr>
            <w:lang w:val="en-US"/>
          </w:rPr>
          <w:t>I</w:t>
        </w:r>
      </w:ins>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26CF1F2D" w14:textId="72EBC3CE" w:rsidR="00183B8E" w:rsidRDefault="00183B8E" w:rsidP="00497B8E">
      <w:pPr>
        <w:spacing w:after="0" w:line="360" w:lineRule="auto"/>
        <w:ind w:firstLine="1304"/>
        <w:jc w:val="both"/>
        <w:rPr>
          <w:ins w:id="335" w:author="Julian Christensen" w:date="2024-07-05T14:10:00Z"/>
          <w:lang w:val="en-US"/>
        </w:rPr>
      </w:pPr>
    </w:p>
    <w:p w14:paraId="59C3BA75" w14:textId="44D507D3" w:rsidR="00183B8E" w:rsidRDefault="00183B8E" w:rsidP="00497B8E">
      <w:pPr>
        <w:spacing w:after="0" w:line="360" w:lineRule="auto"/>
        <w:ind w:firstLine="1304"/>
        <w:jc w:val="both"/>
        <w:rPr>
          <w:ins w:id="336" w:author="Julian Christensen" w:date="2024-07-05T14:10:00Z"/>
          <w:lang w:val="en-US"/>
        </w:rPr>
      </w:pPr>
    </w:p>
    <w:p w14:paraId="3B9A0404" w14:textId="1E98E98B" w:rsidR="00183B8E" w:rsidRDefault="00183B8E" w:rsidP="00497B8E">
      <w:pPr>
        <w:spacing w:after="0" w:line="360" w:lineRule="auto"/>
        <w:ind w:firstLine="1304"/>
        <w:jc w:val="both"/>
        <w:rPr>
          <w:ins w:id="337" w:author="Julian Christensen" w:date="2024-07-05T14:10:00Z"/>
          <w:lang w:val="en-US"/>
        </w:rPr>
      </w:pPr>
    </w:p>
    <w:p w14:paraId="6B443609" w14:textId="32D9EE7B" w:rsidR="00183B8E" w:rsidRDefault="00183B8E" w:rsidP="00497B8E">
      <w:pPr>
        <w:spacing w:after="0" w:line="360" w:lineRule="auto"/>
        <w:ind w:firstLine="1304"/>
        <w:jc w:val="both"/>
        <w:rPr>
          <w:ins w:id="338" w:author="Julian Christensen" w:date="2024-07-05T14:10:00Z"/>
          <w:lang w:val="en-US"/>
        </w:rPr>
      </w:pPr>
    </w:p>
    <w:p w14:paraId="6D9EBE38" w14:textId="7DF46CDE" w:rsidR="00183B8E" w:rsidRDefault="00183B8E" w:rsidP="00497B8E">
      <w:pPr>
        <w:spacing w:after="0" w:line="360" w:lineRule="auto"/>
        <w:ind w:firstLine="1304"/>
        <w:jc w:val="both"/>
        <w:rPr>
          <w:ins w:id="339" w:author="Julian Christensen" w:date="2024-07-05T14:10:00Z"/>
          <w:lang w:val="en-US"/>
        </w:rPr>
      </w:pPr>
    </w:p>
    <w:p w14:paraId="25016AAD" w14:textId="42662339" w:rsidR="00183B8E" w:rsidRDefault="00183B8E" w:rsidP="00497B8E">
      <w:pPr>
        <w:spacing w:after="0" w:line="360" w:lineRule="auto"/>
        <w:ind w:firstLine="1304"/>
        <w:jc w:val="both"/>
        <w:rPr>
          <w:ins w:id="340" w:author="Julian Christensen" w:date="2024-07-05T14:10:00Z"/>
          <w:lang w:val="en-US"/>
        </w:rPr>
      </w:pPr>
    </w:p>
    <w:p w14:paraId="63621A45" w14:textId="4596BDBB" w:rsidR="00183B8E" w:rsidRDefault="00183B8E" w:rsidP="00497B8E">
      <w:pPr>
        <w:spacing w:after="0" w:line="360" w:lineRule="auto"/>
        <w:ind w:firstLine="1304"/>
        <w:jc w:val="both"/>
        <w:rPr>
          <w:ins w:id="341" w:author="Julian Christensen" w:date="2024-07-05T14:10:00Z"/>
          <w:lang w:val="en-US"/>
        </w:rPr>
      </w:pPr>
    </w:p>
    <w:p w14:paraId="42F981A8" w14:textId="78EFD1E2" w:rsidR="00183B8E" w:rsidRDefault="00183B8E" w:rsidP="00497B8E">
      <w:pPr>
        <w:spacing w:after="0" w:line="360" w:lineRule="auto"/>
        <w:ind w:firstLine="1304"/>
        <w:jc w:val="both"/>
        <w:rPr>
          <w:ins w:id="342" w:author="Julian Christensen" w:date="2024-07-05T14:10:00Z"/>
          <w:lang w:val="en-US"/>
        </w:rPr>
      </w:pPr>
    </w:p>
    <w:p w14:paraId="2353D2B9" w14:textId="61C7D45A" w:rsidR="00183B8E" w:rsidRDefault="00183B8E" w:rsidP="00497B8E">
      <w:pPr>
        <w:spacing w:after="0" w:line="360" w:lineRule="auto"/>
        <w:ind w:firstLine="1304"/>
        <w:jc w:val="both"/>
        <w:rPr>
          <w:ins w:id="343" w:author="Julian Christensen" w:date="2024-07-05T14:10:00Z"/>
          <w:lang w:val="en-US"/>
        </w:rPr>
      </w:pPr>
    </w:p>
    <w:p w14:paraId="4A2A7608" w14:textId="77777777" w:rsidR="00183B8E" w:rsidRDefault="00183B8E" w:rsidP="00497B8E">
      <w:pPr>
        <w:spacing w:after="0" w:line="360" w:lineRule="auto"/>
        <w:ind w:firstLine="1304"/>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26159551" w14:textId="77777777" w:rsidR="00183B8E" w:rsidRDefault="00183B8E" w:rsidP="00E144A9">
      <w:pPr>
        <w:spacing w:after="0" w:line="360" w:lineRule="auto"/>
        <w:jc w:val="both"/>
        <w:rPr>
          <w:ins w:id="344" w:author="Julian Christensen" w:date="2024-07-05T14:10:00Z"/>
          <w:lang w:val="en-US"/>
        </w:rPr>
      </w:pPr>
    </w:p>
    <w:p w14:paraId="258A17F8" w14:textId="77777777" w:rsidR="00183B8E" w:rsidRDefault="00183B8E" w:rsidP="00E144A9">
      <w:pPr>
        <w:spacing w:after="0" w:line="360" w:lineRule="auto"/>
        <w:jc w:val="both"/>
        <w:rPr>
          <w:ins w:id="345" w:author="Julian Christensen" w:date="2024-07-05T14:10:00Z"/>
          <w:lang w:val="en-US"/>
        </w:rPr>
      </w:pPr>
    </w:p>
    <w:p w14:paraId="6DC68303" w14:textId="4DFD6EB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del w:id="346" w:author="Julian Christensen" w:date="2024-07-05T14:10:00Z">
        <w:r w:rsidR="00E221CE" w:rsidDel="00183B8E">
          <w:rPr>
            <w:lang w:val="en-US"/>
          </w:rPr>
          <w:delText>,</w:delText>
        </w:r>
      </w:del>
      <w:r w:rsidR="00E221CE">
        <w:rPr>
          <w:lang w:val="en-US"/>
        </w:rPr>
        <w:t xml:space="preserve"> therefore</w:t>
      </w:r>
      <w:del w:id="347" w:author="Julian Christensen" w:date="2024-07-05T14:10:00Z">
        <w:r w:rsidR="00E221CE" w:rsidDel="00183B8E">
          <w:rPr>
            <w:lang w:val="en-US"/>
          </w:rPr>
          <w:delText>,</w:delText>
        </w:r>
      </w:del>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w:t>
      </w:r>
      <w:ins w:id="348" w:author="Julian Christensen" w:date="2024-07-05T14:11:00Z">
        <w:r w:rsidR="00183B8E">
          <w:rPr>
            <w:lang w:val="en-US"/>
          </w:rPr>
          <w:t>, choose to</w:t>
        </w:r>
      </w:ins>
      <w:del w:id="349" w:author="Julian Christensen" w:date="2024-07-05T14:11:00Z">
        <w:r w:rsidR="00E144A9" w:rsidRPr="00D64633" w:rsidDel="00183B8E">
          <w:rPr>
            <w:lang w:val="en-US"/>
          </w:rPr>
          <w:delText xml:space="preserve"> avoid the above bias by</w:delText>
        </w:r>
      </w:del>
      <w:r w:rsidR="00E144A9" w:rsidRPr="00D64633">
        <w:rPr>
          <w:lang w:val="en-US"/>
        </w:rPr>
        <w:t xml:space="preserve"> </w:t>
      </w:r>
      <w:del w:id="350" w:author="Julian Christensen" w:date="2024-07-05T14:11:00Z">
        <w:r w:rsidR="00E144A9" w:rsidRPr="00D64633" w:rsidDel="00183B8E">
          <w:rPr>
            <w:lang w:val="en-US"/>
          </w:rPr>
          <w:delText xml:space="preserve">including </w:delText>
        </w:r>
      </w:del>
      <w:ins w:id="351" w:author="Julian Christensen" w:date="2024-07-05T14:11:00Z">
        <w:r w:rsidR="00183B8E" w:rsidRPr="00D64633">
          <w:rPr>
            <w:lang w:val="en-US"/>
          </w:rPr>
          <w:t>includ</w:t>
        </w:r>
        <w:r w:rsidR="00183B8E">
          <w:rPr>
            <w:lang w:val="en-US"/>
          </w:rPr>
          <w:t>e</w:t>
        </w:r>
        <w:r w:rsidR="00183B8E" w:rsidRPr="00D64633">
          <w:rPr>
            <w:lang w:val="en-US"/>
          </w:rPr>
          <w:t xml:space="preserve"> </w:t>
        </w:r>
      </w:ins>
      <w:r w:rsidR="00E144A9" w:rsidRPr="00D64633">
        <w:rPr>
          <w:lang w:val="en-US"/>
        </w:rPr>
        <w:t>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xml:space="preserve">. This approach is </w:t>
      </w:r>
      <w:commentRangeStart w:id="352"/>
      <w:r w:rsidR="00E144A9" w:rsidRPr="00D64633">
        <w:rPr>
          <w:lang w:val="en-US"/>
        </w:rPr>
        <w:t xml:space="preserve">less </w:t>
      </w:r>
      <w:commentRangeEnd w:id="352"/>
      <w:r w:rsidR="00F02E2D">
        <w:rPr>
          <w:rStyle w:val="CommentReference"/>
        </w:rPr>
        <w:commentReference w:id="352"/>
      </w:r>
      <w:r w:rsidR="00E144A9" w:rsidRPr="00D64633">
        <w:rPr>
          <w:lang w:val="en-US"/>
        </w:rPr>
        <w:t>sensitive to the order of the prompts in the hierarchy</w:t>
      </w:r>
      <w:r w:rsidR="00376504">
        <w:rPr>
          <w:lang w:val="en-US"/>
        </w:rPr>
        <w:t>.</w:t>
      </w:r>
      <w:r w:rsidR="00E144A9" w:rsidRPr="00D64633">
        <w:rPr>
          <w:lang w:val="en-US"/>
        </w:rPr>
        <w:t xml:space="preserve"> </w:t>
      </w:r>
    </w:p>
    <w:p w14:paraId="407354B7" w14:textId="368058AF"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 xml:space="preserve">e suggest </w:t>
      </w:r>
      <w:r w:rsidR="00745511">
        <w:rPr>
          <w:lang w:val="en-US"/>
        </w:rPr>
        <w:lastRenderedPageBreak/>
        <w:t>that if a recall rate of 80% cannot be reached, then the given GPT API model should not be used as an independent second screener. This can only be accepted if the given reviewer lacks financial resources</w:t>
      </w:r>
      <w:ins w:id="353" w:author="Julian Christensen" w:date="2024-07-05T14:13:00Z">
        <w:r w:rsidR="00F02E2D">
          <w:rPr>
            <w:lang w:val="en-US"/>
          </w:rPr>
          <w:t>. In this case,</w:t>
        </w:r>
      </w:ins>
      <w:r w:rsidR="00745511">
        <w:rPr>
          <w:lang w:val="en-US"/>
        </w:rPr>
        <w:t xml:space="preserve"> </w:t>
      </w:r>
      <w:del w:id="354" w:author="Julian Christensen" w:date="2024-07-05T14:13:00Z">
        <w:r w:rsidR="00745511" w:rsidDel="00F02E2D">
          <w:rPr>
            <w:lang w:val="en-US"/>
          </w:rPr>
          <w:delText xml:space="preserve">since </w:delText>
        </w:r>
      </w:del>
      <w:r w:rsidR="00745511">
        <w:rPr>
          <w:lang w:val="en-US"/>
        </w:rPr>
        <w:t xml:space="preserve">single-screening is </w:t>
      </w:r>
      <w:ins w:id="355" w:author="Julian Christensen" w:date="2024-07-05T14:13:00Z">
        <w:r w:rsidR="00F02E2D">
          <w:rPr>
            <w:lang w:val="en-US"/>
          </w:rPr>
          <w:t xml:space="preserve">still </w:t>
        </w:r>
      </w:ins>
      <w:r w:rsidR="00745511">
        <w:rPr>
          <w:lang w:val="en-US"/>
        </w:rPr>
        <w:t xml:space="preserve">less desirable than using a bad-performing GPT API model as an extra </w:t>
      </w:r>
      <w:del w:id="356" w:author="Julian Christensen" w:date="2024-07-05T14:13:00Z">
        <w:r w:rsidR="00745511" w:rsidDel="00F02E2D">
          <w:rPr>
            <w:lang w:val="en-US"/>
          </w:rPr>
          <w:delText xml:space="preserve">assurance </w:delText>
        </w:r>
      </w:del>
      <w:ins w:id="357" w:author="Julian Christensen" w:date="2024-07-05T14:13:00Z">
        <w:r w:rsidR="00F02E2D">
          <w:rPr>
            <w:lang w:val="en-US"/>
          </w:rPr>
          <w:t xml:space="preserve">‘pair of eyes’ to </w:t>
        </w:r>
      </w:ins>
      <w:ins w:id="358" w:author="Julian Christensen" w:date="2024-07-05T14:14:00Z">
        <w:r w:rsidR="00F02E2D">
          <w:rPr>
            <w:lang w:val="en-US"/>
          </w:rPr>
          <w:t>increase one’s chances of</w:t>
        </w:r>
      </w:ins>
      <w:ins w:id="359" w:author="Julian Christensen" w:date="2024-07-05T14:13:00Z">
        <w:r w:rsidR="00F02E2D">
          <w:rPr>
            <w:lang w:val="en-US"/>
          </w:rPr>
          <w:t xml:space="preserve"> </w:t>
        </w:r>
      </w:ins>
      <w:del w:id="360" w:author="Julian Christensen" w:date="2024-07-05T14:13:00Z">
        <w:r w:rsidR="00745511" w:rsidDel="00F02E2D">
          <w:rPr>
            <w:lang w:val="en-US"/>
          </w:rPr>
          <w:delText xml:space="preserve">of </w:delText>
        </w:r>
      </w:del>
      <w:r w:rsidR="00745511">
        <w:rPr>
          <w:lang w:val="en-US"/>
        </w:rPr>
        <w:t>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74D6FB27"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t>
      </w:r>
      <w:commentRangeStart w:id="361"/>
      <w:r w:rsidR="00474195">
        <w:rPr>
          <w:lang w:val="en-US"/>
        </w:rPr>
        <w:t xml:space="preserve">we recommend that decisions on whether GPT API model screening is appropriate in a given review should </w:t>
      </w:r>
      <w:del w:id="362" w:author="Julian Christensen" w:date="2024-07-05T14:15:00Z">
        <w:r w:rsidR="00474195" w:rsidDel="00F02E2D">
          <w:rPr>
            <w:lang w:val="en-US"/>
          </w:rPr>
          <w:delText xml:space="preserve">primarily </w:delText>
        </w:r>
      </w:del>
      <w:r w:rsidR="00474195">
        <w:rPr>
          <w:lang w:val="en-US"/>
        </w:rPr>
        <w:t xml:space="preserve">be made before </w:t>
      </w:r>
      <w:r w:rsidR="009759E6">
        <w:rPr>
          <w:lang w:val="en-US"/>
        </w:rPr>
        <w:t>the main</w:t>
      </w:r>
      <w:r w:rsidR="00474195">
        <w:rPr>
          <w:lang w:val="en-US"/>
        </w:rPr>
        <w:t xml:space="preserve"> </w:t>
      </w:r>
      <w:ins w:id="363" w:author="Julian Christensen" w:date="2024-07-04T14:33:00Z">
        <w:r w:rsidR="008B5B3A">
          <w:rPr>
            <w:rStyle w:val="translation"/>
            <w:lang w:val="en-US"/>
          </w:rPr>
          <w:t xml:space="preserve">T&amp;Ab </w:t>
        </w:r>
      </w:ins>
      <w:del w:id="364" w:author="Julian Christensen" w:date="2024-07-04T14:33:00Z">
        <w:r w:rsidR="00474195" w:rsidDel="008B5B3A">
          <w:rPr>
            <w:lang w:val="en-US"/>
          </w:rPr>
          <w:delText xml:space="preserve">TAB </w:delText>
        </w:r>
      </w:del>
      <w:r w:rsidR="00474195">
        <w:rPr>
          <w:lang w:val="en-US"/>
        </w:rPr>
        <w:t xml:space="preserve">screening has been initiated. </w:t>
      </w:r>
      <w:commentRangeEnd w:id="361"/>
      <w:r w:rsidR="00F02E2D">
        <w:rPr>
          <w:rStyle w:val="CommentReference"/>
        </w:rPr>
        <w:commentReference w:id="361"/>
      </w:r>
      <w:commentRangeStart w:id="365"/>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365"/>
      <w:r w:rsidR="00F02E2D">
        <w:rPr>
          <w:rStyle w:val="CommentReference"/>
        </w:rPr>
        <w:commentReference w:id="365"/>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62DD4AED" w:rsidR="00F67237" w:rsidRDefault="005657C1" w:rsidP="00497B8E">
      <w:pPr>
        <w:spacing w:after="0" w:line="360" w:lineRule="auto"/>
        <w:ind w:firstLine="1304"/>
        <w:jc w:val="both"/>
        <w:rPr>
          <w:ins w:id="366" w:author="Julian Christensen" w:date="2024-07-05T14:19:00Z"/>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E903F09" w14:textId="77777777" w:rsidR="00F02E2D" w:rsidRPr="00497B8E" w:rsidRDefault="00F02E2D" w:rsidP="00497B8E">
      <w:pPr>
        <w:spacing w:after="0" w:line="360" w:lineRule="auto"/>
        <w:ind w:firstLine="1304"/>
        <w:jc w:val="both"/>
        <w:rPr>
          <w:lang w:val="en-US"/>
        </w:rPr>
      </w:pPr>
    </w:p>
    <w:p w14:paraId="2291F93F" w14:textId="76B65521"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w:t>
      </w:r>
      <w:ins w:id="367" w:author="Julian Christensen" w:date="2024-07-04T14:33:00Z">
        <w:r w:rsidR="008B5B3A">
          <w:rPr>
            <w:b/>
            <w:lang w:val="en-US"/>
          </w:rPr>
          <w:t>&amp;</w:t>
        </w:r>
      </w:ins>
      <w:del w:id="368" w:author="Julian Christensen" w:date="2024-07-04T14:33:00Z">
        <w:r w:rsidRPr="00311FE2" w:rsidDel="008B5B3A">
          <w:rPr>
            <w:b/>
            <w:lang w:val="en-US"/>
          </w:rPr>
          <w:delText xml:space="preserve">AB </w:delText>
        </w:r>
      </w:del>
      <w:ins w:id="369" w:author="Julian Christensen" w:date="2024-07-04T14:33:00Z">
        <w:r w:rsidR="008B5B3A" w:rsidRPr="00311FE2">
          <w:rPr>
            <w:b/>
            <w:lang w:val="en-US"/>
          </w:rPr>
          <w:t>A</w:t>
        </w:r>
        <w:r w:rsidR="008B5B3A">
          <w:rPr>
            <w:b/>
            <w:lang w:val="en-US"/>
          </w:rPr>
          <w:t>b</w:t>
        </w:r>
        <w:r w:rsidR="008B5B3A" w:rsidRPr="00311FE2">
          <w:rPr>
            <w:b/>
            <w:lang w:val="en-US"/>
          </w:rPr>
          <w:t xml:space="preserve"> </w:t>
        </w:r>
      </w:ins>
      <w:r w:rsidRPr="00311FE2">
        <w:rPr>
          <w:b/>
          <w:lang w:val="en-US"/>
        </w:rPr>
        <w:t>screening?</w:t>
      </w:r>
    </w:p>
    <w:p w14:paraId="6FB1F331" w14:textId="49A259BC" w:rsidR="00502905" w:rsidRPr="00197C88" w:rsidRDefault="00502905" w:rsidP="00197C88">
      <w:pPr>
        <w:spacing w:after="0" w:line="360" w:lineRule="auto"/>
        <w:jc w:val="both"/>
        <w:rPr>
          <w:lang w:val="en-US"/>
        </w:rPr>
      </w:pPr>
      <w:r w:rsidRPr="00502905">
        <w:rPr>
          <w:lang w:val="en-US"/>
        </w:rPr>
        <w:t>Althoug</w:t>
      </w:r>
      <w:r>
        <w:rPr>
          <w:lang w:val="en-US"/>
        </w:rPr>
        <w:t xml:space="preserve">h we think that GPT API models can have a huge impact on </w:t>
      </w:r>
      <w:ins w:id="370" w:author="Julian Christensen" w:date="2024-07-04T14:33:00Z">
        <w:r w:rsidR="008B5B3A">
          <w:rPr>
            <w:rStyle w:val="translation"/>
            <w:lang w:val="en-US"/>
          </w:rPr>
          <w:t xml:space="preserve">T&amp;Ab </w:t>
        </w:r>
      </w:ins>
      <w:del w:id="371" w:author="Julian Christensen" w:date="2024-07-04T14:33:00Z">
        <w:r w:rsidDel="008B5B3A">
          <w:rPr>
            <w:lang w:val="en-US"/>
          </w:rPr>
          <w:delText xml:space="preserve">TAB </w:delText>
        </w:r>
      </w:del>
      <w:r>
        <w:rPr>
          <w:lang w:val="en-US"/>
        </w:rPr>
        <w:t>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w:t>
      </w:r>
      <w:r>
        <w:rPr>
          <w:lang w:val="en-US"/>
        </w:rPr>
        <w:lastRenderedPageBreak/>
        <w:t xml:space="preserve">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F02E2D">
        <w:rPr>
          <w:i/>
          <w:lang w:val="en-US"/>
          <w:rPrChange w:id="372" w:author="Julian Christensen" w:date="2024-07-05T14:19:00Z">
            <w:rPr>
              <w:lang w:val="en-US"/>
            </w:rPr>
          </w:rPrChange>
        </w:rPr>
        <w:t>and</w:t>
      </w:r>
      <w:r>
        <w:rPr>
          <w:lang w:val="en-US"/>
        </w:rPr>
        <w:t xml:space="preserve">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commentRangeStart w:id="373"/>
      <w:r w:rsidR="005D585F">
        <w:rPr>
          <w:lang w:val="en-US"/>
        </w:rPr>
        <w:t>within a few hours</w:t>
      </w:r>
      <w:commentRangeEnd w:id="373"/>
      <w:r w:rsidR="00F02E2D">
        <w:rPr>
          <w:rStyle w:val="CommentReference"/>
        </w:rPr>
        <w:commentReference w:id="373"/>
      </w:r>
      <w:r w:rsidR="00661A63">
        <w:rPr>
          <w:lang w:val="en-US"/>
        </w:rPr>
        <w:t xml:space="preserve">. Therefore, </w:t>
      </w:r>
      <w:del w:id="374" w:author="Julian Christensen" w:date="2024-07-05T14:21:00Z">
        <w:r w:rsidR="00661A63" w:rsidDel="00F02E2D">
          <w:rPr>
            <w:lang w:val="en-US"/>
          </w:rPr>
          <w:delText xml:space="preserve">when having </w:delText>
        </w:r>
        <w:r w:rsidR="005D585F" w:rsidDel="00F02E2D">
          <w:rPr>
            <w:lang w:val="en-US"/>
          </w:rPr>
          <w:delText>f</w:delText>
        </w:r>
        <w:r w:rsidR="00661A63" w:rsidDel="00F02E2D">
          <w:rPr>
            <w:lang w:val="en-US"/>
          </w:rPr>
          <w:delText>ew records and</w:delText>
        </w:r>
      </w:del>
      <w:ins w:id="375" w:author="Julian Christensen" w:date="2024-07-05T14:21:00Z">
        <w:r w:rsidR="00F02E2D">
          <w:rPr>
            <w:lang w:val="en-US"/>
          </w:rPr>
          <w:t>if</w:t>
        </w:r>
      </w:ins>
      <w:r w:rsidR="00661A63">
        <w:rPr>
          <w:lang w:val="en-US"/>
        </w:rPr>
        <w:t xml:space="preserve"> the complexity of </w:t>
      </w:r>
      <w:del w:id="376" w:author="Julian Christensen" w:date="2024-07-05T14:21:00Z">
        <w:r w:rsidR="00661A63" w:rsidDel="00F02E2D">
          <w:rPr>
            <w:lang w:val="en-US"/>
          </w:rPr>
          <w:delText xml:space="preserve">the </w:delText>
        </w:r>
      </w:del>
      <w:ins w:id="377" w:author="Julian Christensen" w:date="2024-07-05T14:21:00Z">
        <w:r w:rsidR="00F02E2D">
          <w:rPr>
            <w:lang w:val="en-US"/>
          </w:rPr>
          <w:t xml:space="preserve">a </w:t>
        </w:r>
      </w:ins>
      <w:r w:rsidR="00661A63">
        <w:rPr>
          <w:lang w:val="en-US"/>
        </w:rPr>
        <w:t>review</w:t>
      </w:r>
      <w:ins w:id="378" w:author="Julian Christensen" w:date="2024-07-05T14:21:00Z">
        <w:r w:rsidR="00F02E2D">
          <w:rPr>
            <w:lang w:val="en-US"/>
          </w:rPr>
          <w:t>’s inclusion/exclusion criteria</w:t>
        </w:r>
      </w:ins>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del w:id="379" w:author="Julian Christensen" w:date="2024-07-05T14:21:00Z">
        <w:r w:rsidR="00661A63" w:rsidDel="00F02E2D">
          <w:rPr>
            <w:lang w:val="en-US"/>
          </w:rPr>
          <w:delText>can</w:delText>
        </w:r>
        <w:r w:rsidR="005D585F" w:rsidDel="00F02E2D">
          <w:rPr>
            <w:lang w:val="en-US"/>
          </w:rPr>
          <w:delText xml:space="preserve"> </w:delText>
        </w:r>
      </w:del>
      <w:ins w:id="380" w:author="Julian Christensen" w:date="2024-07-05T14:21:00Z">
        <w:r w:rsidR="00F02E2D">
          <w:rPr>
            <w:lang w:val="en-US"/>
          </w:rPr>
          <w:t xml:space="preserve">may </w:t>
        </w:r>
      </w:ins>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ins w:id="381" w:author="Julian Christensen" w:date="2024-07-05T14:21:00Z">
        <w:r w:rsidR="00F02E2D">
          <w:rPr>
            <w:lang w:val="en-US"/>
          </w:rPr>
          <w:t>, even if the number of records is not high</w:t>
        </w:r>
      </w:ins>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w:t>
      </w:r>
      <w:ins w:id="382" w:author="Julian Christensen" w:date="2024-07-04T14:33:00Z">
        <w:r w:rsidR="008B5B3A">
          <w:rPr>
            <w:rStyle w:val="translation"/>
            <w:lang w:val="en-US"/>
          </w:rPr>
          <w:t xml:space="preserve">T&amp;Ab </w:t>
        </w:r>
      </w:ins>
      <w:del w:id="383" w:author="Julian Christensen" w:date="2024-07-04T14:33:00Z">
        <w:r w:rsidDel="008B5B3A">
          <w:rPr>
            <w:lang w:val="en-US"/>
          </w:rPr>
          <w:delText xml:space="preserve">TAB </w:delText>
        </w:r>
      </w:del>
      <w:r>
        <w:rPr>
          <w:lang w:val="en-US"/>
        </w:rPr>
        <w:t xml:space="preserve">screening tasks in systematic reviews. </w:t>
      </w:r>
    </w:p>
    <w:p w14:paraId="10A25EE1" w14:textId="6AD0DFCE" w:rsidR="00514F04" w:rsidRDefault="00514F04" w:rsidP="006F63D8">
      <w:pPr>
        <w:spacing w:after="0" w:line="360" w:lineRule="auto"/>
        <w:rPr>
          <w:lang w:val="en-US"/>
        </w:rPr>
      </w:pPr>
    </w:p>
    <w:p w14:paraId="6A26D30D" w14:textId="4759F4EB" w:rsidR="00C93DE1" w:rsidRDefault="00C93DE1" w:rsidP="006F63D8">
      <w:pPr>
        <w:spacing w:after="0" w:line="360" w:lineRule="auto"/>
        <w:rPr>
          <w:lang w:val="en-US"/>
        </w:rPr>
      </w:pPr>
      <w:r>
        <w:rPr>
          <w:lang w:val="en-US"/>
        </w:rPr>
        <w:t xml:space="preserve">TABLE 6: When to use GPT API models for </w:t>
      </w:r>
      <w:ins w:id="384" w:author="Julian Christensen" w:date="2024-07-04T14:33:00Z">
        <w:r w:rsidR="008B5B3A">
          <w:rPr>
            <w:rStyle w:val="translation"/>
            <w:lang w:val="en-US"/>
          </w:rPr>
          <w:t xml:space="preserve">T&amp;Ab </w:t>
        </w:r>
      </w:ins>
      <w:del w:id="385" w:author="Julian Christensen" w:date="2024-07-04T14:33:00Z">
        <w:r w:rsidDel="008B5B3A">
          <w:rPr>
            <w:lang w:val="en-US"/>
          </w:rPr>
          <w:delText xml:space="preserve">TAB </w:delText>
        </w:r>
      </w:del>
      <w:r>
        <w:rPr>
          <w:lang w:val="en-US"/>
        </w:rPr>
        <w:t>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386"/>
            <w:r>
              <w:rPr>
                <w:lang w:val="en-US"/>
              </w:rPr>
              <w:t>Consider using hierarchical</w:t>
            </w:r>
            <w:r w:rsidR="0058712F">
              <w:rPr>
                <w:lang w:val="en-US"/>
              </w:rPr>
              <w:t xml:space="preserve"> or multi-prompt</w:t>
            </w:r>
            <w:r>
              <w:rPr>
                <w:lang w:val="en-US"/>
              </w:rPr>
              <w:t xml:space="preserve"> screening</w:t>
            </w:r>
            <w:commentRangeEnd w:id="386"/>
            <w:r w:rsidR="00524ED0">
              <w:rPr>
                <w:rStyle w:val="CommentReference"/>
              </w:rPr>
              <w:commentReference w:id="386"/>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8FEB12D"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w:t>
      </w:r>
      <w:ins w:id="387" w:author="Julian Christensen" w:date="2024-07-04T14:33:00Z">
        <w:r w:rsidR="008B5B3A">
          <w:rPr>
            <w:rStyle w:val="translation"/>
            <w:lang w:val="en-US"/>
          </w:rPr>
          <w:t xml:space="preserve">T&amp;Ab </w:t>
        </w:r>
      </w:ins>
      <w:del w:id="388" w:author="Julian Christensen" w:date="2024-07-04T14:33:00Z">
        <w:r w:rsidDel="008B5B3A">
          <w:rPr>
            <w:lang w:val="en-US"/>
          </w:rPr>
          <w:delText xml:space="preserve">TAB </w:delText>
        </w:r>
      </w:del>
      <w:r>
        <w:rPr>
          <w:lang w:val="en-US"/>
        </w:rPr>
        <w:t>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r w:rsidR="00B862A6">
        <w:fldChar w:fldCharType="begin"/>
      </w:r>
      <w:r w:rsidR="00B862A6" w:rsidRPr="00463A4D">
        <w:rPr>
          <w:lang w:val="en-US"/>
          <w:rPrChange w:id="389" w:author="Julian Christensen" w:date="2024-07-04T08:59:00Z">
            <w:rPr/>
          </w:rPrChange>
        </w:rPr>
        <w:instrText xml:space="preserve"> HYPERLINK "https://osf.io/apdfw/" </w:instrText>
      </w:r>
      <w:r w:rsidR="00B862A6">
        <w:fldChar w:fldCharType="separate"/>
      </w:r>
      <w:r w:rsidR="00B50203" w:rsidRPr="005A0A47">
        <w:rPr>
          <w:rStyle w:val="Hyperlink"/>
          <w:lang w:val="en-US"/>
        </w:rPr>
        <w:t>https://osf.io/apdfw/</w:t>
      </w:r>
      <w:r w:rsidR="00B862A6">
        <w:rPr>
          <w:rStyle w:val="Hyperlink"/>
          <w:lang w:val="en-US"/>
        </w:rPr>
        <w:fldChar w:fldCharType="end"/>
      </w:r>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t>
      </w:r>
      <w:r>
        <w:rPr>
          <w:lang w:val="en-US"/>
        </w:rPr>
        <w:lastRenderedPageBreak/>
        <w:t>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 xml:space="preserve">ly also change their screening decisions if they had to reiterate their first </w:t>
      </w:r>
      <w:ins w:id="390" w:author="Julian Christensen" w:date="2024-07-04T14:33:00Z">
        <w:r w:rsidR="008B5B3A">
          <w:rPr>
            <w:rStyle w:val="translation"/>
            <w:lang w:val="en-US"/>
          </w:rPr>
          <w:t xml:space="preserve">T&amp;Ab </w:t>
        </w:r>
      </w:ins>
      <w:del w:id="391" w:author="Julian Christensen" w:date="2024-07-04T14:33:00Z">
        <w:r w:rsidDel="008B5B3A">
          <w:rPr>
            <w:lang w:val="en-US"/>
          </w:rPr>
          <w:delText xml:space="preserve">TAB </w:delText>
        </w:r>
      </w:del>
      <w:r>
        <w:rPr>
          <w:lang w:val="en-US"/>
        </w:rPr>
        <w:t>screening</w:t>
      </w:r>
      <w:r w:rsidR="00F00C65">
        <w:rPr>
          <w:lang w:val="en-US"/>
        </w:rPr>
        <w:t xml:space="preserve">. </w:t>
      </w:r>
      <w:r>
        <w:rPr>
          <w:lang w:val="en-US"/>
        </w:rPr>
        <w:t xml:space="preserve">Therefore, we consider </w:t>
      </w:r>
      <w:del w:id="392" w:author="Julian Christensen" w:date="2024-07-05T14:23:00Z">
        <w:r w:rsidDel="00524ED0">
          <w:rPr>
            <w:lang w:val="en-US"/>
          </w:rPr>
          <w:delText xml:space="preserve">these </w:delText>
        </w:r>
      </w:del>
      <w:r>
        <w:rPr>
          <w:lang w:val="en-US"/>
        </w:rPr>
        <w:t xml:space="preserve">minor discrepancies to be </w:t>
      </w:r>
      <w:del w:id="393" w:author="Julian Christensen" w:date="2024-07-05T14:24:00Z">
        <w:r w:rsidDel="00524ED0">
          <w:rPr>
            <w:lang w:val="en-US"/>
          </w:rPr>
          <w:delText>very human-like</w:delText>
        </w:r>
        <w:r w:rsidR="00462549" w:rsidDel="00524ED0">
          <w:rPr>
            <w:lang w:val="en-US"/>
          </w:rPr>
          <w:delText xml:space="preserve"> and </w:delText>
        </w:r>
      </w:del>
      <w:r w:rsidR="00462549">
        <w:rPr>
          <w:lang w:val="en-US"/>
        </w:rPr>
        <w:t>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4D0A48D2"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w:t>
      </w:r>
      <w:ins w:id="394" w:author="Julian Christensen" w:date="2024-07-04T14:33:00Z">
        <w:r w:rsidR="008B5B3A">
          <w:rPr>
            <w:rStyle w:val="translation"/>
            <w:lang w:val="en-US"/>
          </w:rPr>
          <w:t xml:space="preserve">T&amp;Ab </w:t>
        </w:r>
      </w:ins>
      <w:del w:id="395" w:author="Julian Christensen" w:date="2024-07-04T14:33:00Z">
        <w:r w:rsidR="008B6AF6" w:rsidDel="008B5B3A">
          <w:rPr>
            <w:lang w:val="en-US"/>
          </w:rPr>
          <w:delText xml:space="preserve">TAB </w:delText>
        </w:r>
      </w:del>
      <w:r w:rsidR="008B6AF6">
        <w:rPr>
          <w:lang w:val="en-US"/>
        </w:rPr>
        <w:t>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8E4539D"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w:t>
      </w:r>
      <w:ins w:id="396" w:author="Julian Christensen" w:date="2024-07-04T14:33:00Z">
        <w:r w:rsidR="008B5B3A">
          <w:rPr>
            <w:rStyle w:val="translation"/>
            <w:lang w:val="en-US"/>
          </w:rPr>
          <w:t xml:space="preserve">T&amp;Ab </w:t>
        </w:r>
      </w:ins>
      <w:del w:id="397" w:author="Julian Christensen" w:date="2024-07-04T14:33:00Z">
        <w:r w:rsidR="003B63AD" w:rsidDel="008B5B3A">
          <w:rPr>
            <w:lang w:val="en-US"/>
          </w:rPr>
          <w:delText xml:space="preserve">TAB </w:delText>
        </w:r>
      </w:del>
      <w:r w:rsidR="003B63AD">
        <w:rPr>
          <w:lang w:val="en-US"/>
        </w:rPr>
        <w:t>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w:t>
      </w:r>
      <w:r w:rsidR="00B55E61">
        <w:rPr>
          <w:lang w:val="en-US"/>
        </w:rPr>
        <w:lastRenderedPageBreak/>
        <w:t xml:space="preserve">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w:t>
      </w:r>
      <w:ins w:id="398" w:author="Julian Christensen" w:date="2024-07-04T14:33:00Z">
        <w:r w:rsidR="008B5B3A">
          <w:rPr>
            <w:rStyle w:val="translation"/>
            <w:lang w:val="en-US"/>
          </w:rPr>
          <w:t xml:space="preserve">T&amp;Ab </w:t>
        </w:r>
      </w:ins>
      <w:del w:id="399" w:author="Julian Christensen" w:date="2024-07-04T14:33:00Z">
        <w:r w:rsidR="003062C2" w:rsidDel="008B5B3A">
          <w:rPr>
            <w:lang w:val="en-US"/>
          </w:rPr>
          <w:delText xml:space="preserve">TAB </w:delText>
        </w:r>
      </w:del>
      <w:r w:rsidR="003062C2">
        <w:rPr>
          <w:lang w:val="en-US"/>
        </w:rPr>
        <w:t xml:space="preserve">screening. </w:t>
      </w:r>
      <w:r w:rsidR="00B55E61">
        <w:rPr>
          <w:lang w:val="en-US"/>
        </w:rPr>
        <w:t xml:space="preserve">  </w:t>
      </w:r>
    </w:p>
    <w:p w14:paraId="4D6D68AD" w14:textId="1BCE31E4"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ins w:id="400" w:author="Julian Christensen" w:date="2024-07-05T14:25:00Z">
        <w:r w:rsidR="00524ED0">
          <w:rPr>
            <w:lang w:val="en-US"/>
          </w:rPr>
          <w:t>, say,</w:t>
        </w:r>
      </w:ins>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458C3E69"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w:t>
      </w:r>
      <w:del w:id="401" w:author="Julian Christensen" w:date="2024-07-05T14:26:00Z">
        <w:r w:rsidDel="00524ED0">
          <w:rPr>
            <w:lang w:val="en-US"/>
          </w:rPr>
          <w:delText xml:space="preserve">is in theory </w:delText>
        </w:r>
      </w:del>
      <w:ins w:id="402" w:author="Julian Christensen" w:date="2024-07-05T14:26:00Z">
        <w:r w:rsidR="00524ED0">
          <w:rPr>
            <w:lang w:val="en-US"/>
          </w:rPr>
          <w:t xml:space="preserve">may in many cases be </w:t>
        </w:r>
      </w:ins>
      <w:r>
        <w:rPr>
          <w:lang w:val="en-US"/>
        </w:rPr>
        <w:t xml:space="preserve">rather sensitive to the prompt(s) made by the user. This can potentially complicate the leverage of the GPT API screening </w:t>
      </w:r>
      <w:del w:id="403" w:author="Julian Christensen" w:date="2024-07-05T14:27:00Z">
        <w:r w:rsidDel="00524ED0">
          <w:rPr>
            <w:lang w:val="en-US"/>
          </w:rPr>
          <w:delText>and make it</w:delText>
        </w:r>
      </w:del>
      <w:ins w:id="404" w:author="Julian Christensen" w:date="2024-07-05T14:27:00Z">
        <w:r w:rsidR="00524ED0">
          <w:rPr>
            <w:lang w:val="en-US"/>
          </w:rPr>
          <w:t>as it may be</w:t>
        </w:r>
      </w:ins>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w:t>
      </w:r>
      <w:r w:rsidRPr="008A319E">
        <w:rPr>
          <w:rStyle w:val="translation"/>
          <w:lang w:val="en-US"/>
        </w:rPr>
        <w:lastRenderedPageBreak/>
        <w:t xml:space="preserve">review case. </w:t>
      </w:r>
      <w:del w:id="405" w:author="Julian Christensen" w:date="2024-07-05T14:27:00Z">
        <w:r w:rsidR="00497AD0" w:rsidRPr="008A319E" w:rsidDel="00524ED0">
          <w:rPr>
            <w:rStyle w:val="translation"/>
            <w:lang w:val="en-US"/>
          </w:rPr>
          <w:delText>On the same line, a</w:delText>
        </w:r>
      </w:del>
      <w:ins w:id="406" w:author="Julian Christensen" w:date="2024-07-05T14:27:00Z">
        <w:r w:rsidR="00524ED0">
          <w:rPr>
            <w:rStyle w:val="translation"/>
            <w:lang w:val="en-US"/>
          </w:rPr>
          <w:t>A</w:t>
        </w:r>
      </w:ins>
      <w:r w:rsidRPr="008A319E">
        <w:rPr>
          <w:rStyle w:val="translation"/>
          <w:lang w:val="en-US"/>
        </w:rPr>
        <w:t xml:space="preserve"> key </w:t>
      </w:r>
      <w:del w:id="407" w:author="Julian Christensen" w:date="2024-07-05T14:28:00Z">
        <w:r w:rsidRPr="008A319E" w:rsidDel="00524ED0">
          <w:rPr>
            <w:rStyle w:val="translation"/>
            <w:lang w:val="en-US"/>
          </w:rPr>
          <w:delText>reason for us to develop the screening</w:delText>
        </w:r>
      </w:del>
      <w:ins w:id="408" w:author="Julian Christensen" w:date="2024-07-05T14:28:00Z">
        <w:r w:rsidR="00524ED0">
          <w:rPr>
            <w:rStyle w:val="translation"/>
            <w:lang w:val="en-US"/>
          </w:rPr>
          <w:t>purpose of our</w:t>
        </w:r>
      </w:ins>
      <w:r w:rsidRPr="008A319E">
        <w:rPr>
          <w:rStyle w:val="translation"/>
          <w:lang w:val="en-US"/>
        </w:rPr>
        <w:t xml:space="preserve"> benchmark scheme is</w:t>
      </w:r>
      <w:ins w:id="409" w:author="Julian Christensen" w:date="2024-07-05T14:28:00Z">
        <w:r w:rsidR="00524ED0">
          <w:rPr>
            <w:rStyle w:val="translation"/>
            <w:lang w:val="en-US"/>
          </w:rPr>
          <w:t>, thus,</w:t>
        </w:r>
      </w:ins>
      <w:r w:rsidRPr="008A319E">
        <w:rPr>
          <w:rStyle w:val="translation"/>
          <w:lang w:val="en-US"/>
        </w:rPr>
        <w:t xml:space="preserve"> also </w:t>
      </w:r>
      <w:del w:id="410" w:author="Julian Christensen" w:date="2024-07-05T14:28:00Z">
        <w:r w:rsidRPr="008A319E" w:rsidDel="00524ED0">
          <w:rPr>
            <w:rStyle w:val="translation"/>
            <w:lang w:val="en-US"/>
          </w:rPr>
          <w:delText>that it</w:delText>
        </w:r>
      </w:del>
      <w:ins w:id="411" w:author="Julian Christensen" w:date="2024-07-05T14:28:00Z">
        <w:r w:rsidR="00524ED0">
          <w:rPr>
            <w:rStyle w:val="translation"/>
            <w:lang w:val="en-US"/>
          </w:rPr>
          <w:t>to</w:t>
        </w:r>
      </w:ins>
      <w:r w:rsidRPr="008A319E">
        <w:rPr>
          <w:rStyle w:val="translation"/>
          <w:lang w:val="en-US"/>
        </w:rPr>
        <w:t xml:space="preserve"> guide</w:t>
      </w:r>
      <w:del w:id="412" w:author="Julian Christensen" w:date="2024-07-05T14:28:00Z">
        <w:r w:rsidRPr="008A319E" w:rsidDel="00524ED0">
          <w:rPr>
            <w:rStyle w:val="translation"/>
            <w:lang w:val="en-US"/>
          </w:rPr>
          <w:delText>s</w:delText>
        </w:r>
      </w:del>
      <w:r w:rsidRPr="008A319E">
        <w:rPr>
          <w:rStyle w:val="translation"/>
          <w:lang w:val="en-US"/>
        </w:rPr>
        <w:t xml:space="preserve"> reviewers on when GPT API screening might </w:t>
      </w:r>
      <w:r w:rsidRPr="00524ED0">
        <w:rPr>
          <w:rStyle w:val="translation"/>
          <w:i/>
          <w:lang w:val="en-US"/>
          <w:rPrChange w:id="413" w:author="Julian Christensen" w:date="2024-07-05T14:28:00Z">
            <w:rPr>
              <w:rStyle w:val="translation"/>
              <w:lang w:val="en-US"/>
            </w:rPr>
          </w:rPrChange>
        </w:rPr>
        <w:t>not</w:t>
      </w:r>
      <w:r w:rsidRPr="008A319E">
        <w:rPr>
          <w:rStyle w:val="translation"/>
          <w:lang w:val="en-US"/>
        </w:rPr>
        <w:t xml:space="preserve"> be appropriate</w:t>
      </w:r>
      <w:del w:id="414" w:author="Julian Christensen" w:date="2024-07-05T14:29:00Z">
        <w:r w:rsidRPr="008A319E" w:rsidDel="00524ED0">
          <w:rPr>
            <w:rStyle w:val="translation"/>
            <w:lang w:val="en-US"/>
          </w:rPr>
          <w:delText>. Most importantly that is</w:delText>
        </w:r>
      </w:del>
      <w:ins w:id="415" w:author="Julian Christensen" w:date="2024-07-05T14:29:00Z">
        <w:r w:rsidR="00524ED0">
          <w:rPr>
            <w:rStyle w:val="translation"/>
            <w:lang w:val="en-US"/>
          </w:rPr>
          <w:t>, which would be the case if</w:t>
        </w:r>
      </w:ins>
      <w:del w:id="416" w:author="Julian Christensen" w:date="2024-07-05T14:29:00Z">
        <w:r w:rsidRPr="008A319E" w:rsidDel="00524ED0">
          <w:rPr>
            <w:rStyle w:val="translation"/>
            <w:lang w:val="en-US"/>
          </w:rPr>
          <w:delText xml:space="preserve"> when</w:delText>
        </w:r>
      </w:del>
      <w:r w:rsidRPr="008A319E">
        <w:rPr>
          <w:rStyle w:val="translation"/>
          <w:lang w:val="en-US"/>
        </w:rPr>
        <w:t xml:space="preserve"> prompt performances are not on par with human screening</w:t>
      </w:r>
      <w:ins w:id="417" w:author="Julian Christensen" w:date="2024-07-05T14:29:00Z">
        <w:r w:rsidR="00524ED0">
          <w:rPr>
            <w:rStyle w:val="translation"/>
            <w:lang w:val="en-US"/>
          </w:rPr>
          <w:t xml:space="preserve"> (or the time needed to reach satisfactory performance exceeds the time</w:t>
        </w:r>
      </w:ins>
      <w:ins w:id="418" w:author="Julian Christensen" w:date="2024-07-05T14:30:00Z">
        <w:r w:rsidR="00524ED0">
          <w:rPr>
            <w:rStyle w:val="translation"/>
            <w:lang w:val="en-US"/>
          </w:rPr>
          <w:t xml:space="preserve"> required for a human scond screener to independently screen the titles and abstracts)</w:t>
        </w:r>
      </w:ins>
      <w:r w:rsidRPr="008A319E">
        <w:rPr>
          <w:rStyle w:val="translation"/>
          <w:lang w:val="en-US"/>
        </w:rPr>
        <w:t xml:space="preserve">. This aims to hinder reviewers from using bad/sensitive prompts and thus avoid inducing a recall bias in systematic reviews. </w:t>
      </w:r>
    </w:p>
    <w:p w14:paraId="41CBC6BC" w14:textId="01B589B8"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del w:id="419" w:author="Julian Christensen" w:date="2024-07-05T14:31:00Z">
        <w:r w:rsidDel="00524ED0">
          <w:rPr>
            <w:lang w:val="en-US"/>
          </w:rPr>
          <w:delText xml:space="preserve">require </w:delText>
        </w:r>
      </w:del>
      <w:ins w:id="420" w:author="Julian Christensen" w:date="2024-07-05T14:31:00Z">
        <w:r w:rsidR="00524ED0">
          <w:rPr>
            <w:lang w:val="en-US"/>
          </w:rPr>
          <w:t xml:space="preserve">have </w:t>
        </w:r>
      </w:ins>
      <w:del w:id="421" w:author="Julian Christensen" w:date="2024-07-05T14:31:00Z">
        <w:r w:rsidDel="00524ED0">
          <w:rPr>
            <w:lang w:val="en-US"/>
          </w:rPr>
          <w:delText xml:space="preserve">minor </w:delText>
        </w:r>
      </w:del>
      <w:ins w:id="422" w:author="Julian Christensen" w:date="2024-07-05T14:31:00Z">
        <w:r w:rsidR="00524ED0">
          <w:rPr>
            <w:lang w:val="en-US"/>
          </w:rPr>
          <w:t xml:space="preserve">at least some minor </w:t>
        </w:r>
      </w:ins>
      <w:r>
        <w:rPr>
          <w:lang w:val="en-US"/>
        </w:rPr>
        <w:t xml:space="preserve">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2E0F5CCD" w14:textId="77777777" w:rsidR="00C1574F" w:rsidRPr="008A319E" w:rsidRDefault="00C1574F" w:rsidP="00C1574F">
      <w:pPr>
        <w:spacing w:after="0" w:line="360" w:lineRule="auto"/>
        <w:jc w:val="both"/>
        <w:rPr>
          <w:b/>
          <w:lang w:val="en-US"/>
        </w:rPr>
      </w:pPr>
      <w:r w:rsidRPr="008A319E">
        <w:rPr>
          <w:b/>
          <w:lang w:val="en-US"/>
        </w:rPr>
        <w:t xml:space="preserve">8 </w:t>
      </w:r>
      <w:r>
        <w:rPr>
          <w:b/>
          <w:lang w:val="en-US"/>
        </w:rPr>
        <w:t>CONCLUSION AND DISCUSION</w:t>
      </w:r>
    </w:p>
    <w:p w14:paraId="1E67F3E6" w14:textId="77777777" w:rsidR="00C1574F" w:rsidRDefault="00C1574F" w:rsidP="00C1574F">
      <w:pPr>
        <w:spacing w:after="0" w:line="360" w:lineRule="auto"/>
        <w:jc w:val="both"/>
        <w:rPr>
          <w:lang w:val="en-US"/>
        </w:rPr>
      </w:pPr>
      <w:r w:rsidRPr="008A319E">
        <w:rPr>
          <w:lang w:val="en-US"/>
        </w:rPr>
        <w:t xml:space="preserve">Human duplicate title and abstract (TAB) screening in systematic reviews is time-consuming, requiring a substantial amount of human labor which decelerates the review process and </w:t>
      </w:r>
      <w:r>
        <w:rPr>
          <w:lang w:val="en-US"/>
        </w:rPr>
        <w:t xml:space="preserve">thereby </w:t>
      </w:r>
      <w:r w:rsidRPr="008A319E">
        <w:rPr>
          <w:lang w:val="en-US"/>
        </w:rPr>
        <w:t xml:space="preserve">the dissemination of important knowledge for practice, research, and policy. In this study, we have shown that OpenAI’s GPT API models can function as highly reliable second screeners even in complex </w:t>
      </w:r>
      <w:r w:rsidRPr="008A319E">
        <w:rPr>
          <w:lang w:val="en-US"/>
        </w:rPr>
        <w:lastRenderedPageBreak/>
        <w:t xml:space="preserve">review settings, making it possible to substitute one human in the duplicate screening process and reallocate human resources. </w:t>
      </w:r>
      <w:r>
        <w:rPr>
          <w:lang w:val="en-US"/>
        </w:rPr>
        <w:t>O</w:t>
      </w:r>
      <w:r w:rsidRPr="008A319E">
        <w:rPr>
          <w:lang w:val="en-US"/>
        </w:rPr>
        <w:t>ur findings suggest that when configured correctly GPT API models can perform on par with or even surpass human screeners</w:t>
      </w:r>
      <w:r>
        <w:rPr>
          <w:lang w:val="en-US"/>
        </w:rPr>
        <w:t xml:space="preserve"> with regard to finding relevant studies. Hereto, we found that the GPT-4 model outperforms the GPT-3.5-turbo model. Therefore, we recommend primarily using the GPT-4 model for GPT API screening. Moreover, </w:t>
      </w:r>
      <w:r w:rsidRPr="00FC1A8D">
        <w:rPr>
          <w:lang w:val="en-US"/>
        </w:rPr>
        <w:t xml:space="preserve">we found that GPT API models yield a specificity rate on par with humans, but in some applications, they appear slightly over-inclusive relative to human screeners (i.e., they yield lower specificity rates than typically human screeners). However, we do not necessarily consider this to be a deficit of the models as long as they also contain high recall rates. This </w:t>
      </w:r>
      <w:r>
        <w:rPr>
          <w:lang w:val="en-US"/>
        </w:rPr>
        <w:t xml:space="preserve">merely forces the human reviewers to double-check close-to-relevant records, which ultimately guards against overlooking relevant studies. In general, our results stand in contrast to most previous research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6E2E3D">
        <w:rPr>
          <w:noProof/>
          <w:lang w:val="en-US"/>
        </w:rPr>
        <w:t>(Gargari et al., 2024; Guo et al., 2024)</w:t>
      </w:r>
      <w:r>
        <w:rPr>
          <w:lang w:val="en-US"/>
        </w:rPr>
        <w:fldChar w:fldCharType="end"/>
      </w:r>
      <w:r>
        <w:rPr>
          <w:lang w:val="en-US"/>
        </w:rPr>
        <w:t xml:space="preserve">, finding that GPT API models mainly perform adequately in terms of excluding irrelevant studies. On the one hand, this discrepancy might be explained by the fact that the GPT API models we used drew on function calling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6E2E3D">
        <w:rPr>
          <w:noProof/>
          <w:lang w:val="en-US"/>
        </w:rPr>
        <w:t>(OpenAI, 2024)</w:t>
      </w:r>
      <w:r>
        <w:rPr>
          <w:lang w:val="en-US"/>
        </w:rPr>
        <w:fldChar w:fldCharType="end"/>
      </w:r>
      <w:r>
        <w:rPr>
          <w:lang w:val="en-US"/>
        </w:rPr>
        <w:t xml:space="preserve">, which improves the models’ response consistency. On the other hand, all previous research added all inclusion/exclusion criteria to the same prompt, thus the discrepancy might be explained by the fact that we </w:t>
      </w:r>
      <w:r w:rsidRPr="008A319E">
        <w:rPr>
          <w:lang w:val="en-US"/>
        </w:rPr>
        <w:t>invented the use of multiple-prompt screening</w:t>
      </w:r>
      <w:r>
        <w:rPr>
          <w:lang w:val="en-US"/>
        </w:rPr>
        <w:t xml:space="preserve"> which is based on making</w:t>
      </w:r>
      <w:r w:rsidRPr="008A319E">
        <w:rPr>
          <w:lang w:val="en-US"/>
        </w:rPr>
        <w:t xml:space="preserve"> one </w:t>
      </w:r>
      <w:r>
        <w:rPr>
          <w:lang w:val="en-US"/>
        </w:rPr>
        <w:t xml:space="preserve">concise </w:t>
      </w:r>
      <w:r w:rsidRPr="008A319E">
        <w:rPr>
          <w:lang w:val="en-US"/>
        </w:rPr>
        <w:t>prompt per inclusion/exclusion criteria of the review</w:t>
      </w:r>
      <w:r>
        <w:rPr>
          <w:lang w:val="en-US"/>
        </w:rPr>
        <w:t xml:space="preserve">. </w:t>
      </w:r>
      <w:r w:rsidRPr="008A319E">
        <w:rPr>
          <w:lang w:val="en-US"/>
        </w:rPr>
        <w:t xml:space="preserve"> </w:t>
      </w:r>
      <w:r>
        <w:rPr>
          <w:lang w:val="en-US"/>
        </w:rPr>
        <w:t xml:space="preserve">This approach was especially decisive for making it work in complex review settings. </w:t>
      </w:r>
    </w:p>
    <w:p w14:paraId="150486B7" w14:textId="77777777" w:rsidR="00C1574F" w:rsidRDefault="00C1574F" w:rsidP="00C1574F">
      <w:pPr>
        <w:spacing w:after="0" w:line="360" w:lineRule="auto"/>
        <w:ind w:firstLine="1304"/>
        <w:jc w:val="both"/>
        <w:rPr>
          <w:lang w:val="en-US"/>
        </w:rPr>
      </w:pPr>
      <w:r>
        <w:rPr>
          <w:lang w:val="en-US"/>
        </w:rPr>
        <w:t xml:space="preserve">Based on our findings, we believe TAB screening with GPT API models can </w:t>
      </w:r>
      <w:r w:rsidRPr="008A319E">
        <w:rPr>
          <w:rStyle w:val="translation"/>
          <w:lang w:val="en-US"/>
        </w:rPr>
        <w:t xml:space="preserve">revolutionize the way duplicate </w:t>
      </w:r>
      <w:r>
        <w:rPr>
          <w:rStyle w:val="translation"/>
          <w:lang w:val="en-US"/>
        </w:rPr>
        <w:t xml:space="preserve">title and abstract screening can be done in high-quality systematic reviews and make automated tools move up to the highest levels of automation </w:t>
      </w:r>
      <w:r>
        <w:rPr>
          <w:rStyle w:val="translation"/>
          <w:lang w:val="en-US"/>
        </w:rP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Pr>
          <w:rStyle w:val="translation"/>
          <w:lang w:val="en-US"/>
        </w:rPr>
        <w:fldChar w:fldCharType="separate"/>
      </w:r>
      <w:r w:rsidRPr="0036408A">
        <w:rPr>
          <w:rStyle w:val="translation"/>
          <w:noProof/>
          <w:lang w:val="en-US"/>
        </w:rPr>
        <w:t>(c.f. O’Connor et al., 2019)</w:t>
      </w:r>
      <w:r>
        <w:rPr>
          <w:rStyle w:val="translation"/>
          <w:lang w:val="en-US"/>
        </w:rPr>
        <w:fldChar w:fldCharType="end"/>
      </w:r>
      <w:r>
        <w:rPr>
          <w:rStyle w:val="translation"/>
          <w:lang w:val="en-US"/>
        </w:rPr>
        <w:t xml:space="preserve">, where they yield none human-assisted </w:t>
      </w:r>
      <w:r w:rsidRPr="00D22DF6">
        <w:rPr>
          <w:rStyle w:val="translation"/>
          <w:i/>
          <w:lang w:val="en-US"/>
        </w:rPr>
        <w:t>second</w:t>
      </w:r>
      <w:r>
        <w:rPr>
          <w:rStyle w:val="translation"/>
          <w:lang w:val="en-US"/>
        </w:rPr>
        <w:t xml:space="preserve"> screener decisions. However, this necessitates the need to standardize this screening approach to make it scalable and acceptable in high-quality reviews. Therefore, </w:t>
      </w:r>
      <w:r w:rsidRPr="008A319E">
        <w:rPr>
          <w:lang w:val="en-US"/>
        </w:rPr>
        <w:t xml:space="preserve">we </w:t>
      </w:r>
      <w:r>
        <w:rPr>
          <w:lang w:val="en-US"/>
        </w:rPr>
        <w:t>also developed</w:t>
      </w:r>
      <w:r w:rsidRPr="008A319E">
        <w:rPr>
          <w:lang w:val="en-US"/>
        </w:rPr>
        <w:t xml:space="preserve"> a </w:t>
      </w:r>
      <w:r>
        <w:rPr>
          <w:lang w:val="en-US"/>
        </w:rPr>
        <w:t>reproducible</w:t>
      </w:r>
      <w:r w:rsidRPr="008A319E">
        <w:rPr>
          <w:lang w:val="en-US"/>
        </w:rPr>
        <w:t xml:space="preserve"> workflow</w:t>
      </w:r>
      <w:r>
        <w:rPr>
          <w:lang w:val="en-US"/>
        </w:rPr>
        <w:t xml:space="preserve"> and tentative </w:t>
      </w:r>
      <w:r w:rsidRPr="008A319E">
        <w:rPr>
          <w:lang w:val="en-US"/>
        </w:rPr>
        <w:t>guidelines for when such screenings can be accepted in high-quality reviews.</w:t>
      </w:r>
      <w:r>
        <w:rPr>
          <w:lang w:val="en-US"/>
        </w:rPr>
        <w:t xml:space="preserve"> Moreover, 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 A key part of setting up a reliable GPT API screening is to conduct</w:t>
      </w:r>
      <w:r w:rsidRPr="008A319E">
        <w:rPr>
          <w:lang w:val="en-US"/>
        </w:rPr>
        <w:t xml:space="preserve"> </w:t>
      </w:r>
      <w:r w:rsidRPr="008A319E">
        <w:rPr>
          <w:rStyle w:val="translation"/>
          <w:lang w:val="en-US"/>
        </w:rPr>
        <w:t xml:space="preserve">thorough pilot </w:t>
      </w:r>
      <w:r w:rsidRPr="008A319E">
        <w:rPr>
          <w:lang w:val="en-US"/>
        </w:rPr>
        <w:t xml:space="preserve">testing of the screening prompt(s) before making any full-scale screening. </w:t>
      </w:r>
      <w:r>
        <w:rPr>
          <w:lang w:val="en-US"/>
        </w:rPr>
        <w:t>For such assessments</w:t>
      </w:r>
      <w:r w:rsidRPr="008A319E">
        <w:rPr>
          <w:lang w:val="en-US"/>
        </w:rPr>
        <w:t xml:space="preserve">, we developed </w:t>
      </w:r>
      <w:r>
        <w:rPr>
          <w:lang w:val="en-US"/>
        </w:rPr>
        <w:t xml:space="preserve">a new benchmark scheme for interpreting acceptable and unacceptable screening performance in high-quality reviews based on </w:t>
      </w:r>
      <w:r w:rsidRPr="008A319E">
        <w:rPr>
          <w:lang w:val="en-US"/>
        </w:rPr>
        <w:t>the typical screening performance f</w:t>
      </w:r>
      <w:r>
        <w:rPr>
          <w:lang w:val="en-US"/>
        </w:rPr>
        <w:t>ound in</w:t>
      </w:r>
      <w:r w:rsidRPr="008A319E">
        <w:rPr>
          <w:lang w:val="en-US"/>
        </w:rPr>
        <w:t xml:space="preserve"> 22 high-standard </w:t>
      </w:r>
      <w:r>
        <w:rPr>
          <w:lang w:val="en-US"/>
        </w:rPr>
        <w:t xml:space="preserve">systematic </w:t>
      </w:r>
      <w:r w:rsidRPr="008A319E">
        <w:rPr>
          <w:lang w:val="en-US"/>
        </w:rPr>
        <w:t>reviews</w:t>
      </w:r>
      <w:r>
        <w:rPr>
          <w:lang w:val="en-US"/>
        </w:rPr>
        <w:t xml:space="preserve"> across 157,828 duplicate human screening </w:t>
      </w:r>
      <w:r>
        <w:rPr>
          <w:lang w:val="en-US"/>
        </w:rPr>
        <w:lastRenderedPageBreak/>
        <w:t>decisions.</w:t>
      </w:r>
      <w:r w:rsidRPr="008C77AB">
        <w:rPr>
          <w:lang w:val="en-US"/>
        </w:rPr>
        <w:t xml:space="preserve"> </w:t>
      </w:r>
      <w:r>
        <w:rPr>
          <w:lang w:val="en-US"/>
        </w:rPr>
        <w:t xml:space="preserve">Deduced from this investigation, we suggest that automated screenings yielding a recall rate (i.e., the ability to correctly include relevant studies) above 80% during the pilot testing should be acknowledged as being on par with human performance and can be safely used as independent second screeners. This recommendation approximately resembles the average recall rate we found in the mapped high-quality reviews. In addition, we suggest that a specificity rate (i.e., the ability to correctly exclude irrelevant studies) equal to or above 80% should be accepted in high-standard reviews as long as the recall is equal to above 80% as well since a low specificity rate does not induce any biases. As previously mentioned, it just requires humans to double-check close-to-relevant records, which guards against overlooking relevant studies. In this regard, it is important to note that since our recommendations are based on the acceptance that the GPT API models can err to some degree (as accepted for human screeners), it is </w:t>
      </w:r>
      <w:r w:rsidRPr="00FC1A8D">
        <w:rPr>
          <w:rStyle w:val="translation"/>
          <w:lang w:val="en-US"/>
        </w:rPr>
        <w:t xml:space="preserve">of vital importance that GPT API screening is combined with other screening techniques such as forward and backward citation tracking to ensure that potentially missed studies re-enter the review. Although we allow for minor errors, we recommend not to use GPT API screening, if reviewers can reach satisfying recall and specificity rates. On a similar line, we never think a GPT API model should be used as a stand-alone screener. There must always be a human in the loop, meaning that humans must always take the role of the first screener of titles and abstracts in high-quality systematic reviews.  </w:t>
      </w:r>
    </w:p>
    <w:p w14:paraId="69B0CAE2" w14:textId="77777777" w:rsidR="00C1574F" w:rsidRPr="00FC1A8D" w:rsidRDefault="00C1574F" w:rsidP="00C1574F">
      <w:pPr>
        <w:spacing w:after="0" w:line="360" w:lineRule="auto"/>
        <w:jc w:val="both"/>
        <w:rPr>
          <w:rStyle w:val="translation"/>
          <w:lang w:val="en-US"/>
        </w:rPr>
      </w:pPr>
      <w:r>
        <w:rPr>
          <w:lang w:val="en-US"/>
        </w:rPr>
        <w:tab/>
        <w:t xml:space="preserve">Some caveats and limitations follow our work. First of all, we agree 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 for TAB screening seen in the light of the fact that human screening most often represents black-box operation as well. However, we consider it all-important that future research investigates the performance of alternative open-source GPT models. A side-effect of such research would further be that the cost of using GPT models can be substantially reduced which can be a major barrier to using GPT-4 models for TAB screening at the current point in time. T</w:t>
      </w:r>
      <w:r w:rsidRPr="00FC1A8D">
        <w:rPr>
          <w:rStyle w:val="translation"/>
          <w:lang w:val="en-US"/>
        </w:rPr>
        <w:t xml:space="preserve">hese models are still rather expensive (in absolute terms, not compared to hiring a human screener). Thus, another line for future research could be to investigate the performance of cheaper GPT-4 models such as GPT-4o and GPT-4-turbo. </w:t>
      </w:r>
    </w:p>
    <w:p w14:paraId="3E6426FB" w14:textId="77777777" w:rsidR="00C1574F" w:rsidRDefault="00C1574F" w:rsidP="00C1574F">
      <w:pPr>
        <w:spacing w:after="0" w:line="360" w:lineRule="auto"/>
        <w:jc w:val="both"/>
        <w:rPr>
          <w:lang w:val="en-US"/>
        </w:rPr>
      </w:pPr>
      <w:r w:rsidRPr="00FC1A8D">
        <w:rPr>
          <w:rStyle w:val="translation"/>
          <w:lang w:val="en-US"/>
        </w:rPr>
        <w:tab/>
        <w:t xml:space="preserve">A general challenge when using GPT API models is that it requires a substantial amount of software maintenance to keep up to date with the newest model developments. Therefore, it requires continuous software development, for this screening approach to be viable which, in turn, will </w:t>
      </w:r>
      <w:r w:rsidRPr="00FC1A8D">
        <w:rPr>
          <w:rStyle w:val="translation"/>
          <w:lang w:val="en-US"/>
        </w:rPr>
        <w:lastRenderedPageBreak/>
        <w:t>probably require collaborations in the research community to ensure the stability of the software over time.</w:t>
      </w:r>
    </w:p>
    <w:p w14:paraId="23382DB9" w14:textId="77777777" w:rsidR="00C1574F" w:rsidRDefault="00C1574F" w:rsidP="00C1574F">
      <w:pPr>
        <w:spacing w:after="0" w:line="360" w:lineRule="auto"/>
        <w:ind w:firstLine="1304"/>
        <w:jc w:val="both"/>
        <w:rPr>
          <w:lang w:val="en-US"/>
        </w:rPr>
      </w:pPr>
      <w:r>
        <w:rPr>
          <w:lang w:val="en-US"/>
        </w:rPr>
        <w:t xml:space="preserve">Although this study has some important limitations, we believe that the implications of this work are rather extensive beyond what we have presented.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Moreover, it makes it possible to screen </w:t>
      </w:r>
      <w:r w:rsidRPr="0011702D">
        <w:rPr>
          <w:lang w:val="en-US"/>
        </w:rPr>
        <w:t>extreme-sized reviews</w:t>
      </w:r>
      <w:r>
        <w:rPr>
          <w:lang w:val="en-US"/>
        </w:rPr>
        <w:t xml:space="preserve">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DE061E">
        <w:rPr>
          <w:noProof/>
          <w:lang w:val="en-US"/>
        </w:rPr>
        <w:t>(Shemilt et al., 2014, 2016)</w:t>
      </w:r>
      <w:r>
        <w:fldChar w:fldCharType="end"/>
      </w:r>
      <w:r>
        <w:rPr>
          <w:lang w:val="en-US"/>
        </w:rPr>
        <w:t xml:space="preserve"> that would otherwise have been considered </w:t>
      </w:r>
      <w:r w:rsidRPr="00FC1A8D">
        <w:rPr>
          <w:rStyle w:val="translation"/>
          <w:lang w:val="en-US"/>
        </w:rPr>
        <w:t xml:space="preserve">unmanageable by humans. </w:t>
      </w:r>
      <w:r>
        <w:rPr>
          <w:lang w:val="en-US"/>
        </w:rPr>
        <w:t xml:space="preserve">Second, this approach can be all-important in elevating the quality of reviews conducted by single researchers restricted by resources such as low budgets and/or time. Third, we believe that there exists a huge potential in combining traditional automated tools and GPT modeling. For example, GPT API models could play a key part in validating a decided stopping rule </w:t>
      </w:r>
      <w:r>
        <w:rPr>
          <w:lang w:val="en-US"/>
        </w:rP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FD5C15">
        <w:rPr>
          <w:noProof/>
          <w:lang w:val="en-US"/>
        </w:rPr>
        <w:t>(Campos et al., 2023; König et al., 2023)</w:t>
      </w:r>
      <w:r>
        <w:rPr>
          <w:lang w:val="en-US"/>
        </w:rPr>
        <w:fldChar w:fldCharType="end"/>
      </w:r>
      <w:r>
        <w:rPr>
          <w:lang w:val="en-US"/>
        </w:rPr>
        <w:t xml:space="preserve"> whereto it could partly be used to screen records close to the stopping rule on the wrong side, and partly be used to more precisely detect relevant studies on the right side of a given stopping rule, ensuring that humans did not overlook any relevant studies. Combining traditional tools and GPT screening could furthermore reduce the cost of using GPT API models. Another application could also be that GPT API models are used together with prioritization resampling algorithms such as the one suggested by Hou and Tipton </w:t>
      </w:r>
      <w:r>
        <w:rPr>
          <w:lang w:val="en-US"/>
        </w:rPr>
        <w:fldChar w:fldCharType="begin" w:fldLock="1"/>
      </w:r>
      <w:r>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Pr>
          <w:lang w:val="en-US"/>
        </w:rPr>
        <w:fldChar w:fldCharType="separate"/>
      </w:r>
      <w:r w:rsidRPr="00B87C64">
        <w:rPr>
          <w:noProof/>
          <w:lang w:val="en-US"/>
        </w:rPr>
        <w:t>(2024)</w:t>
      </w:r>
      <w:r>
        <w:rPr>
          <w:lang w:val="en-US"/>
        </w:rP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3D3ED113" w14:textId="1C60E7B9" w:rsidR="00C1574F" w:rsidRPr="00C8294C" w:rsidRDefault="00C1574F" w:rsidP="00C1574F">
      <w:pPr>
        <w:spacing w:after="0" w:line="360" w:lineRule="auto"/>
        <w:ind w:firstLine="1304"/>
        <w:jc w:val="both"/>
        <w:rPr>
          <w:lang w:val="en-US"/>
        </w:rPr>
      </w:pPr>
      <w:r>
        <w:rPr>
          <w:lang w:val="en-US"/>
        </w:rPr>
        <w:t>To recapitulate, w</w:t>
      </w:r>
      <w:r w:rsidRPr="00CC4D5B">
        <w:rPr>
          <w:lang w:val="en-US"/>
        </w:rPr>
        <w:t>e</w:t>
      </w:r>
      <w:r>
        <w:rPr>
          <w:lang w:val="en-US"/>
        </w:rPr>
        <w:t xml:space="preserve"> </w:t>
      </w:r>
      <w:r w:rsidRPr="00CC4D5B">
        <w:rPr>
          <w:lang w:val="en-US"/>
        </w:rPr>
        <w:t xml:space="preserve">believe that using GPT API models </w:t>
      </w:r>
      <w:r>
        <w:rPr>
          <w:lang w:val="en-US"/>
        </w:rPr>
        <w:t>can change duplicate TAB screening in</w:t>
      </w:r>
      <w:r w:rsidRPr="00CC4D5B">
        <w:rPr>
          <w:lang w:val="en-US"/>
        </w:rPr>
        <w:t xml:space="preserve"> high-quality reviews</w:t>
      </w:r>
      <w:r>
        <w:rPr>
          <w:lang w:val="en-US"/>
        </w:rPr>
        <w:t xml:space="preserve"> across all kinds of scientific disciplines</w:t>
      </w:r>
      <w:r w:rsidRPr="00CC4D5B">
        <w:rPr>
          <w:lang w:val="en-US"/>
        </w:rPr>
        <w:t>.</w:t>
      </w:r>
      <w:r>
        <w:rPr>
          <w:lang w:val="en-US"/>
        </w:rPr>
        <w:t xml:space="preserve"> In fact, w</w:t>
      </w:r>
      <w:r w:rsidRPr="00CC4D5B">
        <w:rPr>
          <w:lang w:val="en-US"/>
        </w:rPr>
        <w:t xml:space="preserve">e </w:t>
      </w:r>
      <w:r>
        <w:rPr>
          <w:lang w:val="en-US"/>
        </w:rPr>
        <w:t>envision</w:t>
      </w:r>
      <w:r w:rsidRPr="00CC4D5B">
        <w:rPr>
          <w:lang w:val="en-US"/>
        </w:rPr>
        <w:t xml:space="preserve"> that the GPT-4 models will perform even </w:t>
      </w:r>
      <w:r>
        <w:rPr>
          <w:lang w:val="en-US"/>
        </w:rPr>
        <w:t>more</w:t>
      </w:r>
      <w:r w:rsidRPr="00CC4D5B">
        <w:rPr>
          <w:lang w:val="en-US"/>
        </w:rPr>
        <w:t xml:space="preserve"> </w:t>
      </w:r>
      <w:r>
        <w:rPr>
          <w:lang w:val="en-US"/>
        </w:rPr>
        <w:t>adequately when used on more structured abstracts as typically found in medicine</w:t>
      </w:r>
      <w:r w:rsidRPr="00CC4D5B">
        <w:rPr>
          <w:lang w:val="en-US"/>
        </w:rPr>
        <w:t xml:space="preserve">. </w:t>
      </w:r>
      <w:r>
        <w:rPr>
          <w:lang w:val="en-US"/>
        </w:rPr>
        <w:t xml:space="preserve">Moreover, we think this is an ideal use case where artificial intelligence (AI) can meaningfully take on </w:t>
      </w:r>
      <w:r w:rsidR="00BD1F2A">
        <w:rPr>
          <w:lang w:val="en-US"/>
        </w:rPr>
        <w:t>rigid</w:t>
      </w:r>
      <w:r>
        <w:rPr>
          <w:lang w:val="en-US"/>
        </w:rPr>
        <w:t xml:space="preserve"> human labor, and where no legal issues arise. Even more </w:t>
      </w:r>
      <w:r w:rsidRPr="00FC1A8D">
        <w:rPr>
          <w:rStyle w:val="translation"/>
          <w:lang w:val="en-US"/>
        </w:rPr>
        <w:t>edifying</w:t>
      </w:r>
      <w:r>
        <w:rPr>
          <w:lang w:val="en-US"/>
        </w:rPr>
        <w:t xml:space="preserve">, GPT API model screening can ensure a more rapid transfer of </w:t>
      </w:r>
      <w:r w:rsidR="00BD1F2A">
        <w:rPr>
          <w:lang w:val="en-US"/>
        </w:rPr>
        <w:t>usable</w:t>
      </w:r>
      <w:r>
        <w:rPr>
          <w:lang w:val="en-US"/>
        </w:rPr>
        <w:t xml:space="preserve"> knowledge to research, practice, and policy, which ultimately underpins the core </w:t>
      </w:r>
      <w:r w:rsidRPr="00AB5E9A">
        <w:rPr>
          <w:lang w:val="en-US"/>
        </w:rPr>
        <w:t>rationale</w:t>
      </w:r>
      <w:r w:rsidRPr="00AB5E9A">
        <w:rPr>
          <w:i/>
          <w:lang w:val="en-US"/>
        </w:rPr>
        <w:t xml:space="preserve"> </w:t>
      </w:r>
      <w:r>
        <w:rPr>
          <w:lang w:val="en-US"/>
        </w:rPr>
        <w:t xml:space="preserve">for doing systematic reviews. </w:t>
      </w:r>
    </w:p>
    <w:p w14:paraId="579063E1" w14:textId="4C525857" w:rsidR="008832F2" w:rsidRDefault="008832F2" w:rsidP="006F63D8">
      <w:pPr>
        <w:spacing w:after="0" w:line="360" w:lineRule="auto"/>
        <w:rPr>
          <w:b/>
          <w:lang w:val="en-US"/>
        </w:rPr>
      </w:pPr>
    </w:p>
    <w:p w14:paraId="0E13CC61" w14:textId="28DD463C" w:rsidR="00AC50D6" w:rsidRDefault="00AC50D6" w:rsidP="006F63D8">
      <w:pPr>
        <w:spacing w:after="0" w:line="360" w:lineRule="auto"/>
        <w:rPr>
          <w:lang w:val="en-US"/>
        </w:rPr>
      </w:pPr>
      <w:r>
        <w:rPr>
          <w:lang w:val="en-US"/>
        </w:rPr>
        <w:t>GET THE BELOW SECTION INCORPORATED IN THE DISCUSSION:</w:t>
      </w:r>
    </w:p>
    <w:p w14:paraId="45B8D252" w14:textId="77777777" w:rsidR="00AC50D6" w:rsidRPr="002D78FC" w:rsidDel="00B40DA9" w:rsidRDefault="00AC50D6" w:rsidP="00AC50D6">
      <w:pPr>
        <w:autoSpaceDE w:val="0"/>
        <w:autoSpaceDN w:val="0"/>
        <w:adjustRightInd w:val="0"/>
        <w:spacing w:after="0" w:line="360" w:lineRule="auto"/>
        <w:ind w:firstLine="1304"/>
        <w:jc w:val="both"/>
        <w:rPr>
          <w:del w:id="423" w:author="Julian Christensen" w:date="2024-07-04T16:09:00Z"/>
          <w:lang w:val="en-US"/>
        </w:rPr>
      </w:pPr>
      <w:commentRangeStart w:id="424"/>
      <w:r w:rsidRPr="002D78FC">
        <w:rPr>
          <w:lang w:val="en-US"/>
        </w:rPr>
        <w:lastRenderedPageBreak/>
        <w:t xml:space="preserve">Furthermore, there has not yet been laid any solid foundation on which evidence organizations </w:t>
      </w:r>
      <w:r w:rsidRPr="002D78FC">
        <w:rPr>
          <w:rStyle w:val="translation"/>
          <w:lang w:val="en-US"/>
        </w:rPr>
        <w:t>(such as Cochrane and the Campbell Collaboration) can accept and recommend the use of such tools</w:t>
      </w:r>
      <w:del w:id="425" w:author="Julian Christensen" w:date="2024-07-04T15:49:00Z">
        <w:r w:rsidRPr="002D78FC" w:rsidDel="00BA76D2">
          <w:rPr>
            <w:rStyle w:val="translation"/>
            <w:lang w:val="en-US"/>
          </w:rPr>
          <w:delText xml:space="preserve"> per se</w:delText>
        </w:r>
      </w:del>
      <w:r w:rsidRPr="002D78FC">
        <w:rPr>
          <w:rStyle w:val="translation"/>
          <w:lang w:val="en-US"/>
        </w:rPr>
        <w:t xml:space="preserve">. According to the Campbell Collaboration, </w:t>
      </w:r>
      <w:del w:id="426" w:author="Julian Christensen" w:date="2024-07-04T15:50:00Z">
        <w:r w:rsidRPr="002D78FC" w:rsidDel="00DB1CC3">
          <w:rPr>
            <w:rStyle w:val="translation"/>
            <w:lang w:val="en-US"/>
          </w:rPr>
          <w:delText>for them to accept the</w:delText>
        </w:r>
      </w:del>
      <w:ins w:id="427" w:author="Julian Christensen" w:date="2024-07-04T15:50:00Z">
        <w:r w:rsidRPr="002D78FC">
          <w:rPr>
            <w:rStyle w:val="translation"/>
            <w:lang w:val="en-US"/>
          </w:rPr>
          <w:t>the acceptance of</w:t>
        </w:r>
      </w:ins>
      <w:r w:rsidRPr="002D78FC">
        <w:rPr>
          <w:rStyle w:val="translation"/>
          <w:lang w:val="en-US"/>
        </w:rPr>
        <w:t xml:space="preserve"> </w:t>
      </w:r>
      <w:del w:id="428" w:author="Julian Christensen" w:date="2024-07-04T15:51:00Z">
        <w:r w:rsidRPr="002D78FC" w:rsidDel="00DB1CC3">
          <w:rPr>
            <w:rStyle w:val="translation"/>
            <w:lang w:val="en-US"/>
          </w:rPr>
          <w:delText>incorporat</w:delText>
        </w:r>
      </w:del>
      <w:del w:id="429" w:author="Julian Christensen" w:date="2024-07-04T15:50:00Z">
        <w:r w:rsidRPr="002D78FC" w:rsidDel="00DB1CC3">
          <w:rPr>
            <w:rStyle w:val="translation"/>
            <w:lang w:val="en-US"/>
          </w:rPr>
          <w:delText>ion</w:delText>
        </w:r>
      </w:del>
      <w:ins w:id="430" w:author="Julian Christensen" w:date="2024-07-04T15:51:00Z">
        <w:r w:rsidRPr="002D78FC">
          <w:rPr>
            <w:rStyle w:val="translation"/>
            <w:lang w:val="en-US"/>
          </w:rPr>
          <w:t>using</w:t>
        </w:r>
      </w:ins>
      <w:r w:rsidRPr="002D78FC">
        <w:rPr>
          <w:rStyle w:val="translation"/>
          <w:lang w:val="en-US"/>
        </w:rPr>
        <w:t xml:space="preserve"> </w:t>
      </w:r>
      <w:del w:id="431" w:author="Julian Christensen" w:date="2024-07-04T15:51:00Z">
        <w:r w:rsidRPr="002D78FC" w:rsidDel="00DB1CC3">
          <w:rPr>
            <w:rStyle w:val="translation"/>
            <w:lang w:val="en-US"/>
          </w:rPr>
          <w:delText xml:space="preserve">of </w:delText>
        </w:r>
      </w:del>
      <w:r w:rsidRPr="002D78FC">
        <w:rPr>
          <w:rStyle w:val="translation"/>
          <w:lang w:val="en-US"/>
        </w:rPr>
        <w:t xml:space="preserve">automation tools in </w:t>
      </w:r>
      <w:del w:id="432" w:author="Julian Christensen" w:date="2024-07-04T15:51:00Z">
        <w:r w:rsidRPr="002D78FC" w:rsidDel="00DB1CC3">
          <w:rPr>
            <w:rStyle w:val="translation"/>
            <w:lang w:val="en-US"/>
          </w:rPr>
          <w:delText xml:space="preserve">their </w:delText>
        </w:r>
      </w:del>
      <w:r w:rsidRPr="002D78FC">
        <w:rPr>
          <w:rStyle w:val="translation"/>
          <w:lang w:val="en-US"/>
        </w:rPr>
        <w:t>reviews</w:t>
      </w:r>
      <w:r w:rsidRPr="002D78FC">
        <w:rPr>
          <w:lang w:val="en-US"/>
        </w:rPr>
        <w:t xml:space="preserve"> “</w:t>
      </w:r>
      <w:r w:rsidRPr="002D78FC">
        <w:rPr>
          <w:i/>
          <w:lang w:val="en-US"/>
        </w:rPr>
        <w:t>requires (a) functioning tech (b) proof that it is functioning appropriately (c) the tech embodied in usable products (d) agreed guidelines for appropriate use (e) training (f) ongoing support.</w:t>
      </w:r>
      <w:r w:rsidRPr="002D78FC">
        <w:rPr>
          <w:lang w:val="en-US"/>
        </w:rPr>
        <w:t xml:space="preserve">” </w:t>
      </w:r>
      <w:commentRangeEnd w:id="424"/>
      <w:r w:rsidRPr="002D78FC">
        <w:rPr>
          <w:rStyle w:val="CommentReference"/>
        </w:rPr>
        <w:commentReference w:id="424"/>
      </w:r>
      <w:r w:rsidRPr="002D78FC">
        <w:rPr>
          <w:lang w:val="en-US"/>
        </w:rPr>
        <w:fldChar w:fldCharType="begin" w:fldLock="1"/>
      </w:r>
      <w:r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Pr="002D78FC">
        <w:rPr>
          <w:lang w:val="en-US"/>
        </w:rPr>
        <w:fldChar w:fldCharType="separate"/>
      </w:r>
      <w:r w:rsidRPr="002D78FC">
        <w:rPr>
          <w:noProof/>
          <w:lang w:val="en-US"/>
        </w:rPr>
        <w:t>(Campbell Collaboration, 2023)</w:t>
      </w:r>
      <w:r w:rsidRPr="002D78FC">
        <w:rPr>
          <w:lang w:val="en-US"/>
        </w:rPr>
        <w:fldChar w:fldCharType="end"/>
      </w:r>
      <w:r w:rsidRPr="002D78FC">
        <w:rPr>
          <w:lang w:val="en-US"/>
        </w:rPr>
        <w:t xml:space="preserve">. </w:t>
      </w:r>
      <w:del w:id="433" w:author="Julian Christensen" w:date="2024-07-04T15:51:00Z">
        <w:r w:rsidRPr="002D78FC" w:rsidDel="00DB1CC3">
          <w:rPr>
            <w:lang w:val="en-US"/>
          </w:rPr>
          <w:delText>Therefore</w:delText>
        </w:r>
      </w:del>
      <w:del w:id="434" w:author="Julian Christensen" w:date="2024-07-04T15:52:00Z">
        <w:r w:rsidRPr="002D78FC" w:rsidDel="00DB1CC3">
          <w:rPr>
            <w:lang w:val="en-US"/>
          </w:rPr>
          <w:delText>, t</w:delText>
        </w:r>
      </w:del>
      <w:del w:id="435" w:author="Julian Christensen" w:date="2024-07-04T16:08:00Z">
        <w:r w:rsidRPr="002D78FC" w:rsidDel="00B40DA9">
          <w:rPr>
            <w:lang w:val="en-US"/>
          </w:rPr>
          <w:delText xml:space="preserve">he overarching goal of this paper is to construct a framework in which </w:delText>
        </w:r>
      </w:del>
      <w:del w:id="436" w:author="Julian Christensen" w:date="2024-07-04T14:31:00Z">
        <w:r w:rsidRPr="002D78FC" w:rsidDel="00863EF9">
          <w:rPr>
            <w:lang w:val="en-US"/>
          </w:rPr>
          <w:delText xml:space="preserve">TAB </w:delText>
        </w:r>
      </w:del>
      <w:del w:id="437" w:author="Julian Christensen" w:date="2024-07-04T16:08:00Z">
        <w:r w:rsidRPr="002D78FC" w:rsidDel="00B40DA9">
          <w:rPr>
            <w:lang w:val="en-US"/>
          </w:rPr>
          <w:delText xml:space="preserve">screening with GPT API models </w:delText>
        </w:r>
      </w:del>
      <w:del w:id="438" w:author="Julian Christensen" w:date="2024-07-04T15:52:00Z">
        <w:r w:rsidRPr="002D78FC" w:rsidDel="00DB1CC3">
          <w:rPr>
            <w:lang w:val="en-US"/>
          </w:rPr>
          <w:delText xml:space="preserve">can </w:delText>
        </w:r>
      </w:del>
      <w:del w:id="439" w:author="Julian Christensen" w:date="2024-07-04T16:08:00Z">
        <w:r w:rsidRPr="002D78FC" w:rsidDel="00B40DA9">
          <w:rPr>
            <w:lang w:val="en-US"/>
          </w:rPr>
          <w:delText>be said to meet requirements</w:delText>
        </w:r>
      </w:del>
      <w:del w:id="440" w:author="Julian Christensen" w:date="2024-07-04T15:53:00Z">
        <w:r w:rsidRPr="002D78FC" w:rsidDel="00DB1CC3">
          <w:rPr>
            <w:lang w:val="en-US"/>
          </w:rPr>
          <w:delText xml:space="preserve"> set forth by evidence organizations</w:delText>
        </w:r>
      </w:del>
      <w:del w:id="441" w:author="Julian Christensen" w:date="2024-07-04T16:08:00Z">
        <w:r w:rsidRPr="002D78FC" w:rsidDel="00B40DA9">
          <w:rPr>
            <w:lang w:val="en-US"/>
          </w:rPr>
          <w:delText xml:space="preserve">. In the </w:delText>
        </w:r>
      </w:del>
      <w:del w:id="442" w:author="Julian Christensen" w:date="2024-07-04T15:54:00Z">
        <w:r w:rsidRPr="002D78FC" w:rsidDel="00DB1CC3">
          <w:rPr>
            <w:lang w:val="en-US"/>
          </w:rPr>
          <w:delText xml:space="preserve">following </w:delText>
        </w:r>
      </w:del>
      <w:del w:id="443" w:author="Julian Christensen" w:date="2024-07-04T15:53:00Z">
        <w:r w:rsidRPr="002D78FC" w:rsidDel="00DB1CC3">
          <w:rPr>
            <w:lang w:val="en-US"/>
          </w:rPr>
          <w:delText>part</w:delText>
        </w:r>
      </w:del>
      <w:del w:id="444" w:author="Julian Christensen" w:date="2024-07-04T16:08:00Z">
        <w:r w:rsidRPr="002D78FC" w:rsidDel="00B40DA9">
          <w:rPr>
            <w:lang w:val="en-US"/>
          </w:rPr>
          <w:delText>, we briefly explicate how we aim to build this framework.</w:delText>
        </w:r>
      </w:del>
    </w:p>
    <w:p w14:paraId="5E697113"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Concerning requirement </w:t>
      </w:r>
      <w:r w:rsidRPr="002D78FC">
        <w:rPr>
          <w:i/>
          <w:lang w:val="en-US"/>
        </w:rPr>
        <w:t>(a)</w:t>
      </w:r>
      <w:r w:rsidRPr="002D78FC">
        <w:rPr>
          <w:lang w:val="en-US"/>
        </w:rPr>
        <w:t xml:space="preserve">, </w:t>
      </w:r>
      <w:commentRangeStart w:id="445"/>
      <w:r w:rsidRPr="002D78FC">
        <w:rPr>
          <w:lang w:val="en-US"/>
        </w:rPr>
        <w:t>we cannot, as such, fulfill this demand</w:t>
      </w:r>
      <w:ins w:id="446" w:author="Julian Christensen" w:date="2024-07-04T16:09:00Z">
        <w:r w:rsidRPr="002D78FC">
          <w:rPr>
            <w:lang w:val="en-US"/>
          </w:rPr>
          <w:t xml:space="preserve"> when relying on OpenAI’s GPT API model</w:t>
        </w:r>
      </w:ins>
      <w:commentRangeEnd w:id="445"/>
      <w:ins w:id="447" w:author="Julian Christensen" w:date="2024-07-04T16:10:00Z">
        <w:r w:rsidRPr="002D78FC">
          <w:rPr>
            <w:rStyle w:val="CommentReference"/>
          </w:rPr>
          <w:commentReference w:id="445"/>
        </w:r>
      </w:ins>
      <w:ins w:id="448" w:author="Julian Christensen" w:date="2024-07-04T16:09:00Z">
        <w:r w:rsidRPr="002D78FC">
          <w:rPr>
            <w:lang w:val="en-US"/>
          </w:rPr>
          <w:t>s. Thus,</w:t>
        </w:r>
      </w:ins>
      <w:del w:id="449" w:author="Julian Christensen" w:date="2024-07-04T16:09:00Z">
        <w:r w:rsidRPr="002D78FC" w:rsidDel="006B1FFC">
          <w:rPr>
            <w:lang w:val="en-US"/>
          </w:rPr>
          <w:delText xml:space="preserve"> since</w:delText>
        </w:r>
      </w:del>
      <w:r w:rsidRPr="002D78FC">
        <w:rPr>
          <w:lang w:val="en-US"/>
        </w:rPr>
        <w:t xml:space="preserve"> the</w:t>
      </w:r>
      <w:ins w:id="450" w:author="Julian Christensen" w:date="2024-07-04T16:09:00Z">
        <w:r w:rsidRPr="002D78FC">
          <w:rPr>
            <w:lang w:val="en-US"/>
          </w:rPr>
          <w:t>se</w:t>
        </w:r>
      </w:ins>
      <w:r w:rsidRPr="002D78FC">
        <w:rPr>
          <w:lang w:val="en-US"/>
        </w:rPr>
        <w:t xml:space="preserve"> GPT API models </w:t>
      </w:r>
      <w:del w:id="451" w:author="Julian Christensen" w:date="2024-07-04T16:09:00Z">
        <w:r w:rsidRPr="002D78FC" w:rsidDel="006B1FFC">
          <w:rPr>
            <w:lang w:val="en-US"/>
          </w:rPr>
          <w:delText xml:space="preserve">we draw upon in this paper </w:delText>
        </w:r>
      </w:del>
      <w:r w:rsidRPr="002D78FC">
        <w:rPr>
          <w:lang w:val="en-US"/>
        </w:rPr>
        <w:t xml:space="preserve">are closed-source applications with black-box algorithms. Consequently, our suggested framework is only viable as long as given firms provide access to their LLMs. However, our suggested framework and codes can readily be remodeled to work with other API models, such as models from Claude 2 or Mistral AI </w:t>
      </w:r>
      <w:commentRangeStart w:id="452"/>
      <w:r w:rsidRPr="002D78FC">
        <w:rPr>
          <w:lang w:val="en-US"/>
        </w:rPr>
        <w:t xml:space="preserve">where the request body takes the same arguments </w:t>
      </w:r>
      <w:commentRangeEnd w:id="452"/>
      <w:r w:rsidRPr="002D78FC">
        <w:rPr>
          <w:rStyle w:val="CommentReference"/>
        </w:rPr>
        <w:commentReference w:id="452"/>
      </w:r>
      <w:r w:rsidRPr="002D78FC">
        <w:rPr>
          <w:lang w:val="en-US"/>
        </w:rPr>
        <w:t xml:space="preserve">as OpenAI’s GPT API models. Therefore, our setup aims to be agnostic to the given provider of the given LLM. In theory, our approach can be implemented together with other LLMs such as Mistral’s open-source LLMs that can be downloaded locally by the users. We, therefore, understand a “functioning tech” to point, in our case, to the broader family of LLM models, which we believe will be around for many years. </w:t>
      </w:r>
    </w:p>
    <w:p w14:paraId="0E23C537"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A key part of fulfilling Campbell’s requirement </w:t>
      </w:r>
      <w:r w:rsidRPr="002D78FC">
        <w:rPr>
          <w:i/>
          <w:lang w:val="en-US"/>
        </w:rPr>
        <w:t>(b)</w:t>
      </w:r>
      <w:r w:rsidRPr="002D78FC">
        <w:rPr>
          <w:lang w:val="en-US"/>
        </w:rPr>
        <w:t xml:space="preserve">, and not compromising the quality of future systematic reviews, is to show that the GPT API models are not significantly inferior to human screening performance </w:t>
      </w:r>
      <w:r w:rsidRPr="002D78FC">
        <w:rPr>
          <w:lang w:val="en-US"/>
        </w:rPr>
        <w:fldChar w:fldCharType="begin" w:fldLock="1"/>
      </w:r>
      <w:r w:rsidRPr="002D78FC">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Pr="002D78FC">
        <w:rPr>
          <w:lang w:val="en-US"/>
        </w:rPr>
        <w:fldChar w:fldCharType="separate"/>
      </w:r>
      <w:r w:rsidRPr="002D78FC">
        <w:rPr>
          <w:noProof/>
          <w:lang w:val="en-US"/>
        </w:rPr>
        <w:t>(O’Connor et al., 2019)</w:t>
      </w:r>
      <w:r w:rsidRPr="002D78FC">
        <w:rPr>
          <w:lang w:val="en-US"/>
        </w:rPr>
        <w:fldChar w:fldCharType="end"/>
      </w:r>
      <w:r w:rsidRPr="002D78FC">
        <w:rPr>
          <w:lang w:val="en-US"/>
        </w:rPr>
        <w:t xml:space="preserve">. Thus to make a reliable assessment of this, we developed empirical screening benchmarks to which the GPT API screening performance can be compared. We consider this as the only reliable way to assess whether a given recall is good or bad. For example,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mapped the human screening performance of 22 large-scale systematic reviews; 17 Campbell Systematic Reviews, and five systematic reviews conducted by the Norwegian Institute of Public Health (NIPH). Thereafter, we conducted three large-scale classifier experiments, where we showed that OpenAI’s GPT API models </w:t>
      </w:r>
      <w:r w:rsidRPr="002D78FC">
        <w:rPr>
          <w:i/>
          <w:lang w:val="en-US"/>
        </w:rPr>
        <w:t>can</w:t>
      </w:r>
      <w:r w:rsidRPr="002D78FC">
        <w:rPr>
          <w:lang w:val="en-US"/>
        </w:rPr>
        <w:t xml:space="preserve"> conduct </w:t>
      </w:r>
      <w:ins w:id="453" w:author="Julian Christensen" w:date="2024-07-04T14:31:00Z">
        <w:r w:rsidRPr="002D78FC">
          <w:rPr>
            <w:rStyle w:val="translation"/>
            <w:lang w:val="en-US"/>
          </w:rPr>
          <w:t xml:space="preserve">T&amp;Ab </w:t>
        </w:r>
      </w:ins>
      <w:del w:id="454" w:author="Julian Christensen" w:date="2024-07-04T14:31:00Z">
        <w:r w:rsidRPr="002D78FC" w:rsidDel="00863EF9">
          <w:rPr>
            <w:lang w:val="en-US"/>
          </w:rPr>
          <w:delText xml:space="preserve">TAB </w:delText>
        </w:r>
      </w:del>
      <w:r w:rsidRPr="002D78FC">
        <w:rPr>
          <w:lang w:val="en-US"/>
        </w:rPr>
        <w:t>screening with a performance at least on par with human</w:t>
      </w:r>
      <w:ins w:id="455" w:author="Julian Christensen" w:date="2024-07-04T16:00:00Z">
        <w:r w:rsidRPr="002D78FC">
          <w:rPr>
            <w:lang w:val="en-US"/>
          </w:rPr>
          <w:t>s</w:t>
        </w:r>
      </w:ins>
      <w:r w:rsidRPr="002D78FC">
        <w:rPr>
          <w:lang w:val="en-US"/>
        </w:rPr>
        <w:t xml:space="preserve"> performance relative to our developed benchmarks, even when applied in a highly </w:t>
      </w:r>
      <w:r w:rsidRPr="002D78FC">
        <w:rPr>
          <w:lang w:val="en-US"/>
        </w:rPr>
        <w:lastRenderedPageBreak/>
        <w:t xml:space="preserve">complex review setting. In this framework, we introduce the concept of multi-prompt screening that resembles the common way humans usually screen titles and abstracts </w:t>
      </w:r>
      <w:r w:rsidRPr="002D78FC">
        <w:rPr>
          <w:lang w:val="en-US"/>
        </w:rPr>
        <w:fldChar w:fldCharType="begin" w:fldLock="1"/>
      </w:r>
      <w:r w:rsidRPr="002D78FC">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Pr="002D78FC">
        <w:rPr>
          <w:lang w:val="en-US"/>
        </w:rPr>
        <w:fldChar w:fldCharType="separate"/>
      </w:r>
      <w:r w:rsidRPr="002D78FC">
        <w:rPr>
          <w:noProof/>
          <w:lang w:val="en-US"/>
        </w:rPr>
        <w:t>(Valentine, 2009)</w:t>
      </w:r>
      <w:r w:rsidRPr="002D78FC">
        <w:rPr>
          <w:lang w:val="en-US"/>
        </w:rPr>
        <w:fldChar w:fldCharType="end"/>
      </w:r>
      <w:r w:rsidRPr="002D78FC">
        <w:rPr>
          <w:lang w:val="en-US"/>
        </w:rPr>
        <w:t>. These experiments further aim to show that GPT API models are perfectly viable as independent second screeners in social science reviews.</w:t>
      </w:r>
    </w:p>
    <w:p w14:paraId="0D518442"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We aim to fulfill requirement </w:t>
      </w:r>
      <w:r w:rsidRPr="002D78FC">
        <w:rPr>
          <w:i/>
          <w:lang w:val="en-US"/>
        </w:rPr>
        <w:t>(c)</w:t>
      </w:r>
      <w:r w:rsidRPr="002D78FC">
        <w:rPr>
          <w:lang w:val="en-US"/>
        </w:rPr>
        <w:t xml:space="preserve"> by developing the</w:t>
      </w:r>
      <w:r w:rsidRPr="002D78FC">
        <w:rPr>
          <w:rFonts w:cs="Times New Roman"/>
          <w:lang w:val="en-US"/>
        </w:rPr>
        <w:t xml:space="preserve"> AIscreenR</w:t>
      </w:r>
      <w:r w:rsidRPr="002D78FC">
        <w:rPr>
          <w:lang w:val="en-US"/>
        </w:rPr>
        <w:t xml:space="preserve"> software. A side-effect of conducting the above-mentioned classifier experiments, mentioned under requirement </w:t>
      </w:r>
      <w:r w:rsidRPr="002D78FC">
        <w:rPr>
          <w:i/>
          <w:lang w:val="en-US"/>
        </w:rPr>
        <w:t>(b)</w:t>
      </w:r>
      <w:r w:rsidRPr="002D78FC">
        <w:rPr>
          <w:lang w:val="en-US"/>
        </w:rPr>
        <w:t xml:space="preserve">, was further to ensure that the AIscreenR package works reliably. </w:t>
      </w:r>
    </w:p>
    <w:p w14:paraId="0B4B9113"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Then, to fulfill requirements </w:t>
      </w:r>
      <w:r w:rsidRPr="002D78FC">
        <w:rPr>
          <w:i/>
          <w:lang w:val="en-US"/>
        </w:rPr>
        <w:t>(d)</w:t>
      </w:r>
      <w:r w:rsidRPr="002D78FC">
        <w:rPr>
          <w:lang w:val="en-US"/>
        </w:rPr>
        <w:t xml:space="preserve"> and </w:t>
      </w:r>
      <w:r w:rsidRPr="002D78FC">
        <w:rPr>
          <w:i/>
          <w:lang w:val="en-US"/>
        </w:rPr>
        <w:t>(e),</w:t>
      </w:r>
      <w:r w:rsidRPr="002D78FC">
        <w:rPr>
          <w:lang w:val="en-US"/>
        </w:rPr>
        <w:t xml:space="preserve"> we develop a heuristic for how to test the performance of one’s developed prompt(s) and screening as well as assess under what conditions </w:t>
      </w:r>
      <w:ins w:id="456" w:author="Julian Christensen" w:date="2024-07-04T14:31:00Z">
        <w:r w:rsidRPr="002D78FC">
          <w:rPr>
            <w:rStyle w:val="translation"/>
            <w:lang w:val="en-US"/>
          </w:rPr>
          <w:t xml:space="preserve">T&amp;Ab </w:t>
        </w:r>
      </w:ins>
      <w:del w:id="457" w:author="Julian Christensen" w:date="2024-07-04T14:31:00Z">
        <w:r w:rsidRPr="002D78FC" w:rsidDel="00863EF9">
          <w:rPr>
            <w:lang w:val="en-US"/>
          </w:rPr>
          <w:delText xml:space="preserve">TAB </w:delText>
        </w:r>
      </w:del>
      <w:r w:rsidRPr="002D78FC">
        <w:rPr>
          <w:lang w:val="en-US"/>
        </w:rPr>
        <w:t xml:space="preserve">screening with the GPT API models can (and cannot) be accepted </w:t>
      </w:r>
      <w:del w:id="458" w:author="Julian Christensen" w:date="2024-07-04T16:03:00Z">
        <w:r w:rsidRPr="002D78FC" w:rsidDel="00B40DA9">
          <w:rPr>
            <w:lang w:val="en-US"/>
          </w:rPr>
          <w:delText xml:space="preserve">to be used </w:delText>
        </w:r>
      </w:del>
      <w:r w:rsidRPr="002D78FC">
        <w:rPr>
          <w:lang w:val="en-US"/>
        </w:rPr>
        <w:t xml:space="preserve">as an independent second screener in systematic reviews. We inform these guidelines by the empirical human screening benchmarks developed under requirement </w:t>
      </w:r>
      <w:r w:rsidRPr="002D78FC">
        <w:rPr>
          <w:i/>
          <w:lang w:val="en-US"/>
        </w:rPr>
        <w:t>(b)</w:t>
      </w:r>
      <w:r w:rsidRPr="002D78FC">
        <w:rPr>
          <w:lang w:val="en-US"/>
        </w:rPr>
        <w:t xml:space="preserve"> as well. Since we are working with pre-</w:t>
      </w:r>
      <w:r w:rsidRPr="002D78FC">
        <w:rPr>
          <w:i/>
          <w:lang w:val="en-US"/>
        </w:rPr>
        <w:t>trained</w:t>
      </w:r>
      <w:r w:rsidRPr="002D78FC">
        <w:rPr>
          <w:lang w:val="en-US"/>
        </w:rPr>
        <w:t xml:space="preserve"> models, requirement </w:t>
      </w:r>
      <w:r w:rsidRPr="002D78FC">
        <w:rPr>
          <w:i/>
          <w:lang w:val="en-US"/>
        </w:rPr>
        <w:t>(e)</w:t>
      </w:r>
      <w:r w:rsidRPr="002D78FC">
        <w:rPr>
          <w:lang w:val="en-US"/>
        </w:rPr>
        <w:t xml:space="preserve"> is not as such necessary in our case. Instead, the performance of the prompt(s) used for screening needs to be </w:t>
      </w:r>
      <w:r w:rsidRPr="002D78FC">
        <w:rPr>
          <w:i/>
          <w:lang w:val="en-US"/>
        </w:rPr>
        <w:t>tested</w:t>
      </w:r>
      <w:r w:rsidRPr="002D78FC">
        <w:rPr>
          <w:lang w:val="en-US"/>
        </w:rPr>
        <w:t xml:space="preserve"> and compared against human performance measures before credible </w:t>
      </w:r>
      <w:ins w:id="459" w:author="Julian Christensen" w:date="2024-07-04T14:31:00Z">
        <w:r w:rsidRPr="002D78FC">
          <w:rPr>
            <w:rStyle w:val="translation"/>
            <w:lang w:val="en-US"/>
          </w:rPr>
          <w:t xml:space="preserve">T&amp;Ab </w:t>
        </w:r>
      </w:ins>
      <w:del w:id="460" w:author="Julian Christensen" w:date="2024-07-04T14:31:00Z">
        <w:r w:rsidRPr="002D78FC" w:rsidDel="00863EF9">
          <w:rPr>
            <w:lang w:val="en-US"/>
          </w:rPr>
          <w:delText xml:space="preserve">TAB </w:delText>
        </w:r>
      </w:del>
      <w:r w:rsidRPr="002D78FC">
        <w:rPr>
          <w:lang w:val="en-US"/>
        </w:rPr>
        <w:t xml:space="preserve">screening can be initiated. We return to this point in later sections. Finally, to accommodate requirement </w:t>
      </w:r>
      <w:r w:rsidRPr="002D78FC">
        <w:rPr>
          <w:i/>
          <w:lang w:val="en-US"/>
        </w:rPr>
        <w:t>(f)</w:t>
      </w:r>
      <w:r w:rsidRPr="002D78FC">
        <w:rPr>
          <w:lang w:val="en-US"/>
        </w:rPr>
        <w:t xml:space="preserve"> we have developed the </w:t>
      </w:r>
      <w:r w:rsidRPr="002D78FC">
        <w:rPr>
          <w:rFonts w:cs="Times New Roman"/>
          <w:lang w:val="en-US"/>
        </w:rPr>
        <w:t>AIscreenR</w:t>
      </w:r>
      <w:r w:rsidRPr="002D78FC">
        <w:rPr>
          <w:lang w:val="en-US"/>
        </w:rPr>
        <w:t xml:space="preserve"> package as an open-source software</w:t>
      </w:r>
      <w:del w:id="461" w:author="Julian Christensen" w:date="2024-07-04T16:05:00Z">
        <w:r w:rsidRPr="002D78FC" w:rsidDel="00B40DA9">
          <w:rPr>
            <w:lang w:val="en-US"/>
          </w:rPr>
          <w:delText xml:space="preserve"> so tha</w:delText>
        </w:r>
      </w:del>
      <w:ins w:id="462" w:author="Julian Christensen" w:date="2024-07-04T16:05:00Z">
        <w:r w:rsidRPr="002D78FC">
          <w:rPr>
            <w:lang w:val="en-US"/>
          </w:rPr>
          <w:t>, thereby allowing</w:t>
        </w:r>
      </w:ins>
      <w:del w:id="463" w:author="Julian Christensen" w:date="2024-07-04T16:05:00Z">
        <w:r w:rsidRPr="002D78FC" w:rsidDel="00B40DA9">
          <w:rPr>
            <w:lang w:val="en-US"/>
          </w:rPr>
          <w:delText>t</w:delText>
        </w:r>
      </w:del>
      <w:r w:rsidRPr="002D78FC">
        <w:rPr>
          <w:lang w:val="en-US"/>
        </w:rPr>
        <w:t xml:space="preserve"> others in the review community (e.g., the Evidence Synthesis Hackathon) </w:t>
      </w:r>
      <w:del w:id="464" w:author="Julian Christensen" w:date="2024-07-04T16:05:00Z">
        <w:r w:rsidRPr="002D78FC" w:rsidDel="00B40DA9">
          <w:rPr>
            <w:lang w:val="en-US"/>
          </w:rPr>
          <w:delText xml:space="preserve">can </w:delText>
        </w:r>
      </w:del>
      <w:ins w:id="465" w:author="Julian Christensen" w:date="2024-07-04T16:05:00Z">
        <w:r w:rsidRPr="002D78FC">
          <w:rPr>
            <w:lang w:val="en-US"/>
          </w:rPr>
          <w:t xml:space="preserve">to </w:t>
        </w:r>
      </w:ins>
      <w:r w:rsidRPr="002D78FC">
        <w:rPr>
          <w:lang w:val="en-US"/>
        </w:rPr>
        <w:t xml:space="preserve">readily contribute to the development and ongoing support of the software. </w:t>
      </w:r>
    </w:p>
    <w:p w14:paraId="5B96DD68" w14:textId="4265923E" w:rsidR="00AC50D6" w:rsidRDefault="00AC50D6" w:rsidP="00AC50D6">
      <w:pPr>
        <w:spacing w:after="0" w:line="360" w:lineRule="auto"/>
        <w:rPr>
          <w:rStyle w:val="translation"/>
          <w:lang w:val="en-US"/>
        </w:rPr>
      </w:pPr>
      <w:r>
        <w:rPr>
          <w:lang w:val="en-US"/>
        </w:rPr>
        <w:t>With the exposition sketched above, we hope to make the uptake of such tools more acceptable in future state-of-the-art systematic reviews.</w:t>
      </w:r>
      <w:r>
        <w:rPr>
          <w:rStyle w:val="translation"/>
          <w:lang w:val="en-US"/>
        </w:rPr>
        <w:t xml:space="preserve"> This goes without saying that our approach represents a final solution. Our aim is merely to show one way in which GPT API models can be used for </w:t>
      </w:r>
      <w:ins w:id="466" w:author="Julian Christensen" w:date="2024-07-04T14:31:00Z">
        <w:r>
          <w:rPr>
            <w:rStyle w:val="translation"/>
            <w:lang w:val="en-US"/>
          </w:rPr>
          <w:t xml:space="preserve">T&amp;Ab </w:t>
        </w:r>
      </w:ins>
      <w:del w:id="467" w:author="Julian Christensen" w:date="2024-07-04T14:31:00Z">
        <w:r w:rsidDel="00863EF9">
          <w:rPr>
            <w:rStyle w:val="translation"/>
            <w:lang w:val="en-US"/>
          </w:rPr>
          <w:delText xml:space="preserve">TAB </w:delText>
        </w:r>
      </w:del>
      <w:r>
        <w:rPr>
          <w:rStyle w:val="translation"/>
          <w:lang w:val="en-US"/>
        </w:rPr>
        <w:t xml:space="preserve">screening in large-scale systematic reviews that can inspire and be transferred to future applications of </w:t>
      </w:r>
      <w:ins w:id="468" w:author="Julian Christensen" w:date="2024-07-04T14:32:00Z">
        <w:r>
          <w:rPr>
            <w:rStyle w:val="translation"/>
            <w:lang w:val="en-US"/>
          </w:rPr>
          <w:t xml:space="preserve">T&amp;Ab </w:t>
        </w:r>
      </w:ins>
      <w:del w:id="469" w:author="Julian Christensen" w:date="2024-07-04T14:32:00Z">
        <w:r w:rsidDel="00863EF9">
          <w:rPr>
            <w:rStyle w:val="translation"/>
            <w:lang w:val="en-US"/>
          </w:rPr>
          <w:delText xml:space="preserve">TAB </w:delText>
        </w:r>
      </w:del>
      <w:r>
        <w:rPr>
          <w:rStyle w:val="translation"/>
          <w:lang w:val="en-US"/>
        </w:rPr>
        <w:t>screening with LLMs.</w:t>
      </w:r>
    </w:p>
    <w:p w14:paraId="4DA82153" w14:textId="4DAE583C" w:rsidR="0065004E" w:rsidRDefault="0065004E" w:rsidP="00AC50D6">
      <w:pPr>
        <w:spacing w:after="0" w:line="360" w:lineRule="auto"/>
        <w:rPr>
          <w:lang w:val="en-US"/>
        </w:rPr>
      </w:pPr>
    </w:p>
    <w:p w14:paraId="347BC5D2" w14:textId="5E0AAB7F" w:rsidR="0065004E" w:rsidRDefault="0065004E" w:rsidP="00AC50D6">
      <w:pPr>
        <w:spacing w:after="0" w:line="360" w:lineRule="auto"/>
        <w:rPr>
          <w:lang w:val="en-US"/>
        </w:rPr>
      </w:pPr>
      <w:r>
        <w:rPr>
          <w:lang w:val="en-US"/>
        </w:rPr>
        <w:t xml:space="preserve">KAN OGSÅ VÆRE VED LIMITATION: </w:t>
      </w:r>
    </w:p>
    <w:p w14:paraId="6DA2A3EA" w14:textId="13774823" w:rsidR="0065004E" w:rsidRPr="00AC50D6" w:rsidRDefault="0065004E" w:rsidP="00AC50D6">
      <w:pPr>
        <w:spacing w:after="0" w:line="360" w:lineRule="auto"/>
        <w:rPr>
          <w:lang w:val="en-US"/>
        </w:rPr>
      </w:pPr>
      <w:r w:rsidRPr="007340E8">
        <w:rPr>
          <w:rStyle w:val="comma-separator"/>
          <w:color w:val="000000" w:themeColor="text1"/>
          <w:lang w:val="en-US"/>
        </w:rPr>
        <w:t xml:space="preserve">As we will later discuss further, we found a similar pattern </w:t>
      </w:r>
      <w:r>
        <w:rPr>
          <w:rStyle w:val="comma-separator"/>
          <w:color w:val="000000" w:themeColor="text1"/>
          <w:lang w:val="en-US"/>
        </w:rPr>
        <w:t>when comparing the performance of</w:t>
      </w:r>
      <w:r w:rsidRPr="007340E8">
        <w:rPr>
          <w:rStyle w:val="comma-separator"/>
          <w:color w:val="000000" w:themeColor="text1"/>
          <w:lang w:val="en-US"/>
        </w:rPr>
        <w:t xml:space="preserve"> OpenAI’s GPT</w:t>
      </w:r>
      <w:r>
        <w:rPr>
          <w:rStyle w:val="comma-separator"/>
          <w:color w:val="000000" w:themeColor="text1"/>
          <w:lang w:val="en-US"/>
        </w:rPr>
        <w:t xml:space="preserve"> API</w:t>
      </w:r>
      <w:r w:rsidRPr="007340E8">
        <w:rPr>
          <w:rStyle w:val="comma-separator"/>
          <w:color w:val="000000" w:themeColor="text1"/>
          <w:lang w:val="en-US"/>
        </w:rPr>
        <w:t xml:space="preserve"> models</w:t>
      </w:r>
      <w:r>
        <w:rPr>
          <w:rStyle w:val="comma-separator"/>
          <w:color w:val="000000" w:themeColor="text1"/>
          <w:lang w:val="en-US"/>
        </w:rPr>
        <w:t xml:space="preserve"> with that of the ChatGPT interface</w:t>
      </w:r>
      <w:r w:rsidRPr="007340E8">
        <w:rPr>
          <w:rStyle w:val="comma-separator"/>
          <w:color w:val="000000" w:themeColor="text1"/>
          <w:lang w:val="en-US"/>
        </w:rPr>
        <w:t xml:space="preserve">. </w:t>
      </w:r>
      <w:r>
        <w:rPr>
          <w:rStyle w:val="comma-separator"/>
          <w:color w:val="000000" w:themeColor="text1"/>
          <w:lang w:val="en-US"/>
        </w:rPr>
        <w:t>Specifically</w:t>
      </w:r>
      <w:r w:rsidRPr="007340E8">
        <w:rPr>
          <w:rStyle w:val="comma-separator"/>
          <w:color w:val="000000" w:themeColor="text1"/>
          <w:lang w:val="en-US"/>
        </w:rPr>
        <w:t xml:space="preserv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commentRangeStart w:id="470"/>
      <w:commentRangeStart w:id="471"/>
      <w:r>
        <w:rPr>
          <w:rStyle w:val="comma-separator"/>
          <w:color w:val="000000" w:themeColor="text1"/>
          <w:lang w:val="en-US"/>
        </w:rPr>
        <w:t>‘</w:t>
      </w:r>
      <w:r w:rsidRPr="0065004E">
        <w:rPr>
          <w:lang w:val="en-US"/>
        </w:rPr>
        <w:t>v1/chat/completions</w:t>
      </w:r>
      <w:r>
        <w:rPr>
          <w:lang w:val="en-US"/>
        </w:rPr>
        <w:t>’</w:t>
      </w:r>
      <w:r w:rsidRPr="007340E8">
        <w:rPr>
          <w:rStyle w:val="comma-separator"/>
          <w:color w:val="000000" w:themeColor="text1"/>
          <w:lang w:val="en-US"/>
        </w:rPr>
        <w:t xml:space="preserve"> endpoin</w:t>
      </w:r>
      <w:commentRangeEnd w:id="470"/>
      <w:r>
        <w:rPr>
          <w:rStyle w:val="CommentReference"/>
        </w:rPr>
        <w:commentReference w:id="470"/>
      </w:r>
      <w:commentRangeEnd w:id="471"/>
      <w:r>
        <w:rPr>
          <w:rStyle w:val="CommentReference"/>
        </w:rPr>
        <w:commentReference w:id="471"/>
      </w:r>
      <w:r w:rsidRPr="007340E8">
        <w:rPr>
          <w:rStyle w:val="comma-separator"/>
          <w:color w:val="000000" w:themeColor="text1"/>
          <w:lang w:val="en-US"/>
        </w:rPr>
        <w:t>t work</w:t>
      </w:r>
      <w:r>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Pr>
          <w:rStyle w:val="comma-separator"/>
          <w:color w:val="000000" w:themeColor="text1"/>
          <w:lang w:val="en-US"/>
        </w:rPr>
        <w:t>,</w:t>
      </w:r>
      <w:r w:rsidRPr="007340E8">
        <w:rPr>
          <w:rStyle w:val="comma-separator"/>
          <w:color w:val="000000" w:themeColor="text1"/>
          <w:lang w:val="en-US"/>
        </w:rPr>
        <w:t xml:space="preserve"> by any means</w:t>
      </w:r>
      <w:r>
        <w:rPr>
          <w:rStyle w:val="comma-separator"/>
          <w:color w:val="000000" w:themeColor="text1"/>
          <w:lang w:val="en-US"/>
        </w:rPr>
        <w:t>,</w:t>
      </w:r>
      <w:r w:rsidRPr="007340E8">
        <w:rPr>
          <w:rStyle w:val="comma-separator"/>
          <w:color w:val="000000" w:themeColor="text1"/>
          <w:lang w:val="en-US"/>
        </w:rPr>
        <w:t xml:space="preserve"> to replicate </w:t>
      </w:r>
      <w:r>
        <w:rPr>
          <w:rStyle w:val="comma-separator"/>
          <w:color w:val="000000" w:themeColor="text1"/>
          <w:lang w:val="en-US"/>
        </w:rPr>
        <w:t>the</w:t>
      </w:r>
      <w:r w:rsidRPr="007340E8">
        <w:rPr>
          <w:rStyle w:val="comma-separator"/>
          <w:color w:val="000000" w:themeColor="text1"/>
          <w:lang w:val="en-US"/>
        </w:rPr>
        <w:t xml:space="preserve"> results obtained from the API models </w:t>
      </w:r>
      <w:r>
        <w:rPr>
          <w:rStyle w:val="comma-separator"/>
          <w:color w:val="000000" w:themeColor="text1"/>
          <w:lang w:val="en-US"/>
        </w:rPr>
        <w:t xml:space="preserve">using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Pr>
          <w:rStyle w:val="comma-separator"/>
          <w:color w:val="000000" w:themeColor="text1"/>
          <w:lang w:val="en-US"/>
        </w:rPr>
        <w:t>when doing re</w:t>
      </w:r>
      <w:r>
        <w:rPr>
          <w:rStyle w:val="comma-separator"/>
          <w:color w:val="000000" w:themeColor="text1"/>
          <w:lang w:val="en-US"/>
        </w:rPr>
        <w:lastRenderedPageBreak/>
        <w:t>search with them, thereby avoiding to unnecessarily mix up</w:t>
      </w:r>
      <w:r w:rsidRPr="007340E8">
        <w:rPr>
          <w:rStyle w:val="comma-separator"/>
          <w:color w:val="000000" w:themeColor="text1"/>
          <w:lang w:val="en-US"/>
        </w:rPr>
        <w:t xml:space="preserve">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In the paper, we narrowly focus on the use of OpenAIs GPT API models reached from the </w:t>
      </w:r>
      <w:r>
        <w:rPr>
          <w:rStyle w:val="comma-separator"/>
          <w:color w:val="000000" w:themeColor="text1"/>
          <w:lang w:val="en-US"/>
        </w:rPr>
        <w:t>‘</w:t>
      </w:r>
      <w:r w:rsidRPr="007340E8">
        <w:rPr>
          <w:lang w:val="en-US"/>
        </w:rPr>
        <w:t>v1/chat/completions</w:t>
      </w:r>
      <w:r>
        <w:rPr>
          <w:lang w:val="en-US"/>
        </w:rPr>
        <w:t>’</w:t>
      </w:r>
      <w:r w:rsidRPr="007340E8">
        <w:rPr>
          <w:rStyle w:val="comma-separator"/>
          <w:color w:val="000000" w:themeColor="text1"/>
          <w:lang w:val="en-US"/>
        </w:rPr>
        <w:t xml:space="preserve"> endpoint, not to be confused with the GPT models behind the ChatGPT interface</w:t>
      </w:r>
      <w:r>
        <w:rPr>
          <w:rStyle w:val="comma-separator"/>
          <w:color w:val="000000" w:themeColor="text1"/>
          <w:lang w:val="en-US"/>
        </w:rPr>
        <w:t xml:space="preserve"> or the</w:t>
      </w:r>
      <w:r w:rsidRPr="00DA5E2D">
        <w:rPr>
          <w:lang w:val="en-US"/>
        </w:rPr>
        <w:t xml:space="preserve"> </w:t>
      </w:r>
      <w:r>
        <w:rPr>
          <w:lang w:val="en-US"/>
        </w:rPr>
        <w:t>‘</w:t>
      </w:r>
      <w:r w:rsidRPr="007340E8">
        <w:rPr>
          <w:lang w:val="en-US"/>
        </w:rPr>
        <w:t>v1/completions</w:t>
      </w:r>
      <w:r>
        <w:rPr>
          <w:lang w:val="en-US"/>
        </w:rPr>
        <w:t>’ endpoint</w:t>
      </w:r>
      <w:r w:rsidRPr="007340E8">
        <w:rPr>
          <w:rStyle w:val="comma-separator"/>
          <w:color w:val="000000" w:themeColor="text1"/>
          <w:lang w:val="en-US"/>
        </w:rPr>
        <w:t>.</w:t>
      </w:r>
      <w:r>
        <w:rPr>
          <w:rStyle w:val="comma-separator"/>
          <w:color w:val="000000" w:themeColor="text1"/>
          <w:lang w:val="en-US"/>
        </w:rPr>
        <w:t xml:space="preserve"> On this note, it was unclear what exact model</w:t>
      </w:r>
      <w:r>
        <w:rPr>
          <w:lang w:val="en-US"/>
        </w:rPr>
        <w:t xml:space="preserve"> Syriani et al.</w:t>
      </w:r>
      <w:r w:rsidRPr="0011702D">
        <w:rPr>
          <w:lang w:val="en-US"/>
        </w:rPr>
        <w:t xml:space="preserve"> </w:t>
      </w:r>
      <w: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fldChar w:fldCharType="separate"/>
      </w:r>
      <w:r w:rsidRPr="00DE061E">
        <w:rPr>
          <w:noProof/>
          <w:lang w:val="en-US"/>
        </w:rPr>
        <w:t>(2023)</w:t>
      </w:r>
      <w:r>
        <w:fldChar w:fldCharType="end"/>
      </w:r>
      <w:r>
        <w:t xml:space="preserve"> and </w:t>
      </w:r>
      <w:r w:rsidRPr="007340E8">
        <w:t xml:space="preserve">Guo et al. </w:t>
      </w:r>
      <w:r>
        <w:rPr>
          <w:lang w:val="en-US"/>
        </w:rPr>
        <w:fldChar w:fldCharType="begin" w:fldLock="1"/>
      </w:r>
      <w: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DE061E">
        <w:rPr>
          <w:noProof/>
        </w:rPr>
        <w:t>(2024)</w:t>
      </w:r>
      <w:r>
        <w:rPr>
          <w:lang w:val="en-US"/>
        </w:rPr>
        <w:fldChar w:fldCharType="end"/>
      </w:r>
      <w:r>
        <w:rPr>
          <w:lang w:val="en-US"/>
        </w:rPr>
        <w:t xml:space="preserve"> used during their investigations, whereas Gargari et al. </w:t>
      </w:r>
      <w:r>
        <w:rPr>
          <w:lang w:val="en-US"/>
        </w:rPr>
        <w:fldChar w:fldCharType="begin" w:fldLock="1"/>
      </w:r>
      <w:r>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DE061E">
        <w:rPr>
          <w:noProof/>
          <w:lang w:val="en-US"/>
        </w:rPr>
        <w:t>(2024)</w:t>
      </w:r>
      <w:r>
        <w:rPr>
          <w:lang w:val="en-US"/>
        </w:rPr>
        <w:fldChar w:fldCharType="end"/>
      </w:r>
      <w:r>
        <w:rPr>
          <w:lang w:val="en-US"/>
        </w:rPr>
        <w:t xml:space="preserve"> used the same endpoint as we drew upon in this paper.</w:t>
      </w:r>
    </w:p>
    <w:p w14:paraId="5D69FE2B" w14:textId="77777777" w:rsidR="00AC50D6" w:rsidRDefault="00AC50D6"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B862A6">
        <w:fldChar w:fldCharType="begin"/>
      </w:r>
      <w:r w:rsidR="00B862A6" w:rsidRPr="00463A4D">
        <w:rPr>
          <w:lang w:val="en-US"/>
          <w:rPrChange w:id="472" w:author="Julian Christensen" w:date="2024-07-04T08:59:00Z">
            <w:rPr/>
          </w:rPrChange>
        </w:rPr>
        <w:instrText xml:space="preserve"> HYPERLINK "https://bit.ly/3spivoG" \t "_blank" </w:instrText>
      </w:r>
      <w:r w:rsidR="00B862A6">
        <w:fldChar w:fldCharType="separate"/>
      </w:r>
      <w:r w:rsidR="00117829" w:rsidRPr="00167EBB">
        <w:rPr>
          <w:rStyle w:val="Hyperlink"/>
          <w:lang w:val="en-US"/>
        </w:rPr>
        <w:t>bit.ly/3spivoG</w:t>
      </w:r>
      <w:r w:rsidR="00B862A6">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473"/>
      <w:r>
        <w:rPr>
          <w:lang w:val="en-US"/>
        </w:rPr>
        <w:t xml:space="preserve">marks studies used for the benchmark development </w:t>
      </w:r>
      <w:commentRangeEnd w:id="473"/>
      <w:r w:rsidR="002E77C9">
        <w:rPr>
          <w:rStyle w:val="CommentReference"/>
        </w:rPr>
        <w:commentReference w:id="473"/>
      </w:r>
    </w:p>
    <w:p w14:paraId="6219B99E" w14:textId="2CAA2CE0" w:rsidR="00FE6365" w:rsidRPr="00463A4D" w:rsidRDefault="00A23F06" w:rsidP="00FE6365">
      <w:pPr>
        <w:widowControl w:val="0"/>
        <w:autoSpaceDE w:val="0"/>
        <w:autoSpaceDN w:val="0"/>
        <w:adjustRightInd w:val="0"/>
        <w:spacing w:after="0" w:line="360" w:lineRule="auto"/>
        <w:ind w:left="480" w:hanging="480"/>
        <w:rPr>
          <w:rFonts w:cs="Times New Roman"/>
          <w:noProof/>
          <w:szCs w:val="24"/>
          <w:lang w:val="en-US"/>
          <w:rPrChange w:id="474" w:author="Julian Christensen" w:date="2024-07-04T08:59:00Z">
            <w:rPr>
              <w:rFonts w:cs="Times New Roman"/>
              <w:noProof/>
              <w:szCs w:val="24"/>
            </w:rPr>
          </w:rPrChange>
        </w:rPr>
      </w:pPr>
      <w:r>
        <w:fldChar w:fldCharType="begin" w:fldLock="1"/>
      </w:r>
      <w:r w:rsidRPr="001F0CFC">
        <w:rPr>
          <w:lang w:val="en-US"/>
        </w:rPr>
        <w:instrText xml:space="preserve">ADDIN Mendeley Bibliography CSL_BIBLIOGRAPHY </w:instrText>
      </w:r>
      <w:r>
        <w:fldChar w:fldCharType="separate"/>
      </w:r>
      <w:r w:rsidR="00FE6365" w:rsidRPr="00463A4D">
        <w:rPr>
          <w:rFonts w:cs="Times New Roman"/>
          <w:noProof/>
          <w:szCs w:val="24"/>
          <w:lang w:val="en-US"/>
          <w:rPrChange w:id="475" w:author="Julian Christensen" w:date="2024-07-04T08:59:00Z">
            <w:rPr>
              <w:rFonts w:cs="Times New Roman"/>
              <w:noProof/>
              <w:szCs w:val="24"/>
            </w:rPr>
          </w:rPrChange>
        </w:rPr>
        <w:t xml:space="preserve">Alshami, A., Elsayed, M., Ali, E., Eltoukhy, A. E. E., &amp; Zayed, T. (2023). Harnessing the power of ChatGPT for automating systematic review process: Methodology, case study, limitations, and future directions. </w:t>
      </w:r>
      <w:r w:rsidR="00FE6365" w:rsidRPr="00463A4D">
        <w:rPr>
          <w:rFonts w:cs="Times New Roman"/>
          <w:i/>
          <w:iCs/>
          <w:noProof/>
          <w:szCs w:val="24"/>
          <w:lang w:val="en-US"/>
          <w:rPrChange w:id="476" w:author="Julian Christensen" w:date="2024-07-04T08:59:00Z">
            <w:rPr>
              <w:rFonts w:cs="Times New Roman"/>
              <w:i/>
              <w:iCs/>
              <w:noProof/>
              <w:szCs w:val="24"/>
            </w:rPr>
          </w:rPrChange>
        </w:rPr>
        <w:t>Systems</w:t>
      </w:r>
      <w:r w:rsidR="00FE6365" w:rsidRPr="00463A4D">
        <w:rPr>
          <w:rFonts w:cs="Times New Roman"/>
          <w:noProof/>
          <w:szCs w:val="24"/>
          <w:lang w:val="en-US"/>
          <w:rPrChange w:id="477" w:author="Julian Christensen" w:date="2024-07-04T08:59:00Z">
            <w:rPr>
              <w:rFonts w:cs="Times New Roman"/>
              <w:noProof/>
              <w:szCs w:val="24"/>
            </w:rPr>
          </w:rPrChange>
        </w:rPr>
        <w:t xml:space="preserve">, </w:t>
      </w:r>
      <w:r w:rsidR="00FE6365" w:rsidRPr="00463A4D">
        <w:rPr>
          <w:rFonts w:cs="Times New Roman"/>
          <w:i/>
          <w:iCs/>
          <w:noProof/>
          <w:szCs w:val="24"/>
          <w:lang w:val="en-US"/>
          <w:rPrChange w:id="478" w:author="Julian Christensen" w:date="2024-07-04T08:59:00Z">
            <w:rPr>
              <w:rFonts w:cs="Times New Roman"/>
              <w:i/>
              <w:iCs/>
              <w:noProof/>
              <w:szCs w:val="24"/>
            </w:rPr>
          </w:rPrChange>
        </w:rPr>
        <w:t>11</w:t>
      </w:r>
      <w:r w:rsidR="00FE6365" w:rsidRPr="00463A4D">
        <w:rPr>
          <w:rFonts w:cs="Times New Roman"/>
          <w:noProof/>
          <w:szCs w:val="24"/>
          <w:lang w:val="en-US"/>
          <w:rPrChange w:id="479" w:author="Julian Christensen" w:date="2024-07-04T08:59:00Z">
            <w:rPr>
              <w:rFonts w:cs="Times New Roman"/>
              <w:noProof/>
              <w:szCs w:val="24"/>
            </w:rPr>
          </w:rPrChange>
        </w:rPr>
        <w:t>(7), 351.</w:t>
      </w:r>
    </w:p>
    <w:p w14:paraId="0FF2DA2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480" w:author="Julian Christensen" w:date="2024-07-04T08:59:00Z">
            <w:rPr>
              <w:rFonts w:cs="Times New Roman"/>
              <w:noProof/>
              <w:szCs w:val="24"/>
            </w:rPr>
          </w:rPrChange>
        </w:rPr>
      </w:pPr>
      <w:r w:rsidRPr="00463A4D">
        <w:rPr>
          <w:rFonts w:cs="Times New Roman"/>
          <w:noProof/>
          <w:szCs w:val="24"/>
          <w:lang w:val="en-US"/>
          <w:rPrChange w:id="481" w:author="Julian Christensen" w:date="2024-07-04T08:59:00Z">
            <w:rPr>
              <w:rFonts w:cs="Times New Roman"/>
              <w:noProof/>
              <w:szCs w:val="24"/>
            </w:rPr>
          </w:rPrChange>
        </w:rPr>
        <w:t xml:space="preserve">Ames, H., Hestevik, C. H., &amp; Briggs, A. M. (2024). Acceptability, values, and preferences of older people for chronic low back pain management; a qualitative evidence synthesis. </w:t>
      </w:r>
      <w:r w:rsidRPr="00463A4D">
        <w:rPr>
          <w:rFonts w:cs="Times New Roman"/>
          <w:i/>
          <w:iCs/>
          <w:noProof/>
          <w:szCs w:val="24"/>
          <w:lang w:val="en-US"/>
          <w:rPrChange w:id="482" w:author="Julian Christensen" w:date="2024-07-04T08:59:00Z">
            <w:rPr>
              <w:rFonts w:cs="Times New Roman"/>
              <w:i/>
              <w:iCs/>
              <w:noProof/>
              <w:szCs w:val="24"/>
            </w:rPr>
          </w:rPrChange>
        </w:rPr>
        <w:t>BMC Geriatrics</w:t>
      </w:r>
      <w:r w:rsidRPr="00463A4D">
        <w:rPr>
          <w:rFonts w:cs="Times New Roman"/>
          <w:noProof/>
          <w:szCs w:val="24"/>
          <w:lang w:val="en-US"/>
          <w:rPrChange w:id="483" w:author="Julian Christensen" w:date="2024-07-04T08:59:00Z">
            <w:rPr>
              <w:rFonts w:cs="Times New Roman"/>
              <w:noProof/>
              <w:szCs w:val="24"/>
            </w:rPr>
          </w:rPrChange>
        </w:rPr>
        <w:t xml:space="preserve">, </w:t>
      </w:r>
      <w:r w:rsidRPr="00463A4D">
        <w:rPr>
          <w:rFonts w:cs="Times New Roman"/>
          <w:i/>
          <w:iCs/>
          <w:noProof/>
          <w:szCs w:val="24"/>
          <w:lang w:val="en-US"/>
          <w:rPrChange w:id="484" w:author="Julian Christensen" w:date="2024-07-04T08:59:00Z">
            <w:rPr>
              <w:rFonts w:cs="Times New Roman"/>
              <w:i/>
              <w:iCs/>
              <w:noProof/>
              <w:szCs w:val="24"/>
            </w:rPr>
          </w:rPrChange>
        </w:rPr>
        <w:t>24</w:t>
      </w:r>
      <w:r w:rsidRPr="00463A4D">
        <w:rPr>
          <w:rFonts w:cs="Times New Roman"/>
          <w:noProof/>
          <w:szCs w:val="24"/>
          <w:lang w:val="en-US"/>
          <w:rPrChange w:id="485" w:author="Julian Christensen" w:date="2024-07-04T08:59:00Z">
            <w:rPr>
              <w:rFonts w:cs="Times New Roman"/>
              <w:noProof/>
              <w:szCs w:val="24"/>
            </w:rPr>
          </w:rPrChange>
        </w:rPr>
        <w:t>(1), 1–22. https://doi.org/10.1186/s12877-023-04608-4</w:t>
      </w:r>
    </w:p>
    <w:p w14:paraId="72A72E3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486" w:author="Julian Christensen" w:date="2024-07-04T08:59:00Z">
            <w:rPr>
              <w:rFonts w:cs="Times New Roman"/>
              <w:noProof/>
              <w:szCs w:val="24"/>
            </w:rPr>
          </w:rPrChange>
        </w:rPr>
      </w:pPr>
      <w:r w:rsidRPr="00463A4D">
        <w:rPr>
          <w:rFonts w:cs="Times New Roman"/>
          <w:noProof/>
          <w:szCs w:val="24"/>
          <w:lang w:val="en-US"/>
          <w:rPrChange w:id="487" w:author="Julian Christensen" w:date="2024-07-04T08:59:00Z">
            <w:rPr>
              <w:rFonts w:cs="Times New Roman"/>
              <w:noProof/>
              <w:szCs w:val="24"/>
            </w:rPr>
          </w:rPrChange>
        </w:rPr>
        <w:t xml:space="preserve">Boetje, J., &amp; van de Schoot, R. (2024). The SAFE procedure: a practical stopping heuristic for active learning-based screening in systematic reviews and meta-analyses. </w:t>
      </w:r>
      <w:r w:rsidRPr="00463A4D">
        <w:rPr>
          <w:rFonts w:cs="Times New Roman"/>
          <w:i/>
          <w:iCs/>
          <w:noProof/>
          <w:szCs w:val="24"/>
          <w:lang w:val="en-US"/>
          <w:rPrChange w:id="488" w:author="Julian Christensen" w:date="2024-07-04T08:59:00Z">
            <w:rPr>
              <w:rFonts w:cs="Times New Roman"/>
              <w:i/>
              <w:iCs/>
              <w:noProof/>
              <w:szCs w:val="24"/>
            </w:rPr>
          </w:rPrChange>
        </w:rPr>
        <w:t>Systematic Reviews</w:t>
      </w:r>
      <w:r w:rsidRPr="00463A4D">
        <w:rPr>
          <w:rFonts w:cs="Times New Roman"/>
          <w:noProof/>
          <w:szCs w:val="24"/>
          <w:lang w:val="en-US"/>
          <w:rPrChange w:id="489" w:author="Julian Christensen" w:date="2024-07-04T08:59:00Z">
            <w:rPr>
              <w:rFonts w:cs="Times New Roman"/>
              <w:noProof/>
              <w:szCs w:val="24"/>
            </w:rPr>
          </w:rPrChange>
        </w:rPr>
        <w:t xml:space="preserve">, </w:t>
      </w:r>
      <w:r w:rsidRPr="00463A4D">
        <w:rPr>
          <w:rFonts w:cs="Times New Roman"/>
          <w:i/>
          <w:iCs/>
          <w:noProof/>
          <w:szCs w:val="24"/>
          <w:lang w:val="en-US"/>
          <w:rPrChange w:id="490" w:author="Julian Christensen" w:date="2024-07-04T08:59:00Z">
            <w:rPr>
              <w:rFonts w:cs="Times New Roman"/>
              <w:i/>
              <w:iCs/>
              <w:noProof/>
              <w:szCs w:val="24"/>
            </w:rPr>
          </w:rPrChange>
        </w:rPr>
        <w:t>13</w:t>
      </w:r>
      <w:r w:rsidRPr="00463A4D">
        <w:rPr>
          <w:rFonts w:cs="Times New Roman"/>
          <w:noProof/>
          <w:szCs w:val="24"/>
          <w:lang w:val="en-US"/>
          <w:rPrChange w:id="491" w:author="Julian Christensen" w:date="2024-07-04T08:59:00Z">
            <w:rPr>
              <w:rFonts w:cs="Times New Roman"/>
              <w:noProof/>
              <w:szCs w:val="24"/>
            </w:rPr>
          </w:rPrChange>
        </w:rPr>
        <w:t>(1), 81.</w:t>
      </w:r>
    </w:p>
    <w:p w14:paraId="12A56C2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492" w:author="Julian Christensen" w:date="2024-07-04T08:59:00Z">
            <w:rPr>
              <w:rFonts w:cs="Times New Roman"/>
              <w:noProof/>
              <w:szCs w:val="24"/>
            </w:rPr>
          </w:rPrChange>
        </w:rPr>
      </w:pPr>
      <w:r w:rsidRPr="00463A4D">
        <w:rPr>
          <w:rFonts w:cs="Times New Roman"/>
          <w:noProof/>
          <w:szCs w:val="24"/>
          <w:lang w:val="en-US"/>
          <w:rPrChange w:id="493" w:author="Julian Christensen" w:date="2024-07-04T08:59:00Z">
            <w:rPr>
              <w:rFonts w:cs="Times New Roman"/>
              <w:noProof/>
              <w:szCs w:val="24"/>
            </w:rPr>
          </w:rPrChange>
        </w:rPr>
        <w:t xml:space="preserve">Bøg, M., Filges, T., &amp; Jørgensen, A. M. K. (2018). Deployment of personnel to military operations: impact on mental health and social functioning. </w:t>
      </w:r>
      <w:r w:rsidRPr="00463A4D">
        <w:rPr>
          <w:rFonts w:cs="Times New Roman"/>
          <w:i/>
          <w:iCs/>
          <w:noProof/>
          <w:szCs w:val="24"/>
          <w:lang w:val="en-US"/>
          <w:rPrChange w:id="494" w:author="Julian Christensen" w:date="2024-07-04T08:59:00Z">
            <w:rPr>
              <w:rFonts w:cs="Times New Roman"/>
              <w:i/>
              <w:iCs/>
              <w:noProof/>
              <w:szCs w:val="24"/>
            </w:rPr>
          </w:rPrChange>
        </w:rPr>
        <w:t>Campbell Systematic Reviews</w:t>
      </w:r>
      <w:r w:rsidRPr="00463A4D">
        <w:rPr>
          <w:rFonts w:cs="Times New Roman"/>
          <w:noProof/>
          <w:szCs w:val="24"/>
          <w:lang w:val="en-US"/>
          <w:rPrChange w:id="495" w:author="Julian Christensen" w:date="2024-07-04T08:59:00Z">
            <w:rPr>
              <w:rFonts w:cs="Times New Roman"/>
              <w:noProof/>
              <w:szCs w:val="24"/>
            </w:rPr>
          </w:rPrChange>
        </w:rPr>
        <w:t xml:space="preserve">, </w:t>
      </w:r>
      <w:r w:rsidRPr="00463A4D">
        <w:rPr>
          <w:rFonts w:cs="Times New Roman"/>
          <w:i/>
          <w:iCs/>
          <w:noProof/>
          <w:szCs w:val="24"/>
          <w:lang w:val="en-US"/>
          <w:rPrChange w:id="496" w:author="Julian Christensen" w:date="2024-07-04T08:59:00Z">
            <w:rPr>
              <w:rFonts w:cs="Times New Roman"/>
              <w:i/>
              <w:iCs/>
              <w:noProof/>
              <w:szCs w:val="24"/>
            </w:rPr>
          </w:rPrChange>
        </w:rPr>
        <w:t>14</w:t>
      </w:r>
      <w:r w:rsidRPr="00463A4D">
        <w:rPr>
          <w:rFonts w:cs="Times New Roman"/>
          <w:noProof/>
          <w:szCs w:val="24"/>
          <w:lang w:val="en-US"/>
          <w:rPrChange w:id="497" w:author="Julian Christensen" w:date="2024-07-04T08:59:00Z">
            <w:rPr>
              <w:rFonts w:cs="Times New Roman"/>
              <w:noProof/>
              <w:szCs w:val="24"/>
            </w:rPr>
          </w:rPrChange>
        </w:rPr>
        <w:t>(1), 1–127. https://doi.org/https://doi.org/10.4073/csr.2018.6</w:t>
      </w:r>
    </w:p>
    <w:p w14:paraId="6F3291B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498" w:author="Julian Christensen" w:date="2024-07-04T08:59:00Z">
            <w:rPr>
              <w:rFonts w:cs="Times New Roman"/>
              <w:noProof/>
              <w:szCs w:val="24"/>
            </w:rPr>
          </w:rPrChange>
        </w:rPr>
      </w:pPr>
      <w:r w:rsidRPr="00463A4D">
        <w:rPr>
          <w:rFonts w:cs="Times New Roman"/>
          <w:noProof/>
          <w:szCs w:val="24"/>
          <w:lang w:val="en-US"/>
          <w:rPrChange w:id="499" w:author="Julian Christensen" w:date="2024-07-04T08:59:00Z">
            <w:rPr>
              <w:rFonts w:cs="Times New Roman"/>
              <w:noProof/>
              <w:szCs w:val="24"/>
            </w:rPr>
          </w:rPrChange>
        </w:rPr>
        <w:t xml:space="preserve">Bondebjerg, A., Dalgaard, N. T., Filges, T., &amp; Viinholt, B. C. A. (2023). The effects of small class sizes on students’ academic achievement, socioemotional development and well‐being in special education: A systematic review. </w:t>
      </w:r>
      <w:r w:rsidRPr="00463A4D">
        <w:rPr>
          <w:rFonts w:cs="Times New Roman"/>
          <w:i/>
          <w:iCs/>
          <w:noProof/>
          <w:szCs w:val="24"/>
          <w:lang w:val="en-US"/>
          <w:rPrChange w:id="500" w:author="Julian Christensen" w:date="2024-07-04T08:59:00Z">
            <w:rPr>
              <w:rFonts w:cs="Times New Roman"/>
              <w:i/>
              <w:iCs/>
              <w:noProof/>
              <w:szCs w:val="24"/>
            </w:rPr>
          </w:rPrChange>
        </w:rPr>
        <w:t>Campbell Systematic Reviews</w:t>
      </w:r>
      <w:r w:rsidRPr="00463A4D">
        <w:rPr>
          <w:rFonts w:cs="Times New Roman"/>
          <w:noProof/>
          <w:szCs w:val="24"/>
          <w:lang w:val="en-US"/>
          <w:rPrChange w:id="501" w:author="Julian Christensen" w:date="2024-07-04T08:59:00Z">
            <w:rPr>
              <w:rFonts w:cs="Times New Roman"/>
              <w:noProof/>
              <w:szCs w:val="24"/>
            </w:rPr>
          </w:rPrChange>
        </w:rPr>
        <w:t xml:space="preserve">, </w:t>
      </w:r>
      <w:r w:rsidRPr="00463A4D">
        <w:rPr>
          <w:rFonts w:cs="Times New Roman"/>
          <w:i/>
          <w:iCs/>
          <w:noProof/>
          <w:szCs w:val="24"/>
          <w:lang w:val="en-US"/>
          <w:rPrChange w:id="502" w:author="Julian Christensen" w:date="2024-07-04T08:59:00Z">
            <w:rPr>
              <w:rFonts w:cs="Times New Roman"/>
              <w:i/>
              <w:iCs/>
              <w:noProof/>
              <w:szCs w:val="24"/>
            </w:rPr>
          </w:rPrChange>
        </w:rPr>
        <w:t>19</w:t>
      </w:r>
      <w:r w:rsidRPr="00463A4D">
        <w:rPr>
          <w:rFonts w:cs="Times New Roman"/>
          <w:noProof/>
          <w:szCs w:val="24"/>
          <w:lang w:val="en-US"/>
          <w:rPrChange w:id="503" w:author="Julian Christensen" w:date="2024-07-04T08:59:00Z">
            <w:rPr>
              <w:rFonts w:cs="Times New Roman"/>
              <w:noProof/>
              <w:szCs w:val="24"/>
            </w:rPr>
          </w:rPrChange>
        </w:rPr>
        <w:t>(3), e1345.</w:t>
      </w:r>
    </w:p>
    <w:p w14:paraId="020C33B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04" w:author="Julian Christensen" w:date="2024-07-04T08:59:00Z">
            <w:rPr>
              <w:rFonts w:cs="Times New Roman"/>
              <w:noProof/>
              <w:szCs w:val="24"/>
            </w:rPr>
          </w:rPrChange>
        </w:rPr>
      </w:pPr>
      <w:r w:rsidRPr="00463A4D">
        <w:rPr>
          <w:rFonts w:cs="Times New Roman"/>
          <w:noProof/>
          <w:szCs w:val="24"/>
          <w:lang w:val="en-US"/>
          <w:rPrChange w:id="505" w:author="Julian Christensen" w:date="2024-07-04T08:59:00Z">
            <w:rPr>
              <w:rFonts w:cs="Times New Roman"/>
              <w:noProof/>
              <w:szCs w:val="24"/>
            </w:rPr>
          </w:rPrChange>
        </w:rPr>
        <w:t xml:space="preserve">Bondebjerg, A., Filges, T., Pejtersen, J. H., Kildemoes, M. W., Burr, H., Hasle, P., Tompa, E., &amp; Bengtsen, E. (2023). Occupational health and safety regulatory interventions to improve the work environment: An evidence and gap map of effectiveness studies. </w:t>
      </w:r>
      <w:r w:rsidRPr="00463A4D">
        <w:rPr>
          <w:rFonts w:cs="Times New Roman"/>
          <w:i/>
          <w:iCs/>
          <w:noProof/>
          <w:szCs w:val="24"/>
          <w:lang w:val="en-US"/>
          <w:rPrChange w:id="506" w:author="Julian Christensen" w:date="2024-07-04T08:59:00Z">
            <w:rPr>
              <w:rFonts w:cs="Times New Roman"/>
              <w:i/>
              <w:iCs/>
              <w:noProof/>
              <w:szCs w:val="24"/>
            </w:rPr>
          </w:rPrChange>
        </w:rPr>
        <w:t>Campbell Systematic Reviews</w:t>
      </w:r>
      <w:r w:rsidRPr="00463A4D">
        <w:rPr>
          <w:rFonts w:cs="Times New Roman"/>
          <w:noProof/>
          <w:szCs w:val="24"/>
          <w:lang w:val="en-US"/>
          <w:rPrChange w:id="507" w:author="Julian Christensen" w:date="2024-07-04T08:59:00Z">
            <w:rPr>
              <w:rFonts w:cs="Times New Roman"/>
              <w:noProof/>
              <w:szCs w:val="24"/>
            </w:rPr>
          </w:rPrChange>
        </w:rPr>
        <w:t xml:space="preserve">, </w:t>
      </w:r>
      <w:r w:rsidRPr="00463A4D">
        <w:rPr>
          <w:rFonts w:cs="Times New Roman"/>
          <w:i/>
          <w:iCs/>
          <w:noProof/>
          <w:szCs w:val="24"/>
          <w:lang w:val="en-US"/>
          <w:rPrChange w:id="508" w:author="Julian Christensen" w:date="2024-07-04T08:59:00Z">
            <w:rPr>
              <w:rFonts w:cs="Times New Roman"/>
              <w:i/>
              <w:iCs/>
              <w:noProof/>
              <w:szCs w:val="24"/>
            </w:rPr>
          </w:rPrChange>
        </w:rPr>
        <w:t>19</w:t>
      </w:r>
      <w:r w:rsidRPr="00463A4D">
        <w:rPr>
          <w:rFonts w:cs="Times New Roman"/>
          <w:noProof/>
          <w:szCs w:val="24"/>
          <w:lang w:val="en-US"/>
          <w:rPrChange w:id="509" w:author="Julian Christensen" w:date="2024-07-04T08:59:00Z">
            <w:rPr>
              <w:rFonts w:cs="Times New Roman"/>
              <w:noProof/>
              <w:szCs w:val="24"/>
            </w:rPr>
          </w:rPrChange>
        </w:rPr>
        <w:t>(4), e1371. https://doi.org/https://doi.org/10.1002/cl2.1371</w:t>
      </w:r>
    </w:p>
    <w:p w14:paraId="29294D4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10" w:author="Julian Christensen" w:date="2024-07-04T08:59:00Z">
            <w:rPr>
              <w:rFonts w:cs="Times New Roman"/>
              <w:noProof/>
              <w:szCs w:val="24"/>
            </w:rPr>
          </w:rPrChange>
        </w:rPr>
      </w:pPr>
      <w:r w:rsidRPr="00463A4D">
        <w:rPr>
          <w:rFonts w:cs="Times New Roman"/>
          <w:noProof/>
          <w:szCs w:val="24"/>
          <w:lang w:val="de-DE"/>
          <w:rPrChange w:id="511" w:author="Julian Christensen" w:date="2024-07-04T08:59:00Z">
            <w:rPr>
              <w:rFonts w:cs="Times New Roman"/>
              <w:noProof/>
              <w:szCs w:val="24"/>
            </w:rPr>
          </w:rPrChange>
        </w:rPr>
        <w:t xml:space="preserve">Borenstein, M., Hedges, L. V., Higgins, J. P. T., &amp; Rothstein, H. R. (2009). </w:t>
      </w:r>
      <w:r w:rsidRPr="00463A4D">
        <w:rPr>
          <w:rFonts w:cs="Times New Roman"/>
          <w:i/>
          <w:iCs/>
          <w:noProof/>
          <w:szCs w:val="24"/>
          <w:lang w:val="en-US"/>
          <w:rPrChange w:id="512" w:author="Julian Christensen" w:date="2024-07-04T08:59:00Z">
            <w:rPr>
              <w:rFonts w:cs="Times New Roman"/>
              <w:i/>
              <w:iCs/>
              <w:noProof/>
              <w:szCs w:val="24"/>
            </w:rPr>
          </w:rPrChange>
        </w:rPr>
        <w:t>Introduction to meta-analysis</w:t>
      </w:r>
      <w:r w:rsidRPr="00463A4D">
        <w:rPr>
          <w:rFonts w:cs="Times New Roman"/>
          <w:noProof/>
          <w:szCs w:val="24"/>
          <w:lang w:val="en-US"/>
          <w:rPrChange w:id="513" w:author="Julian Christensen" w:date="2024-07-04T08:59:00Z">
            <w:rPr>
              <w:rFonts w:cs="Times New Roman"/>
              <w:noProof/>
              <w:szCs w:val="24"/>
            </w:rPr>
          </w:rPrChange>
        </w:rPr>
        <w:t xml:space="preserve"> (1st ed.). John Wiley &amp; Sons.</w:t>
      </w:r>
    </w:p>
    <w:p w14:paraId="3087379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14" w:author="Julian Christensen" w:date="2024-07-04T08:59:00Z">
            <w:rPr>
              <w:rFonts w:cs="Times New Roman"/>
              <w:noProof/>
              <w:szCs w:val="24"/>
            </w:rPr>
          </w:rPrChange>
        </w:rPr>
      </w:pPr>
      <w:r w:rsidRPr="00463A4D">
        <w:rPr>
          <w:rFonts w:cs="Times New Roman"/>
          <w:noProof/>
          <w:szCs w:val="24"/>
          <w:lang w:val="en-US"/>
          <w:rPrChange w:id="515" w:author="Julian Christensen" w:date="2024-07-04T08:59:00Z">
            <w:rPr>
              <w:rFonts w:cs="Times New Roman"/>
              <w:noProof/>
              <w:szCs w:val="24"/>
            </w:rPr>
          </w:rPrChange>
        </w:rPr>
        <w:t xml:space="preserve">Bornmann, L., Haunschild, R., &amp; Mutz, R. (2021). Growth rates of modern science: a latent piecewise growth curve approach to model publication numbers from established and new literature databases. </w:t>
      </w:r>
      <w:r w:rsidRPr="00463A4D">
        <w:rPr>
          <w:rFonts w:cs="Times New Roman"/>
          <w:i/>
          <w:iCs/>
          <w:noProof/>
          <w:szCs w:val="24"/>
          <w:lang w:val="en-US"/>
          <w:rPrChange w:id="516" w:author="Julian Christensen" w:date="2024-07-04T08:59:00Z">
            <w:rPr>
              <w:rFonts w:cs="Times New Roman"/>
              <w:i/>
              <w:iCs/>
              <w:noProof/>
              <w:szCs w:val="24"/>
            </w:rPr>
          </w:rPrChange>
        </w:rPr>
        <w:t>Humanities and Social Sciences Communications</w:t>
      </w:r>
      <w:r w:rsidRPr="00463A4D">
        <w:rPr>
          <w:rFonts w:cs="Times New Roman"/>
          <w:noProof/>
          <w:szCs w:val="24"/>
          <w:lang w:val="en-US"/>
          <w:rPrChange w:id="517" w:author="Julian Christensen" w:date="2024-07-04T08:59:00Z">
            <w:rPr>
              <w:rFonts w:cs="Times New Roman"/>
              <w:noProof/>
              <w:szCs w:val="24"/>
            </w:rPr>
          </w:rPrChange>
        </w:rPr>
        <w:t xml:space="preserve">, </w:t>
      </w:r>
      <w:r w:rsidRPr="00463A4D">
        <w:rPr>
          <w:rFonts w:cs="Times New Roman"/>
          <w:i/>
          <w:iCs/>
          <w:noProof/>
          <w:szCs w:val="24"/>
          <w:lang w:val="en-US"/>
          <w:rPrChange w:id="518" w:author="Julian Christensen" w:date="2024-07-04T08:59:00Z">
            <w:rPr>
              <w:rFonts w:cs="Times New Roman"/>
              <w:i/>
              <w:iCs/>
              <w:noProof/>
              <w:szCs w:val="24"/>
            </w:rPr>
          </w:rPrChange>
        </w:rPr>
        <w:t>8</w:t>
      </w:r>
      <w:r w:rsidRPr="00463A4D">
        <w:rPr>
          <w:rFonts w:cs="Times New Roman"/>
          <w:noProof/>
          <w:szCs w:val="24"/>
          <w:lang w:val="en-US"/>
          <w:rPrChange w:id="519" w:author="Julian Christensen" w:date="2024-07-04T08:59:00Z">
            <w:rPr>
              <w:rFonts w:cs="Times New Roman"/>
              <w:noProof/>
              <w:szCs w:val="24"/>
            </w:rPr>
          </w:rPrChange>
        </w:rPr>
        <w:t>(1), 1–15.</w:t>
      </w:r>
    </w:p>
    <w:p w14:paraId="4E6BE08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20" w:author="Julian Christensen" w:date="2024-07-04T08:59:00Z">
            <w:rPr>
              <w:rFonts w:cs="Times New Roman"/>
              <w:noProof/>
              <w:szCs w:val="24"/>
            </w:rPr>
          </w:rPrChange>
        </w:rPr>
      </w:pPr>
      <w:r w:rsidRPr="00463A4D">
        <w:rPr>
          <w:rFonts w:cs="Times New Roman"/>
          <w:noProof/>
          <w:szCs w:val="24"/>
          <w:lang w:val="en-US"/>
          <w:rPrChange w:id="521" w:author="Julian Christensen" w:date="2024-07-04T08:59:00Z">
            <w:rPr>
              <w:rFonts w:cs="Times New Roman"/>
              <w:noProof/>
              <w:szCs w:val="24"/>
            </w:rPr>
          </w:rPrChange>
        </w:rPr>
        <w:t xml:space="preserve">Brunton, J., Stansfield, C., Caird, J., &amp; Thomas, J. (2017). Finding relevant studies. In D. Gough, S. Oliver, &amp; J. Thomas (Eds.), </w:t>
      </w:r>
      <w:r w:rsidRPr="00463A4D">
        <w:rPr>
          <w:rFonts w:cs="Times New Roman"/>
          <w:i/>
          <w:iCs/>
          <w:noProof/>
          <w:szCs w:val="24"/>
          <w:lang w:val="en-US"/>
          <w:rPrChange w:id="522" w:author="Julian Christensen" w:date="2024-07-04T08:59:00Z">
            <w:rPr>
              <w:rFonts w:cs="Times New Roman"/>
              <w:i/>
              <w:iCs/>
              <w:noProof/>
              <w:szCs w:val="24"/>
            </w:rPr>
          </w:rPrChange>
        </w:rPr>
        <w:t>An introduction to systematic reviews</w:t>
      </w:r>
      <w:r w:rsidRPr="00463A4D">
        <w:rPr>
          <w:rFonts w:cs="Times New Roman"/>
          <w:noProof/>
          <w:szCs w:val="24"/>
          <w:lang w:val="en-US"/>
          <w:rPrChange w:id="523" w:author="Julian Christensen" w:date="2024-07-04T08:59:00Z">
            <w:rPr>
              <w:rFonts w:cs="Times New Roman"/>
              <w:noProof/>
              <w:szCs w:val="24"/>
            </w:rPr>
          </w:rPrChange>
        </w:rPr>
        <w:t xml:space="preserve"> (2nd ed., pp. 93–122). Sage.</w:t>
      </w:r>
    </w:p>
    <w:p w14:paraId="1B90E0D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de-DE"/>
          <w:rPrChange w:id="524" w:author="Julian Christensen" w:date="2024-07-04T08:59:00Z">
            <w:rPr>
              <w:rFonts w:cs="Times New Roman"/>
              <w:noProof/>
              <w:szCs w:val="24"/>
            </w:rPr>
          </w:rPrChange>
        </w:rPr>
      </w:pPr>
      <w:r w:rsidRPr="00463A4D">
        <w:rPr>
          <w:rFonts w:cs="Times New Roman"/>
          <w:noProof/>
          <w:szCs w:val="24"/>
          <w:lang w:val="en-US"/>
          <w:rPrChange w:id="525" w:author="Julian Christensen" w:date="2024-07-04T08:59:00Z">
            <w:rPr>
              <w:rFonts w:cs="Times New Roman"/>
              <w:noProof/>
              <w:szCs w:val="24"/>
            </w:rPr>
          </w:rPrChange>
        </w:rPr>
        <w:t xml:space="preserve">Burgard, T., &amp; Bittermann, A. (2023). Reducing Literature Screening Workload With Machine Learning. </w:t>
      </w:r>
      <w:r w:rsidRPr="00463A4D">
        <w:rPr>
          <w:rFonts w:cs="Times New Roman"/>
          <w:i/>
          <w:iCs/>
          <w:noProof/>
          <w:szCs w:val="24"/>
          <w:lang w:val="de-DE"/>
          <w:rPrChange w:id="526" w:author="Julian Christensen" w:date="2024-07-04T08:59:00Z">
            <w:rPr>
              <w:rFonts w:cs="Times New Roman"/>
              <w:i/>
              <w:iCs/>
              <w:noProof/>
              <w:szCs w:val="24"/>
            </w:rPr>
          </w:rPrChange>
        </w:rPr>
        <w:t>Zeitschrift Für Psychologie</w:t>
      </w:r>
      <w:r w:rsidRPr="00463A4D">
        <w:rPr>
          <w:rFonts w:cs="Times New Roman"/>
          <w:noProof/>
          <w:szCs w:val="24"/>
          <w:lang w:val="de-DE"/>
          <w:rPrChange w:id="527" w:author="Julian Christensen" w:date="2024-07-04T08:59:00Z">
            <w:rPr>
              <w:rFonts w:cs="Times New Roman"/>
              <w:noProof/>
              <w:szCs w:val="24"/>
            </w:rPr>
          </w:rPrChange>
        </w:rPr>
        <w:t>.</w:t>
      </w:r>
    </w:p>
    <w:p w14:paraId="200DD35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28" w:author="Julian Christensen" w:date="2024-07-04T08:59:00Z">
            <w:rPr>
              <w:rFonts w:cs="Times New Roman"/>
              <w:noProof/>
              <w:szCs w:val="24"/>
            </w:rPr>
          </w:rPrChange>
        </w:rPr>
      </w:pPr>
      <w:r w:rsidRPr="00463A4D">
        <w:rPr>
          <w:rFonts w:cs="Times New Roman"/>
          <w:noProof/>
          <w:szCs w:val="24"/>
          <w:lang w:val="de-DE"/>
          <w:rPrChange w:id="529" w:author="Julian Christensen" w:date="2024-07-04T08:59:00Z">
            <w:rPr>
              <w:rFonts w:cs="Times New Roman"/>
              <w:noProof/>
              <w:szCs w:val="24"/>
            </w:rPr>
          </w:rPrChange>
        </w:rPr>
        <w:t xml:space="preserve">Buscemi, N., Hartling, L., Vandermeer, B., Tjosvold, L., &amp; Klassen, T. P. (2006). </w:t>
      </w:r>
      <w:r w:rsidRPr="00463A4D">
        <w:rPr>
          <w:rFonts w:cs="Times New Roman"/>
          <w:noProof/>
          <w:szCs w:val="24"/>
          <w:lang w:val="en-US"/>
          <w:rPrChange w:id="530" w:author="Julian Christensen" w:date="2024-07-04T08:59:00Z">
            <w:rPr>
              <w:rFonts w:cs="Times New Roman"/>
              <w:noProof/>
              <w:szCs w:val="24"/>
            </w:rPr>
          </w:rPrChange>
        </w:rPr>
        <w:t xml:space="preserve">Single data extraction generated more errors than double data extraction in systematic reviews. </w:t>
      </w:r>
      <w:r w:rsidRPr="00463A4D">
        <w:rPr>
          <w:rFonts w:cs="Times New Roman"/>
          <w:i/>
          <w:iCs/>
          <w:noProof/>
          <w:szCs w:val="24"/>
          <w:lang w:val="en-US"/>
          <w:rPrChange w:id="531" w:author="Julian Christensen" w:date="2024-07-04T08:59:00Z">
            <w:rPr>
              <w:rFonts w:cs="Times New Roman"/>
              <w:i/>
              <w:iCs/>
              <w:noProof/>
              <w:szCs w:val="24"/>
            </w:rPr>
          </w:rPrChange>
        </w:rPr>
        <w:t xml:space="preserve">Journal of </w:t>
      </w:r>
      <w:r w:rsidRPr="00463A4D">
        <w:rPr>
          <w:rFonts w:cs="Times New Roman"/>
          <w:i/>
          <w:iCs/>
          <w:noProof/>
          <w:szCs w:val="24"/>
          <w:lang w:val="en-US"/>
          <w:rPrChange w:id="532" w:author="Julian Christensen" w:date="2024-07-04T08:59:00Z">
            <w:rPr>
              <w:rFonts w:cs="Times New Roman"/>
              <w:i/>
              <w:iCs/>
              <w:noProof/>
              <w:szCs w:val="24"/>
            </w:rPr>
          </w:rPrChange>
        </w:rPr>
        <w:lastRenderedPageBreak/>
        <w:t>Clinical Epidemiology</w:t>
      </w:r>
      <w:r w:rsidRPr="00463A4D">
        <w:rPr>
          <w:rFonts w:cs="Times New Roman"/>
          <w:noProof/>
          <w:szCs w:val="24"/>
          <w:lang w:val="en-US"/>
          <w:rPrChange w:id="533" w:author="Julian Christensen" w:date="2024-07-04T08:59:00Z">
            <w:rPr>
              <w:rFonts w:cs="Times New Roman"/>
              <w:noProof/>
              <w:szCs w:val="24"/>
            </w:rPr>
          </w:rPrChange>
        </w:rPr>
        <w:t xml:space="preserve">, </w:t>
      </w:r>
      <w:r w:rsidRPr="00463A4D">
        <w:rPr>
          <w:rFonts w:cs="Times New Roman"/>
          <w:i/>
          <w:iCs/>
          <w:noProof/>
          <w:szCs w:val="24"/>
          <w:lang w:val="en-US"/>
          <w:rPrChange w:id="534" w:author="Julian Christensen" w:date="2024-07-04T08:59:00Z">
            <w:rPr>
              <w:rFonts w:cs="Times New Roman"/>
              <w:i/>
              <w:iCs/>
              <w:noProof/>
              <w:szCs w:val="24"/>
            </w:rPr>
          </w:rPrChange>
        </w:rPr>
        <w:t>59</w:t>
      </w:r>
      <w:r w:rsidRPr="00463A4D">
        <w:rPr>
          <w:rFonts w:cs="Times New Roman"/>
          <w:noProof/>
          <w:szCs w:val="24"/>
          <w:lang w:val="en-US"/>
          <w:rPrChange w:id="535" w:author="Julian Christensen" w:date="2024-07-04T08:59:00Z">
            <w:rPr>
              <w:rFonts w:cs="Times New Roman"/>
              <w:noProof/>
              <w:szCs w:val="24"/>
            </w:rPr>
          </w:rPrChange>
        </w:rPr>
        <w:t>(7), 697–703.</w:t>
      </w:r>
    </w:p>
    <w:p w14:paraId="4D70D45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36" w:author="Julian Christensen" w:date="2024-07-04T08:59:00Z">
            <w:rPr>
              <w:rFonts w:cs="Times New Roman"/>
              <w:noProof/>
              <w:szCs w:val="24"/>
            </w:rPr>
          </w:rPrChange>
        </w:rPr>
      </w:pPr>
      <w:r w:rsidRPr="00463A4D">
        <w:rPr>
          <w:rFonts w:cs="Times New Roman"/>
          <w:noProof/>
          <w:szCs w:val="24"/>
          <w:lang w:val="en-US"/>
          <w:rPrChange w:id="537" w:author="Julian Christensen" w:date="2024-07-04T08:59:00Z">
            <w:rPr>
              <w:rFonts w:cs="Times New Roman"/>
              <w:noProof/>
              <w:szCs w:val="24"/>
            </w:rPr>
          </w:rPrChange>
        </w:rPr>
        <w:t xml:space="preserve">Campbell Collaboration. (2023). </w:t>
      </w:r>
      <w:r w:rsidRPr="00463A4D">
        <w:rPr>
          <w:rFonts w:cs="Times New Roman"/>
          <w:i/>
          <w:iCs/>
          <w:noProof/>
          <w:szCs w:val="24"/>
          <w:lang w:val="en-US"/>
          <w:rPrChange w:id="538" w:author="Julian Christensen" w:date="2024-07-04T08:59:00Z">
            <w:rPr>
              <w:rFonts w:cs="Times New Roman"/>
              <w:i/>
              <w:iCs/>
              <w:noProof/>
              <w:szCs w:val="24"/>
            </w:rPr>
          </w:rPrChange>
        </w:rPr>
        <w:t>Stepping up evidence synthesis: faster, cheaper and more useful</w:t>
      </w:r>
      <w:r w:rsidRPr="00463A4D">
        <w:rPr>
          <w:rFonts w:cs="Times New Roman"/>
          <w:noProof/>
          <w:szCs w:val="24"/>
          <w:lang w:val="en-US"/>
          <w:rPrChange w:id="539" w:author="Julian Christensen" w:date="2024-07-04T08:59:00Z">
            <w:rPr>
              <w:rFonts w:cs="Times New Roman"/>
              <w:noProof/>
              <w:szCs w:val="24"/>
            </w:rPr>
          </w:rPrChange>
        </w:rPr>
        <w:t>. https://www.campbellcollaboration.org/news-and-events/news/stepping-up-evidence-synthesis.html</w:t>
      </w:r>
    </w:p>
    <w:p w14:paraId="7C90035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40" w:author="Julian Christensen" w:date="2024-07-04T08:59:00Z">
            <w:rPr>
              <w:rFonts w:cs="Times New Roman"/>
              <w:noProof/>
              <w:szCs w:val="24"/>
            </w:rPr>
          </w:rPrChange>
        </w:rPr>
      </w:pPr>
      <w:r w:rsidRPr="00463A4D">
        <w:rPr>
          <w:rFonts w:cs="Times New Roman"/>
          <w:noProof/>
          <w:szCs w:val="24"/>
          <w:lang w:val="de-DE"/>
          <w:rPrChange w:id="541" w:author="Julian Christensen" w:date="2024-07-04T08:59:00Z">
            <w:rPr>
              <w:rFonts w:cs="Times New Roman"/>
              <w:noProof/>
              <w:szCs w:val="24"/>
            </w:rPr>
          </w:rPrChange>
        </w:rPr>
        <w:t xml:space="preserve">Campos, D. G., Fütterer, T., Gfrörer, T., Lavelle-Hill, R. E., Murayama, K., König, L., Hecht, M., Zitzmann, S., &amp; Scherer, R. (2023). </w:t>
      </w:r>
      <w:r w:rsidRPr="00463A4D">
        <w:rPr>
          <w:rFonts w:cs="Times New Roman"/>
          <w:i/>
          <w:iCs/>
          <w:noProof/>
          <w:szCs w:val="24"/>
          <w:lang w:val="en-US"/>
          <w:rPrChange w:id="542" w:author="Julian Christensen" w:date="2024-07-04T08:59:00Z">
            <w:rPr>
              <w:rFonts w:cs="Times New Roman"/>
              <w:i/>
              <w:iCs/>
              <w:noProof/>
              <w:szCs w:val="24"/>
            </w:rPr>
          </w:rPrChange>
        </w:rPr>
        <w:t>Screening Smarter, Not Harder: A Comparative Analysis of Machine Learning Screening Algorithms and Heuristic Stopping Criteria for Systematic Reviews in Educational Research</w:t>
      </w:r>
      <w:r w:rsidRPr="00463A4D">
        <w:rPr>
          <w:rFonts w:cs="Times New Roman"/>
          <w:noProof/>
          <w:szCs w:val="24"/>
          <w:lang w:val="en-US"/>
          <w:rPrChange w:id="543" w:author="Julian Christensen" w:date="2024-07-04T08:59:00Z">
            <w:rPr>
              <w:rFonts w:cs="Times New Roman"/>
              <w:noProof/>
              <w:szCs w:val="24"/>
            </w:rPr>
          </w:rPrChange>
        </w:rPr>
        <w:t>.</w:t>
      </w:r>
    </w:p>
    <w:p w14:paraId="3BDD481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44" w:author="Julian Christensen" w:date="2024-07-04T08:59:00Z">
            <w:rPr>
              <w:rFonts w:cs="Times New Roman"/>
              <w:noProof/>
              <w:szCs w:val="24"/>
            </w:rPr>
          </w:rPrChange>
        </w:rPr>
      </w:pPr>
      <w:r w:rsidRPr="00463A4D">
        <w:rPr>
          <w:rFonts w:cs="Times New Roman"/>
          <w:noProof/>
          <w:szCs w:val="24"/>
          <w:lang w:val="en-US"/>
          <w:rPrChange w:id="545" w:author="Julian Christensen" w:date="2024-07-04T08:59:00Z">
            <w:rPr>
              <w:rFonts w:cs="Times New Roman"/>
              <w:noProof/>
              <w:szCs w:val="24"/>
            </w:rPr>
          </w:rPrChange>
        </w:rPr>
        <w:t xml:space="preserve">Chicco, D., &amp; Jurman, G. (2023). The Matthews correlation coefficient (MCC) should replace the ROC AUC as the standard metric for assessing binary classification. </w:t>
      </w:r>
      <w:r w:rsidRPr="00463A4D">
        <w:rPr>
          <w:rFonts w:cs="Times New Roman"/>
          <w:i/>
          <w:iCs/>
          <w:noProof/>
          <w:szCs w:val="24"/>
          <w:lang w:val="en-US"/>
          <w:rPrChange w:id="546" w:author="Julian Christensen" w:date="2024-07-04T08:59:00Z">
            <w:rPr>
              <w:rFonts w:cs="Times New Roman"/>
              <w:i/>
              <w:iCs/>
              <w:noProof/>
              <w:szCs w:val="24"/>
            </w:rPr>
          </w:rPrChange>
        </w:rPr>
        <w:t>BioData Mining</w:t>
      </w:r>
      <w:r w:rsidRPr="00463A4D">
        <w:rPr>
          <w:rFonts w:cs="Times New Roman"/>
          <w:noProof/>
          <w:szCs w:val="24"/>
          <w:lang w:val="en-US"/>
          <w:rPrChange w:id="547" w:author="Julian Christensen" w:date="2024-07-04T08:59:00Z">
            <w:rPr>
              <w:rFonts w:cs="Times New Roman"/>
              <w:noProof/>
              <w:szCs w:val="24"/>
            </w:rPr>
          </w:rPrChange>
        </w:rPr>
        <w:t xml:space="preserve">, </w:t>
      </w:r>
      <w:r w:rsidRPr="00463A4D">
        <w:rPr>
          <w:rFonts w:cs="Times New Roman"/>
          <w:i/>
          <w:iCs/>
          <w:noProof/>
          <w:szCs w:val="24"/>
          <w:lang w:val="en-US"/>
          <w:rPrChange w:id="548" w:author="Julian Christensen" w:date="2024-07-04T08:59:00Z">
            <w:rPr>
              <w:rFonts w:cs="Times New Roman"/>
              <w:i/>
              <w:iCs/>
              <w:noProof/>
              <w:szCs w:val="24"/>
            </w:rPr>
          </w:rPrChange>
        </w:rPr>
        <w:t>16</w:t>
      </w:r>
      <w:r w:rsidRPr="00463A4D">
        <w:rPr>
          <w:rFonts w:cs="Times New Roman"/>
          <w:noProof/>
          <w:szCs w:val="24"/>
          <w:lang w:val="en-US"/>
          <w:rPrChange w:id="549" w:author="Julian Christensen" w:date="2024-07-04T08:59:00Z">
            <w:rPr>
              <w:rFonts w:cs="Times New Roman"/>
              <w:noProof/>
              <w:szCs w:val="24"/>
            </w:rPr>
          </w:rPrChange>
        </w:rPr>
        <w:t>(1), 1–23.</w:t>
      </w:r>
    </w:p>
    <w:p w14:paraId="3322B32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50" w:author="Julian Christensen" w:date="2024-07-04T08:59:00Z">
            <w:rPr>
              <w:rFonts w:cs="Times New Roman"/>
              <w:noProof/>
              <w:szCs w:val="24"/>
            </w:rPr>
          </w:rPrChange>
        </w:rPr>
      </w:pPr>
      <w:r w:rsidRPr="00463A4D">
        <w:rPr>
          <w:rFonts w:cs="Times New Roman"/>
          <w:noProof/>
          <w:szCs w:val="24"/>
          <w:lang w:val="en-US"/>
          <w:rPrChange w:id="551" w:author="Julian Christensen" w:date="2024-07-04T08:59:00Z">
            <w:rPr>
              <w:rFonts w:cs="Times New Roman"/>
              <w:noProof/>
              <w:szCs w:val="24"/>
            </w:rPr>
          </w:rPrChange>
        </w:rPr>
        <w:t xml:space="preserve">Cohen, A. M., Hersh, W. R., Peterson, K., &amp; Yen, P.-Y. (2006). Reducing workload in systematic review preparation using automated citation classification. </w:t>
      </w:r>
      <w:r w:rsidRPr="00463A4D">
        <w:rPr>
          <w:rFonts w:cs="Times New Roman"/>
          <w:i/>
          <w:iCs/>
          <w:noProof/>
          <w:szCs w:val="24"/>
          <w:lang w:val="en-US"/>
          <w:rPrChange w:id="552" w:author="Julian Christensen" w:date="2024-07-04T08:59:00Z">
            <w:rPr>
              <w:rFonts w:cs="Times New Roman"/>
              <w:i/>
              <w:iCs/>
              <w:noProof/>
              <w:szCs w:val="24"/>
            </w:rPr>
          </w:rPrChange>
        </w:rPr>
        <w:t>Journal of the American Medical Informatics Association</w:t>
      </w:r>
      <w:r w:rsidRPr="00463A4D">
        <w:rPr>
          <w:rFonts w:cs="Times New Roman"/>
          <w:noProof/>
          <w:szCs w:val="24"/>
          <w:lang w:val="en-US"/>
          <w:rPrChange w:id="553" w:author="Julian Christensen" w:date="2024-07-04T08:59:00Z">
            <w:rPr>
              <w:rFonts w:cs="Times New Roman"/>
              <w:noProof/>
              <w:szCs w:val="24"/>
            </w:rPr>
          </w:rPrChange>
        </w:rPr>
        <w:t xml:space="preserve">, </w:t>
      </w:r>
      <w:r w:rsidRPr="00463A4D">
        <w:rPr>
          <w:rFonts w:cs="Times New Roman"/>
          <w:i/>
          <w:iCs/>
          <w:noProof/>
          <w:szCs w:val="24"/>
          <w:lang w:val="en-US"/>
          <w:rPrChange w:id="554" w:author="Julian Christensen" w:date="2024-07-04T08:59:00Z">
            <w:rPr>
              <w:rFonts w:cs="Times New Roman"/>
              <w:i/>
              <w:iCs/>
              <w:noProof/>
              <w:szCs w:val="24"/>
            </w:rPr>
          </w:rPrChange>
        </w:rPr>
        <w:t>13</w:t>
      </w:r>
      <w:r w:rsidRPr="00463A4D">
        <w:rPr>
          <w:rFonts w:cs="Times New Roman"/>
          <w:noProof/>
          <w:szCs w:val="24"/>
          <w:lang w:val="en-US"/>
          <w:rPrChange w:id="555" w:author="Julian Christensen" w:date="2024-07-04T08:59:00Z">
            <w:rPr>
              <w:rFonts w:cs="Times New Roman"/>
              <w:noProof/>
              <w:szCs w:val="24"/>
            </w:rPr>
          </w:rPrChange>
        </w:rPr>
        <w:t>(2), 206–219.</w:t>
      </w:r>
    </w:p>
    <w:p w14:paraId="5540C0F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56" w:author="Julian Christensen" w:date="2024-07-04T08:59:00Z">
            <w:rPr>
              <w:rFonts w:cs="Times New Roman"/>
              <w:noProof/>
              <w:szCs w:val="24"/>
            </w:rPr>
          </w:rPrChange>
        </w:rPr>
      </w:pPr>
      <w:r w:rsidRPr="00463A4D">
        <w:rPr>
          <w:rFonts w:cs="Times New Roman"/>
          <w:noProof/>
          <w:szCs w:val="24"/>
          <w:lang w:val="en-US"/>
          <w:rPrChange w:id="557" w:author="Julian Christensen" w:date="2024-07-04T08:59:00Z">
            <w:rPr>
              <w:rFonts w:cs="Times New Roman"/>
              <w:noProof/>
              <w:szCs w:val="24"/>
            </w:rPr>
          </w:rPrChange>
        </w:rPr>
        <w:t xml:space="preserve">Dalgaard, N. T., Bondebjerg, A., Klokker, R., Viinholt, B. C. A., &amp; Dietrichson, J. (2022). Adult/child ratio and group size in early childhood education or care to promote the development of children aged 0–5 years: A systematic review. </w:t>
      </w:r>
      <w:r w:rsidRPr="00463A4D">
        <w:rPr>
          <w:rFonts w:cs="Times New Roman"/>
          <w:i/>
          <w:iCs/>
          <w:noProof/>
          <w:szCs w:val="24"/>
          <w:lang w:val="en-US"/>
          <w:rPrChange w:id="558" w:author="Julian Christensen" w:date="2024-07-04T08:59:00Z">
            <w:rPr>
              <w:rFonts w:cs="Times New Roman"/>
              <w:i/>
              <w:iCs/>
              <w:noProof/>
              <w:szCs w:val="24"/>
            </w:rPr>
          </w:rPrChange>
        </w:rPr>
        <w:t>Campbell Systematic Reviews</w:t>
      </w:r>
      <w:r w:rsidRPr="00463A4D">
        <w:rPr>
          <w:rFonts w:cs="Times New Roman"/>
          <w:noProof/>
          <w:szCs w:val="24"/>
          <w:lang w:val="en-US"/>
          <w:rPrChange w:id="559" w:author="Julian Christensen" w:date="2024-07-04T08:59:00Z">
            <w:rPr>
              <w:rFonts w:cs="Times New Roman"/>
              <w:noProof/>
              <w:szCs w:val="24"/>
            </w:rPr>
          </w:rPrChange>
        </w:rPr>
        <w:t xml:space="preserve">, </w:t>
      </w:r>
      <w:r w:rsidRPr="00463A4D">
        <w:rPr>
          <w:rFonts w:cs="Times New Roman"/>
          <w:i/>
          <w:iCs/>
          <w:noProof/>
          <w:szCs w:val="24"/>
          <w:lang w:val="en-US"/>
          <w:rPrChange w:id="560" w:author="Julian Christensen" w:date="2024-07-04T08:59:00Z">
            <w:rPr>
              <w:rFonts w:cs="Times New Roman"/>
              <w:i/>
              <w:iCs/>
              <w:noProof/>
              <w:szCs w:val="24"/>
            </w:rPr>
          </w:rPrChange>
        </w:rPr>
        <w:t>18</w:t>
      </w:r>
      <w:r w:rsidRPr="00463A4D">
        <w:rPr>
          <w:rFonts w:cs="Times New Roman"/>
          <w:noProof/>
          <w:szCs w:val="24"/>
          <w:lang w:val="en-US"/>
          <w:rPrChange w:id="561" w:author="Julian Christensen" w:date="2024-07-04T08:59:00Z">
            <w:rPr>
              <w:rFonts w:cs="Times New Roman"/>
              <w:noProof/>
              <w:szCs w:val="24"/>
            </w:rPr>
          </w:rPrChange>
        </w:rPr>
        <w:t>(2), e1239. https://doi.org/https://doi.org/10.1002/cl2.1239</w:t>
      </w:r>
    </w:p>
    <w:p w14:paraId="30382BC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62" w:author="Julian Christensen" w:date="2024-07-04T08:59:00Z">
            <w:rPr>
              <w:rFonts w:cs="Times New Roman"/>
              <w:noProof/>
              <w:szCs w:val="24"/>
            </w:rPr>
          </w:rPrChange>
        </w:rPr>
      </w:pPr>
      <w:r w:rsidRPr="00FE6365">
        <w:rPr>
          <w:rFonts w:cs="Times New Roman"/>
          <w:noProof/>
          <w:szCs w:val="24"/>
        </w:rPr>
        <w:t xml:space="preserve">Dalgaard, N. T., Bondebjerg, A., Viinholt, B. C. A., &amp; Filges, T. (2022). </w:t>
      </w:r>
      <w:r w:rsidRPr="00463A4D">
        <w:rPr>
          <w:rFonts w:cs="Times New Roman"/>
          <w:noProof/>
          <w:szCs w:val="24"/>
          <w:lang w:val="en-US"/>
          <w:rPrChange w:id="563" w:author="Julian Christensen" w:date="2024-07-04T08:59:00Z">
            <w:rPr>
              <w:rFonts w:cs="Times New Roman"/>
              <w:noProof/>
              <w:szCs w:val="24"/>
            </w:rPr>
          </w:rPrChange>
        </w:rPr>
        <w:t xml:space="preserve">The effects of inclusion on academic achievement, socioemotional development and wellbeing of children with special educational needs. </w:t>
      </w:r>
      <w:r w:rsidRPr="00463A4D">
        <w:rPr>
          <w:rFonts w:cs="Times New Roman"/>
          <w:i/>
          <w:iCs/>
          <w:noProof/>
          <w:szCs w:val="24"/>
          <w:lang w:val="en-US"/>
          <w:rPrChange w:id="564" w:author="Julian Christensen" w:date="2024-07-04T08:59:00Z">
            <w:rPr>
              <w:rFonts w:cs="Times New Roman"/>
              <w:i/>
              <w:iCs/>
              <w:noProof/>
              <w:szCs w:val="24"/>
            </w:rPr>
          </w:rPrChange>
        </w:rPr>
        <w:t>Campbell Systematic Reviews</w:t>
      </w:r>
      <w:r w:rsidRPr="00463A4D">
        <w:rPr>
          <w:rFonts w:cs="Times New Roman"/>
          <w:noProof/>
          <w:szCs w:val="24"/>
          <w:lang w:val="en-US"/>
          <w:rPrChange w:id="565" w:author="Julian Christensen" w:date="2024-07-04T08:59:00Z">
            <w:rPr>
              <w:rFonts w:cs="Times New Roman"/>
              <w:noProof/>
              <w:szCs w:val="24"/>
            </w:rPr>
          </w:rPrChange>
        </w:rPr>
        <w:t xml:space="preserve">, </w:t>
      </w:r>
      <w:r w:rsidRPr="00463A4D">
        <w:rPr>
          <w:rFonts w:cs="Times New Roman"/>
          <w:i/>
          <w:iCs/>
          <w:noProof/>
          <w:szCs w:val="24"/>
          <w:lang w:val="en-US"/>
          <w:rPrChange w:id="566" w:author="Julian Christensen" w:date="2024-07-04T08:59:00Z">
            <w:rPr>
              <w:rFonts w:cs="Times New Roman"/>
              <w:i/>
              <w:iCs/>
              <w:noProof/>
              <w:szCs w:val="24"/>
            </w:rPr>
          </w:rPrChange>
        </w:rPr>
        <w:t>18</w:t>
      </w:r>
      <w:r w:rsidRPr="00463A4D">
        <w:rPr>
          <w:rFonts w:cs="Times New Roman"/>
          <w:noProof/>
          <w:szCs w:val="24"/>
          <w:lang w:val="en-US"/>
          <w:rPrChange w:id="567" w:author="Julian Christensen" w:date="2024-07-04T08:59:00Z">
            <w:rPr>
              <w:rFonts w:cs="Times New Roman"/>
              <w:noProof/>
              <w:szCs w:val="24"/>
            </w:rPr>
          </w:rPrChange>
        </w:rPr>
        <w:t>(4), e1291. https://doi.org/https://doi.org/10.1002/cl2.1291</w:t>
      </w:r>
    </w:p>
    <w:p w14:paraId="75F4863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68" w:author="Julian Christensen" w:date="2024-07-04T08:59:00Z">
            <w:rPr>
              <w:rFonts w:cs="Times New Roman"/>
              <w:noProof/>
              <w:szCs w:val="24"/>
            </w:rPr>
          </w:rPrChange>
        </w:rPr>
      </w:pPr>
      <w:r w:rsidRPr="00463A4D">
        <w:rPr>
          <w:rFonts w:cs="Times New Roman"/>
          <w:noProof/>
          <w:szCs w:val="24"/>
          <w:lang w:val="en-US"/>
          <w:rPrChange w:id="569" w:author="Julian Christensen" w:date="2024-07-04T08:59:00Z">
            <w:rPr>
              <w:rFonts w:cs="Times New Roman"/>
              <w:noProof/>
              <w:szCs w:val="24"/>
            </w:rPr>
          </w:rPrChange>
        </w:rPr>
        <w:t xml:space="preserve">Dalgaard, N. T., Filges, T., Viinholt, B. C. A., &amp; Pontoppidan, M. (2022). Parenting interventions to support parent/child attachment and psychosocial adjustment in foster and adoptive parents and children: A systematic review. </w:t>
      </w:r>
      <w:r w:rsidRPr="00463A4D">
        <w:rPr>
          <w:rFonts w:cs="Times New Roman"/>
          <w:i/>
          <w:iCs/>
          <w:noProof/>
          <w:szCs w:val="24"/>
          <w:lang w:val="en-US"/>
          <w:rPrChange w:id="570" w:author="Julian Christensen" w:date="2024-07-04T08:59:00Z">
            <w:rPr>
              <w:rFonts w:cs="Times New Roman"/>
              <w:i/>
              <w:iCs/>
              <w:noProof/>
              <w:szCs w:val="24"/>
            </w:rPr>
          </w:rPrChange>
        </w:rPr>
        <w:t>Campbell Systematic Reviews</w:t>
      </w:r>
      <w:r w:rsidRPr="00463A4D">
        <w:rPr>
          <w:rFonts w:cs="Times New Roman"/>
          <w:noProof/>
          <w:szCs w:val="24"/>
          <w:lang w:val="en-US"/>
          <w:rPrChange w:id="571" w:author="Julian Christensen" w:date="2024-07-04T08:59:00Z">
            <w:rPr>
              <w:rFonts w:cs="Times New Roman"/>
              <w:noProof/>
              <w:szCs w:val="24"/>
            </w:rPr>
          </w:rPrChange>
        </w:rPr>
        <w:t xml:space="preserve">, </w:t>
      </w:r>
      <w:r w:rsidRPr="00463A4D">
        <w:rPr>
          <w:rFonts w:cs="Times New Roman"/>
          <w:i/>
          <w:iCs/>
          <w:noProof/>
          <w:szCs w:val="24"/>
          <w:lang w:val="en-US"/>
          <w:rPrChange w:id="572" w:author="Julian Christensen" w:date="2024-07-04T08:59:00Z">
            <w:rPr>
              <w:rFonts w:cs="Times New Roman"/>
              <w:i/>
              <w:iCs/>
              <w:noProof/>
              <w:szCs w:val="24"/>
            </w:rPr>
          </w:rPrChange>
        </w:rPr>
        <w:t>18</w:t>
      </w:r>
      <w:r w:rsidRPr="00463A4D">
        <w:rPr>
          <w:rFonts w:cs="Times New Roman"/>
          <w:noProof/>
          <w:szCs w:val="24"/>
          <w:lang w:val="en-US"/>
          <w:rPrChange w:id="573" w:author="Julian Christensen" w:date="2024-07-04T08:59:00Z">
            <w:rPr>
              <w:rFonts w:cs="Times New Roman"/>
              <w:noProof/>
              <w:szCs w:val="24"/>
            </w:rPr>
          </w:rPrChange>
        </w:rPr>
        <w:t>(1), e1209. https://doi.org/https://doi.org/10.1002/cl2.1209</w:t>
      </w:r>
    </w:p>
    <w:p w14:paraId="40CF22FC"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Dalgaard, N. T., Flensborg Jensen, M. C., Bengtsen, E., Krassel, K. F., &amp; Vembye, M. H. (2022). </w:t>
      </w:r>
      <w:r w:rsidRPr="00463A4D">
        <w:rPr>
          <w:rFonts w:cs="Times New Roman"/>
          <w:noProof/>
          <w:szCs w:val="24"/>
          <w:lang w:val="en-US"/>
          <w:rPrChange w:id="574" w:author="Julian Christensen" w:date="2024-07-04T08:59:00Z">
            <w:rPr>
              <w:rFonts w:cs="Times New Roman"/>
              <w:noProof/>
              <w:szCs w:val="24"/>
            </w:rPr>
          </w:rPrChange>
        </w:rPr>
        <w:t xml:space="preserve">PROTOCOL: Group‐based community interventions to support the social reintegration of marginalised adults with mental illness. </w:t>
      </w:r>
      <w:r w:rsidRPr="00FE6365">
        <w:rPr>
          <w:rFonts w:cs="Times New Roman"/>
          <w:i/>
          <w:iCs/>
          <w:noProof/>
          <w:szCs w:val="24"/>
        </w:rPr>
        <w:t>Campbell Systematic Reviews</w:t>
      </w:r>
      <w:r w:rsidRPr="00FE6365">
        <w:rPr>
          <w:rFonts w:cs="Times New Roman"/>
          <w:noProof/>
          <w:szCs w:val="24"/>
        </w:rPr>
        <w:t xml:space="preserve">, </w:t>
      </w:r>
      <w:r w:rsidRPr="00FE6365">
        <w:rPr>
          <w:rFonts w:cs="Times New Roman"/>
          <w:i/>
          <w:iCs/>
          <w:noProof/>
          <w:szCs w:val="24"/>
        </w:rPr>
        <w:t>18</w:t>
      </w:r>
      <w:r w:rsidRPr="00FE6365">
        <w:rPr>
          <w:rFonts w:cs="Times New Roman"/>
          <w:noProof/>
          <w:szCs w:val="24"/>
        </w:rPr>
        <w:t>(3), e1254. https://doi.org/10.1002/cl2.1254</w:t>
      </w:r>
    </w:p>
    <w:p w14:paraId="657E006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75" w:author="Julian Christensen" w:date="2024-07-04T08:59:00Z">
            <w:rPr>
              <w:rFonts w:cs="Times New Roman"/>
              <w:noProof/>
              <w:szCs w:val="24"/>
            </w:rPr>
          </w:rPrChange>
        </w:rPr>
      </w:pPr>
      <w:r w:rsidRPr="00FE6365">
        <w:rPr>
          <w:rFonts w:cs="Times New Roman"/>
          <w:noProof/>
          <w:szCs w:val="24"/>
        </w:rPr>
        <w:t xml:space="preserve">Dietrichson, J., Filges, T., Klokker, R. H., Viinholt, B. C. A., Bøg, M., &amp; Jensen, U. H. (2020). </w:t>
      </w:r>
      <w:r w:rsidRPr="00463A4D">
        <w:rPr>
          <w:rFonts w:cs="Times New Roman"/>
          <w:noProof/>
          <w:szCs w:val="24"/>
          <w:lang w:val="en-US"/>
          <w:rPrChange w:id="576" w:author="Julian Christensen" w:date="2024-07-04T08:59:00Z">
            <w:rPr>
              <w:rFonts w:cs="Times New Roman"/>
              <w:noProof/>
              <w:szCs w:val="24"/>
            </w:rPr>
          </w:rPrChange>
        </w:rPr>
        <w:t xml:space="preserve">Targeted school-based interventions for improving reading and mathematics for students with, </w:t>
      </w:r>
      <w:r w:rsidRPr="00463A4D">
        <w:rPr>
          <w:rFonts w:cs="Times New Roman"/>
          <w:noProof/>
          <w:szCs w:val="24"/>
          <w:lang w:val="en-US"/>
          <w:rPrChange w:id="577" w:author="Julian Christensen" w:date="2024-07-04T08:59:00Z">
            <w:rPr>
              <w:rFonts w:cs="Times New Roman"/>
              <w:noProof/>
              <w:szCs w:val="24"/>
            </w:rPr>
          </w:rPrChange>
        </w:rPr>
        <w:lastRenderedPageBreak/>
        <w:t xml:space="preserve">or at risk of, academic difficulties in Grades 7–12: A systematic review. </w:t>
      </w:r>
      <w:r w:rsidRPr="00463A4D">
        <w:rPr>
          <w:rFonts w:cs="Times New Roman"/>
          <w:i/>
          <w:iCs/>
          <w:noProof/>
          <w:szCs w:val="24"/>
          <w:lang w:val="en-US"/>
          <w:rPrChange w:id="578" w:author="Julian Christensen" w:date="2024-07-04T08:59:00Z">
            <w:rPr>
              <w:rFonts w:cs="Times New Roman"/>
              <w:i/>
              <w:iCs/>
              <w:noProof/>
              <w:szCs w:val="24"/>
            </w:rPr>
          </w:rPrChange>
        </w:rPr>
        <w:t>Campbell Systematic Reviews</w:t>
      </w:r>
      <w:r w:rsidRPr="00463A4D">
        <w:rPr>
          <w:rFonts w:cs="Times New Roman"/>
          <w:noProof/>
          <w:szCs w:val="24"/>
          <w:lang w:val="en-US"/>
          <w:rPrChange w:id="579" w:author="Julian Christensen" w:date="2024-07-04T08:59:00Z">
            <w:rPr>
              <w:rFonts w:cs="Times New Roman"/>
              <w:noProof/>
              <w:szCs w:val="24"/>
            </w:rPr>
          </w:rPrChange>
        </w:rPr>
        <w:t xml:space="preserve">, </w:t>
      </w:r>
      <w:r w:rsidRPr="00463A4D">
        <w:rPr>
          <w:rFonts w:cs="Times New Roman"/>
          <w:i/>
          <w:iCs/>
          <w:noProof/>
          <w:szCs w:val="24"/>
          <w:lang w:val="en-US"/>
          <w:rPrChange w:id="580" w:author="Julian Christensen" w:date="2024-07-04T08:59:00Z">
            <w:rPr>
              <w:rFonts w:cs="Times New Roman"/>
              <w:i/>
              <w:iCs/>
              <w:noProof/>
              <w:szCs w:val="24"/>
            </w:rPr>
          </w:rPrChange>
        </w:rPr>
        <w:t>16</w:t>
      </w:r>
      <w:r w:rsidRPr="00463A4D">
        <w:rPr>
          <w:rFonts w:cs="Times New Roman"/>
          <w:noProof/>
          <w:szCs w:val="24"/>
          <w:lang w:val="en-US"/>
          <w:rPrChange w:id="581" w:author="Julian Christensen" w:date="2024-07-04T08:59:00Z">
            <w:rPr>
              <w:rFonts w:cs="Times New Roman"/>
              <w:noProof/>
              <w:szCs w:val="24"/>
            </w:rPr>
          </w:rPrChange>
        </w:rPr>
        <w:t>(2), e1081. https://doi.org/10.1002/cl2.1081</w:t>
      </w:r>
    </w:p>
    <w:p w14:paraId="2DE1531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82" w:author="Julian Christensen" w:date="2024-07-04T08:59:00Z">
            <w:rPr>
              <w:rFonts w:cs="Times New Roman"/>
              <w:noProof/>
              <w:szCs w:val="24"/>
            </w:rPr>
          </w:rPrChange>
        </w:rPr>
      </w:pPr>
      <w:r w:rsidRPr="00463A4D">
        <w:rPr>
          <w:rFonts w:cs="Times New Roman"/>
          <w:noProof/>
          <w:szCs w:val="24"/>
          <w:lang w:val="en-US"/>
          <w:rPrChange w:id="583" w:author="Julian Christensen" w:date="2024-07-04T08:59:00Z">
            <w:rPr>
              <w:rFonts w:cs="Times New Roman"/>
              <w:noProof/>
              <w:szCs w:val="24"/>
            </w:rPr>
          </w:rPrChange>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463A4D">
        <w:rPr>
          <w:rFonts w:cs="Times New Roman"/>
          <w:i/>
          <w:iCs/>
          <w:noProof/>
          <w:szCs w:val="24"/>
          <w:lang w:val="en-US"/>
          <w:rPrChange w:id="584" w:author="Julian Christensen" w:date="2024-07-04T08:59:00Z">
            <w:rPr>
              <w:rFonts w:cs="Times New Roman"/>
              <w:i/>
              <w:iCs/>
              <w:noProof/>
              <w:szCs w:val="24"/>
            </w:rPr>
          </w:rPrChange>
        </w:rPr>
        <w:t>Campbell Systematic Reviews</w:t>
      </w:r>
      <w:r w:rsidRPr="00463A4D">
        <w:rPr>
          <w:rFonts w:cs="Times New Roman"/>
          <w:noProof/>
          <w:szCs w:val="24"/>
          <w:lang w:val="en-US"/>
          <w:rPrChange w:id="585" w:author="Julian Christensen" w:date="2024-07-04T08:59:00Z">
            <w:rPr>
              <w:rFonts w:cs="Times New Roman"/>
              <w:noProof/>
              <w:szCs w:val="24"/>
            </w:rPr>
          </w:rPrChange>
        </w:rPr>
        <w:t xml:space="preserve">, </w:t>
      </w:r>
      <w:r w:rsidRPr="00463A4D">
        <w:rPr>
          <w:rFonts w:cs="Times New Roman"/>
          <w:i/>
          <w:iCs/>
          <w:noProof/>
          <w:szCs w:val="24"/>
          <w:lang w:val="en-US"/>
          <w:rPrChange w:id="586" w:author="Julian Christensen" w:date="2024-07-04T08:59:00Z">
            <w:rPr>
              <w:rFonts w:cs="Times New Roman"/>
              <w:i/>
              <w:iCs/>
              <w:noProof/>
              <w:szCs w:val="24"/>
            </w:rPr>
          </w:rPrChange>
        </w:rPr>
        <w:t>17</w:t>
      </w:r>
      <w:r w:rsidRPr="00463A4D">
        <w:rPr>
          <w:rFonts w:cs="Times New Roman"/>
          <w:noProof/>
          <w:szCs w:val="24"/>
          <w:lang w:val="en-US"/>
          <w:rPrChange w:id="587" w:author="Julian Christensen" w:date="2024-07-04T08:59:00Z">
            <w:rPr>
              <w:rFonts w:cs="Times New Roman"/>
              <w:noProof/>
              <w:szCs w:val="24"/>
            </w:rPr>
          </w:rPrChange>
        </w:rPr>
        <w:t>(2), e1152. https://doi.org/10.1002/cl2.1152</w:t>
      </w:r>
    </w:p>
    <w:p w14:paraId="383E837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88" w:author="Julian Christensen" w:date="2024-07-04T08:59:00Z">
            <w:rPr>
              <w:rFonts w:cs="Times New Roman"/>
              <w:noProof/>
              <w:szCs w:val="24"/>
            </w:rPr>
          </w:rPrChange>
        </w:rPr>
      </w:pPr>
      <w:r w:rsidRPr="00463A4D">
        <w:rPr>
          <w:rFonts w:cs="Times New Roman"/>
          <w:noProof/>
          <w:szCs w:val="24"/>
          <w:lang w:val="en-US"/>
          <w:rPrChange w:id="589" w:author="Julian Christensen" w:date="2024-07-04T08:59:00Z">
            <w:rPr>
              <w:rFonts w:cs="Times New Roman"/>
              <w:noProof/>
              <w:szCs w:val="24"/>
            </w:rPr>
          </w:rPrChange>
        </w:rPr>
        <w:t xml:space="preserve">Doi, S. A., &amp; Xu, C. (2021). The Freeman–Tukey double arcsine transformation for the meta-analysis of proportions: Recent criticisms were seriously misleading. </w:t>
      </w:r>
      <w:r w:rsidRPr="00463A4D">
        <w:rPr>
          <w:rFonts w:cs="Times New Roman"/>
          <w:i/>
          <w:iCs/>
          <w:noProof/>
          <w:szCs w:val="24"/>
          <w:lang w:val="en-US"/>
          <w:rPrChange w:id="590" w:author="Julian Christensen" w:date="2024-07-04T08:59:00Z">
            <w:rPr>
              <w:rFonts w:cs="Times New Roman"/>
              <w:i/>
              <w:iCs/>
              <w:noProof/>
              <w:szCs w:val="24"/>
            </w:rPr>
          </w:rPrChange>
        </w:rPr>
        <w:t>Journal of Evidence-Based Medicine</w:t>
      </w:r>
      <w:r w:rsidRPr="00463A4D">
        <w:rPr>
          <w:rFonts w:cs="Times New Roman"/>
          <w:noProof/>
          <w:szCs w:val="24"/>
          <w:lang w:val="en-US"/>
          <w:rPrChange w:id="591" w:author="Julian Christensen" w:date="2024-07-04T08:59:00Z">
            <w:rPr>
              <w:rFonts w:cs="Times New Roman"/>
              <w:noProof/>
              <w:szCs w:val="24"/>
            </w:rPr>
          </w:rPrChange>
        </w:rPr>
        <w:t xml:space="preserve">, </w:t>
      </w:r>
      <w:r w:rsidRPr="00463A4D">
        <w:rPr>
          <w:rFonts w:cs="Times New Roman"/>
          <w:i/>
          <w:iCs/>
          <w:noProof/>
          <w:szCs w:val="24"/>
          <w:lang w:val="en-US"/>
          <w:rPrChange w:id="592" w:author="Julian Christensen" w:date="2024-07-04T08:59:00Z">
            <w:rPr>
              <w:rFonts w:cs="Times New Roman"/>
              <w:i/>
              <w:iCs/>
              <w:noProof/>
              <w:szCs w:val="24"/>
            </w:rPr>
          </w:rPrChange>
        </w:rPr>
        <w:t>14</w:t>
      </w:r>
      <w:r w:rsidRPr="00463A4D">
        <w:rPr>
          <w:rFonts w:cs="Times New Roman"/>
          <w:noProof/>
          <w:szCs w:val="24"/>
          <w:lang w:val="en-US"/>
          <w:rPrChange w:id="593" w:author="Julian Christensen" w:date="2024-07-04T08:59:00Z">
            <w:rPr>
              <w:rFonts w:cs="Times New Roman"/>
              <w:noProof/>
              <w:szCs w:val="24"/>
            </w:rPr>
          </w:rPrChange>
        </w:rPr>
        <w:t>(4), 259–261. https://doi.org/https://doi.org/10.1111/jebm.12445</w:t>
      </w:r>
    </w:p>
    <w:p w14:paraId="514700D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94" w:author="Julian Christensen" w:date="2024-07-04T08:59:00Z">
            <w:rPr>
              <w:rFonts w:cs="Times New Roman"/>
              <w:noProof/>
              <w:szCs w:val="24"/>
            </w:rPr>
          </w:rPrChange>
        </w:rPr>
      </w:pPr>
      <w:r w:rsidRPr="00463A4D">
        <w:rPr>
          <w:rFonts w:cs="Times New Roman"/>
          <w:noProof/>
          <w:szCs w:val="24"/>
          <w:lang w:val="en-US"/>
          <w:rPrChange w:id="595" w:author="Julian Christensen" w:date="2024-07-04T08:59:00Z">
            <w:rPr>
              <w:rFonts w:cs="Times New Roman"/>
              <w:noProof/>
              <w:szCs w:val="24"/>
            </w:rPr>
          </w:rPrChange>
        </w:rPr>
        <w:t xml:space="preserve">EPPI-Centre. (2024). </w:t>
      </w:r>
      <w:r w:rsidRPr="00463A4D">
        <w:rPr>
          <w:rFonts w:cs="Times New Roman"/>
          <w:i/>
          <w:iCs/>
          <w:noProof/>
          <w:szCs w:val="24"/>
          <w:lang w:val="en-US"/>
          <w:rPrChange w:id="596" w:author="Julian Christensen" w:date="2024-07-04T08:59:00Z">
            <w:rPr>
              <w:rFonts w:cs="Times New Roman"/>
              <w:i/>
              <w:iCs/>
              <w:noProof/>
              <w:szCs w:val="24"/>
            </w:rPr>
          </w:rPrChange>
        </w:rPr>
        <w:t>Automated data extraction using GPT-4</w:t>
      </w:r>
      <w:r w:rsidRPr="00463A4D">
        <w:rPr>
          <w:rFonts w:cs="Times New Roman"/>
          <w:noProof/>
          <w:szCs w:val="24"/>
          <w:lang w:val="en-US"/>
          <w:rPrChange w:id="597" w:author="Julian Christensen" w:date="2024-07-04T08:59:00Z">
            <w:rPr>
              <w:rFonts w:cs="Times New Roman"/>
              <w:noProof/>
              <w:szCs w:val="24"/>
            </w:rPr>
          </w:rPrChange>
        </w:rPr>
        <w:t>. https://eppi.ioe.ac.uk/cms/Default.aspx?tabid=3921</w:t>
      </w:r>
    </w:p>
    <w:p w14:paraId="2BF90FC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598" w:author="Julian Christensen" w:date="2024-07-04T08:59:00Z">
            <w:rPr>
              <w:rFonts w:cs="Times New Roman"/>
              <w:noProof/>
              <w:szCs w:val="24"/>
            </w:rPr>
          </w:rPrChange>
        </w:rPr>
      </w:pPr>
      <w:r w:rsidRPr="00463A4D">
        <w:rPr>
          <w:rFonts w:cs="Times New Roman"/>
          <w:noProof/>
          <w:szCs w:val="24"/>
          <w:lang w:val="en-US"/>
          <w:rPrChange w:id="599" w:author="Julian Christensen" w:date="2024-07-04T08:59:00Z">
            <w:rPr>
              <w:rFonts w:cs="Times New Roman"/>
              <w:noProof/>
              <w:szCs w:val="24"/>
            </w:rPr>
          </w:rPrChange>
        </w:rPr>
        <w:t xml:space="preserve">Evensen, L. H., Kleven, L., Dahm, K. T., Hafstad, E. V., Holte, H. H., Robberstad, B., &amp; Risstad, H. (2023). </w:t>
      </w:r>
      <w:r w:rsidRPr="00463A4D">
        <w:rPr>
          <w:rFonts w:cs="Times New Roman"/>
          <w:i/>
          <w:iCs/>
          <w:noProof/>
          <w:szCs w:val="24"/>
          <w:lang w:val="en-US"/>
          <w:rPrChange w:id="600" w:author="Julian Christensen" w:date="2024-07-04T08:59:00Z">
            <w:rPr>
              <w:rFonts w:cs="Times New Roman"/>
              <w:i/>
              <w:iCs/>
              <w:noProof/>
              <w:szCs w:val="24"/>
            </w:rPr>
          </w:rPrChange>
        </w:rPr>
        <w:t>Sutur av degenerative rotatorcuff-rupturer: en fullstendig metodevurdering [Rotator cuff repair for degenerative rotator cuff tears: a health technology assessment].</w:t>
      </w:r>
      <w:r w:rsidRPr="00463A4D">
        <w:rPr>
          <w:rFonts w:cs="Times New Roman"/>
          <w:noProof/>
          <w:szCs w:val="24"/>
          <w:lang w:val="en-US"/>
          <w:rPrChange w:id="601" w:author="Julian Christensen" w:date="2024-07-04T08:59:00Z">
            <w:rPr>
              <w:rFonts w:cs="Times New Roman"/>
              <w:noProof/>
              <w:szCs w:val="24"/>
            </w:rPr>
          </w:rPrChange>
        </w:rPr>
        <w:t xml:space="preserve"> https://www.fhi.no/publ/2023/sutur-av-degenerative-rotatorcuff-rupturer/</w:t>
      </w:r>
    </w:p>
    <w:p w14:paraId="0CE00C6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02" w:author="Julian Christensen" w:date="2024-07-04T08:59:00Z">
            <w:rPr>
              <w:rFonts w:cs="Times New Roman"/>
              <w:noProof/>
              <w:szCs w:val="24"/>
            </w:rPr>
          </w:rPrChange>
        </w:rPr>
      </w:pPr>
      <w:r w:rsidRPr="00463A4D">
        <w:rPr>
          <w:rFonts w:cs="Times New Roman"/>
          <w:noProof/>
          <w:szCs w:val="24"/>
          <w:lang w:val="en-US"/>
          <w:rPrChange w:id="603" w:author="Julian Christensen" w:date="2024-07-04T08:59:00Z">
            <w:rPr>
              <w:rFonts w:cs="Times New Roman"/>
              <w:noProof/>
              <w:szCs w:val="24"/>
            </w:rPr>
          </w:rPrChange>
        </w:rPr>
        <w:t xml:space="preserve">Filges, T., Andersen, D., &amp; Jørgensen, A.-M. K. (2015). Functional Family Therapy (FFT) for Young People in Treatment for Non-opioid Drug Use: A Systematic Review. </w:t>
      </w:r>
      <w:r w:rsidRPr="00463A4D">
        <w:rPr>
          <w:rFonts w:cs="Times New Roman"/>
          <w:i/>
          <w:iCs/>
          <w:noProof/>
          <w:szCs w:val="24"/>
          <w:lang w:val="en-US"/>
          <w:rPrChange w:id="604" w:author="Julian Christensen" w:date="2024-07-04T08:59:00Z">
            <w:rPr>
              <w:rFonts w:cs="Times New Roman"/>
              <w:i/>
              <w:iCs/>
              <w:noProof/>
              <w:szCs w:val="24"/>
            </w:rPr>
          </w:rPrChange>
        </w:rPr>
        <w:t>Campbell Systematic Reviews</w:t>
      </w:r>
      <w:r w:rsidRPr="00463A4D">
        <w:rPr>
          <w:rFonts w:cs="Times New Roman"/>
          <w:noProof/>
          <w:szCs w:val="24"/>
          <w:lang w:val="en-US"/>
          <w:rPrChange w:id="605" w:author="Julian Christensen" w:date="2024-07-04T08:59:00Z">
            <w:rPr>
              <w:rFonts w:cs="Times New Roman"/>
              <w:noProof/>
              <w:szCs w:val="24"/>
            </w:rPr>
          </w:rPrChange>
        </w:rPr>
        <w:t xml:space="preserve">, </w:t>
      </w:r>
      <w:r w:rsidRPr="00463A4D">
        <w:rPr>
          <w:rFonts w:cs="Times New Roman"/>
          <w:i/>
          <w:iCs/>
          <w:noProof/>
          <w:szCs w:val="24"/>
          <w:lang w:val="en-US"/>
          <w:rPrChange w:id="606" w:author="Julian Christensen" w:date="2024-07-04T08:59:00Z">
            <w:rPr>
              <w:rFonts w:cs="Times New Roman"/>
              <w:i/>
              <w:iCs/>
              <w:noProof/>
              <w:szCs w:val="24"/>
            </w:rPr>
          </w:rPrChange>
        </w:rPr>
        <w:t>11</w:t>
      </w:r>
      <w:r w:rsidRPr="00463A4D">
        <w:rPr>
          <w:rFonts w:cs="Times New Roman"/>
          <w:noProof/>
          <w:szCs w:val="24"/>
          <w:lang w:val="en-US"/>
          <w:rPrChange w:id="607" w:author="Julian Christensen" w:date="2024-07-04T08:59:00Z">
            <w:rPr>
              <w:rFonts w:cs="Times New Roman"/>
              <w:noProof/>
              <w:szCs w:val="24"/>
            </w:rPr>
          </w:rPrChange>
        </w:rPr>
        <w:t>(1), 1–77. https://doi.org/https://doi.org/10.4073/csr.2015.14</w:t>
      </w:r>
    </w:p>
    <w:p w14:paraId="0A49B37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08" w:author="Julian Christensen" w:date="2024-07-04T08:59:00Z">
            <w:rPr>
              <w:rFonts w:cs="Times New Roman"/>
              <w:noProof/>
              <w:szCs w:val="24"/>
            </w:rPr>
          </w:rPrChange>
        </w:rPr>
      </w:pPr>
      <w:r w:rsidRPr="00463A4D">
        <w:rPr>
          <w:rFonts w:cs="Times New Roman"/>
          <w:noProof/>
          <w:szCs w:val="24"/>
          <w:lang w:val="en-US"/>
          <w:rPrChange w:id="609" w:author="Julian Christensen" w:date="2024-07-04T08:59:00Z">
            <w:rPr>
              <w:rFonts w:cs="Times New Roman"/>
              <w:noProof/>
              <w:szCs w:val="24"/>
            </w:rPr>
          </w:rPrChange>
        </w:rPr>
        <w:t xml:space="preserve">Filges, T., Dalgaard, N. T., &amp; Viinholt, B. C. A. (2022). Outreach programs to improve life circumstances and prevent further adverse developmental trajectories of at-risk youth in OECD countries: A systematic review. </w:t>
      </w:r>
      <w:r w:rsidRPr="00463A4D">
        <w:rPr>
          <w:rFonts w:cs="Times New Roman"/>
          <w:i/>
          <w:iCs/>
          <w:noProof/>
          <w:szCs w:val="24"/>
          <w:lang w:val="en-US"/>
          <w:rPrChange w:id="610" w:author="Julian Christensen" w:date="2024-07-04T08:59:00Z">
            <w:rPr>
              <w:rFonts w:cs="Times New Roman"/>
              <w:i/>
              <w:iCs/>
              <w:noProof/>
              <w:szCs w:val="24"/>
            </w:rPr>
          </w:rPrChange>
        </w:rPr>
        <w:t>Campbell Systematic Reviews</w:t>
      </w:r>
      <w:r w:rsidRPr="00463A4D">
        <w:rPr>
          <w:rFonts w:cs="Times New Roman"/>
          <w:noProof/>
          <w:szCs w:val="24"/>
          <w:lang w:val="en-US"/>
          <w:rPrChange w:id="611" w:author="Julian Christensen" w:date="2024-07-04T08:59:00Z">
            <w:rPr>
              <w:rFonts w:cs="Times New Roman"/>
              <w:noProof/>
              <w:szCs w:val="24"/>
            </w:rPr>
          </w:rPrChange>
        </w:rPr>
        <w:t xml:space="preserve">, </w:t>
      </w:r>
      <w:r w:rsidRPr="00463A4D">
        <w:rPr>
          <w:rFonts w:cs="Times New Roman"/>
          <w:i/>
          <w:iCs/>
          <w:noProof/>
          <w:szCs w:val="24"/>
          <w:lang w:val="en-US"/>
          <w:rPrChange w:id="612" w:author="Julian Christensen" w:date="2024-07-04T08:59:00Z">
            <w:rPr>
              <w:rFonts w:cs="Times New Roman"/>
              <w:i/>
              <w:iCs/>
              <w:noProof/>
              <w:szCs w:val="24"/>
            </w:rPr>
          </w:rPrChange>
        </w:rPr>
        <w:t>18</w:t>
      </w:r>
      <w:r w:rsidRPr="00463A4D">
        <w:rPr>
          <w:rFonts w:cs="Times New Roman"/>
          <w:noProof/>
          <w:szCs w:val="24"/>
          <w:lang w:val="en-US"/>
          <w:rPrChange w:id="613" w:author="Julian Christensen" w:date="2024-07-04T08:59:00Z">
            <w:rPr>
              <w:rFonts w:cs="Times New Roman"/>
              <w:noProof/>
              <w:szCs w:val="24"/>
            </w:rPr>
          </w:rPrChange>
        </w:rPr>
        <w:t>(4), e1282. https://doi.org/https://doi.org/10.1002/cl2.1282</w:t>
      </w:r>
    </w:p>
    <w:p w14:paraId="4876144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14" w:author="Julian Christensen" w:date="2024-07-04T08:59:00Z">
            <w:rPr>
              <w:rFonts w:cs="Times New Roman"/>
              <w:noProof/>
              <w:szCs w:val="24"/>
            </w:rPr>
          </w:rPrChange>
        </w:rPr>
      </w:pPr>
      <w:r w:rsidRPr="00463A4D">
        <w:rPr>
          <w:rFonts w:cs="Times New Roman"/>
          <w:noProof/>
          <w:szCs w:val="24"/>
          <w:lang w:val="de-DE"/>
          <w:rPrChange w:id="615" w:author="Julian Christensen" w:date="2024-07-04T08:59:00Z">
            <w:rPr>
              <w:rFonts w:cs="Times New Roman"/>
              <w:noProof/>
              <w:szCs w:val="24"/>
            </w:rPr>
          </w:rPrChange>
        </w:rPr>
        <w:t xml:space="preserve">Filges, T., Dietrichson, J., Viinholt, B. C. A., &amp; Dalgaard, N. T. (2022). </w:t>
      </w:r>
      <w:r w:rsidRPr="00463A4D">
        <w:rPr>
          <w:rFonts w:cs="Times New Roman"/>
          <w:noProof/>
          <w:szCs w:val="24"/>
          <w:lang w:val="en-US"/>
          <w:rPrChange w:id="616" w:author="Julian Christensen" w:date="2024-07-04T08:59:00Z">
            <w:rPr>
              <w:rFonts w:cs="Times New Roman"/>
              <w:noProof/>
              <w:szCs w:val="24"/>
            </w:rPr>
          </w:rPrChange>
        </w:rPr>
        <w:t xml:space="preserve">Service learning for improving academic success in students in grade K to 12: A systematic review. </w:t>
      </w:r>
      <w:r w:rsidRPr="00463A4D">
        <w:rPr>
          <w:rFonts w:cs="Times New Roman"/>
          <w:i/>
          <w:iCs/>
          <w:noProof/>
          <w:szCs w:val="24"/>
          <w:lang w:val="en-US"/>
          <w:rPrChange w:id="617" w:author="Julian Christensen" w:date="2024-07-04T08:59:00Z">
            <w:rPr>
              <w:rFonts w:cs="Times New Roman"/>
              <w:i/>
              <w:iCs/>
              <w:noProof/>
              <w:szCs w:val="24"/>
            </w:rPr>
          </w:rPrChange>
        </w:rPr>
        <w:t>Campbell Systematic Reviews</w:t>
      </w:r>
      <w:r w:rsidRPr="00463A4D">
        <w:rPr>
          <w:rFonts w:cs="Times New Roman"/>
          <w:noProof/>
          <w:szCs w:val="24"/>
          <w:lang w:val="en-US"/>
          <w:rPrChange w:id="618" w:author="Julian Christensen" w:date="2024-07-04T08:59:00Z">
            <w:rPr>
              <w:rFonts w:cs="Times New Roman"/>
              <w:noProof/>
              <w:szCs w:val="24"/>
            </w:rPr>
          </w:rPrChange>
        </w:rPr>
        <w:t xml:space="preserve">, </w:t>
      </w:r>
      <w:r w:rsidRPr="00463A4D">
        <w:rPr>
          <w:rFonts w:cs="Times New Roman"/>
          <w:i/>
          <w:iCs/>
          <w:noProof/>
          <w:szCs w:val="24"/>
          <w:lang w:val="en-US"/>
          <w:rPrChange w:id="619" w:author="Julian Christensen" w:date="2024-07-04T08:59:00Z">
            <w:rPr>
              <w:rFonts w:cs="Times New Roman"/>
              <w:i/>
              <w:iCs/>
              <w:noProof/>
              <w:szCs w:val="24"/>
            </w:rPr>
          </w:rPrChange>
        </w:rPr>
        <w:t>18</w:t>
      </w:r>
      <w:r w:rsidRPr="00463A4D">
        <w:rPr>
          <w:rFonts w:cs="Times New Roman"/>
          <w:noProof/>
          <w:szCs w:val="24"/>
          <w:lang w:val="en-US"/>
          <w:rPrChange w:id="620" w:author="Julian Christensen" w:date="2024-07-04T08:59:00Z">
            <w:rPr>
              <w:rFonts w:cs="Times New Roman"/>
              <w:noProof/>
              <w:szCs w:val="24"/>
            </w:rPr>
          </w:rPrChange>
        </w:rPr>
        <w:t>(1), e1210. https://doi.org/https://doi.org/10.1002/cl2.1210</w:t>
      </w:r>
    </w:p>
    <w:p w14:paraId="74F5996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21" w:author="Julian Christensen" w:date="2024-07-04T08:59:00Z">
            <w:rPr>
              <w:rFonts w:cs="Times New Roman"/>
              <w:noProof/>
              <w:szCs w:val="24"/>
            </w:rPr>
          </w:rPrChange>
        </w:rPr>
      </w:pPr>
      <w:r w:rsidRPr="00463A4D">
        <w:rPr>
          <w:rFonts w:cs="Times New Roman"/>
          <w:noProof/>
          <w:szCs w:val="24"/>
          <w:lang w:val="en-US"/>
          <w:rPrChange w:id="622" w:author="Julian Christensen" w:date="2024-07-04T08:59:00Z">
            <w:rPr>
              <w:rFonts w:cs="Times New Roman"/>
              <w:noProof/>
              <w:szCs w:val="24"/>
            </w:rPr>
          </w:rPrChange>
        </w:rPr>
        <w:t xml:space="preserve">Filges, T., Montgomery, E., Kastrup, M., &amp; Jørgensen, A.-M. K. (2015). The Impact of Detention on the Health of Asylum Seekers: A Systematic Review. </w:t>
      </w:r>
      <w:r w:rsidRPr="00463A4D">
        <w:rPr>
          <w:rFonts w:cs="Times New Roman"/>
          <w:i/>
          <w:iCs/>
          <w:noProof/>
          <w:szCs w:val="24"/>
          <w:lang w:val="en-US"/>
          <w:rPrChange w:id="623" w:author="Julian Christensen" w:date="2024-07-04T08:59:00Z">
            <w:rPr>
              <w:rFonts w:cs="Times New Roman"/>
              <w:i/>
              <w:iCs/>
              <w:noProof/>
              <w:szCs w:val="24"/>
            </w:rPr>
          </w:rPrChange>
        </w:rPr>
        <w:t>Campbell Systematic Reviews</w:t>
      </w:r>
      <w:r w:rsidRPr="00463A4D">
        <w:rPr>
          <w:rFonts w:cs="Times New Roman"/>
          <w:noProof/>
          <w:szCs w:val="24"/>
          <w:lang w:val="en-US"/>
          <w:rPrChange w:id="624" w:author="Julian Christensen" w:date="2024-07-04T08:59:00Z">
            <w:rPr>
              <w:rFonts w:cs="Times New Roman"/>
              <w:noProof/>
              <w:szCs w:val="24"/>
            </w:rPr>
          </w:rPrChange>
        </w:rPr>
        <w:t xml:space="preserve">, </w:t>
      </w:r>
      <w:r w:rsidRPr="00463A4D">
        <w:rPr>
          <w:rFonts w:cs="Times New Roman"/>
          <w:i/>
          <w:iCs/>
          <w:noProof/>
          <w:szCs w:val="24"/>
          <w:lang w:val="en-US"/>
          <w:rPrChange w:id="625" w:author="Julian Christensen" w:date="2024-07-04T08:59:00Z">
            <w:rPr>
              <w:rFonts w:cs="Times New Roman"/>
              <w:i/>
              <w:iCs/>
              <w:noProof/>
              <w:szCs w:val="24"/>
            </w:rPr>
          </w:rPrChange>
        </w:rPr>
        <w:t>11</w:t>
      </w:r>
      <w:r w:rsidRPr="00463A4D">
        <w:rPr>
          <w:rFonts w:cs="Times New Roman"/>
          <w:noProof/>
          <w:szCs w:val="24"/>
          <w:lang w:val="en-US"/>
          <w:rPrChange w:id="626" w:author="Julian Christensen" w:date="2024-07-04T08:59:00Z">
            <w:rPr>
              <w:rFonts w:cs="Times New Roman"/>
              <w:noProof/>
              <w:szCs w:val="24"/>
            </w:rPr>
          </w:rPrChange>
        </w:rPr>
        <w:t>(1), 1–104. https://doi.org/https://doi.org/10.4073/csr.2015.13</w:t>
      </w:r>
    </w:p>
    <w:p w14:paraId="0D0BC11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27" w:author="Julian Christensen" w:date="2024-07-04T08:59:00Z">
            <w:rPr>
              <w:rFonts w:cs="Times New Roman"/>
              <w:noProof/>
              <w:szCs w:val="24"/>
            </w:rPr>
          </w:rPrChange>
        </w:rPr>
      </w:pPr>
      <w:r w:rsidRPr="00463A4D">
        <w:rPr>
          <w:rFonts w:cs="Times New Roman"/>
          <w:noProof/>
          <w:szCs w:val="24"/>
          <w:lang w:val="de-DE"/>
          <w:rPrChange w:id="628" w:author="Julian Christensen" w:date="2024-07-04T08:59:00Z">
            <w:rPr>
              <w:rFonts w:cs="Times New Roman"/>
              <w:noProof/>
              <w:szCs w:val="24"/>
            </w:rPr>
          </w:rPrChange>
        </w:rPr>
        <w:t xml:space="preserve">Filges, T., Siren, A., Fridberg, T., &amp; Nielsen, B. C. V. (2020). </w:t>
      </w:r>
      <w:r w:rsidRPr="00463A4D">
        <w:rPr>
          <w:rFonts w:cs="Times New Roman"/>
          <w:noProof/>
          <w:szCs w:val="24"/>
          <w:lang w:val="en-US"/>
          <w:rPrChange w:id="629" w:author="Julian Christensen" w:date="2024-07-04T08:59:00Z">
            <w:rPr>
              <w:rFonts w:cs="Times New Roman"/>
              <w:noProof/>
              <w:szCs w:val="24"/>
            </w:rPr>
          </w:rPrChange>
        </w:rPr>
        <w:t xml:space="preserve">Voluntary work for the physical and mental health of older volunteers: A systematic review. </w:t>
      </w:r>
      <w:r w:rsidRPr="00463A4D">
        <w:rPr>
          <w:rFonts w:cs="Times New Roman"/>
          <w:i/>
          <w:iCs/>
          <w:noProof/>
          <w:szCs w:val="24"/>
          <w:lang w:val="en-US"/>
          <w:rPrChange w:id="630" w:author="Julian Christensen" w:date="2024-07-04T08:59:00Z">
            <w:rPr>
              <w:rFonts w:cs="Times New Roman"/>
              <w:i/>
              <w:iCs/>
              <w:noProof/>
              <w:szCs w:val="24"/>
            </w:rPr>
          </w:rPrChange>
        </w:rPr>
        <w:t>Campbell Systematic Reviews</w:t>
      </w:r>
      <w:r w:rsidRPr="00463A4D">
        <w:rPr>
          <w:rFonts w:cs="Times New Roman"/>
          <w:noProof/>
          <w:szCs w:val="24"/>
          <w:lang w:val="en-US"/>
          <w:rPrChange w:id="631" w:author="Julian Christensen" w:date="2024-07-04T08:59:00Z">
            <w:rPr>
              <w:rFonts w:cs="Times New Roman"/>
              <w:noProof/>
              <w:szCs w:val="24"/>
            </w:rPr>
          </w:rPrChange>
        </w:rPr>
        <w:t xml:space="preserve">, </w:t>
      </w:r>
      <w:r w:rsidRPr="00463A4D">
        <w:rPr>
          <w:rFonts w:cs="Times New Roman"/>
          <w:i/>
          <w:iCs/>
          <w:noProof/>
          <w:szCs w:val="24"/>
          <w:lang w:val="en-US"/>
          <w:rPrChange w:id="632" w:author="Julian Christensen" w:date="2024-07-04T08:59:00Z">
            <w:rPr>
              <w:rFonts w:cs="Times New Roman"/>
              <w:i/>
              <w:iCs/>
              <w:noProof/>
              <w:szCs w:val="24"/>
            </w:rPr>
          </w:rPrChange>
        </w:rPr>
        <w:t>16</w:t>
      </w:r>
      <w:r w:rsidRPr="00463A4D">
        <w:rPr>
          <w:rFonts w:cs="Times New Roman"/>
          <w:noProof/>
          <w:szCs w:val="24"/>
          <w:lang w:val="en-US"/>
          <w:rPrChange w:id="633" w:author="Julian Christensen" w:date="2024-07-04T08:59:00Z">
            <w:rPr>
              <w:rFonts w:cs="Times New Roman"/>
              <w:noProof/>
              <w:szCs w:val="24"/>
            </w:rPr>
          </w:rPrChange>
        </w:rPr>
        <w:t>(4), e1124. https://doi.org/https://doi.org/10.1002/cl2.1124</w:t>
      </w:r>
    </w:p>
    <w:p w14:paraId="16FA745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34" w:author="Julian Christensen" w:date="2024-07-04T08:59:00Z">
            <w:rPr>
              <w:rFonts w:cs="Times New Roman"/>
              <w:noProof/>
              <w:szCs w:val="24"/>
            </w:rPr>
          </w:rPrChange>
        </w:rPr>
      </w:pPr>
      <w:r w:rsidRPr="00FE6365">
        <w:rPr>
          <w:rFonts w:cs="Times New Roman"/>
          <w:noProof/>
          <w:szCs w:val="24"/>
        </w:rPr>
        <w:t xml:space="preserve">Filges, T., Smedslund, G., Eriksen, T., &amp; Birkefoss, K. (2023). </w:t>
      </w:r>
      <w:r w:rsidRPr="00463A4D">
        <w:rPr>
          <w:rFonts w:cs="Times New Roman"/>
          <w:noProof/>
          <w:szCs w:val="24"/>
          <w:lang w:val="en-US"/>
          <w:rPrChange w:id="635" w:author="Julian Christensen" w:date="2024-07-04T08:59:00Z">
            <w:rPr>
              <w:rFonts w:cs="Times New Roman"/>
              <w:noProof/>
              <w:szCs w:val="24"/>
            </w:rPr>
          </w:rPrChange>
        </w:rPr>
        <w:t xml:space="preserve">PROTOCOL: The FRIENDS </w:t>
      </w:r>
      <w:r w:rsidRPr="00463A4D">
        <w:rPr>
          <w:rFonts w:cs="Times New Roman"/>
          <w:noProof/>
          <w:szCs w:val="24"/>
          <w:lang w:val="en-US"/>
          <w:rPrChange w:id="636" w:author="Julian Christensen" w:date="2024-07-04T08:59:00Z">
            <w:rPr>
              <w:rFonts w:cs="Times New Roman"/>
              <w:noProof/>
              <w:szCs w:val="24"/>
            </w:rPr>
          </w:rPrChange>
        </w:rPr>
        <w:lastRenderedPageBreak/>
        <w:t xml:space="preserve">preventive programme for reducing anxiety symptoms in children and adolescents: A systematic review. </w:t>
      </w:r>
      <w:r w:rsidRPr="00463A4D">
        <w:rPr>
          <w:rFonts w:cs="Times New Roman"/>
          <w:i/>
          <w:iCs/>
          <w:noProof/>
          <w:szCs w:val="24"/>
          <w:lang w:val="en-US"/>
          <w:rPrChange w:id="637" w:author="Julian Christensen" w:date="2024-07-04T08:59:00Z">
            <w:rPr>
              <w:rFonts w:cs="Times New Roman"/>
              <w:i/>
              <w:iCs/>
              <w:noProof/>
              <w:szCs w:val="24"/>
            </w:rPr>
          </w:rPrChange>
        </w:rPr>
        <w:t>Campbell Systematic Reviews</w:t>
      </w:r>
      <w:r w:rsidRPr="00463A4D">
        <w:rPr>
          <w:rFonts w:cs="Times New Roman"/>
          <w:noProof/>
          <w:szCs w:val="24"/>
          <w:lang w:val="en-US"/>
          <w:rPrChange w:id="638" w:author="Julian Christensen" w:date="2024-07-04T08:59:00Z">
            <w:rPr>
              <w:rFonts w:cs="Times New Roman"/>
              <w:noProof/>
              <w:szCs w:val="24"/>
            </w:rPr>
          </w:rPrChange>
        </w:rPr>
        <w:t xml:space="preserve">, </w:t>
      </w:r>
      <w:r w:rsidRPr="00463A4D">
        <w:rPr>
          <w:rFonts w:cs="Times New Roman"/>
          <w:i/>
          <w:iCs/>
          <w:noProof/>
          <w:szCs w:val="24"/>
          <w:lang w:val="en-US"/>
          <w:rPrChange w:id="639" w:author="Julian Christensen" w:date="2024-07-04T08:59:00Z">
            <w:rPr>
              <w:rFonts w:cs="Times New Roman"/>
              <w:i/>
              <w:iCs/>
              <w:noProof/>
              <w:szCs w:val="24"/>
            </w:rPr>
          </w:rPrChange>
        </w:rPr>
        <w:t>19</w:t>
      </w:r>
      <w:r w:rsidRPr="00463A4D">
        <w:rPr>
          <w:rFonts w:cs="Times New Roman"/>
          <w:noProof/>
          <w:szCs w:val="24"/>
          <w:lang w:val="en-US"/>
          <w:rPrChange w:id="640" w:author="Julian Christensen" w:date="2024-07-04T08:59:00Z">
            <w:rPr>
              <w:rFonts w:cs="Times New Roman"/>
              <w:noProof/>
              <w:szCs w:val="24"/>
            </w:rPr>
          </w:rPrChange>
        </w:rPr>
        <w:t>(4), e1374. https://doi.org/https://doi.org/10.1002/cl2.1374</w:t>
      </w:r>
    </w:p>
    <w:p w14:paraId="214D9B7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41" w:author="Julian Christensen" w:date="2024-07-04T08:59:00Z">
            <w:rPr>
              <w:rFonts w:cs="Times New Roman"/>
              <w:noProof/>
              <w:szCs w:val="24"/>
            </w:rPr>
          </w:rPrChange>
        </w:rPr>
      </w:pPr>
      <w:r w:rsidRPr="00463A4D">
        <w:rPr>
          <w:rFonts w:cs="Times New Roman"/>
          <w:noProof/>
          <w:szCs w:val="24"/>
          <w:lang w:val="de-DE"/>
          <w:rPrChange w:id="642" w:author="Julian Christensen" w:date="2024-07-04T08:59:00Z">
            <w:rPr>
              <w:rFonts w:cs="Times New Roman"/>
              <w:noProof/>
              <w:szCs w:val="24"/>
            </w:rPr>
          </w:rPrChange>
        </w:rPr>
        <w:t xml:space="preserve">Filges, T., Sonne‐Schmidt, C. S., &amp; Nielsen, B. C. V. (2018). </w:t>
      </w:r>
      <w:r w:rsidRPr="00463A4D">
        <w:rPr>
          <w:rFonts w:cs="Times New Roman"/>
          <w:noProof/>
          <w:szCs w:val="24"/>
          <w:lang w:val="en-US"/>
          <w:rPrChange w:id="643" w:author="Julian Christensen" w:date="2024-07-04T08:59:00Z">
            <w:rPr>
              <w:rFonts w:cs="Times New Roman"/>
              <w:noProof/>
              <w:szCs w:val="24"/>
            </w:rPr>
          </w:rPrChange>
        </w:rPr>
        <w:t xml:space="preserve">Small class sizes for improving student achievement in primary and secondary schools: A systematic review. </w:t>
      </w:r>
      <w:r w:rsidRPr="00463A4D">
        <w:rPr>
          <w:rFonts w:cs="Times New Roman"/>
          <w:i/>
          <w:iCs/>
          <w:noProof/>
          <w:szCs w:val="24"/>
          <w:lang w:val="en-US"/>
          <w:rPrChange w:id="644" w:author="Julian Christensen" w:date="2024-07-04T08:59:00Z">
            <w:rPr>
              <w:rFonts w:cs="Times New Roman"/>
              <w:i/>
              <w:iCs/>
              <w:noProof/>
              <w:szCs w:val="24"/>
            </w:rPr>
          </w:rPrChange>
        </w:rPr>
        <w:t>Campbell Systematic Reviews</w:t>
      </w:r>
      <w:r w:rsidRPr="00463A4D">
        <w:rPr>
          <w:rFonts w:cs="Times New Roman"/>
          <w:noProof/>
          <w:szCs w:val="24"/>
          <w:lang w:val="en-US"/>
          <w:rPrChange w:id="645" w:author="Julian Christensen" w:date="2024-07-04T08:59:00Z">
            <w:rPr>
              <w:rFonts w:cs="Times New Roman"/>
              <w:noProof/>
              <w:szCs w:val="24"/>
            </w:rPr>
          </w:rPrChange>
        </w:rPr>
        <w:t xml:space="preserve">, </w:t>
      </w:r>
      <w:r w:rsidRPr="00463A4D">
        <w:rPr>
          <w:rFonts w:cs="Times New Roman"/>
          <w:i/>
          <w:iCs/>
          <w:noProof/>
          <w:szCs w:val="24"/>
          <w:lang w:val="en-US"/>
          <w:rPrChange w:id="646" w:author="Julian Christensen" w:date="2024-07-04T08:59:00Z">
            <w:rPr>
              <w:rFonts w:cs="Times New Roman"/>
              <w:i/>
              <w:iCs/>
              <w:noProof/>
              <w:szCs w:val="24"/>
            </w:rPr>
          </w:rPrChange>
        </w:rPr>
        <w:t>14</w:t>
      </w:r>
      <w:r w:rsidRPr="00463A4D">
        <w:rPr>
          <w:rFonts w:cs="Times New Roman"/>
          <w:noProof/>
          <w:szCs w:val="24"/>
          <w:lang w:val="en-US"/>
          <w:rPrChange w:id="647" w:author="Julian Christensen" w:date="2024-07-04T08:59:00Z">
            <w:rPr>
              <w:rFonts w:cs="Times New Roman"/>
              <w:noProof/>
              <w:szCs w:val="24"/>
            </w:rPr>
          </w:rPrChange>
        </w:rPr>
        <w:t>(1), 1–107. https://doi.org/10.4073/csr.2018.10</w:t>
      </w:r>
    </w:p>
    <w:p w14:paraId="39524C7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48" w:author="Julian Christensen" w:date="2024-07-04T08:59:00Z">
            <w:rPr>
              <w:rFonts w:cs="Times New Roman"/>
              <w:noProof/>
              <w:szCs w:val="24"/>
            </w:rPr>
          </w:rPrChange>
        </w:rPr>
      </w:pPr>
      <w:r w:rsidRPr="00463A4D">
        <w:rPr>
          <w:rFonts w:cs="Times New Roman"/>
          <w:noProof/>
          <w:szCs w:val="24"/>
          <w:lang w:val="en-US"/>
          <w:rPrChange w:id="649" w:author="Julian Christensen" w:date="2024-07-04T08:59:00Z">
            <w:rPr>
              <w:rFonts w:cs="Times New Roman"/>
              <w:noProof/>
              <w:szCs w:val="24"/>
            </w:rPr>
          </w:rPrChange>
        </w:rPr>
        <w:t xml:space="preserve">Filges, T., Torgerson, C., Gascoine, L., Dietrichson, J., Nielsen, C., &amp; Viinholt, B. A. (2019). Effectiveness of continuing professional development training of welfare professionals on outcomes for children and young people: A systematic review. </w:t>
      </w:r>
      <w:r w:rsidRPr="00463A4D">
        <w:rPr>
          <w:rFonts w:cs="Times New Roman"/>
          <w:i/>
          <w:iCs/>
          <w:noProof/>
          <w:szCs w:val="24"/>
          <w:lang w:val="en-US"/>
          <w:rPrChange w:id="650" w:author="Julian Christensen" w:date="2024-07-04T08:59:00Z">
            <w:rPr>
              <w:rFonts w:cs="Times New Roman"/>
              <w:i/>
              <w:iCs/>
              <w:noProof/>
              <w:szCs w:val="24"/>
            </w:rPr>
          </w:rPrChange>
        </w:rPr>
        <w:t>Campbell Systematic Reviews</w:t>
      </w:r>
      <w:r w:rsidRPr="00463A4D">
        <w:rPr>
          <w:rFonts w:cs="Times New Roman"/>
          <w:noProof/>
          <w:szCs w:val="24"/>
          <w:lang w:val="en-US"/>
          <w:rPrChange w:id="651" w:author="Julian Christensen" w:date="2024-07-04T08:59:00Z">
            <w:rPr>
              <w:rFonts w:cs="Times New Roman"/>
              <w:noProof/>
              <w:szCs w:val="24"/>
            </w:rPr>
          </w:rPrChange>
        </w:rPr>
        <w:t xml:space="preserve">, </w:t>
      </w:r>
      <w:r w:rsidRPr="00463A4D">
        <w:rPr>
          <w:rFonts w:cs="Times New Roman"/>
          <w:i/>
          <w:iCs/>
          <w:noProof/>
          <w:szCs w:val="24"/>
          <w:lang w:val="en-US"/>
          <w:rPrChange w:id="652" w:author="Julian Christensen" w:date="2024-07-04T08:59:00Z">
            <w:rPr>
              <w:rFonts w:cs="Times New Roman"/>
              <w:i/>
              <w:iCs/>
              <w:noProof/>
              <w:szCs w:val="24"/>
            </w:rPr>
          </w:rPrChange>
        </w:rPr>
        <w:t>15</w:t>
      </w:r>
      <w:r w:rsidRPr="00463A4D">
        <w:rPr>
          <w:rFonts w:cs="Times New Roman"/>
          <w:noProof/>
          <w:szCs w:val="24"/>
          <w:lang w:val="en-US"/>
          <w:rPrChange w:id="653" w:author="Julian Christensen" w:date="2024-07-04T08:59:00Z">
            <w:rPr>
              <w:rFonts w:cs="Times New Roman"/>
              <w:noProof/>
              <w:szCs w:val="24"/>
            </w:rPr>
          </w:rPrChange>
        </w:rPr>
        <w:t>(4), e1060. https://doi.org/https://doi.org/10.1002/cl2.1060</w:t>
      </w:r>
    </w:p>
    <w:p w14:paraId="254B82F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54" w:author="Julian Christensen" w:date="2024-07-04T08:59:00Z">
            <w:rPr>
              <w:rFonts w:cs="Times New Roman"/>
              <w:noProof/>
              <w:szCs w:val="24"/>
            </w:rPr>
          </w:rPrChange>
        </w:rPr>
      </w:pPr>
      <w:r w:rsidRPr="00FE6365">
        <w:rPr>
          <w:rFonts w:cs="Times New Roman"/>
          <w:noProof/>
          <w:szCs w:val="24"/>
        </w:rPr>
        <w:t xml:space="preserve">Filges, T., Verner, M., Ladekjær, E., &amp; Bengtsen, E. (2023). </w:t>
      </w:r>
      <w:r w:rsidRPr="00463A4D">
        <w:rPr>
          <w:rFonts w:cs="Times New Roman"/>
          <w:noProof/>
          <w:szCs w:val="24"/>
          <w:lang w:val="en-US"/>
          <w:rPrChange w:id="655" w:author="Julian Christensen" w:date="2024-07-04T08:59:00Z">
            <w:rPr>
              <w:rFonts w:cs="Times New Roman"/>
              <w:noProof/>
              <w:szCs w:val="24"/>
            </w:rPr>
          </w:rPrChange>
        </w:rPr>
        <w:t xml:space="preserve">PROTOCOL: Participation in organised sport to improve and prevent adverse developmental trajectories of at-risk youth: A systematic review. </w:t>
      </w:r>
      <w:r w:rsidRPr="00463A4D">
        <w:rPr>
          <w:rFonts w:cs="Times New Roman"/>
          <w:i/>
          <w:iCs/>
          <w:noProof/>
          <w:szCs w:val="24"/>
          <w:lang w:val="en-US"/>
          <w:rPrChange w:id="656" w:author="Julian Christensen" w:date="2024-07-04T08:59:00Z">
            <w:rPr>
              <w:rFonts w:cs="Times New Roman"/>
              <w:i/>
              <w:iCs/>
              <w:noProof/>
              <w:szCs w:val="24"/>
            </w:rPr>
          </w:rPrChange>
        </w:rPr>
        <w:t>Campbell Systematic Reviews</w:t>
      </w:r>
      <w:r w:rsidRPr="00463A4D">
        <w:rPr>
          <w:rFonts w:cs="Times New Roman"/>
          <w:noProof/>
          <w:szCs w:val="24"/>
          <w:lang w:val="en-US"/>
          <w:rPrChange w:id="657" w:author="Julian Christensen" w:date="2024-07-04T08:59:00Z">
            <w:rPr>
              <w:rFonts w:cs="Times New Roman"/>
              <w:noProof/>
              <w:szCs w:val="24"/>
            </w:rPr>
          </w:rPrChange>
        </w:rPr>
        <w:t xml:space="preserve">, </w:t>
      </w:r>
      <w:r w:rsidRPr="00463A4D">
        <w:rPr>
          <w:rFonts w:cs="Times New Roman"/>
          <w:i/>
          <w:iCs/>
          <w:noProof/>
          <w:szCs w:val="24"/>
          <w:lang w:val="en-US"/>
          <w:rPrChange w:id="658" w:author="Julian Christensen" w:date="2024-07-04T08:59:00Z">
            <w:rPr>
              <w:rFonts w:cs="Times New Roman"/>
              <w:i/>
              <w:iCs/>
              <w:noProof/>
              <w:szCs w:val="24"/>
            </w:rPr>
          </w:rPrChange>
        </w:rPr>
        <w:t>19</w:t>
      </w:r>
      <w:r w:rsidRPr="00463A4D">
        <w:rPr>
          <w:rFonts w:cs="Times New Roman"/>
          <w:noProof/>
          <w:szCs w:val="24"/>
          <w:lang w:val="en-US"/>
          <w:rPrChange w:id="659" w:author="Julian Christensen" w:date="2024-07-04T08:59:00Z">
            <w:rPr>
              <w:rFonts w:cs="Times New Roman"/>
              <w:noProof/>
              <w:szCs w:val="24"/>
            </w:rPr>
          </w:rPrChange>
        </w:rPr>
        <w:t>(2), e1321. https://doi.org/https://doi.org/10.1002/cl2.1321</w:t>
      </w:r>
    </w:p>
    <w:p w14:paraId="5CEAFCA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60" w:author="Julian Christensen" w:date="2024-07-04T08:59:00Z">
            <w:rPr>
              <w:rFonts w:cs="Times New Roman"/>
              <w:noProof/>
              <w:szCs w:val="24"/>
            </w:rPr>
          </w:rPrChange>
        </w:rPr>
      </w:pPr>
      <w:r w:rsidRPr="00463A4D">
        <w:rPr>
          <w:rFonts w:cs="Times New Roman"/>
          <w:noProof/>
          <w:szCs w:val="24"/>
          <w:lang w:val="en-US"/>
          <w:rPrChange w:id="661" w:author="Julian Christensen" w:date="2024-07-04T08:59:00Z">
            <w:rPr>
              <w:rFonts w:cs="Times New Roman"/>
              <w:noProof/>
              <w:szCs w:val="24"/>
            </w:rPr>
          </w:rPrChange>
        </w:rPr>
        <w:t xml:space="preserve">Gargari, O. K., Mahmoudi, M. H., Hajisafarali, M., &amp; Samiee, R. (2024). Enhancing title and abstract screening for systematic reviews with GPT-3.5 turbo. </w:t>
      </w:r>
      <w:r w:rsidRPr="00463A4D">
        <w:rPr>
          <w:rFonts w:cs="Times New Roman"/>
          <w:i/>
          <w:iCs/>
          <w:noProof/>
          <w:szCs w:val="24"/>
          <w:lang w:val="en-US"/>
          <w:rPrChange w:id="662" w:author="Julian Christensen" w:date="2024-07-04T08:59:00Z">
            <w:rPr>
              <w:rFonts w:cs="Times New Roman"/>
              <w:i/>
              <w:iCs/>
              <w:noProof/>
              <w:szCs w:val="24"/>
            </w:rPr>
          </w:rPrChange>
        </w:rPr>
        <w:t>BMJ Evidence-Based Medicine</w:t>
      </w:r>
      <w:r w:rsidRPr="00463A4D">
        <w:rPr>
          <w:rFonts w:cs="Times New Roman"/>
          <w:noProof/>
          <w:szCs w:val="24"/>
          <w:lang w:val="en-US"/>
          <w:rPrChange w:id="663" w:author="Julian Christensen" w:date="2024-07-04T08:59:00Z">
            <w:rPr>
              <w:rFonts w:cs="Times New Roman"/>
              <w:noProof/>
              <w:szCs w:val="24"/>
            </w:rPr>
          </w:rPrChange>
        </w:rPr>
        <w:t xml:space="preserve">, </w:t>
      </w:r>
      <w:r w:rsidRPr="00463A4D">
        <w:rPr>
          <w:rFonts w:cs="Times New Roman"/>
          <w:i/>
          <w:iCs/>
          <w:noProof/>
          <w:szCs w:val="24"/>
          <w:lang w:val="en-US"/>
          <w:rPrChange w:id="664" w:author="Julian Christensen" w:date="2024-07-04T08:59:00Z">
            <w:rPr>
              <w:rFonts w:cs="Times New Roman"/>
              <w:i/>
              <w:iCs/>
              <w:noProof/>
              <w:szCs w:val="24"/>
            </w:rPr>
          </w:rPrChange>
        </w:rPr>
        <w:t>29</w:t>
      </w:r>
      <w:r w:rsidRPr="00463A4D">
        <w:rPr>
          <w:rFonts w:cs="Times New Roman"/>
          <w:noProof/>
          <w:szCs w:val="24"/>
          <w:lang w:val="en-US"/>
          <w:rPrChange w:id="665" w:author="Julian Christensen" w:date="2024-07-04T08:59:00Z">
            <w:rPr>
              <w:rFonts w:cs="Times New Roman"/>
              <w:noProof/>
              <w:szCs w:val="24"/>
            </w:rPr>
          </w:rPrChange>
        </w:rPr>
        <w:t>(1), 69 LP – 70. https://doi.org/10.1136/bmjebm-2023-112678</w:t>
      </w:r>
    </w:p>
    <w:p w14:paraId="3DEAF60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66" w:author="Julian Christensen" w:date="2024-07-04T08:59:00Z">
            <w:rPr>
              <w:rFonts w:cs="Times New Roman"/>
              <w:noProof/>
              <w:szCs w:val="24"/>
            </w:rPr>
          </w:rPrChange>
        </w:rPr>
      </w:pPr>
      <w:r w:rsidRPr="00463A4D">
        <w:rPr>
          <w:rFonts w:cs="Times New Roman"/>
          <w:noProof/>
          <w:szCs w:val="24"/>
          <w:lang w:val="en-US"/>
          <w:rPrChange w:id="667" w:author="Julian Christensen" w:date="2024-07-04T08:59:00Z">
            <w:rPr>
              <w:rFonts w:cs="Times New Roman"/>
              <w:noProof/>
              <w:szCs w:val="24"/>
            </w:rPr>
          </w:rPrChange>
        </w:rPr>
        <w:t xml:space="preserve">Gartlehner, G., Wagner, G., Lux, L., Affengruber, L., Dobrescu, A., Kaminski-Hartenthaler, A., &amp; Viswanathan, M. (2019). Assessing the accuracy of machine-assisted abstract screening with DistillerAI: a user study. </w:t>
      </w:r>
      <w:r w:rsidRPr="00463A4D">
        <w:rPr>
          <w:rFonts w:cs="Times New Roman"/>
          <w:i/>
          <w:iCs/>
          <w:noProof/>
          <w:szCs w:val="24"/>
          <w:lang w:val="en-US"/>
          <w:rPrChange w:id="668" w:author="Julian Christensen" w:date="2024-07-04T08:59:00Z">
            <w:rPr>
              <w:rFonts w:cs="Times New Roman"/>
              <w:i/>
              <w:iCs/>
              <w:noProof/>
              <w:szCs w:val="24"/>
            </w:rPr>
          </w:rPrChange>
        </w:rPr>
        <w:t>Systematic Reviews</w:t>
      </w:r>
      <w:r w:rsidRPr="00463A4D">
        <w:rPr>
          <w:rFonts w:cs="Times New Roman"/>
          <w:noProof/>
          <w:szCs w:val="24"/>
          <w:lang w:val="en-US"/>
          <w:rPrChange w:id="669" w:author="Julian Christensen" w:date="2024-07-04T08:59:00Z">
            <w:rPr>
              <w:rFonts w:cs="Times New Roman"/>
              <w:noProof/>
              <w:szCs w:val="24"/>
            </w:rPr>
          </w:rPrChange>
        </w:rPr>
        <w:t xml:space="preserve">, </w:t>
      </w:r>
      <w:r w:rsidRPr="00463A4D">
        <w:rPr>
          <w:rFonts w:cs="Times New Roman"/>
          <w:i/>
          <w:iCs/>
          <w:noProof/>
          <w:szCs w:val="24"/>
          <w:lang w:val="en-US"/>
          <w:rPrChange w:id="670" w:author="Julian Christensen" w:date="2024-07-04T08:59:00Z">
            <w:rPr>
              <w:rFonts w:cs="Times New Roman"/>
              <w:i/>
              <w:iCs/>
              <w:noProof/>
              <w:szCs w:val="24"/>
            </w:rPr>
          </w:rPrChange>
        </w:rPr>
        <w:t>8</w:t>
      </w:r>
      <w:r w:rsidRPr="00463A4D">
        <w:rPr>
          <w:rFonts w:cs="Times New Roman"/>
          <w:noProof/>
          <w:szCs w:val="24"/>
          <w:lang w:val="en-US"/>
          <w:rPrChange w:id="671" w:author="Julian Christensen" w:date="2024-07-04T08:59:00Z">
            <w:rPr>
              <w:rFonts w:cs="Times New Roman"/>
              <w:noProof/>
              <w:szCs w:val="24"/>
            </w:rPr>
          </w:rPrChange>
        </w:rPr>
        <w:t>(1), 277. https://doi.org/10.1186/s13643-019-1221-3</w:t>
      </w:r>
    </w:p>
    <w:p w14:paraId="79EDF55C"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463A4D">
        <w:rPr>
          <w:rFonts w:cs="Times New Roman"/>
          <w:noProof/>
          <w:szCs w:val="24"/>
          <w:lang w:val="en-US"/>
          <w:rPrChange w:id="672" w:author="Julian Christensen" w:date="2024-07-04T08:59:00Z">
            <w:rPr>
              <w:rFonts w:cs="Times New Roman"/>
              <w:noProof/>
              <w:szCs w:val="24"/>
            </w:rPr>
          </w:rPrChange>
        </w:rPr>
        <w:t xml:space="preserve">Gough, D., Oliver, S., &amp; Thomas, J. (2017). </w:t>
      </w:r>
      <w:r w:rsidRPr="00463A4D">
        <w:rPr>
          <w:rFonts w:cs="Times New Roman"/>
          <w:i/>
          <w:iCs/>
          <w:noProof/>
          <w:szCs w:val="24"/>
          <w:lang w:val="en-US"/>
          <w:rPrChange w:id="673" w:author="Julian Christensen" w:date="2024-07-04T08:59:00Z">
            <w:rPr>
              <w:rFonts w:cs="Times New Roman"/>
              <w:i/>
              <w:iCs/>
              <w:noProof/>
              <w:szCs w:val="24"/>
            </w:rPr>
          </w:rPrChange>
        </w:rPr>
        <w:t>An introduction to systematic reviews</w:t>
      </w:r>
      <w:r w:rsidRPr="00463A4D">
        <w:rPr>
          <w:rFonts w:cs="Times New Roman"/>
          <w:noProof/>
          <w:szCs w:val="24"/>
          <w:lang w:val="en-US"/>
          <w:rPrChange w:id="674" w:author="Julian Christensen" w:date="2024-07-04T08:59:00Z">
            <w:rPr>
              <w:rFonts w:cs="Times New Roman"/>
              <w:noProof/>
              <w:szCs w:val="24"/>
            </w:rPr>
          </w:rPrChange>
        </w:rPr>
        <w:t xml:space="preserve"> (2nd ed.). </w:t>
      </w:r>
      <w:r w:rsidRPr="00FE6365">
        <w:rPr>
          <w:rFonts w:cs="Times New Roman"/>
          <w:noProof/>
          <w:szCs w:val="24"/>
        </w:rPr>
        <w:t>Sage.</w:t>
      </w:r>
    </w:p>
    <w:p w14:paraId="38EAC3CE"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Guo, E., Gupta, M., Deng, J., Park, Y.-J., Paget, M., &amp; Naugler, C. (2024). </w:t>
      </w:r>
      <w:r w:rsidRPr="00463A4D">
        <w:rPr>
          <w:rFonts w:cs="Times New Roman"/>
          <w:noProof/>
          <w:szCs w:val="24"/>
          <w:lang w:val="en-US"/>
          <w:rPrChange w:id="675" w:author="Julian Christensen" w:date="2024-07-04T08:59:00Z">
            <w:rPr>
              <w:rFonts w:cs="Times New Roman"/>
              <w:noProof/>
              <w:szCs w:val="24"/>
            </w:rPr>
          </w:rPrChange>
        </w:rPr>
        <w:t xml:space="preserve">Automated Paper Screening for Clinical Reviews Using Large Language Models: Data Analysis Study. </w:t>
      </w:r>
      <w:r w:rsidRPr="00FE6365">
        <w:rPr>
          <w:rFonts w:cs="Times New Roman"/>
          <w:i/>
          <w:iCs/>
          <w:noProof/>
          <w:szCs w:val="24"/>
        </w:rPr>
        <w:t>J Med Internet Res</w:t>
      </w:r>
      <w:r w:rsidRPr="00FE6365">
        <w:rPr>
          <w:rFonts w:cs="Times New Roman"/>
          <w:noProof/>
          <w:szCs w:val="24"/>
        </w:rPr>
        <w:t xml:space="preserve">, </w:t>
      </w:r>
      <w:r w:rsidRPr="00FE6365">
        <w:rPr>
          <w:rFonts w:cs="Times New Roman"/>
          <w:i/>
          <w:iCs/>
          <w:noProof/>
          <w:szCs w:val="24"/>
        </w:rPr>
        <w:t>26</w:t>
      </w:r>
      <w:r w:rsidRPr="00FE6365">
        <w:rPr>
          <w:rFonts w:cs="Times New Roman"/>
          <w:noProof/>
          <w:szCs w:val="24"/>
        </w:rPr>
        <w:t>, e48996. https://doi.org/10.2196/48996</w:t>
      </w:r>
    </w:p>
    <w:p w14:paraId="2166999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76" w:author="Julian Christensen" w:date="2024-07-04T08:59:00Z">
            <w:rPr>
              <w:rFonts w:cs="Times New Roman"/>
              <w:noProof/>
              <w:szCs w:val="24"/>
            </w:rPr>
          </w:rPrChange>
        </w:rPr>
      </w:pPr>
      <w:r w:rsidRPr="00FE6365">
        <w:rPr>
          <w:rFonts w:cs="Times New Roman"/>
          <w:noProof/>
          <w:szCs w:val="24"/>
        </w:rPr>
        <w:t xml:space="preserve">Hedges, L. V. (1992). </w:t>
      </w:r>
      <w:r w:rsidRPr="00463A4D">
        <w:rPr>
          <w:rFonts w:cs="Times New Roman"/>
          <w:noProof/>
          <w:szCs w:val="24"/>
          <w:lang w:val="en-US"/>
          <w:rPrChange w:id="677" w:author="Julian Christensen" w:date="2024-07-04T08:59:00Z">
            <w:rPr>
              <w:rFonts w:cs="Times New Roman"/>
              <w:noProof/>
              <w:szCs w:val="24"/>
            </w:rPr>
          </w:rPrChange>
        </w:rPr>
        <w:t xml:space="preserve">Modeling Publication Selection Effects in Meta-Analysis. </w:t>
      </w:r>
      <w:r w:rsidRPr="00463A4D">
        <w:rPr>
          <w:rFonts w:cs="Times New Roman"/>
          <w:i/>
          <w:iCs/>
          <w:noProof/>
          <w:szCs w:val="24"/>
          <w:lang w:val="en-US"/>
          <w:rPrChange w:id="678" w:author="Julian Christensen" w:date="2024-07-04T08:59:00Z">
            <w:rPr>
              <w:rFonts w:cs="Times New Roman"/>
              <w:i/>
              <w:iCs/>
              <w:noProof/>
              <w:szCs w:val="24"/>
            </w:rPr>
          </w:rPrChange>
        </w:rPr>
        <w:t>Statistical Science</w:t>
      </w:r>
      <w:r w:rsidRPr="00463A4D">
        <w:rPr>
          <w:rFonts w:cs="Times New Roman"/>
          <w:noProof/>
          <w:szCs w:val="24"/>
          <w:lang w:val="en-US"/>
          <w:rPrChange w:id="679" w:author="Julian Christensen" w:date="2024-07-04T08:59:00Z">
            <w:rPr>
              <w:rFonts w:cs="Times New Roman"/>
              <w:noProof/>
              <w:szCs w:val="24"/>
            </w:rPr>
          </w:rPrChange>
        </w:rPr>
        <w:t xml:space="preserve">, </w:t>
      </w:r>
      <w:r w:rsidRPr="00463A4D">
        <w:rPr>
          <w:rFonts w:cs="Times New Roman"/>
          <w:i/>
          <w:iCs/>
          <w:noProof/>
          <w:szCs w:val="24"/>
          <w:lang w:val="en-US"/>
          <w:rPrChange w:id="680" w:author="Julian Christensen" w:date="2024-07-04T08:59:00Z">
            <w:rPr>
              <w:rFonts w:cs="Times New Roman"/>
              <w:i/>
              <w:iCs/>
              <w:noProof/>
              <w:szCs w:val="24"/>
            </w:rPr>
          </w:rPrChange>
        </w:rPr>
        <w:t>7</w:t>
      </w:r>
      <w:r w:rsidRPr="00463A4D">
        <w:rPr>
          <w:rFonts w:cs="Times New Roman"/>
          <w:noProof/>
          <w:szCs w:val="24"/>
          <w:lang w:val="en-US"/>
          <w:rPrChange w:id="681" w:author="Julian Christensen" w:date="2024-07-04T08:59:00Z">
            <w:rPr>
              <w:rFonts w:cs="Times New Roman"/>
              <w:noProof/>
              <w:szCs w:val="24"/>
            </w:rPr>
          </w:rPrChange>
        </w:rPr>
        <w:t>(2), 246–255. http://www.jstor.org/stable/2246311</w:t>
      </w:r>
    </w:p>
    <w:p w14:paraId="781E207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82" w:author="Julian Christensen" w:date="2024-07-04T08:59:00Z">
            <w:rPr>
              <w:rFonts w:cs="Times New Roman"/>
              <w:noProof/>
              <w:szCs w:val="24"/>
            </w:rPr>
          </w:rPrChange>
        </w:rPr>
      </w:pPr>
      <w:r w:rsidRPr="00463A4D">
        <w:rPr>
          <w:rFonts w:cs="Times New Roman"/>
          <w:noProof/>
          <w:szCs w:val="24"/>
          <w:lang w:val="en-US"/>
          <w:rPrChange w:id="683" w:author="Julian Christensen" w:date="2024-07-04T08:59:00Z">
            <w:rPr>
              <w:rFonts w:cs="Times New Roman"/>
              <w:noProof/>
              <w:szCs w:val="24"/>
            </w:rPr>
          </w:rPrChange>
        </w:rPr>
        <w:t xml:space="preserve">Higgins, J. P. T., Thomas, J., Chandler, J., Cumpston, M. S., Li, T., Page, M., &amp; Welch, V. (2019). </w:t>
      </w:r>
      <w:r w:rsidRPr="00463A4D">
        <w:rPr>
          <w:rFonts w:cs="Times New Roman"/>
          <w:i/>
          <w:iCs/>
          <w:noProof/>
          <w:szCs w:val="24"/>
          <w:lang w:val="en-US"/>
          <w:rPrChange w:id="684" w:author="Julian Christensen" w:date="2024-07-04T08:59:00Z">
            <w:rPr>
              <w:rFonts w:cs="Times New Roman"/>
              <w:i/>
              <w:iCs/>
              <w:noProof/>
              <w:szCs w:val="24"/>
            </w:rPr>
          </w:rPrChange>
        </w:rPr>
        <w:t>Cochrane handbook for systematic reviews of interventions</w:t>
      </w:r>
      <w:r w:rsidRPr="00463A4D">
        <w:rPr>
          <w:rFonts w:cs="Times New Roman"/>
          <w:noProof/>
          <w:szCs w:val="24"/>
          <w:lang w:val="en-US"/>
          <w:rPrChange w:id="685" w:author="Julian Christensen" w:date="2024-07-04T08:59:00Z">
            <w:rPr>
              <w:rFonts w:cs="Times New Roman"/>
              <w:noProof/>
              <w:szCs w:val="24"/>
            </w:rPr>
          </w:rPrChange>
        </w:rPr>
        <w:t xml:space="preserve"> (2nd ed.). Wiley Online Library. https://doi.org/10.1002/9781119536604</w:t>
      </w:r>
    </w:p>
    <w:p w14:paraId="36CFAE4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86" w:author="Julian Christensen" w:date="2024-07-04T08:59:00Z">
            <w:rPr>
              <w:rFonts w:cs="Times New Roman"/>
              <w:noProof/>
              <w:szCs w:val="24"/>
            </w:rPr>
          </w:rPrChange>
        </w:rPr>
      </w:pPr>
      <w:r w:rsidRPr="00463A4D">
        <w:rPr>
          <w:rFonts w:cs="Times New Roman"/>
          <w:noProof/>
          <w:szCs w:val="24"/>
          <w:lang w:val="en-US"/>
          <w:rPrChange w:id="687" w:author="Julian Christensen" w:date="2024-07-04T08:59:00Z">
            <w:rPr>
              <w:rFonts w:cs="Times New Roman"/>
              <w:noProof/>
              <w:szCs w:val="24"/>
            </w:rPr>
          </w:rPrChange>
        </w:rPr>
        <w:t xml:space="preserve">Hou, Z., &amp; Tipton, E. (2024). Enhancing recall in automated record screening: A resampling algorithm. </w:t>
      </w:r>
      <w:r w:rsidRPr="00463A4D">
        <w:rPr>
          <w:rFonts w:cs="Times New Roman"/>
          <w:i/>
          <w:iCs/>
          <w:noProof/>
          <w:szCs w:val="24"/>
          <w:lang w:val="en-US"/>
          <w:rPrChange w:id="688" w:author="Julian Christensen" w:date="2024-07-04T08:59:00Z">
            <w:rPr>
              <w:rFonts w:cs="Times New Roman"/>
              <w:i/>
              <w:iCs/>
              <w:noProof/>
              <w:szCs w:val="24"/>
            </w:rPr>
          </w:rPrChange>
        </w:rPr>
        <w:t>Research Synthesis Methods</w:t>
      </w:r>
      <w:r w:rsidRPr="00463A4D">
        <w:rPr>
          <w:rFonts w:cs="Times New Roman"/>
          <w:noProof/>
          <w:szCs w:val="24"/>
          <w:lang w:val="en-US"/>
          <w:rPrChange w:id="689" w:author="Julian Christensen" w:date="2024-07-04T08:59:00Z">
            <w:rPr>
              <w:rFonts w:cs="Times New Roman"/>
              <w:noProof/>
              <w:szCs w:val="24"/>
            </w:rPr>
          </w:rPrChange>
        </w:rPr>
        <w:t xml:space="preserve">, </w:t>
      </w:r>
      <w:r w:rsidRPr="00463A4D">
        <w:rPr>
          <w:rFonts w:cs="Times New Roman"/>
          <w:i/>
          <w:iCs/>
          <w:noProof/>
          <w:szCs w:val="24"/>
          <w:lang w:val="en-US"/>
          <w:rPrChange w:id="690" w:author="Julian Christensen" w:date="2024-07-04T08:59:00Z">
            <w:rPr>
              <w:rFonts w:cs="Times New Roman"/>
              <w:i/>
              <w:iCs/>
              <w:noProof/>
              <w:szCs w:val="24"/>
            </w:rPr>
          </w:rPrChange>
        </w:rPr>
        <w:t>n/a</w:t>
      </w:r>
      <w:r w:rsidRPr="00463A4D">
        <w:rPr>
          <w:rFonts w:cs="Times New Roman"/>
          <w:noProof/>
          <w:szCs w:val="24"/>
          <w:lang w:val="en-US"/>
          <w:rPrChange w:id="691" w:author="Julian Christensen" w:date="2024-07-04T08:59:00Z">
            <w:rPr>
              <w:rFonts w:cs="Times New Roman"/>
              <w:noProof/>
              <w:szCs w:val="24"/>
            </w:rPr>
          </w:rPrChange>
        </w:rPr>
        <w:t xml:space="preserve">(n/a). </w:t>
      </w:r>
      <w:r w:rsidRPr="00463A4D">
        <w:rPr>
          <w:rFonts w:cs="Times New Roman"/>
          <w:noProof/>
          <w:szCs w:val="24"/>
          <w:lang w:val="en-US"/>
          <w:rPrChange w:id="692" w:author="Julian Christensen" w:date="2024-07-04T08:59:00Z">
            <w:rPr>
              <w:rFonts w:cs="Times New Roman"/>
              <w:noProof/>
              <w:szCs w:val="24"/>
            </w:rPr>
          </w:rPrChange>
        </w:rPr>
        <w:lastRenderedPageBreak/>
        <w:t>https://doi.org/https://doi.org/10.1002/jrsm.1690</w:t>
      </w:r>
    </w:p>
    <w:p w14:paraId="585D8CD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93" w:author="Julian Christensen" w:date="2024-07-04T08:59:00Z">
            <w:rPr>
              <w:rFonts w:cs="Times New Roman"/>
              <w:noProof/>
              <w:szCs w:val="24"/>
            </w:rPr>
          </w:rPrChange>
        </w:rPr>
      </w:pPr>
      <w:r w:rsidRPr="00463A4D">
        <w:rPr>
          <w:rFonts w:cs="Times New Roman"/>
          <w:noProof/>
          <w:szCs w:val="24"/>
          <w:lang w:val="en-US"/>
          <w:rPrChange w:id="694" w:author="Julian Christensen" w:date="2024-07-04T08:59:00Z">
            <w:rPr>
              <w:rFonts w:cs="Times New Roman"/>
              <w:noProof/>
              <w:szCs w:val="24"/>
            </w:rPr>
          </w:rPrChange>
        </w:rPr>
        <w:t xml:space="preserve">Issaiy, M., Ghanaati, H., Kolahi, S., Shakiba, M., Jalali, A. H., Zarei, D., Kazemian, S., Avanaki, M. A., &amp; Firouznia, K. (2024). Methodological insights into ChatGPT’s screening performance in systematic reviews. </w:t>
      </w:r>
      <w:r w:rsidRPr="00463A4D">
        <w:rPr>
          <w:rFonts w:cs="Times New Roman"/>
          <w:i/>
          <w:iCs/>
          <w:noProof/>
          <w:szCs w:val="24"/>
          <w:lang w:val="en-US"/>
          <w:rPrChange w:id="695" w:author="Julian Christensen" w:date="2024-07-04T08:59:00Z">
            <w:rPr>
              <w:rFonts w:cs="Times New Roman"/>
              <w:i/>
              <w:iCs/>
              <w:noProof/>
              <w:szCs w:val="24"/>
            </w:rPr>
          </w:rPrChange>
        </w:rPr>
        <w:t>BMC Medical Research Methodology</w:t>
      </w:r>
      <w:r w:rsidRPr="00463A4D">
        <w:rPr>
          <w:rFonts w:cs="Times New Roman"/>
          <w:noProof/>
          <w:szCs w:val="24"/>
          <w:lang w:val="en-US"/>
          <w:rPrChange w:id="696" w:author="Julian Christensen" w:date="2024-07-04T08:59:00Z">
            <w:rPr>
              <w:rFonts w:cs="Times New Roman"/>
              <w:noProof/>
              <w:szCs w:val="24"/>
            </w:rPr>
          </w:rPrChange>
        </w:rPr>
        <w:t xml:space="preserve">, </w:t>
      </w:r>
      <w:r w:rsidRPr="00463A4D">
        <w:rPr>
          <w:rFonts w:cs="Times New Roman"/>
          <w:i/>
          <w:iCs/>
          <w:noProof/>
          <w:szCs w:val="24"/>
          <w:lang w:val="en-US"/>
          <w:rPrChange w:id="697" w:author="Julian Christensen" w:date="2024-07-04T08:59:00Z">
            <w:rPr>
              <w:rFonts w:cs="Times New Roman"/>
              <w:i/>
              <w:iCs/>
              <w:noProof/>
              <w:szCs w:val="24"/>
            </w:rPr>
          </w:rPrChange>
        </w:rPr>
        <w:t>24</w:t>
      </w:r>
      <w:r w:rsidRPr="00463A4D">
        <w:rPr>
          <w:rFonts w:cs="Times New Roman"/>
          <w:noProof/>
          <w:szCs w:val="24"/>
          <w:lang w:val="en-US"/>
          <w:rPrChange w:id="698" w:author="Julian Christensen" w:date="2024-07-04T08:59:00Z">
            <w:rPr>
              <w:rFonts w:cs="Times New Roman"/>
              <w:noProof/>
              <w:szCs w:val="24"/>
            </w:rPr>
          </w:rPrChange>
        </w:rPr>
        <w:t>(1), 78. https://doi.org/10.1186/s12874-024-02203-8</w:t>
      </w:r>
    </w:p>
    <w:p w14:paraId="17F02284"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Jardim, P. S. J., Borge, T. C., &amp; Johansen, T. B. (2021). </w:t>
      </w:r>
      <w:r w:rsidRPr="00FE6365">
        <w:rPr>
          <w:rFonts w:cs="Times New Roman"/>
          <w:i/>
          <w:iCs/>
          <w:noProof/>
          <w:szCs w:val="24"/>
        </w:rPr>
        <w:t>Effekten av antipsykotika ved førstegangspsykose: en systematisk oversikt [The effect of antipsychotics on first episode psychosis]</w:t>
      </w:r>
      <w:r w:rsidRPr="00FE6365">
        <w:rPr>
          <w:rFonts w:cs="Times New Roman"/>
          <w:noProof/>
          <w:szCs w:val="24"/>
        </w:rPr>
        <w:t>. https://fhi.no/publ/2021/effekten-av-antipsykotika-ved-forstegangspsykose/</w:t>
      </w:r>
    </w:p>
    <w:p w14:paraId="7268EDB4"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FE6365">
        <w:rPr>
          <w:rFonts w:cs="Times New Roman"/>
          <w:noProof/>
          <w:szCs w:val="24"/>
        </w:rPr>
        <w:t xml:space="preserve">Johansen, T. B., Nøkleby, H., Langøien, L. J., &amp; Borge, T. C. (2022). </w:t>
      </w:r>
      <w:r w:rsidRPr="00FE6365">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FE6365">
        <w:rPr>
          <w:rFonts w:cs="Times New Roman"/>
          <w:noProof/>
          <w:szCs w:val="24"/>
        </w:rPr>
        <w:t>. https://www.fhi.no/publ/2022/samvars--og-bostedsordninger-etter-samlivsbrudd-betydninger-for-barn-og-ung/</w:t>
      </w:r>
    </w:p>
    <w:p w14:paraId="3E7404B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699" w:author="Julian Christensen" w:date="2024-07-04T08:59:00Z">
            <w:rPr>
              <w:rFonts w:cs="Times New Roman"/>
              <w:noProof/>
              <w:szCs w:val="24"/>
            </w:rPr>
          </w:rPrChange>
        </w:rPr>
      </w:pPr>
      <w:r w:rsidRPr="00FE6365">
        <w:rPr>
          <w:rFonts w:cs="Times New Roman"/>
          <w:noProof/>
          <w:szCs w:val="24"/>
        </w:rPr>
        <w:t xml:space="preserve">Jonnalagadda, S. R., Goyal, P., &amp; Huffman, M. D. (2015). </w:t>
      </w:r>
      <w:r w:rsidRPr="00463A4D">
        <w:rPr>
          <w:rFonts w:cs="Times New Roman"/>
          <w:noProof/>
          <w:szCs w:val="24"/>
          <w:lang w:val="en-US"/>
          <w:rPrChange w:id="700" w:author="Julian Christensen" w:date="2024-07-04T08:59:00Z">
            <w:rPr>
              <w:rFonts w:cs="Times New Roman"/>
              <w:noProof/>
              <w:szCs w:val="24"/>
            </w:rPr>
          </w:rPrChange>
        </w:rPr>
        <w:t xml:space="preserve">Automating data extraction in systematic reviews: a systematic review. </w:t>
      </w:r>
      <w:r w:rsidRPr="00463A4D">
        <w:rPr>
          <w:rFonts w:cs="Times New Roman"/>
          <w:i/>
          <w:iCs/>
          <w:noProof/>
          <w:szCs w:val="24"/>
          <w:lang w:val="en-US"/>
          <w:rPrChange w:id="701" w:author="Julian Christensen" w:date="2024-07-04T08:59:00Z">
            <w:rPr>
              <w:rFonts w:cs="Times New Roman"/>
              <w:i/>
              <w:iCs/>
              <w:noProof/>
              <w:szCs w:val="24"/>
            </w:rPr>
          </w:rPrChange>
        </w:rPr>
        <w:t>Systematic Reviews</w:t>
      </w:r>
      <w:r w:rsidRPr="00463A4D">
        <w:rPr>
          <w:rFonts w:cs="Times New Roman"/>
          <w:noProof/>
          <w:szCs w:val="24"/>
          <w:lang w:val="en-US"/>
          <w:rPrChange w:id="702" w:author="Julian Christensen" w:date="2024-07-04T08:59:00Z">
            <w:rPr>
              <w:rFonts w:cs="Times New Roman"/>
              <w:noProof/>
              <w:szCs w:val="24"/>
            </w:rPr>
          </w:rPrChange>
        </w:rPr>
        <w:t xml:space="preserve">, </w:t>
      </w:r>
      <w:r w:rsidRPr="00463A4D">
        <w:rPr>
          <w:rFonts w:cs="Times New Roman"/>
          <w:i/>
          <w:iCs/>
          <w:noProof/>
          <w:szCs w:val="24"/>
          <w:lang w:val="en-US"/>
          <w:rPrChange w:id="703" w:author="Julian Christensen" w:date="2024-07-04T08:59:00Z">
            <w:rPr>
              <w:rFonts w:cs="Times New Roman"/>
              <w:i/>
              <w:iCs/>
              <w:noProof/>
              <w:szCs w:val="24"/>
            </w:rPr>
          </w:rPrChange>
        </w:rPr>
        <w:t>4</w:t>
      </w:r>
      <w:r w:rsidRPr="00463A4D">
        <w:rPr>
          <w:rFonts w:cs="Times New Roman"/>
          <w:noProof/>
          <w:szCs w:val="24"/>
          <w:lang w:val="en-US"/>
          <w:rPrChange w:id="704" w:author="Julian Christensen" w:date="2024-07-04T08:59:00Z">
            <w:rPr>
              <w:rFonts w:cs="Times New Roman"/>
              <w:noProof/>
              <w:szCs w:val="24"/>
            </w:rPr>
          </w:rPrChange>
        </w:rPr>
        <w:t>(1), 78. https://doi.org/10.1186/s13643-015-0066-7</w:t>
      </w:r>
    </w:p>
    <w:p w14:paraId="03E65AF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05" w:author="Julian Christensen" w:date="2024-07-04T08:59:00Z">
            <w:rPr>
              <w:rFonts w:cs="Times New Roman"/>
              <w:noProof/>
              <w:szCs w:val="24"/>
            </w:rPr>
          </w:rPrChange>
        </w:rPr>
      </w:pPr>
      <w:r w:rsidRPr="00463A4D">
        <w:rPr>
          <w:rFonts w:cs="Times New Roman"/>
          <w:noProof/>
          <w:szCs w:val="24"/>
          <w:lang w:val="en-US"/>
          <w:rPrChange w:id="706" w:author="Julian Christensen" w:date="2024-07-04T08:59:00Z">
            <w:rPr>
              <w:rFonts w:cs="Times New Roman"/>
              <w:noProof/>
              <w:szCs w:val="24"/>
            </w:rPr>
          </w:rPrChange>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463A4D">
        <w:rPr>
          <w:rFonts w:cs="Times New Roman"/>
          <w:i/>
          <w:iCs/>
          <w:noProof/>
          <w:szCs w:val="24"/>
          <w:lang w:val="en-US"/>
          <w:rPrChange w:id="707" w:author="Julian Christensen" w:date="2024-07-04T08:59:00Z">
            <w:rPr>
              <w:rFonts w:cs="Times New Roman"/>
              <w:i/>
              <w:iCs/>
              <w:noProof/>
              <w:szCs w:val="24"/>
            </w:rPr>
          </w:rPrChange>
        </w:rPr>
        <w:t>Research Synthesis Methods</w:t>
      </w:r>
      <w:r w:rsidRPr="00463A4D">
        <w:rPr>
          <w:rFonts w:cs="Times New Roman"/>
          <w:noProof/>
          <w:szCs w:val="24"/>
          <w:lang w:val="en-US"/>
          <w:rPrChange w:id="708" w:author="Julian Christensen" w:date="2024-07-04T08:59:00Z">
            <w:rPr>
              <w:rFonts w:cs="Times New Roman"/>
              <w:noProof/>
              <w:szCs w:val="24"/>
            </w:rPr>
          </w:rPrChange>
        </w:rPr>
        <w:t xml:space="preserve">, </w:t>
      </w:r>
      <w:r w:rsidRPr="00463A4D">
        <w:rPr>
          <w:rFonts w:cs="Times New Roman"/>
          <w:i/>
          <w:iCs/>
          <w:noProof/>
          <w:szCs w:val="24"/>
          <w:lang w:val="en-US"/>
          <w:rPrChange w:id="709" w:author="Julian Christensen" w:date="2024-07-04T08:59:00Z">
            <w:rPr>
              <w:rFonts w:cs="Times New Roman"/>
              <w:i/>
              <w:iCs/>
              <w:noProof/>
              <w:szCs w:val="24"/>
            </w:rPr>
          </w:rPrChange>
        </w:rPr>
        <w:t>n/a</w:t>
      </w:r>
      <w:r w:rsidRPr="00463A4D">
        <w:rPr>
          <w:rFonts w:cs="Times New Roman"/>
          <w:noProof/>
          <w:szCs w:val="24"/>
          <w:lang w:val="en-US"/>
          <w:rPrChange w:id="710" w:author="Julian Christensen" w:date="2024-07-04T08:59:00Z">
            <w:rPr>
              <w:rFonts w:cs="Times New Roman"/>
              <w:noProof/>
              <w:szCs w:val="24"/>
            </w:rPr>
          </w:rPrChange>
        </w:rPr>
        <w:t>(n/a). https://doi.org/https://doi.org/10.1002/jrsm.1715</w:t>
      </w:r>
    </w:p>
    <w:p w14:paraId="373C9830"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11" w:author="Julian Christensen" w:date="2024-07-04T08:59:00Z">
            <w:rPr>
              <w:rFonts w:cs="Times New Roman"/>
              <w:noProof/>
              <w:szCs w:val="24"/>
            </w:rPr>
          </w:rPrChange>
        </w:rPr>
      </w:pPr>
      <w:r w:rsidRPr="00463A4D">
        <w:rPr>
          <w:rFonts w:cs="Times New Roman"/>
          <w:noProof/>
          <w:szCs w:val="24"/>
          <w:lang w:val="de-DE"/>
          <w:rPrChange w:id="712" w:author="Julian Christensen" w:date="2024-07-04T08:59:00Z">
            <w:rPr>
              <w:rFonts w:cs="Times New Roman"/>
              <w:noProof/>
              <w:szCs w:val="24"/>
            </w:rPr>
          </w:rPrChange>
        </w:rPr>
        <w:t xml:space="preserve">König, L., Zitzmann, S., Fütterer, T., Campos, D. G., Scherer, R., &amp; Hecht, M. (2023). </w:t>
      </w:r>
      <w:r w:rsidRPr="00463A4D">
        <w:rPr>
          <w:rFonts w:cs="Times New Roman"/>
          <w:i/>
          <w:iCs/>
          <w:noProof/>
          <w:szCs w:val="24"/>
          <w:lang w:val="en-US"/>
          <w:rPrChange w:id="713" w:author="Julian Christensen" w:date="2024-07-04T08:59:00Z">
            <w:rPr>
              <w:rFonts w:cs="Times New Roman"/>
              <w:i/>
              <w:iCs/>
              <w:noProof/>
              <w:szCs w:val="24"/>
            </w:rPr>
          </w:rPrChange>
        </w:rPr>
        <w:t>When to stop and what to expect—An Evaluation of the performance of stopping rules in AI-assisted reviewing for psychological meta-analytical research</w:t>
      </w:r>
      <w:r w:rsidRPr="00463A4D">
        <w:rPr>
          <w:rFonts w:cs="Times New Roman"/>
          <w:noProof/>
          <w:szCs w:val="24"/>
          <w:lang w:val="en-US"/>
          <w:rPrChange w:id="714" w:author="Julian Christensen" w:date="2024-07-04T08:59:00Z">
            <w:rPr>
              <w:rFonts w:cs="Times New Roman"/>
              <w:noProof/>
              <w:szCs w:val="24"/>
            </w:rPr>
          </w:rPrChange>
        </w:rPr>
        <w:t>.</w:t>
      </w:r>
    </w:p>
    <w:p w14:paraId="2AA736D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15" w:author="Julian Christensen" w:date="2024-07-04T08:59:00Z">
            <w:rPr>
              <w:rFonts w:cs="Times New Roman"/>
              <w:noProof/>
              <w:szCs w:val="24"/>
            </w:rPr>
          </w:rPrChange>
        </w:rPr>
      </w:pPr>
      <w:r w:rsidRPr="00463A4D">
        <w:rPr>
          <w:rFonts w:cs="Times New Roman"/>
          <w:noProof/>
          <w:szCs w:val="24"/>
          <w:lang w:val="en-US"/>
          <w:rPrChange w:id="716" w:author="Julian Christensen" w:date="2024-07-04T08:59:00Z">
            <w:rPr>
              <w:rFonts w:cs="Times New Roman"/>
              <w:noProof/>
              <w:szCs w:val="24"/>
            </w:rPr>
          </w:rPrChange>
        </w:rPr>
        <w:t xml:space="preserve">Kugley, S., Wade, A., Thomas, J., Mahood, Q., Jørgensen, A.-M. K., Hammerstrøm, K., &amp; Sathe, N. (2016). Searching for studies: A guide to information retrieval for Campbell. </w:t>
      </w:r>
      <w:r w:rsidRPr="00463A4D">
        <w:rPr>
          <w:rFonts w:cs="Times New Roman"/>
          <w:i/>
          <w:iCs/>
          <w:noProof/>
          <w:szCs w:val="24"/>
          <w:lang w:val="en-US"/>
          <w:rPrChange w:id="717" w:author="Julian Christensen" w:date="2024-07-04T08:59:00Z">
            <w:rPr>
              <w:rFonts w:cs="Times New Roman"/>
              <w:i/>
              <w:iCs/>
              <w:noProof/>
              <w:szCs w:val="24"/>
            </w:rPr>
          </w:rPrChange>
        </w:rPr>
        <w:t>Campbell Systematic Reviews</w:t>
      </w:r>
      <w:r w:rsidRPr="00463A4D">
        <w:rPr>
          <w:rFonts w:cs="Times New Roman"/>
          <w:noProof/>
          <w:szCs w:val="24"/>
          <w:lang w:val="en-US"/>
          <w:rPrChange w:id="718" w:author="Julian Christensen" w:date="2024-07-04T08:59:00Z">
            <w:rPr>
              <w:rFonts w:cs="Times New Roman"/>
              <w:noProof/>
              <w:szCs w:val="24"/>
            </w:rPr>
          </w:rPrChange>
        </w:rPr>
        <w:t xml:space="preserve">, </w:t>
      </w:r>
      <w:r w:rsidRPr="00463A4D">
        <w:rPr>
          <w:rFonts w:cs="Times New Roman"/>
          <w:i/>
          <w:iCs/>
          <w:noProof/>
          <w:szCs w:val="24"/>
          <w:lang w:val="en-US"/>
          <w:rPrChange w:id="719" w:author="Julian Christensen" w:date="2024-07-04T08:59:00Z">
            <w:rPr>
              <w:rFonts w:cs="Times New Roman"/>
              <w:i/>
              <w:iCs/>
              <w:noProof/>
              <w:szCs w:val="24"/>
            </w:rPr>
          </w:rPrChange>
        </w:rPr>
        <w:t>13</w:t>
      </w:r>
      <w:r w:rsidRPr="00463A4D">
        <w:rPr>
          <w:rFonts w:cs="Times New Roman"/>
          <w:noProof/>
          <w:szCs w:val="24"/>
          <w:lang w:val="en-US"/>
          <w:rPrChange w:id="720" w:author="Julian Christensen" w:date="2024-07-04T08:59:00Z">
            <w:rPr>
              <w:rFonts w:cs="Times New Roman"/>
              <w:noProof/>
              <w:szCs w:val="24"/>
            </w:rPr>
          </w:rPrChange>
        </w:rPr>
        <w:t>(1), 1–73. https://doi.org/10.4073/cmg.2016.1</w:t>
      </w:r>
    </w:p>
    <w:p w14:paraId="6BEFA1E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21" w:author="Julian Christensen" w:date="2024-07-04T08:59:00Z">
            <w:rPr>
              <w:rFonts w:cs="Times New Roman"/>
              <w:noProof/>
              <w:szCs w:val="24"/>
            </w:rPr>
          </w:rPrChange>
        </w:rPr>
      </w:pPr>
      <w:r w:rsidRPr="00463A4D">
        <w:rPr>
          <w:rFonts w:cs="Times New Roman"/>
          <w:noProof/>
          <w:szCs w:val="24"/>
          <w:lang w:val="en-US"/>
          <w:rPrChange w:id="722" w:author="Julian Christensen" w:date="2024-07-04T08:59:00Z">
            <w:rPr>
              <w:rFonts w:cs="Times New Roman"/>
              <w:noProof/>
              <w:szCs w:val="24"/>
            </w:rPr>
          </w:rPrChange>
        </w:rPr>
        <w:t xml:space="preserve">Meneses Echavez, J. F., Borge, T. C., Nygård, H. T., Gaustad, J.-V., &amp; Hval, G. (2022). </w:t>
      </w:r>
      <w:r w:rsidRPr="00463A4D">
        <w:rPr>
          <w:rFonts w:cs="Times New Roman"/>
          <w:i/>
          <w:iCs/>
          <w:noProof/>
          <w:szCs w:val="24"/>
          <w:lang w:val="en-US"/>
          <w:rPrChange w:id="723" w:author="Julian Christensen" w:date="2024-07-04T08:59:00Z">
            <w:rPr>
              <w:rFonts w:cs="Times New Roman"/>
              <w:i/>
              <w:iCs/>
              <w:noProof/>
              <w:szCs w:val="24"/>
            </w:rPr>
          </w:rPrChange>
        </w:rPr>
        <w:t>Psykologisk debriefing for helsepersonell involvert i uønskede pasienthendelser: en systematisk oversikt [Psychological debriefing for healthcare professionals involved in adverse events: a systematic review]</w:t>
      </w:r>
      <w:r w:rsidRPr="00463A4D">
        <w:rPr>
          <w:rFonts w:cs="Times New Roman"/>
          <w:noProof/>
          <w:szCs w:val="24"/>
          <w:lang w:val="en-US"/>
          <w:rPrChange w:id="724" w:author="Julian Christensen" w:date="2024-07-04T08:59:00Z">
            <w:rPr>
              <w:rFonts w:cs="Times New Roman"/>
              <w:noProof/>
              <w:szCs w:val="24"/>
            </w:rPr>
          </w:rPrChange>
        </w:rPr>
        <w:t>. https://www.fhi.no/publ/2022/psykologisk-debriefing-for-helsepersonell-involvert-i-uonskede-pasienthende/</w:t>
      </w:r>
    </w:p>
    <w:p w14:paraId="632420C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25" w:author="Julian Christensen" w:date="2024-07-04T08:59:00Z">
            <w:rPr>
              <w:rFonts w:cs="Times New Roman"/>
              <w:noProof/>
              <w:szCs w:val="24"/>
            </w:rPr>
          </w:rPrChange>
        </w:rPr>
      </w:pPr>
      <w:r w:rsidRPr="00FE6365">
        <w:rPr>
          <w:rFonts w:cs="Times New Roman"/>
          <w:noProof/>
          <w:szCs w:val="24"/>
        </w:rPr>
        <w:t xml:space="preserve">Ng, L., Pitt, V., Huckvale, K., Clavisi, O., Turner, T., Gruen, R., &amp; Elliott, J. H. (2014). </w:t>
      </w:r>
      <w:r w:rsidRPr="00463A4D">
        <w:rPr>
          <w:rFonts w:cs="Times New Roman"/>
          <w:noProof/>
          <w:szCs w:val="24"/>
          <w:lang w:val="en-US"/>
          <w:rPrChange w:id="726" w:author="Julian Christensen" w:date="2024-07-04T08:59:00Z">
            <w:rPr>
              <w:rFonts w:cs="Times New Roman"/>
              <w:noProof/>
              <w:szCs w:val="24"/>
            </w:rPr>
          </w:rPrChange>
        </w:rPr>
        <w:t xml:space="preserve">Title and </w:t>
      </w:r>
      <w:r w:rsidRPr="00463A4D">
        <w:rPr>
          <w:rFonts w:cs="Times New Roman"/>
          <w:noProof/>
          <w:szCs w:val="24"/>
          <w:lang w:val="en-US"/>
          <w:rPrChange w:id="727" w:author="Julian Christensen" w:date="2024-07-04T08:59:00Z">
            <w:rPr>
              <w:rFonts w:cs="Times New Roman"/>
              <w:noProof/>
              <w:szCs w:val="24"/>
            </w:rPr>
          </w:rPrChange>
        </w:rPr>
        <w:lastRenderedPageBreak/>
        <w:t xml:space="preserve">Abstract Screening and Evaluation in Systematic Reviews (TASER): a pilot randomised controlled trial of title and abstract screening by medical students. </w:t>
      </w:r>
      <w:r w:rsidRPr="00463A4D">
        <w:rPr>
          <w:rFonts w:cs="Times New Roman"/>
          <w:i/>
          <w:iCs/>
          <w:noProof/>
          <w:szCs w:val="24"/>
          <w:lang w:val="en-US"/>
          <w:rPrChange w:id="728" w:author="Julian Christensen" w:date="2024-07-04T08:59:00Z">
            <w:rPr>
              <w:rFonts w:cs="Times New Roman"/>
              <w:i/>
              <w:iCs/>
              <w:noProof/>
              <w:szCs w:val="24"/>
            </w:rPr>
          </w:rPrChange>
        </w:rPr>
        <w:t>Systematic Reviews</w:t>
      </w:r>
      <w:r w:rsidRPr="00463A4D">
        <w:rPr>
          <w:rFonts w:cs="Times New Roman"/>
          <w:noProof/>
          <w:szCs w:val="24"/>
          <w:lang w:val="en-US"/>
          <w:rPrChange w:id="729" w:author="Julian Christensen" w:date="2024-07-04T08:59:00Z">
            <w:rPr>
              <w:rFonts w:cs="Times New Roman"/>
              <w:noProof/>
              <w:szCs w:val="24"/>
            </w:rPr>
          </w:rPrChange>
        </w:rPr>
        <w:t xml:space="preserve">, </w:t>
      </w:r>
      <w:r w:rsidRPr="00463A4D">
        <w:rPr>
          <w:rFonts w:cs="Times New Roman"/>
          <w:i/>
          <w:iCs/>
          <w:noProof/>
          <w:szCs w:val="24"/>
          <w:lang w:val="en-US"/>
          <w:rPrChange w:id="730" w:author="Julian Christensen" w:date="2024-07-04T08:59:00Z">
            <w:rPr>
              <w:rFonts w:cs="Times New Roman"/>
              <w:i/>
              <w:iCs/>
              <w:noProof/>
              <w:szCs w:val="24"/>
            </w:rPr>
          </w:rPrChange>
        </w:rPr>
        <w:t>3</w:t>
      </w:r>
      <w:r w:rsidRPr="00463A4D">
        <w:rPr>
          <w:rFonts w:cs="Times New Roman"/>
          <w:noProof/>
          <w:szCs w:val="24"/>
          <w:lang w:val="en-US"/>
          <w:rPrChange w:id="731" w:author="Julian Christensen" w:date="2024-07-04T08:59:00Z">
            <w:rPr>
              <w:rFonts w:cs="Times New Roman"/>
              <w:noProof/>
              <w:szCs w:val="24"/>
            </w:rPr>
          </w:rPrChange>
        </w:rPr>
        <w:t>, 1–8.</w:t>
      </w:r>
    </w:p>
    <w:p w14:paraId="7C0A026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32" w:author="Julian Christensen" w:date="2024-07-04T08:59:00Z">
            <w:rPr>
              <w:rFonts w:cs="Times New Roman"/>
              <w:noProof/>
              <w:szCs w:val="24"/>
            </w:rPr>
          </w:rPrChange>
        </w:rPr>
      </w:pPr>
      <w:r w:rsidRPr="00463A4D">
        <w:rPr>
          <w:rFonts w:cs="Times New Roman"/>
          <w:noProof/>
          <w:szCs w:val="24"/>
          <w:lang w:val="en-US"/>
          <w:rPrChange w:id="733" w:author="Julian Christensen" w:date="2024-07-04T08:59:00Z">
            <w:rPr>
              <w:rFonts w:cs="Times New Roman"/>
              <w:noProof/>
              <w:szCs w:val="24"/>
            </w:rPr>
          </w:rPrChange>
        </w:rPr>
        <w:t xml:space="preserve">O’Connor, A. M., Tsafnat, G., Thomas, J., Glasziou, P., Gilbert, S. B., &amp; Hutton, B. (2019). A question of trust: can we build an evidence base to gain trust in systematic review automation technologies? </w:t>
      </w:r>
      <w:r w:rsidRPr="00463A4D">
        <w:rPr>
          <w:rFonts w:cs="Times New Roman"/>
          <w:i/>
          <w:iCs/>
          <w:noProof/>
          <w:szCs w:val="24"/>
          <w:lang w:val="en-US"/>
          <w:rPrChange w:id="734" w:author="Julian Christensen" w:date="2024-07-04T08:59:00Z">
            <w:rPr>
              <w:rFonts w:cs="Times New Roman"/>
              <w:i/>
              <w:iCs/>
              <w:noProof/>
              <w:szCs w:val="24"/>
            </w:rPr>
          </w:rPrChange>
        </w:rPr>
        <w:t>Systematic Reviews</w:t>
      </w:r>
      <w:r w:rsidRPr="00463A4D">
        <w:rPr>
          <w:rFonts w:cs="Times New Roman"/>
          <w:noProof/>
          <w:szCs w:val="24"/>
          <w:lang w:val="en-US"/>
          <w:rPrChange w:id="735" w:author="Julian Christensen" w:date="2024-07-04T08:59:00Z">
            <w:rPr>
              <w:rFonts w:cs="Times New Roman"/>
              <w:noProof/>
              <w:szCs w:val="24"/>
            </w:rPr>
          </w:rPrChange>
        </w:rPr>
        <w:t xml:space="preserve">, </w:t>
      </w:r>
      <w:r w:rsidRPr="00463A4D">
        <w:rPr>
          <w:rFonts w:cs="Times New Roman"/>
          <w:i/>
          <w:iCs/>
          <w:noProof/>
          <w:szCs w:val="24"/>
          <w:lang w:val="en-US"/>
          <w:rPrChange w:id="736" w:author="Julian Christensen" w:date="2024-07-04T08:59:00Z">
            <w:rPr>
              <w:rFonts w:cs="Times New Roman"/>
              <w:i/>
              <w:iCs/>
              <w:noProof/>
              <w:szCs w:val="24"/>
            </w:rPr>
          </w:rPrChange>
        </w:rPr>
        <w:t>8</w:t>
      </w:r>
      <w:r w:rsidRPr="00463A4D">
        <w:rPr>
          <w:rFonts w:cs="Times New Roman"/>
          <w:noProof/>
          <w:szCs w:val="24"/>
          <w:lang w:val="en-US"/>
          <w:rPrChange w:id="737" w:author="Julian Christensen" w:date="2024-07-04T08:59:00Z">
            <w:rPr>
              <w:rFonts w:cs="Times New Roman"/>
              <w:noProof/>
              <w:szCs w:val="24"/>
            </w:rPr>
          </w:rPrChange>
        </w:rPr>
        <w:t>(1), 1–8.</w:t>
      </w:r>
    </w:p>
    <w:p w14:paraId="270B054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de-DE"/>
          <w:rPrChange w:id="738" w:author="Julian Christensen" w:date="2024-07-04T08:59:00Z">
            <w:rPr>
              <w:rFonts w:cs="Times New Roman"/>
              <w:noProof/>
              <w:szCs w:val="24"/>
            </w:rPr>
          </w:rPrChange>
        </w:rPr>
      </w:pPr>
      <w:r w:rsidRPr="00463A4D">
        <w:rPr>
          <w:rFonts w:cs="Times New Roman"/>
          <w:noProof/>
          <w:szCs w:val="24"/>
          <w:lang w:val="en-US"/>
          <w:rPrChange w:id="739" w:author="Julian Christensen" w:date="2024-07-04T08:59:00Z">
            <w:rPr>
              <w:rFonts w:cs="Times New Roman"/>
              <w:noProof/>
              <w:szCs w:val="24"/>
            </w:rPr>
          </w:rPrChange>
        </w:rPr>
        <w:t xml:space="preserve">O’Mara-Eves, A., Thomas, J., McNaught, J., Miwa, M., &amp; Ananiadou, S. (2015). Using text mining for study identification in systematic reviews: a systematic review of current approaches. </w:t>
      </w:r>
      <w:r w:rsidRPr="00463A4D">
        <w:rPr>
          <w:rFonts w:cs="Times New Roman"/>
          <w:i/>
          <w:iCs/>
          <w:noProof/>
          <w:szCs w:val="24"/>
          <w:lang w:val="de-DE"/>
          <w:rPrChange w:id="740" w:author="Julian Christensen" w:date="2024-07-04T08:59:00Z">
            <w:rPr>
              <w:rFonts w:cs="Times New Roman"/>
              <w:i/>
              <w:iCs/>
              <w:noProof/>
              <w:szCs w:val="24"/>
            </w:rPr>
          </w:rPrChange>
        </w:rPr>
        <w:t>Systematic Reviews</w:t>
      </w:r>
      <w:r w:rsidRPr="00463A4D">
        <w:rPr>
          <w:rFonts w:cs="Times New Roman"/>
          <w:noProof/>
          <w:szCs w:val="24"/>
          <w:lang w:val="de-DE"/>
          <w:rPrChange w:id="741" w:author="Julian Christensen" w:date="2024-07-04T08:59:00Z">
            <w:rPr>
              <w:rFonts w:cs="Times New Roman"/>
              <w:noProof/>
              <w:szCs w:val="24"/>
            </w:rPr>
          </w:rPrChange>
        </w:rPr>
        <w:t xml:space="preserve">, </w:t>
      </w:r>
      <w:r w:rsidRPr="00463A4D">
        <w:rPr>
          <w:rFonts w:cs="Times New Roman"/>
          <w:i/>
          <w:iCs/>
          <w:noProof/>
          <w:szCs w:val="24"/>
          <w:lang w:val="de-DE"/>
          <w:rPrChange w:id="742" w:author="Julian Christensen" w:date="2024-07-04T08:59:00Z">
            <w:rPr>
              <w:rFonts w:cs="Times New Roman"/>
              <w:i/>
              <w:iCs/>
              <w:noProof/>
              <w:szCs w:val="24"/>
            </w:rPr>
          </w:rPrChange>
        </w:rPr>
        <w:t>4</w:t>
      </w:r>
      <w:r w:rsidRPr="00463A4D">
        <w:rPr>
          <w:rFonts w:cs="Times New Roman"/>
          <w:noProof/>
          <w:szCs w:val="24"/>
          <w:lang w:val="de-DE"/>
          <w:rPrChange w:id="743" w:author="Julian Christensen" w:date="2024-07-04T08:59:00Z">
            <w:rPr>
              <w:rFonts w:cs="Times New Roman"/>
              <w:noProof/>
              <w:szCs w:val="24"/>
            </w:rPr>
          </w:rPrChange>
        </w:rPr>
        <w:t>(1), 1–22.</w:t>
      </w:r>
    </w:p>
    <w:p w14:paraId="6CD6694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44" w:author="Julian Christensen" w:date="2024-07-04T08:59:00Z">
            <w:rPr>
              <w:rFonts w:cs="Times New Roman"/>
              <w:noProof/>
              <w:szCs w:val="24"/>
            </w:rPr>
          </w:rPrChange>
        </w:rPr>
      </w:pPr>
      <w:r w:rsidRPr="00463A4D">
        <w:rPr>
          <w:rFonts w:cs="Times New Roman"/>
          <w:noProof/>
          <w:szCs w:val="24"/>
          <w:lang w:val="de-DE"/>
          <w:rPrChange w:id="745" w:author="Julian Christensen" w:date="2024-07-04T08:59:00Z">
            <w:rPr>
              <w:rFonts w:cs="Times New Roman"/>
              <w:noProof/>
              <w:szCs w:val="24"/>
            </w:rPr>
          </w:rPrChange>
        </w:rPr>
        <w:t xml:space="preserve">Olofsson, H., Brolund, A., Hellberg, C., Silverstein, R., Stenström, K., Österberg, M., &amp; Dagerhamn, J. (2017). </w:t>
      </w:r>
      <w:r w:rsidRPr="00463A4D">
        <w:rPr>
          <w:rFonts w:cs="Times New Roman"/>
          <w:noProof/>
          <w:szCs w:val="24"/>
          <w:lang w:val="en-US"/>
          <w:rPrChange w:id="746" w:author="Julian Christensen" w:date="2024-07-04T08:59:00Z">
            <w:rPr>
              <w:rFonts w:cs="Times New Roman"/>
              <w:noProof/>
              <w:szCs w:val="24"/>
            </w:rPr>
          </w:rPrChange>
        </w:rPr>
        <w:t xml:space="preserve">Can abstract screening workload be reduced using text mining? User experiences of the tool Rayyan. </w:t>
      </w:r>
      <w:r w:rsidRPr="00463A4D">
        <w:rPr>
          <w:rFonts w:cs="Times New Roman"/>
          <w:i/>
          <w:iCs/>
          <w:noProof/>
          <w:szCs w:val="24"/>
          <w:lang w:val="en-US"/>
          <w:rPrChange w:id="747" w:author="Julian Christensen" w:date="2024-07-04T08:59:00Z">
            <w:rPr>
              <w:rFonts w:cs="Times New Roman"/>
              <w:i/>
              <w:iCs/>
              <w:noProof/>
              <w:szCs w:val="24"/>
            </w:rPr>
          </w:rPrChange>
        </w:rPr>
        <w:t>Research Synthesis Methods</w:t>
      </w:r>
      <w:r w:rsidRPr="00463A4D">
        <w:rPr>
          <w:rFonts w:cs="Times New Roman"/>
          <w:noProof/>
          <w:szCs w:val="24"/>
          <w:lang w:val="en-US"/>
          <w:rPrChange w:id="748" w:author="Julian Christensen" w:date="2024-07-04T08:59:00Z">
            <w:rPr>
              <w:rFonts w:cs="Times New Roman"/>
              <w:noProof/>
              <w:szCs w:val="24"/>
            </w:rPr>
          </w:rPrChange>
        </w:rPr>
        <w:t xml:space="preserve">, </w:t>
      </w:r>
      <w:r w:rsidRPr="00463A4D">
        <w:rPr>
          <w:rFonts w:cs="Times New Roman"/>
          <w:i/>
          <w:iCs/>
          <w:noProof/>
          <w:szCs w:val="24"/>
          <w:lang w:val="en-US"/>
          <w:rPrChange w:id="749" w:author="Julian Christensen" w:date="2024-07-04T08:59:00Z">
            <w:rPr>
              <w:rFonts w:cs="Times New Roman"/>
              <w:i/>
              <w:iCs/>
              <w:noProof/>
              <w:szCs w:val="24"/>
            </w:rPr>
          </w:rPrChange>
        </w:rPr>
        <w:t>8</w:t>
      </w:r>
      <w:r w:rsidRPr="00463A4D">
        <w:rPr>
          <w:rFonts w:cs="Times New Roman"/>
          <w:noProof/>
          <w:szCs w:val="24"/>
          <w:lang w:val="en-US"/>
          <w:rPrChange w:id="750" w:author="Julian Christensen" w:date="2024-07-04T08:59:00Z">
            <w:rPr>
              <w:rFonts w:cs="Times New Roman"/>
              <w:noProof/>
              <w:szCs w:val="24"/>
            </w:rPr>
          </w:rPrChange>
        </w:rPr>
        <w:t>(3), 275–280.</w:t>
      </w:r>
    </w:p>
    <w:p w14:paraId="7892C07B"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51" w:author="Julian Christensen" w:date="2024-07-04T08:59:00Z">
            <w:rPr>
              <w:rFonts w:cs="Times New Roman"/>
              <w:noProof/>
              <w:szCs w:val="24"/>
            </w:rPr>
          </w:rPrChange>
        </w:rPr>
      </w:pPr>
      <w:r w:rsidRPr="00463A4D">
        <w:rPr>
          <w:rFonts w:cs="Times New Roman"/>
          <w:noProof/>
          <w:szCs w:val="24"/>
          <w:lang w:val="en-US"/>
          <w:rPrChange w:id="752" w:author="Julian Christensen" w:date="2024-07-04T08:59:00Z">
            <w:rPr>
              <w:rFonts w:cs="Times New Roman"/>
              <w:noProof/>
              <w:szCs w:val="24"/>
            </w:rPr>
          </w:rPrChange>
        </w:rPr>
        <w:t xml:space="preserve">Olorisade, B. K., Brereton, P., &amp; Andras, P. (2017). Reproducibility of studies on text mining for citation screening in systematic reviews: Evaluation and checklist. </w:t>
      </w:r>
      <w:r w:rsidRPr="00463A4D">
        <w:rPr>
          <w:rFonts w:cs="Times New Roman"/>
          <w:i/>
          <w:iCs/>
          <w:noProof/>
          <w:szCs w:val="24"/>
          <w:lang w:val="en-US"/>
          <w:rPrChange w:id="753" w:author="Julian Christensen" w:date="2024-07-04T08:59:00Z">
            <w:rPr>
              <w:rFonts w:cs="Times New Roman"/>
              <w:i/>
              <w:iCs/>
              <w:noProof/>
              <w:szCs w:val="24"/>
            </w:rPr>
          </w:rPrChange>
        </w:rPr>
        <w:t>Journal of Biomedical Informatics</w:t>
      </w:r>
      <w:r w:rsidRPr="00463A4D">
        <w:rPr>
          <w:rFonts w:cs="Times New Roman"/>
          <w:noProof/>
          <w:szCs w:val="24"/>
          <w:lang w:val="en-US"/>
          <w:rPrChange w:id="754" w:author="Julian Christensen" w:date="2024-07-04T08:59:00Z">
            <w:rPr>
              <w:rFonts w:cs="Times New Roman"/>
              <w:noProof/>
              <w:szCs w:val="24"/>
            </w:rPr>
          </w:rPrChange>
        </w:rPr>
        <w:t xml:space="preserve">, </w:t>
      </w:r>
      <w:r w:rsidRPr="00463A4D">
        <w:rPr>
          <w:rFonts w:cs="Times New Roman"/>
          <w:i/>
          <w:iCs/>
          <w:noProof/>
          <w:szCs w:val="24"/>
          <w:lang w:val="en-US"/>
          <w:rPrChange w:id="755" w:author="Julian Christensen" w:date="2024-07-04T08:59:00Z">
            <w:rPr>
              <w:rFonts w:cs="Times New Roman"/>
              <w:i/>
              <w:iCs/>
              <w:noProof/>
              <w:szCs w:val="24"/>
            </w:rPr>
          </w:rPrChange>
        </w:rPr>
        <w:t>73</w:t>
      </w:r>
      <w:r w:rsidRPr="00463A4D">
        <w:rPr>
          <w:rFonts w:cs="Times New Roman"/>
          <w:noProof/>
          <w:szCs w:val="24"/>
          <w:lang w:val="en-US"/>
          <w:rPrChange w:id="756" w:author="Julian Christensen" w:date="2024-07-04T08:59:00Z">
            <w:rPr>
              <w:rFonts w:cs="Times New Roman"/>
              <w:noProof/>
              <w:szCs w:val="24"/>
            </w:rPr>
          </w:rPrChange>
        </w:rPr>
        <w:t>, 1–13. https://doi.org/https://doi.org/10.1016/j.jbi.2017.07.010</w:t>
      </w:r>
    </w:p>
    <w:p w14:paraId="30EF254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57" w:author="Julian Christensen" w:date="2024-07-04T08:59:00Z">
            <w:rPr>
              <w:rFonts w:cs="Times New Roman"/>
              <w:noProof/>
              <w:szCs w:val="24"/>
            </w:rPr>
          </w:rPrChange>
        </w:rPr>
      </w:pPr>
      <w:r w:rsidRPr="00463A4D">
        <w:rPr>
          <w:rFonts w:cs="Times New Roman"/>
          <w:noProof/>
          <w:szCs w:val="24"/>
          <w:lang w:val="en-US"/>
          <w:rPrChange w:id="758" w:author="Julian Christensen" w:date="2024-07-04T08:59:00Z">
            <w:rPr>
              <w:rFonts w:cs="Times New Roman"/>
              <w:noProof/>
              <w:szCs w:val="24"/>
            </w:rPr>
          </w:rPrChange>
        </w:rPr>
        <w:t xml:space="preserve">Olorisade, B. K., de Quincey, E., Brereton, P., &amp; Andras, P. (2016). A critical analysis of studies that address the use of text mining for citation screening in systematic reviews. </w:t>
      </w:r>
      <w:r w:rsidRPr="00463A4D">
        <w:rPr>
          <w:rFonts w:cs="Times New Roman"/>
          <w:i/>
          <w:iCs/>
          <w:noProof/>
          <w:szCs w:val="24"/>
          <w:lang w:val="en-US"/>
          <w:rPrChange w:id="759" w:author="Julian Christensen" w:date="2024-07-04T08:59:00Z">
            <w:rPr>
              <w:rFonts w:cs="Times New Roman"/>
              <w:i/>
              <w:iCs/>
              <w:noProof/>
              <w:szCs w:val="24"/>
            </w:rPr>
          </w:rPrChange>
        </w:rPr>
        <w:t>Proceedings of the 20th International Conference on Evaluation and Assessment in Software Engineering</w:t>
      </w:r>
      <w:r w:rsidRPr="00463A4D">
        <w:rPr>
          <w:rFonts w:cs="Times New Roman"/>
          <w:noProof/>
          <w:szCs w:val="24"/>
          <w:lang w:val="en-US"/>
          <w:rPrChange w:id="760" w:author="Julian Christensen" w:date="2024-07-04T08:59:00Z">
            <w:rPr>
              <w:rFonts w:cs="Times New Roman"/>
              <w:noProof/>
              <w:szCs w:val="24"/>
            </w:rPr>
          </w:rPrChange>
        </w:rPr>
        <w:t>, 1–11.</w:t>
      </w:r>
    </w:p>
    <w:p w14:paraId="61769CC3"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61" w:author="Julian Christensen" w:date="2024-07-04T08:59:00Z">
            <w:rPr>
              <w:rFonts w:cs="Times New Roman"/>
              <w:noProof/>
              <w:szCs w:val="24"/>
            </w:rPr>
          </w:rPrChange>
        </w:rPr>
      </w:pPr>
      <w:r w:rsidRPr="00463A4D">
        <w:rPr>
          <w:rFonts w:cs="Times New Roman"/>
          <w:noProof/>
          <w:szCs w:val="24"/>
          <w:lang w:val="en-US"/>
          <w:rPrChange w:id="762" w:author="Julian Christensen" w:date="2024-07-04T08:59:00Z">
            <w:rPr>
              <w:rFonts w:cs="Times New Roman"/>
              <w:noProof/>
              <w:szCs w:val="24"/>
            </w:rPr>
          </w:rPrChange>
        </w:rPr>
        <w:t xml:space="preserve">OpenAI. (2024). </w:t>
      </w:r>
      <w:r w:rsidRPr="00463A4D">
        <w:rPr>
          <w:rFonts w:cs="Times New Roman"/>
          <w:i/>
          <w:iCs/>
          <w:noProof/>
          <w:szCs w:val="24"/>
          <w:lang w:val="en-US"/>
          <w:rPrChange w:id="763" w:author="Julian Christensen" w:date="2024-07-04T08:59:00Z">
            <w:rPr>
              <w:rFonts w:cs="Times New Roman"/>
              <w:i/>
              <w:iCs/>
              <w:noProof/>
              <w:szCs w:val="24"/>
            </w:rPr>
          </w:rPrChange>
        </w:rPr>
        <w:t>Function calling</w:t>
      </w:r>
      <w:r w:rsidRPr="00463A4D">
        <w:rPr>
          <w:rFonts w:cs="Times New Roman"/>
          <w:noProof/>
          <w:szCs w:val="24"/>
          <w:lang w:val="en-US"/>
          <w:rPrChange w:id="764" w:author="Julian Christensen" w:date="2024-07-04T08:59:00Z">
            <w:rPr>
              <w:rFonts w:cs="Times New Roman"/>
              <w:noProof/>
              <w:szCs w:val="24"/>
            </w:rPr>
          </w:rPrChange>
        </w:rPr>
        <w:t>. https://platform.openai.com/docs/guides/function-calling</w:t>
      </w:r>
    </w:p>
    <w:p w14:paraId="1E68E1F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65" w:author="Julian Christensen" w:date="2024-07-04T08:59:00Z">
            <w:rPr>
              <w:rFonts w:cs="Times New Roman"/>
              <w:noProof/>
              <w:szCs w:val="24"/>
            </w:rPr>
          </w:rPrChange>
        </w:rPr>
      </w:pPr>
      <w:r w:rsidRPr="00463A4D">
        <w:rPr>
          <w:rFonts w:cs="Times New Roman"/>
          <w:noProof/>
          <w:szCs w:val="24"/>
          <w:lang w:val="en-US"/>
          <w:rPrChange w:id="766" w:author="Julian Christensen" w:date="2024-07-04T08:59:00Z">
            <w:rPr>
              <w:rFonts w:cs="Times New Roman"/>
              <w:noProof/>
              <w:szCs w:val="24"/>
            </w:rPr>
          </w:rPrChange>
        </w:rPr>
        <w:t xml:space="preserve">Pacheco, R. L., Riera, R., Santos, G. M., Sá, K. M. M., Bomfim, L. G. P., da Silva, G. R., de Oliveira, F. R., &amp; Martimbianco, A. L. C. (2023). Many systematic reviews with a single author are indexed in PubMed. </w:t>
      </w:r>
      <w:r w:rsidRPr="00463A4D">
        <w:rPr>
          <w:rFonts w:cs="Times New Roman"/>
          <w:i/>
          <w:iCs/>
          <w:noProof/>
          <w:szCs w:val="24"/>
          <w:lang w:val="en-US"/>
          <w:rPrChange w:id="767" w:author="Julian Christensen" w:date="2024-07-04T08:59:00Z">
            <w:rPr>
              <w:rFonts w:cs="Times New Roman"/>
              <w:i/>
              <w:iCs/>
              <w:noProof/>
              <w:szCs w:val="24"/>
            </w:rPr>
          </w:rPrChange>
        </w:rPr>
        <w:t>Journal of Clinical Epidemiology</w:t>
      </w:r>
      <w:r w:rsidRPr="00463A4D">
        <w:rPr>
          <w:rFonts w:cs="Times New Roman"/>
          <w:noProof/>
          <w:szCs w:val="24"/>
          <w:lang w:val="en-US"/>
          <w:rPrChange w:id="768" w:author="Julian Christensen" w:date="2024-07-04T08:59:00Z">
            <w:rPr>
              <w:rFonts w:cs="Times New Roman"/>
              <w:noProof/>
              <w:szCs w:val="24"/>
            </w:rPr>
          </w:rPrChange>
        </w:rPr>
        <w:t xml:space="preserve">, </w:t>
      </w:r>
      <w:r w:rsidRPr="00463A4D">
        <w:rPr>
          <w:rFonts w:cs="Times New Roman"/>
          <w:i/>
          <w:iCs/>
          <w:noProof/>
          <w:szCs w:val="24"/>
          <w:lang w:val="en-US"/>
          <w:rPrChange w:id="769" w:author="Julian Christensen" w:date="2024-07-04T08:59:00Z">
            <w:rPr>
              <w:rFonts w:cs="Times New Roman"/>
              <w:i/>
              <w:iCs/>
              <w:noProof/>
              <w:szCs w:val="24"/>
            </w:rPr>
          </w:rPrChange>
        </w:rPr>
        <w:t>156</w:t>
      </w:r>
      <w:r w:rsidRPr="00463A4D">
        <w:rPr>
          <w:rFonts w:cs="Times New Roman"/>
          <w:noProof/>
          <w:szCs w:val="24"/>
          <w:lang w:val="en-US"/>
          <w:rPrChange w:id="770" w:author="Julian Christensen" w:date="2024-07-04T08:59:00Z">
            <w:rPr>
              <w:rFonts w:cs="Times New Roman"/>
              <w:noProof/>
              <w:szCs w:val="24"/>
            </w:rPr>
          </w:rPrChange>
        </w:rPr>
        <w:t>, 124–126.</w:t>
      </w:r>
    </w:p>
    <w:p w14:paraId="38B1CDF9"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71" w:author="Julian Christensen" w:date="2024-07-04T08:59:00Z">
            <w:rPr>
              <w:rFonts w:cs="Times New Roman"/>
              <w:noProof/>
              <w:szCs w:val="24"/>
            </w:rPr>
          </w:rPrChange>
        </w:rPr>
      </w:pPr>
      <w:r w:rsidRPr="00463A4D">
        <w:rPr>
          <w:rFonts w:cs="Times New Roman"/>
          <w:noProof/>
          <w:szCs w:val="24"/>
          <w:lang w:val="en-US"/>
          <w:rPrChange w:id="772" w:author="Julian Christensen" w:date="2024-07-04T08:59:00Z">
            <w:rPr>
              <w:rFonts w:cs="Times New Roman"/>
              <w:noProof/>
              <w:szCs w:val="24"/>
            </w:rPr>
          </w:rPrChange>
        </w:rPr>
        <w:t xml:space="preserve">Perlman‐Arrow, S., Loo, N., Bobrovitz, N., Yan, T., &amp; Arora, R. K. (2023). A real‐world evaluation of the implementation of NLP technology in abstract screening of a systematic review. </w:t>
      </w:r>
      <w:r w:rsidRPr="00463A4D">
        <w:rPr>
          <w:rFonts w:cs="Times New Roman"/>
          <w:i/>
          <w:iCs/>
          <w:noProof/>
          <w:szCs w:val="24"/>
          <w:lang w:val="en-US"/>
          <w:rPrChange w:id="773" w:author="Julian Christensen" w:date="2024-07-04T08:59:00Z">
            <w:rPr>
              <w:rFonts w:cs="Times New Roman"/>
              <w:i/>
              <w:iCs/>
              <w:noProof/>
              <w:szCs w:val="24"/>
            </w:rPr>
          </w:rPrChange>
        </w:rPr>
        <w:t>Research Synthesis Methods</w:t>
      </w:r>
      <w:r w:rsidRPr="00463A4D">
        <w:rPr>
          <w:rFonts w:cs="Times New Roman"/>
          <w:noProof/>
          <w:szCs w:val="24"/>
          <w:lang w:val="en-US"/>
          <w:rPrChange w:id="774" w:author="Julian Christensen" w:date="2024-07-04T08:59:00Z">
            <w:rPr>
              <w:rFonts w:cs="Times New Roman"/>
              <w:noProof/>
              <w:szCs w:val="24"/>
            </w:rPr>
          </w:rPrChange>
        </w:rPr>
        <w:t xml:space="preserve">, </w:t>
      </w:r>
      <w:r w:rsidRPr="00463A4D">
        <w:rPr>
          <w:rFonts w:cs="Times New Roman"/>
          <w:i/>
          <w:iCs/>
          <w:noProof/>
          <w:szCs w:val="24"/>
          <w:lang w:val="en-US"/>
          <w:rPrChange w:id="775" w:author="Julian Christensen" w:date="2024-07-04T08:59:00Z">
            <w:rPr>
              <w:rFonts w:cs="Times New Roman"/>
              <w:i/>
              <w:iCs/>
              <w:noProof/>
              <w:szCs w:val="24"/>
            </w:rPr>
          </w:rPrChange>
        </w:rPr>
        <w:t>14</w:t>
      </w:r>
      <w:r w:rsidRPr="00463A4D">
        <w:rPr>
          <w:rFonts w:cs="Times New Roman"/>
          <w:noProof/>
          <w:szCs w:val="24"/>
          <w:lang w:val="en-US"/>
          <w:rPrChange w:id="776" w:author="Julian Christensen" w:date="2024-07-04T08:59:00Z">
            <w:rPr>
              <w:rFonts w:cs="Times New Roman"/>
              <w:noProof/>
              <w:szCs w:val="24"/>
            </w:rPr>
          </w:rPrChange>
        </w:rPr>
        <w:t>(4), 608–621.</w:t>
      </w:r>
    </w:p>
    <w:p w14:paraId="18378BFF"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77" w:author="Julian Christensen" w:date="2024-07-04T08:59:00Z">
            <w:rPr>
              <w:rFonts w:cs="Times New Roman"/>
              <w:noProof/>
              <w:szCs w:val="24"/>
            </w:rPr>
          </w:rPrChange>
        </w:rPr>
      </w:pPr>
      <w:r w:rsidRPr="00463A4D">
        <w:rPr>
          <w:rFonts w:cs="Times New Roman"/>
          <w:noProof/>
          <w:szCs w:val="24"/>
          <w:lang w:val="en-US"/>
          <w:rPrChange w:id="778" w:author="Julian Christensen" w:date="2024-07-04T08:59:00Z">
            <w:rPr>
              <w:rFonts w:cs="Times New Roman"/>
              <w:noProof/>
              <w:szCs w:val="24"/>
            </w:rPr>
          </w:rPrChange>
        </w:rPr>
        <w:t xml:space="preserve">Polanin, J. R., Pigott, T. D., Espelage, D. L., &amp; Grotpeter, J. K. (2019). Best practice guidelines for abstract screening large-evidence systematic reviews and meta-analyses. </w:t>
      </w:r>
      <w:r w:rsidRPr="00463A4D">
        <w:rPr>
          <w:rFonts w:cs="Times New Roman"/>
          <w:i/>
          <w:iCs/>
          <w:noProof/>
          <w:szCs w:val="24"/>
          <w:lang w:val="en-US"/>
          <w:rPrChange w:id="779" w:author="Julian Christensen" w:date="2024-07-04T08:59:00Z">
            <w:rPr>
              <w:rFonts w:cs="Times New Roman"/>
              <w:i/>
              <w:iCs/>
              <w:noProof/>
              <w:szCs w:val="24"/>
            </w:rPr>
          </w:rPrChange>
        </w:rPr>
        <w:t>Research Synthesis Methods</w:t>
      </w:r>
      <w:r w:rsidRPr="00463A4D">
        <w:rPr>
          <w:rFonts w:cs="Times New Roman"/>
          <w:noProof/>
          <w:szCs w:val="24"/>
          <w:lang w:val="en-US"/>
          <w:rPrChange w:id="780" w:author="Julian Christensen" w:date="2024-07-04T08:59:00Z">
            <w:rPr>
              <w:rFonts w:cs="Times New Roman"/>
              <w:noProof/>
              <w:szCs w:val="24"/>
            </w:rPr>
          </w:rPrChange>
        </w:rPr>
        <w:t xml:space="preserve">, </w:t>
      </w:r>
      <w:r w:rsidRPr="00463A4D">
        <w:rPr>
          <w:rFonts w:cs="Times New Roman"/>
          <w:i/>
          <w:iCs/>
          <w:noProof/>
          <w:szCs w:val="24"/>
          <w:lang w:val="en-US"/>
          <w:rPrChange w:id="781" w:author="Julian Christensen" w:date="2024-07-04T08:59:00Z">
            <w:rPr>
              <w:rFonts w:cs="Times New Roman"/>
              <w:i/>
              <w:iCs/>
              <w:noProof/>
              <w:szCs w:val="24"/>
            </w:rPr>
          </w:rPrChange>
        </w:rPr>
        <w:t>10</w:t>
      </w:r>
      <w:r w:rsidRPr="00463A4D">
        <w:rPr>
          <w:rFonts w:cs="Times New Roman"/>
          <w:noProof/>
          <w:szCs w:val="24"/>
          <w:lang w:val="en-US"/>
          <w:rPrChange w:id="782" w:author="Julian Christensen" w:date="2024-07-04T08:59:00Z">
            <w:rPr>
              <w:rFonts w:cs="Times New Roman"/>
              <w:noProof/>
              <w:szCs w:val="24"/>
            </w:rPr>
          </w:rPrChange>
        </w:rPr>
        <w:t>(3), 330–342. https://doi.org/https://doi.org/10.1002/jrsm.1354</w:t>
      </w:r>
    </w:p>
    <w:p w14:paraId="2602748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83" w:author="Julian Christensen" w:date="2024-07-04T08:59:00Z">
            <w:rPr>
              <w:rFonts w:cs="Times New Roman"/>
              <w:noProof/>
              <w:szCs w:val="24"/>
            </w:rPr>
          </w:rPrChange>
        </w:rPr>
      </w:pPr>
      <w:r w:rsidRPr="00463A4D">
        <w:rPr>
          <w:rFonts w:cs="Times New Roman"/>
          <w:noProof/>
          <w:szCs w:val="24"/>
          <w:lang w:val="en-US"/>
          <w:rPrChange w:id="784" w:author="Julian Christensen" w:date="2024-07-04T08:59:00Z">
            <w:rPr>
              <w:rFonts w:cs="Times New Roman"/>
              <w:noProof/>
              <w:szCs w:val="24"/>
            </w:rPr>
          </w:rPrChange>
        </w:rPr>
        <w:t xml:space="preserve">Pustejovsky, J. E. (2020). </w:t>
      </w:r>
      <w:r w:rsidRPr="00463A4D">
        <w:rPr>
          <w:rFonts w:cs="Times New Roman"/>
          <w:i/>
          <w:iCs/>
          <w:noProof/>
          <w:szCs w:val="24"/>
          <w:lang w:val="en-US"/>
          <w:rPrChange w:id="785" w:author="Julian Christensen" w:date="2024-07-04T08:59:00Z">
            <w:rPr>
              <w:rFonts w:cs="Times New Roman"/>
              <w:i/>
              <w:iCs/>
              <w:noProof/>
              <w:szCs w:val="24"/>
            </w:rPr>
          </w:rPrChange>
        </w:rPr>
        <w:t>clubSandwich: Cluster-robust (sandwich) variance estimators with small-sample corrections</w:t>
      </w:r>
      <w:r w:rsidRPr="00463A4D">
        <w:rPr>
          <w:rFonts w:cs="Times New Roman"/>
          <w:noProof/>
          <w:szCs w:val="24"/>
          <w:lang w:val="en-US"/>
          <w:rPrChange w:id="786" w:author="Julian Christensen" w:date="2024-07-04T08:59:00Z">
            <w:rPr>
              <w:rFonts w:cs="Times New Roman"/>
              <w:noProof/>
              <w:szCs w:val="24"/>
            </w:rPr>
          </w:rPrChange>
        </w:rPr>
        <w:t xml:space="preserve"> (0.5.5). cran.r-project.org. https://cran.r-project.org/web/packages/clubSandwich/index.html</w:t>
      </w:r>
    </w:p>
    <w:p w14:paraId="473C3B8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87" w:author="Julian Christensen" w:date="2024-07-04T08:59:00Z">
            <w:rPr>
              <w:rFonts w:cs="Times New Roman"/>
              <w:noProof/>
              <w:szCs w:val="24"/>
            </w:rPr>
          </w:rPrChange>
        </w:rPr>
      </w:pPr>
      <w:r w:rsidRPr="00463A4D">
        <w:rPr>
          <w:rFonts w:cs="Times New Roman"/>
          <w:noProof/>
          <w:szCs w:val="24"/>
          <w:lang w:val="en-US"/>
          <w:rPrChange w:id="788" w:author="Julian Christensen" w:date="2024-07-04T08:59:00Z">
            <w:rPr>
              <w:rFonts w:cs="Times New Roman"/>
              <w:noProof/>
              <w:szCs w:val="24"/>
            </w:rPr>
          </w:rPrChange>
        </w:rPr>
        <w:t xml:space="preserve">Pustejovsky, J. E., &amp; Tipton, E. (2021). Meta-analysis with robust variance estimation: Expanding </w:t>
      </w:r>
      <w:r w:rsidRPr="00463A4D">
        <w:rPr>
          <w:rFonts w:cs="Times New Roman"/>
          <w:noProof/>
          <w:szCs w:val="24"/>
          <w:lang w:val="en-US"/>
          <w:rPrChange w:id="789" w:author="Julian Christensen" w:date="2024-07-04T08:59:00Z">
            <w:rPr>
              <w:rFonts w:cs="Times New Roman"/>
              <w:noProof/>
              <w:szCs w:val="24"/>
            </w:rPr>
          </w:rPrChange>
        </w:rPr>
        <w:lastRenderedPageBreak/>
        <w:t xml:space="preserve">the range of working models. </w:t>
      </w:r>
      <w:r w:rsidRPr="00463A4D">
        <w:rPr>
          <w:rFonts w:cs="Times New Roman"/>
          <w:i/>
          <w:iCs/>
          <w:noProof/>
          <w:szCs w:val="24"/>
          <w:lang w:val="en-US"/>
          <w:rPrChange w:id="790" w:author="Julian Christensen" w:date="2024-07-04T08:59:00Z">
            <w:rPr>
              <w:rFonts w:cs="Times New Roman"/>
              <w:i/>
              <w:iCs/>
              <w:noProof/>
              <w:szCs w:val="24"/>
            </w:rPr>
          </w:rPrChange>
        </w:rPr>
        <w:t>Prevention Science</w:t>
      </w:r>
      <w:r w:rsidRPr="00463A4D">
        <w:rPr>
          <w:rFonts w:cs="Times New Roman"/>
          <w:noProof/>
          <w:szCs w:val="24"/>
          <w:lang w:val="en-US"/>
          <w:rPrChange w:id="791" w:author="Julian Christensen" w:date="2024-07-04T08:59:00Z">
            <w:rPr>
              <w:rFonts w:cs="Times New Roman"/>
              <w:noProof/>
              <w:szCs w:val="24"/>
            </w:rPr>
          </w:rPrChange>
        </w:rPr>
        <w:t xml:space="preserve">, </w:t>
      </w:r>
      <w:r w:rsidRPr="00463A4D">
        <w:rPr>
          <w:rFonts w:cs="Times New Roman"/>
          <w:i/>
          <w:iCs/>
          <w:noProof/>
          <w:szCs w:val="24"/>
          <w:lang w:val="en-US"/>
          <w:rPrChange w:id="792" w:author="Julian Christensen" w:date="2024-07-04T08:59:00Z">
            <w:rPr>
              <w:rFonts w:cs="Times New Roman"/>
              <w:i/>
              <w:iCs/>
              <w:noProof/>
              <w:szCs w:val="24"/>
            </w:rPr>
          </w:rPrChange>
        </w:rPr>
        <w:t>23</w:t>
      </w:r>
      <w:r w:rsidRPr="00463A4D">
        <w:rPr>
          <w:rFonts w:cs="Times New Roman"/>
          <w:noProof/>
          <w:szCs w:val="24"/>
          <w:lang w:val="en-US"/>
          <w:rPrChange w:id="793" w:author="Julian Christensen" w:date="2024-07-04T08:59:00Z">
            <w:rPr>
              <w:rFonts w:cs="Times New Roman"/>
              <w:noProof/>
              <w:szCs w:val="24"/>
            </w:rPr>
          </w:rPrChange>
        </w:rPr>
        <w:t>(1), 425–438. https://doi.org/10.1007/s11121-021-01246-3</w:t>
      </w:r>
    </w:p>
    <w:p w14:paraId="6CC55D0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94" w:author="Julian Christensen" w:date="2024-07-04T08:59:00Z">
            <w:rPr>
              <w:rFonts w:cs="Times New Roman"/>
              <w:noProof/>
              <w:szCs w:val="24"/>
            </w:rPr>
          </w:rPrChange>
        </w:rPr>
      </w:pPr>
      <w:r w:rsidRPr="00463A4D">
        <w:rPr>
          <w:rFonts w:cs="Times New Roman"/>
          <w:noProof/>
          <w:szCs w:val="24"/>
          <w:lang w:val="en-US"/>
          <w:rPrChange w:id="795" w:author="Julian Christensen" w:date="2024-07-04T08:59:00Z">
            <w:rPr>
              <w:rFonts w:cs="Times New Roman"/>
              <w:noProof/>
              <w:szCs w:val="24"/>
            </w:rPr>
          </w:rPrChange>
        </w:rPr>
        <w:t xml:space="preserve">R Core Team. (2022). </w:t>
      </w:r>
      <w:r w:rsidRPr="00463A4D">
        <w:rPr>
          <w:rFonts w:cs="Times New Roman"/>
          <w:i/>
          <w:iCs/>
          <w:noProof/>
          <w:szCs w:val="24"/>
          <w:lang w:val="en-US"/>
          <w:rPrChange w:id="796" w:author="Julian Christensen" w:date="2024-07-04T08:59:00Z">
            <w:rPr>
              <w:rFonts w:cs="Times New Roman"/>
              <w:i/>
              <w:iCs/>
              <w:noProof/>
              <w:szCs w:val="24"/>
            </w:rPr>
          </w:rPrChange>
        </w:rPr>
        <w:t>R: A language and environment for statistical computing</w:t>
      </w:r>
      <w:r w:rsidRPr="00463A4D">
        <w:rPr>
          <w:rFonts w:cs="Times New Roman"/>
          <w:noProof/>
          <w:szCs w:val="24"/>
          <w:lang w:val="en-US"/>
          <w:rPrChange w:id="797" w:author="Julian Christensen" w:date="2024-07-04T08:59:00Z">
            <w:rPr>
              <w:rFonts w:cs="Times New Roman"/>
              <w:noProof/>
              <w:szCs w:val="24"/>
            </w:rPr>
          </w:rPrChange>
        </w:rPr>
        <w:t>. R Foundation for Statistical Computing, Vienna, Austria. https://www.r-project.org/</w:t>
      </w:r>
    </w:p>
    <w:p w14:paraId="6A8E8FFC"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798" w:author="Julian Christensen" w:date="2024-07-04T08:59:00Z">
            <w:rPr>
              <w:rFonts w:cs="Times New Roman"/>
              <w:noProof/>
              <w:szCs w:val="24"/>
            </w:rPr>
          </w:rPrChange>
        </w:rPr>
      </w:pPr>
      <w:r w:rsidRPr="00463A4D">
        <w:rPr>
          <w:rFonts w:cs="Times New Roman"/>
          <w:noProof/>
          <w:szCs w:val="24"/>
          <w:lang w:val="de-DE"/>
          <w:rPrChange w:id="799" w:author="Julian Christensen" w:date="2024-07-04T08:59:00Z">
            <w:rPr>
              <w:rFonts w:cs="Times New Roman"/>
              <w:noProof/>
              <w:szCs w:val="24"/>
            </w:rPr>
          </w:rPrChange>
        </w:rPr>
        <w:t xml:space="preserve">Rathbone, J., Hoffmann, T., &amp; Glasziou, P. (2015). </w:t>
      </w:r>
      <w:r w:rsidRPr="00463A4D">
        <w:rPr>
          <w:rFonts w:cs="Times New Roman"/>
          <w:noProof/>
          <w:szCs w:val="24"/>
          <w:lang w:val="en-US"/>
          <w:rPrChange w:id="800" w:author="Julian Christensen" w:date="2024-07-04T08:59:00Z">
            <w:rPr>
              <w:rFonts w:cs="Times New Roman"/>
              <w:noProof/>
              <w:szCs w:val="24"/>
            </w:rPr>
          </w:rPrChange>
        </w:rPr>
        <w:t xml:space="preserve">Faster title and abstract screening? Evaluating Abstrackr, a semi-automated online screening program for systematic reviewers. </w:t>
      </w:r>
      <w:r w:rsidRPr="00463A4D">
        <w:rPr>
          <w:rFonts w:cs="Times New Roman"/>
          <w:i/>
          <w:iCs/>
          <w:noProof/>
          <w:szCs w:val="24"/>
          <w:lang w:val="en-US"/>
          <w:rPrChange w:id="801" w:author="Julian Christensen" w:date="2024-07-04T08:59:00Z">
            <w:rPr>
              <w:rFonts w:cs="Times New Roman"/>
              <w:i/>
              <w:iCs/>
              <w:noProof/>
              <w:szCs w:val="24"/>
            </w:rPr>
          </w:rPrChange>
        </w:rPr>
        <w:t>Systematic Reviews</w:t>
      </w:r>
      <w:r w:rsidRPr="00463A4D">
        <w:rPr>
          <w:rFonts w:cs="Times New Roman"/>
          <w:noProof/>
          <w:szCs w:val="24"/>
          <w:lang w:val="en-US"/>
          <w:rPrChange w:id="802" w:author="Julian Christensen" w:date="2024-07-04T08:59:00Z">
            <w:rPr>
              <w:rFonts w:cs="Times New Roman"/>
              <w:noProof/>
              <w:szCs w:val="24"/>
            </w:rPr>
          </w:rPrChange>
        </w:rPr>
        <w:t xml:space="preserve">, </w:t>
      </w:r>
      <w:r w:rsidRPr="00463A4D">
        <w:rPr>
          <w:rFonts w:cs="Times New Roman"/>
          <w:i/>
          <w:iCs/>
          <w:noProof/>
          <w:szCs w:val="24"/>
          <w:lang w:val="en-US"/>
          <w:rPrChange w:id="803" w:author="Julian Christensen" w:date="2024-07-04T08:59:00Z">
            <w:rPr>
              <w:rFonts w:cs="Times New Roman"/>
              <w:i/>
              <w:iCs/>
              <w:noProof/>
              <w:szCs w:val="24"/>
            </w:rPr>
          </w:rPrChange>
        </w:rPr>
        <w:t>4</w:t>
      </w:r>
      <w:r w:rsidRPr="00463A4D">
        <w:rPr>
          <w:rFonts w:cs="Times New Roman"/>
          <w:noProof/>
          <w:szCs w:val="24"/>
          <w:lang w:val="en-US"/>
          <w:rPrChange w:id="804" w:author="Julian Christensen" w:date="2024-07-04T08:59:00Z">
            <w:rPr>
              <w:rFonts w:cs="Times New Roman"/>
              <w:noProof/>
              <w:szCs w:val="24"/>
            </w:rPr>
          </w:rPrChange>
        </w:rPr>
        <w:t>(1), 1–7.</w:t>
      </w:r>
    </w:p>
    <w:p w14:paraId="7A36AA7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05" w:author="Julian Christensen" w:date="2024-07-04T08:59:00Z">
            <w:rPr>
              <w:rFonts w:cs="Times New Roman"/>
              <w:noProof/>
              <w:szCs w:val="24"/>
            </w:rPr>
          </w:rPrChange>
        </w:rPr>
      </w:pPr>
      <w:r w:rsidRPr="00463A4D">
        <w:rPr>
          <w:rFonts w:cs="Times New Roman"/>
          <w:noProof/>
          <w:szCs w:val="24"/>
          <w:lang w:val="en-US"/>
          <w:rPrChange w:id="806" w:author="Julian Christensen" w:date="2024-07-04T08:59:00Z">
            <w:rPr>
              <w:rFonts w:cs="Times New Roman"/>
              <w:noProof/>
              <w:szCs w:val="24"/>
            </w:rPr>
          </w:rPrChange>
        </w:rPr>
        <w:t xml:space="preserve">Rothstein, H. R., Sutton, A. J., &amp; Borenstein, M. (2005). Publication bias in meta-analysis. In H. R. Rothstein, A. J. Sutton, &amp; M. Borenstein (Eds.), </w:t>
      </w:r>
      <w:r w:rsidRPr="00463A4D">
        <w:rPr>
          <w:rFonts w:cs="Times New Roman"/>
          <w:i/>
          <w:iCs/>
          <w:noProof/>
          <w:szCs w:val="24"/>
          <w:lang w:val="en-US"/>
          <w:rPrChange w:id="807" w:author="Julian Christensen" w:date="2024-07-04T08:59:00Z">
            <w:rPr>
              <w:rFonts w:cs="Times New Roman"/>
              <w:i/>
              <w:iCs/>
              <w:noProof/>
              <w:szCs w:val="24"/>
            </w:rPr>
          </w:rPrChange>
        </w:rPr>
        <w:t>Publication bias in meta-analysis: Prevention, assessment and adjustments</w:t>
      </w:r>
      <w:r w:rsidRPr="00463A4D">
        <w:rPr>
          <w:rFonts w:cs="Times New Roman"/>
          <w:noProof/>
          <w:szCs w:val="24"/>
          <w:lang w:val="en-US"/>
          <w:rPrChange w:id="808" w:author="Julian Christensen" w:date="2024-07-04T08:59:00Z">
            <w:rPr>
              <w:rFonts w:cs="Times New Roman"/>
              <w:noProof/>
              <w:szCs w:val="24"/>
            </w:rPr>
          </w:rPrChange>
        </w:rPr>
        <w:t>. Wiley Online Library.</w:t>
      </w:r>
    </w:p>
    <w:p w14:paraId="1E364AA2"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09" w:author="Julian Christensen" w:date="2024-07-04T08:59:00Z">
            <w:rPr>
              <w:rFonts w:cs="Times New Roman"/>
              <w:noProof/>
              <w:szCs w:val="24"/>
            </w:rPr>
          </w:rPrChange>
        </w:rPr>
      </w:pPr>
      <w:r w:rsidRPr="00463A4D">
        <w:rPr>
          <w:rFonts w:cs="Times New Roman"/>
          <w:noProof/>
          <w:szCs w:val="24"/>
          <w:lang w:val="en-US"/>
          <w:rPrChange w:id="810" w:author="Julian Christensen" w:date="2024-07-04T08:59:00Z">
            <w:rPr>
              <w:rFonts w:cs="Times New Roman"/>
              <w:noProof/>
              <w:szCs w:val="24"/>
            </w:rPr>
          </w:rPrChange>
        </w:rPr>
        <w:t xml:space="preserve">Röver, C., &amp; Friede, T. (2022). Double arcsine transform not appropriate for meta-analysis. </w:t>
      </w:r>
      <w:r w:rsidRPr="00463A4D">
        <w:rPr>
          <w:rFonts w:cs="Times New Roman"/>
          <w:i/>
          <w:iCs/>
          <w:noProof/>
          <w:szCs w:val="24"/>
          <w:lang w:val="en-US"/>
          <w:rPrChange w:id="811" w:author="Julian Christensen" w:date="2024-07-04T08:59:00Z">
            <w:rPr>
              <w:rFonts w:cs="Times New Roman"/>
              <w:i/>
              <w:iCs/>
              <w:noProof/>
              <w:szCs w:val="24"/>
            </w:rPr>
          </w:rPrChange>
        </w:rPr>
        <w:t>Research Synthesis Methods</w:t>
      </w:r>
      <w:r w:rsidRPr="00463A4D">
        <w:rPr>
          <w:rFonts w:cs="Times New Roman"/>
          <w:noProof/>
          <w:szCs w:val="24"/>
          <w:lang w:val="en-US"/>
          <w:rPrChange w:id="812" w:author="Julian Christensen" w:date="2024-07-04T08:59:00Z">
            <w:rPr>
              <w:rFonts w:cs="Times New Roman"/>
              <w:noProof/>
              <w:szCs w:val="24"/>
            </w:rPr>
          </w:rPrChange>
        </w:rPr>
        <w:t xml:space="preserve">, </w:t>
      </w:r>
      <w:r w:rsidRPr="00463A4D">
        <w:rPr>
          <w:rFonts w:cs="Times New Roman"/>
          <w:i/>
          <w:iCs/>
          <w:noProof/>
          <w:szCs w:val="24"/>
          <w:lang w:val="en-US"/>
          <w:rPrChange w:id="813" w:author="Julian Christensen" w:date="2024-07-04T08:59:00Z">
            <w:rPr>
              <w:rFonts w:cs="Times New Roman"/>
              <w:i/>
              <w:iCs/>
              <w:noProof/>
              <w:szCs w:val="24"/>
            </w:rPr>
          </w:rPrChange>
        </w:rPr>
        <w:t>13</w:t>
      </w:r>
      <w:r w:rsidRPr="00463A4D">
        <w:rPr>
          <w:rFonts w:cs="Times New Roman"/>
          <w:noProof/>
          <w:szCs w:val="24"/>
          <w:lang w:val="en-US"/>
          <w:rPrChange w:id="814" w:author="Julian Christensen" w:date="2024-07-04T08:59:00Z">
            <w:rPr>
              <w:rFonts w:cs="Times New Roman"/>
              <w:noProof/>
              <w:szCs w:val="24"/>
            </w:rPr>
          </w:rPrChange>
        </w:rPr>
        <w:t>(5), 645–648. https://doi.org/https://doi.org/10.1002/jrsm.1591</w:t>
      </w:r>
    </w:p>
    <w:p w14:paraId="23D9F3B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15" w:author="Julian Christensen" w:date="2024-07-04T08:59:00Z">
            <w:rPr>
              <w:rFonts w:cs="Times New Roman"/>
              <w:noProof/>
              <w:szCs w:val="24"/>
            </w:rPr>
          </w:rPrChange>
        </w:rPr>
      </w:pPr>
      <w:r w:rsidRPr="00463A4D">
        <w:rPr>
          <w:rFonts w:cs="Times New Roman"/>
          <w:noProof/>
          <w:szCs w:val="24"/>
          <w:lang w:val="en-US"/>
          <w:rPrChange w:id="816" w:author="Julian Christensen" w:date="2024-07-04T08:59:00Z">
            <w:rPr>
              <w:rFonts w:cs="Times New Roman"/>
              <w:noProof/>
              <w:szCs w:val="24"/>
            </w:rPr>
          </w:rPrChange>
        </w:rPr>
        <w:t xml:space="preserve">RStudio Team. (2015). </w:t>
      </w:r>
      <w:r w:rsidRPr="00463A4D">
        <w:rPr>
          <w:rFonts w:cs="Times New Roman"/>
          <w:i/>
          <w:iCs/>
          <w:noProof/>
          <w:szCs w:val="24"/>
          <w:lang w:val="en-US"/>
          <w:rPrChange w:id="817" w:author="Julian Christensen" w:date="2024-07-04T08:59:00Z">
            <w:rPr>
              <w:rFonts w:cs="Times New Roman"/>
              <w:i/>
              <w:iCs/>
              <w:noProof/>
              <w:szCs w:val="24"/>
            </w:rPr>
          </w:rPrChange>
        </w:rPr>
        <w:t>RStudio: Integrated development for R</w:t>
      </w:r>
      <w:r w:rsidRPr="00463A4D">
        <w:rPr>
          <w:rFonts w:cs="Times New Roman"/>
          <w:noProof/>
          <w:szCs w:val="24"/>
          <w:lang w:val="en-US"/>
          <w:rPrChange w:id="818" w:author="Julian Christensen" w:date="2024-07-04T08:59:00Z">
            <w:rPr>
              <w:rFonts w:cs="Times New Roman"/>
              <w:noProof/>
              <w:szCs w:val="24"/>
            </w:rPr>
          </w:rPrChange>
        </w:rPr>
        <w:t>. RStudio, Inc., Boston, MA. https://www.rstudio.com/</w:t>
      </w:r>
    </w:p>
    <w:p w14:paraId="7B672BD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19" w:author="Julian Christensen" w:date="2024-07-04T08:59:00Z">
            <w:rPr>
              <w:rFonts w:cs="Times New Roman"/>
              <w:noProof/>
              <w:szCs w:val="24"/>
            </w:rPr>
          </w:rPrChange>
        </w:rPr>
      </w:pPr>
      <w:r w:rsidRPr="00463A4D">
        <w:rPr>
          <w:rFonts w:cs="Times New Roman"/>
          <w:noProof/>
          <w:szCs w:val="24"/>
          <w:lang w:val="de-DE"/>
          <w:rPrChange w:id="820" w:author="Julian Christensen" w:date="2024-07-04T08:59:00Z">
            <w:rPr>
              <w:rFonts w:cs="Times New Roman"/>
              <w:noProof/>
              <w:szCs w:val="24"/>
            </w:rPr>
          </w:rPrChange>
        </w:rPr>
        <w:t xml:space="preserve">Schwarzer, G., Chemaitelly, H., Abu-Raddad, L. J., &amp; Rücker, G. (2019). </w:t>
      </w:r>
      <w:r w:rsidRPr="00463A4D">
        <w:rPr>
          <w:rFonts w:cs="Times New Roman"/>
          <w:noProof/>
          <w:szCs w:val="24"/>
          <w:lang w:val="en-US"/>
          <w:rPrChange w:id="821" w:author="Julian Christensen" w:date="2024-07-04T08:59:00Z">
            <w:rPr>
              <w:rFonts w:cs="Times New Roman"/>
              <w:noProof/>
              <w:szCs w:val="24"/>
            </w:rPr>
          </w:rPrChange>
        </w:rPr>
        <w:t xml:space="preserve">Seriously misleading results using inverse of Freeman-Tukey double arcsine transformation in meta-analysis of single proportions. </w:t>
      </w:r>
      <w:r w:rsidRPr="00463A4D">
        <w:rPr>
          <w:rFonts w:cs="Times New Roman"/>
          <w:i/>
          <w:iCs/>
          <w:noProof/>
          <w:szCs w:val="24"/>
          <w:lang w:val="en-US"/>
          <w:rPrChange w:id="822" w:author="Julian Christensen" w:date="2024-07-04T08:59:00Z">
            <w:rPr>
              <w:rFonts w:cs="Times New Roman"/>
              <w:i/>
              <w:iCs/>
              <w:noProof/>
              <w:szCs w:val="24"/>
            </w:rPr>
          </w:rPrChange>
        </w:rPr>
        <w:t>Research Synthesis Methods</w:t>
      </w:r>
      <w:r w:rsidRPr="00463A4D">
        <w:rPr>
          <w:rFonts w:cs="Times New Roman"/>
          <w:noProof/>
          <w:szCs w:val="24"/>
          <w:lang w:val="en-US"/>
          <w:rPrChange w:id="823" w:author="Julian Christensen" w:date="2024-07-04T08:59:00Z">
            <w:rPr>
              <w:rFonts w:cs="Times New Roman"/>
              <w:noProof/>
              <w:szCs w:val="24"/>
            </w:rPr>
          </w:rPrChange>
        </w:rPr>
        <w:t xml:space="preserve">, </w:t>
      </w:r>
      <w:r w:rsidRPr="00463A4D">
        <w:rPr>
          <w:rFonts w:cs="Times New Roman"/>
          <w:i/>
          <w:iCs/>
          <w:noProof/>
          <w:szCs w:val="24"/>
          <w:lang w:val="en-US"/>
          <w:rPrChange w:id="824" w:author="Julian Christensen" w:date="2024-07-04T08:59:00Z">
            <w:rPr>
              <w:rFonts w:cs="Times New Roman"/>
              <w:i/>
              <w:iCs/>
              <w:noProof/>
              <w:szCs w:val="24"/>
            </w:rPr>
          </w:rPrChange>
        </w:rPr>
        <w:t>10</w:t>
      </w:r>
      <w:r w:rsidRPr="00463A4D">
        <w:rPr>
          <w:rFonts w:cs="Times New Roman"/>
          <w:noProof/>
          <w:szCs w:val="24"/>
          <w:lang w:val="en-US"/>
          <w:rPrChange w:id="825" w:author="Julian Christensen" w:date="2024-07-04T08:59:00Z">
            <w:rPr>
              <w:rFonts w:cs="Times New Roman"/>
              <w:noProof/>
              <w:szCs w:val="24"/>
            </w:rPr>
          </w:rPrChange>
        </w:rPr>
        <w:t>(3), 476–483. https://doi.org/https://doi.org/10.1002/jrsm.1348</w:t>
      </w:r>
    </w:p>
    <w:p w14:paraId="40099CB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26" w:author="Julian Christensen" w:date="2024-07-04T08:59:00Z">
            <w:rPr>
              <w:rFonts w:cs="Times New Roman"/>
              <w:noProof/>
              <w:szCs w:val="24"/>
            </w:rPr>
          </w:rPrChange>
        </w:rPr>
      </w:pPr>
      <w:r w:rsidRPr="00463A4D">
        <w:rPr>
          <w:rFonts w:cs="Times New Roman"/>
          <w:noProof/>
          <w:szCs w:val="24"/>
          <w:lang w:val="en-US"/>
          <w:rPrChange w:id="827" w:author="Julian Christensen" w:date="2024-07-04T08:59:00Z">
            <w:rPr>
              <w:rFonts w:cs="Times New Roman"/>
              <w:noProof/>
              <w:szCs w:val="24"/>
            </w:rPr>
          </w:rPrChange>
        </w:rPr>
        <w:t xml:space="preserve">Shadish, W. R., Cook, T. D., &amp; Campbell, D. T. (2002). </w:t>
      </w:r>
      <w:r w:rsidRPr="00463A4D">
        <w:rPr>
          <w:rFonts w:cs="Times New Roman"/>
          <w:i/>
          <w:iCs/>
          <w:noProof/>
          <w:szCs w:val="24"/>
          <w:lang w:val="en-US"/>
          <w:rPrChange w:id="828" w:author="Julian Christensen" w:date="2024-07-04T08:59:00Z">
            <w:rPr>
              <w:rFonts w:cs="Times New Roman"/>
              <w:i/>
              <w:iCs/>
              <w:noProof/>
              <w:szCs w:val="24"/>
            </w:rPr>
          </w:rPrChange>
        </w:rPr>
        <w:t>Experimental and Quasi-Experimental Designs for Generalized Causal Inference</w:t>
      </w:r>
      <w:r w:rsidRPr="00463A4D">
        <w:rPr>
          <w:rFonts w:cs="Times New Roman"/>
          <w:noProof/>
          <w:szCs w:val="24"/>
          <w:lang w:val="en-US"/>
          <w:rPrChange w:id="829" w:author="Julian Christensen" w:date="2024-07-04T08:59:00Z">
            <w:rPr>
              <w:rFonts w:cs="Times New Roman"/>
              <w:noProof/>
              <w:szCs w:val="24"/>
            </w:rPr>
          </w:rPrChange>
        </w:rPr>
        <w:t xml:space="preserve"> (2nd ed.). Cengage Learning, Inc.</w:t>
      </w:r>
    </w:p>
    <w:p w14:paraId="4BCDE894"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30" w:author="Julian Christensen" w:date="2024-07-04T08:59:00Z">
            <w:rPr>
              <w:rFonts w:cs="Times New Roman"/>
              <w:noProof/>
              <w:szCs w:val="24"/>
            </w:rPr>
          </w:rPrChange>
        </w:rPr>
      </w:pPr>
      <w:r w:rsidRPr="00463A4D">
        <w:rPr>
          <w:rFonts w:cs="Times New Roman"/>
          <w:noProof/>
          <w:szCs w:val="24"/>
          <w:lang w:val="en-US"/>
          <w:rPrChange w:id="831" w:author="Julian Christensen" w:date="2024-07-04T08:59:00Z">
            <w:rPr>
              <w:rFonts w:cs="Times New Roman"/>
              <w:noProof/>
              <w:szCs w:val="24"/>
            </w:rPr>
          </w:rPrChange>
        </w:rPr>
        <w:t xml:space="preserve">Shemilt, I., Khan, N., Park, S., &amp; Thomas, J. (2016). Use of cost-effectiveness analysis to compare the efficiency of study identification methods in systematic reviews. </w:t>
      </w:r>
      <w:r w:rsidRPr="00463A4D">
        <w:rPr>
          <w:rFonts w:cs="Times New Roman"/>
          <w:i/>
          <w:iCs/>
          <w:noProof/>
          <w:szCs w:val="24"/>
          <w:lang w:val="en-US"/>
          <w:rPrChange w:id="832" w:author="Julian Christensen" w:date="2024-07-04T08:59:00Z">
            <w:rPr>
              <w:rFonts w:cs="Times New Roman"/>
              <w:i/>
              <w:iCs/>
              <w:noProof/>
              <w:szCs w:val="24"/>
            </w:rPr>
          </w:rPrChange>
        </w:rPr>
        <w:t>Systematic Reviews</w:t>
      </w:r>
      <w:r w:rsidRPr="00463A4D">
        <w:rPr>
          <w:rFonts w:cs="Times New Roman"/>
          <w:noProof/>
          <w:szCs w:val="24"/>
          <w:lang w:val="en-US"/>
          <w:rPrChange w:id="833" w:author="Julian Christensen" w:date="2024-07-04T08:59:00Z">
            <w:rPr>
              <w:rFonts w:cs="Times New Roman"/>
              <w:noProof/>
              <w:szCs w:val="24"/>
            </w:rPr>
          </w:rPrChange>
        </w:rPr>
        <w:t xml:space="preserve">, </w:t>
      </w:r>
      <w:r w:rsidRPr="00463A4D">
        <w:rPr>
          <w:rFonts w:cs="Times New Roman"/>
          <w:i/>
          <w:iCs/>
          <w:noProof/>
          <w:szCs w:val="24"/>
          <w:lang w:val="en-US"/>
          <w:rPrChange w:id="834" w:author="Julian Christensen" w:date="2024-07-04T08:59:00Z">
            <w:rPr>
              <w:rFonts w:cs="Times New Roman"/>
              <w:i/>
              <w:iCs/>
              <w:noProof/>
              <w:szCs w:val="24"/>
            </w:rPr>
          </w:rPrChange>
        </w:rPr>
        <w:t>5</w:t>
      </w:r>
      <w:r w:rsidRPr="00463A4D">
        <w:rPr>
          <w:rFonts w:cs="Times New Roman"/>
          <w:noProof/>
          <w:szCs w:val="24"/>
          <w:lang w:val="en-US"/>
          <w:rPrChange w:id="835" w:author="Julian Christensen" w:date="2024-07-04T08:59:00Z">
            <w:rPr>
              <w:rFonts w:cs="Times New Roman"/>
              <w:noProof/>
              <w:szCs w:val="24"/>
            </w:rPr>
          </w:rPrChange>
        </w:rPr>
        <w:t>, 1–13.</w:t>
      </w:r>
    </w:p>
    <w:p w14:paraId="3560564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36" w:author="Julian Christensen" w:date="2024-07-04T08:59:00Z">
            <w:rPr>
              <w:rFonts w:cs="Times New Roman"/>
              <w:noProof/>
              <w:szCs w:val="24"/>
            </w:rPr>
          </w:rPrChange>
        </w:rPr>
      </w:pPr>
      <w:r w:rsidRPr="00463A4D">
        <w:rPr>
          <w:rFonts w:cs="Times New Roman"/>
          <w:noProof/>
          <w:szCs w:val="24"/>
          <w:lang w:val="en-US"/>
          <w:rPrChange w:id="837" w:author="Julian Christensen" w:date="2024-07-04T08:59:00Z">
            <w:rPr>
              <w:rFonts w:cs="Times New Roman"/>
              <w:noProof/>
              <w:szCs w:val="24"/>
            </w:rPr>
          </w:rPrChange>
        </w:rPr>
        <w:t xml:space="preserve">Shemilt, I., Simon, A., Hollands, G. J., Marteau, T. M., Ogilvie, D., O’Mara-Eves, A., Kelly, M. P., &amp; Thomas, J. (2014). Pinpointing needles in giant haystacks: use of text mining to reduce impractical screening workload in extremely large scoping reviews. </w:t>
      </w:r>
      <w:r w:rsidRPr="00463A4D">
        <w:rPr>
          <w:rFonts w:cs="Times New Roman"/>
          <w:i/>
          <w:iCs/>
          <w:noProof/>
          <w:szCs w:val="24"/>
          <w:lang w:val="en-US"/>
          <w:rPrChange w:id="838" w:author="Julian Christensen" w:date="2024-07-04T08:59:00Z">
            <w:rPr>
              <w:rFonts w:cs="Times New Roman"/>
              <w:i/>
              <w:iCs/>
              <w:noProof/>
              <w:szCs w:val="24"/>
            </w:rPr>
          </w:rPrChange>
        </w:rPr>
        <w:t>Research Synthesis Methods</w:t>
      </w:r>
      <w:r w:rsidRPr="00463A4D">
        <w:rPr>
          <w:rFonts w:cs="Times New Roman"/>
          <w:noProof/>
          <w:szCs w:val="24"/>
          <w:lang w:val="en-US"/>
          <w:rPrChange w:id="839" w:author="Julian Christensen" w:date="2024-07-04T08:59:00Z">
            <w:rPr>
              <w:rFonts w:cs="Times New Roman"/>
              <w:noProof/>
              <w:szCs w:val="24"/>
            </w:rPr>
          </w:rPrChange>
        </w:rPr>
        <w:t xml:space="preserve">, </w:t>
      </w:r>
      <w:r w:rsidRPr="00463A4D">
        <w:rPr>
          <w:rFonts w:cs="Times New Roman"/>
          <w:i/>
          <w:iCs/>
          <w:noProof/>
          <w:szCs w:val="24"/>
          <w:lang w:val="en-US"/>
          <w:rPrChange w:id="840" w:author="Julian Christensen" w:date="2024-07-04T08:59:00Z">
            <w:rPr>
              <w:rFonts w:cs="Times New Roman"/>
              <w:i/>
              <w:iCs/>
              <w:noProof/>
              <w:szCs w:val="24"/>
            </w:rPr>
          </w:rPrChange>
        </w:rPr>
        <w:t>5</w:t>
      </w:r>
      <w:r w:rsidRPr="00463A4D">
        <w:rPr>
          <w:rFonts w:cs="Times New Roman"/>
          <w:noProof/>
          <w:szCs w:val="24"/>
          <w:lang w:val="en-US"/>
          <w:rPrChange w:id="841" w:author="Julian Christensen" w:date="2024-07-04T08:59:00Z">
            <w:rPr>
              <w:rFonts w:cs="Times New Roman"/>
              <w:noProof/>
              <w:szCs w:val="24"/>
            </w:rPr>
          </w:rPrChange>
        </w:rPr>
        <w:t>(1), 31–49. https://doi.org/https://doi.org/10.1002/jrsm.1093</w:t>
      </w:r>
    </w:p>
    <w:p w14:paraId="4BDA937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42" w:author="Julian Christensen" w:date="2024-07-04T08:59:00Z">
            <w:rPr>
              <w:rFonts w:cs="Times New Roman"/>
              <w:noProof/>
              <w:szCs w:val="24"/>
            </w:rPr>
          </w:rPrChange>
        </w:rPr>
      </w:pPr>
      <w:r w:rsidRPr="00463A4D">
        <w:rPr>
          <w:rFonts w:cs="Times New Roman"/>
          <w:noProof/>
          <w:szCs w:val="24"/>
          <w:lang w:val="en-US"/>
          <w:rPrChange w:id="843" w:author="Julian Christensen" w:date="2024-07-04T08:59:00Z">
            <w:rPr>
              <w:rFonts w:cs="Times New Roman"/>
              <w:noProof/>
              <w:szCs w:val="24"/>
            </w:rPr>
          </w:rPrChange>
        </w:rPr>
        <w:t xml:space="preserve">Stoll, C. R. T., Izadi, S., Fowler, S., Green, P., Suls, J., &amp; Colditz, G. A. (2019). The value of a second reviewer for study selection in systematic reviews. </w:t>
      </w:r>
      <w:r w:rsidRPr="00463A4D">
        <w:rPr>
          <w:rFonts w:cs="Times New Roman"/>
          <w:i/>
          <w:iCs/>
          <w:noProof/>
          <w:szCs w:val="24"/>
          <w:lang w:val="en-US"/>
          <w:rPrChange w:id="844" w:author="Julian Christensen" w:date="2024-07-04T08:59:00Z">
            <w:rPr>
              <w:rFonts w:cs="Times New Roman"/>
              <w:i/>
              <w:iCs/>
              <w:noProof/>
              <w:szCs w:val="24"/>
            </w:rPr>
          </w:rPrChange>
        </w:rPr>
        <w:t>Research Synthesis Methods</w:t>
      </w:r>
      <w:r w:rsidRPr="00463A4D">
        <w:rPr>
          <w:rFonts w:cs="Times New Roman"/>
          <w:noProof/>
          <w:szCs w:val="24"/>
          <w:lang w:val="en-US"/>
          <w:rPrChange w:id="845" w:author="Julian Christensen" w:date="2024-07-04T08:59:00Z">
            <w:rPr>
              <w:rFonts w:cs="Times New Roman"/>
              <w:noProof/>
              <w:szCs w:val="24"/>
            </w:rPr>
          </w:rPrChange>
        </w:rPr>
        <w:t xml:space="preserve">, </w:t>
      </w:r>
      <w:r w:rsidRPr="00463A4D">
        <w:rPr>
          <w:rFonts w:cs="Times New Roman"/>
          <w:i/>
          <w:iCs/>
          <w:noProof/>
          <w:szCs w:val="24"/>
          <w:lang w:val="en-US"/>
          <w:rPrChange w:id="846" w:author="Julian Christensen" w:date="2024-07-04T08:59:00Z">
            <w:rPr>
              <w:rFonts w:cs="Times New Roman"/>
              <w:i/>
              <w:iCs/>
              <w:noProof/>
              <w:szCs w:val="24"/>
            </w:rPr>
          </w:rPrChange>
        </w:rPr>
        <w:t>10</w:t>
      </w:r>
      <w:r w:rsidRPr="00463A4D">
        <w:rPr>
          <w:rFonts w:cs="Times New Roman"/>
          <w:noProof/>
          <w:szCs w:val="24"/>
          <w:lang w:val="en-US"/>
          <w:rPrChange w:id="847" w:author="Julian Christensen" w:date="2024-07-04T08:59:00Z">
            <w:rPr>
              <w:rFonts w:cs="Times New Roman"/>
              <w:noProof/>
              <w:szCs w:val="24"/>
            </w:rPr>
          </w:rPrChange>
        </w:rPr>
        <w:t>(4), 539–545. https://doi.org/10.1002/jrsm.1369</w:t>
      </w:r>
    </w:p>
    <w:p w14:paraId="1B584CD8"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48" w:author="Julian Christensen" w:date="2024-07-04T08:59:00Z">
            <w:rPr>
              <w:rFonts w:cs="Times New Roman"/>
              <w:noProof/>
              <w:szCs w:val="24"/>
            </w:rPr>
          </w:rPrChange>
        </w:rPr>
      </w:pPr>
      <w:r w:rsidRPr="00463A4D">
        <w:rPr>
          <w:rFonts w:cs="Times New Roman"/>
          <w:noProof/>
          <w:szCs w:val="24"/>
          <w:lang w:val="en-US"/>
          <w:rPrChange w:id="849" w:author="Julian Christensen" w:date="2024-07-04T08:59:00Z">
            <w:rPr>
              <w:rFonts w:cs="Times New Roman"/>
              <w:noProof/>
              <w:szCs w:val="24"/>
            </w:rPr>
          </w:rPrChange>
        </w:rPr>
        <w:t xml:space="preserve">Syriani, E., David, I., &amp; Kumar, G. (2023). Assessing the Ability of ChatGPT to Screen Articles for Systematic Reviews. </w:t>
      </w:r>
      <w:r w:rsidRPr="00463A4D">
        <w:rPr>
          <w:rFonts w:cs="Times New Roman"/>
          <w:i/>
          <w:iCs/>
          <w:noProof/>
          <w:szCs w:val="24"/>
          <w:lang w:val="en-US"/>
          <w:rPrChange w:id="850" w:author="Julian Christensen" w:date="2024-07-04T08:59:00Z">
            <w:rPr>
              <w:rFonts w:cs="Times New Roman"/>
              <w:i/>
              <w:iCs/>
              <w:noProof/>
              <w:szCs w:val="24"/>
            </w:rPr>
          </w:rPrChange>
        </w:rPr>
        <w:t>ArXiv Preprint ArXiv:2307.06464</w:t>
      </w:r>
      <w:r w:rsidRPr="00463A4D">
        <w:rPr>
          <w:rFonts w:cs="Times New Roman"/>
          <w:noProof/>
          <w:szCs w:val="24"/>
          <w:lang w:val="en-US"/>
          <w:rPrChange w:id="851" w:author="Julian Christensen" w:date="2024-07-04T08:59:00Z">
            <w:rPr>
              <w:rFonts w:cs="Times New Roman"/>
              <w:noProof/>
              <w:szCs w:val="24"/>
            </w:rPr>
          </w:rPrChange>
        </w:rPr>
        <w:t>.</w:t>
      </w:r>
    </w:p>
    <w:p w14:paraId="2588C3A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52" w:author="Julian Christensen" w:date="2024-07-04T08:59:00Z">
            <w:rPr>
              <w:rFonts w:cs="Times New Roman"/>
              <w:noProof/>
              <w:szCs w:val="24"/>
            </w:rPr>
          </w:rPrChange>
        </w:rPr>
      </w:pPr>
      <w:r w:rsidRPr="00463A4D">
        <w:rPr>
          <w:rFonts w:cs="Times New Roman"/>
          <w:noProof/>
          <w:szCs w:val="24"/>
          <w:lang w:val="en-US"/>
          <w:rPrChange w:id="853" w:author="Julian Christensen" w:date="2024-07-04T08:59:00Z">
            <w:rPr>
              <w:rFonts w:cs="Times New Roman"/>
              <w:noProof/>
              <w:szCs w:val="24"/>
            </w:rPr>
          </w:rPrChange>
        </w:rPr>
        <w:lastRenderedPageBreak/>
        <w:t xml:space="preserve">Thomsen, M. K., Seerup, J. K., Dietrichson, J., Bondebjerg, A., &amp; Viinholt, B. C. A. (2022). PROTOCOL: Testing frequency and student achievement: A systematic review. </w:t>
      </w:r>
      <w:r w:rsidRPr="00463A4D">
        <w:rPr>
          <w:rFonts w:cs="Times New Roman"/>
          <w:i/>
          <w:iCs/>
          <w:noProof/>
          <w:szCs w:val="24"/>
          <w:lang w:val="en-US"/>
          <w:rPrChange w:id="854" w:author="Julian Christensen" w:date="2024-07-04T08:59:00Z">
            <w:rPr>
              <w:rFonts w:cs="Times New Roman"/>
              <w:i/>
              <w:iCs/>
              <w:noProof/>
              <w:szCs w:val="24"/>
            </w:rPr>
          </w:rPrChange>
        </w:rPr>
        <w:t>Campbell Systematic Reviews</w:t>
      </w:r>
      <w:r w:rsidRPr="00463A4D">
        <w:rPr>
          <w:rFonts w:cs="Times New Roman"/>
          <w:noProof/>
          <w:szCs w:val="24"/>
          <w:lang w:val="en-US"/>
          <w:rPrChange w:id="855" w:author="Julian Christensen" w:date="2024-07-04T08:59:00Z">
            <w:rPr>
              <w:rFonts w:cs="Times New Roman"/>
              <w:noProof/>
              <w:szCs w:val="24"/>
            </w:rPr>
          </w:rPrChange>
        </w:rPr>
        <w:t xml:space="preserve">, </w:t>
      </w:r>
      <w:r w:rsidRPr="00463A4D">
        <w:rPr>
          <w:rFonts w:cs="Times New Roman"/>
          <w:i/>
          <w:iCs/>
          <w:noProof/>
          <w:szCs w:val="24"/>
          <w:lang w:val="en-US"/>
          <w:rPrChange w:id="856" w:author="Julian Christensen" w:date="2024-07-04T08:59:00Z">
            <w:rPr>
              <w:rFonts w:cs="Times New Roman"/>
              <w:i/>
              <w:iCs/>
              <w:noProof/>
              <w:szCs w:val="24"/>
            </w:rPr>
          </w:rPrChange>
        </w:rPr>
        <w:t>18</w:t>
      </w:r>
      <w:r w:rsidRPr="00463A4D">
        <w:rPr>
          <w:rFonts w:cs="Times New Roman"/>
          <w:noProof/>
          <w:szCs w:val="24"/>
          <w:lang w:val="en-US"/>
          <w:rPrChange w:id="857" w:author="Julian Christensen" w:date="2024-07-04T08:59:00Z">
            <w:rPr>
              <w:rFonts w:cs="Times New Roman"/>
              <w:noProof/>
              <w:szCs w:val="24"/>
            </w:rPr>
          </w:rPrChange>
        </w:rPr>
        <w:t>(1), e1212. https://doi.org/https://doi.org/10.1002/cl2.1212</w:t>
      </w:r>
    </w:p>
    <w:p w14:paraId="0AC7891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58" w:author="Julian Christensen" w:date="2024-07-04T08:59:00Z">
            <w:rPr>
              <w:rFonts w:cs="Times New Roman"/>
              <w:noProof/>
              <w:szCs w:val="24"/>
            </w:rPr>
          </w:rPrChange>
        </w:rPr>
      </w:pPr>
      <w:r w:rsidRPr="00463A4D">
        <w:rPr>
          <w:rFonts w:cs="Times New Roman"/>
          <w:noProof/>
          <w:szCs w:val="24"/>
          <w:lang w:val="en-US"/>
          <w:rPrChange w:id="859" w:author="Julian Christensen" w:date="2024-07-04T08:59:00Z">
            <w:rPr>
              <w:rFonts w:cs="Times New Roman"/>
              <w:noProof/>
              <w:szCs w:val="24"/>
            </w:rPr>
          </w:rPrChange>
        </w:rPr>
        <w:t xml:space="preserve">Tipton, E., &amp; Pustejovsky, J. E. (2015). Small-sample adjustments for tests of moderators and model fit using robust variance estimation in meta-regression. </w:t>
      </w:r>
      <w:r w:rsidRPr="00463A4D">
        <w:rPr>
          <w:rFonts w:cs="Times New Roman"/>
          <w:i/>
          <w:iCs/>
          <w:noProof/>
          <w:szCs w:val="24"/>
          <w:lang w:val="en-US"/>
          <w:rPrChange w:id="860" w:author="Julian Christensen" w:date="2024-07-04T08:59:00Z">
            <w:rPr>
              <w:rFonts w:cs="Times New Roman"/>
              <w:i/>
              <w:iCs/>
              <w:noProof/>
              <w:szCs w:val="24"/>
            </w:rPr>
          </w:rPrChange>
        </w:rPr>
        <w:t>Journal of Educational and Behavioral Statistics</w:t>
      </w:r>
      <w:r w:rsidRPr="00463A4D">
        <w:rPr>
          <w:rFonts w:cs="Times New Roman"/>
          <w:noProof/>
          <w:szCs w:val="24"/>
          <w:lang w:val="en-US"/>
          <w:rPrChange w:id="861" w:author="Julian Christensen" w:date="2024-07-04T08:59:00Z">
            <w:rPr>
              <w:rFonts w:cs="Times New Roman"/>
              <w:noProof/>
              <w:szCs w:val="24"/>
            </w:rPr>
          </w:rPrChange>
        </w:rPr>
        <w:t xml:space="preserve">, </w:t>
      </w:r>
      <w:r w:rsidRPr="00463A4D">
        <w:rPr>
          <w:rFonts w:cs="Times New Roman"/>
          <w:i/>
          <w:iCs/>
          <w:noProof/>
          <w:szCs w:val="24"/>
          <w:lang w:val="en-US"/>
          <w:rPrChange w:id="862" w:author="Julian Christensen" w:date="2024-07-04T08:59:00Z">
            <w:rPr>
              <w:rFonts w:cs="Times New Roman"/>
              <w:i/>
              <w:iCs/>
              <w:noProof/>
              <w:szCs w:val="24"/>
            </w:rPr>
          </w:rPrChange>
        </w:rPr>
        <w:t>40</w:t>
      </w:r>
      <w:r w:rsidRPr="00463A4D">
        <w:rPr>
          <w:rFonts w:cs="Times New Roman"/>
          <w:noProof/>
          <w:szCs w:val="24"/>
          <w:lang w:val="en-US"/>
          <w:rPrChange w:id="863" w:author="Julian Christensen" w:date="2024-07-04T08:59:00Z">
            <w:rPr>
              <w:rFonts w:cs="Times New Roman"/>
              <w:noProof/>
              <w:szCs w:val="24"/>
            </w:rPr>
          </w:rPrChange>
        </w:rPr>
        <w:t>(6), 604–634. https://doi.org/10.3102/1076998615606099</w:t>
      </w:r>
    </w:p>
    <w:p w14:paraId="23E2BE2D"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64" w:author="Julian Christensen" w:date="2024-07-04T08:59:00Z">
            <w:rPr>
              <w:rFonts w:cs="Times New Roman"/>
              <w:noProof/>
              <w:szCs w:val="24"/>
            </w:rPr>
          </w:rPrChange>
        </w:rPr>
      </w:pPr>
      <w:r w:rsidRPr="00463A4D">
        <w:rPr>
          <w:rFonts w:cs="Times New Roman"/>
          <w:noProof/>
          <w:szCs w:val="24"/>
          <w:lang w:val="en-US"/>
          <w:rPrChange w:id="865" w:author="Julian Christensen" w:date="2024-07-04T08:59:00Z">
            <w:rPr>
              <w:rFonts w:cs="Times New Roman"/>
              <w:noProof/>
              <w:szCs w:val="24"/>
            </w:rPr>
          </w:rPrChange>
        </w:rPr>
        <w:t xml:space="preserve">Tsafnat, G., Glasziou, P., Choong, M. K., Dunn, A., Galgani, F., &amp; Coiera, E. (2014). Systematic review automation technologies. </w:t>
      </w:r>
      <w:r w:rsidRPr="00463A4D">
        <w:rPr>
          <w:rFonts w:cs="Times New Roman"/>
          <w:i/>
          <w:iCs/>
          <w:noProof/>
          <w:szCs w:val="24"/>
          <w:lang w:val="en-US"/>
          <w:rPrChange w:id="866" w:author="Julian Christensen" w:date="2024-07-04T08:59:00Z">
            <w:rPr>
              <w:rFonts w:cs="Times New Roman"/>
              <w:i/>
              <w:iCs/>
              <w:noProof/>
              <w:szCs w:val="24"/>
            </w:rPr>
          </w:rPrChange>
        </w:rPr>
        <w:t>Systematic Reviews</w:t>
      </w:r>
      <w:r w:rsidRPr="00463A4D">
        <w:rPr>
          <w:rFonts w:cs="Times New Roman"/>
          <w:noProof/>
          <w:szCs w:val="24"/>
          <w:lang w:val="en-US"/>
          <w:rPrChange w:id="867" w:author="Julian Christensen" w:date="2024-07-04T08:59:00Z">
            <w:rPr>
              <w:rFonts w:cs="Times New Roman"/>
              <w:noProof/>
              <w:szCs w:val="24"/>
            </w:rPr>
          </w:rPrChange>
        </w:rPr>
        <w:t xml:space="preserve">, </w:t>
      </w:r>
      <w:r w:rsidRPr="00463A4D">
        <w:rPr>
          <w:rFonts w:cs="Times New Roman"/>
          <w:i/>
          <w:iCs/>
          <w:noProof/>
          <w:szCs w:val="24"/>
          <w:lang w:val="en-US"/>
          <w:rPrChange w:id="868" w:author="Julian Christensen" w:date="2024-07-04T08:59:00Z">
            <w:rPr>
              <w:rFonts w:cs="Times New Roman"/>
              <w:i/>
              <w:iCs/>
              <w:noProof/>
              <w:szCs w:val="24"/>
            </w:rPr>
          </w:rPrChange>
        </w:rPr>
        <w:t>3</w:t>
      </w:r>
      <w:r w:rsidRPr="00463A4D">
        <w:rPr>
          <w:rFonts w:cs="Times New Roman"/>
          <w:noProof/>
          <w:szCs w:val="24"/>
          <w:lang w:val="en-US"/>
          <w:rPrChange w:id="869" w:author="Julian Christensen" w:date="2024-07-04T08:59:00Z">
            <w:rPr>
              <w:rFonts w:cs="Times New Roman"/>
              <w:noProof/>
              <w:szCs w:val="24"/>
            </w:rPr>
          </w:rPrChange>
        </w:rPr>
        <w:t>(1), 74. https://doi.org/10.1186/2046-4053-3-74</w:t>
      </w:r>
    </w:p>
    <w:p w14:paraId="4CA68C21"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70" w:author="Julian Christensen" w:date="2024-07-04T08:59:00Z">
            <w:rPr>
              <w:rFonts w:cs="Times New Roman"/>
              <w:noProof/>
              <w:szCs w:val="24"/>
            </w:rPr>
          </w:rPrChange>
        </w:rPr>
      </w:pPr>
      <w:r w:rsidRPr="00463A4D">
        <w:rPr>
          <w:rFonts w:cs="Times New Roman"/>
          <w:noProof/>
          <w:szCs w:val="24"/>
          <w:lang w:val="en-US"/>
          <w:rPrChange w:id="871" w:author="Julian Christensen" w:date="2024-07-04T08:59:00Z">
            <w:rPr>
              <w:rFonts w:cs="Times New Roman"/>
              <w:noProof/>
              <w:szCs w:val="24"/>
            </w:rPr>
          </w:rPrChange>
        </w:rPr>
        <w:t xml:space="preserve">Valentine, J. C. (2009). Judging the quality of primary research. </w:t>
      </w:r>
      <w:r w:rsidRPr="00463A4D">
        <w:rPr>
          <w:rFonts w:cs="Times New Roman"/>
          <w:i/>
          <w:iCs/>
          <w:noProof/>
          <w:szCs w:val="24"/>
          <w:lang w:val="en-US"/>
          <w:rPrChange w:id="872" w:author="Julian Christensen" w:date="2024-07-04T08:59:00Z">
            <w:rPr>
              <w:rFonts w:cs="Times New Roman"/>
              <w:i/>
              <w:iCs/>
              <w:noProof/>
              <w:szCs w:val="24"/>
            </w:rPr>
          </w:rPrChange>
        </w:rPr>
        <w:t>The Handbook of Research Synthesis and Meta-Analysis</w:t>
      </w:r>
      <w:r w:rsidRPr="00463A4D">
        <w:rPr>
          <w:rFonts w:cs="Times New Roman"/>
          <w:noProof/>
          <w:szCs w:val="24"/>
          <w:lang w:val="en-US"/>
          <w:rPrChange w:id="873" w:author="Julian Christensen" w:date="2024-07-04T08:59:00Z">
            <w:rPr>
              <w:rFonts w:cs="Times New Roman"/>
              <w:noProof/>
              <w:szCs w:val="24"/>
            </w:rPr>
          </w:rPrChange>
        </w:rPr>
        <w:t xml:space="preserve">, </w:t>
      </w:r>
      <w:r w:rsidRPr="00463A4D">
        <w:rPr>
          <w:rFonts w:cs="Times New Roman"/>
          <w:i/>
          <w:iCs/>
          <w:noProof/>
          <w:szCs w:val="24"/>
          <w:lang w:val="en-US"/>
          <w:rPrChange w:id="874" w:author="Julian Christensen" w:date="2024-07-04T08:59:00Z">
            <w:rPr>
              <w:rFonts w:cs="Times New Roman"/>
              <w:i/>
              <w:iCs/>
              <w:noProof/>
              <w:szCs w:val="24"/>
            </w:rPr>
          </w:rPrChange>
        </w:rPr>
        <w:t>2</w:t>
      </w:r>
      <w:r w:rsidRPr="00463A4D">
        <w:rPr>
          <w:rFonts w:cs="Times New Roman"/>
          <w:noProof/>
          <w:szCs w:val="24"/>
          <w:lang w:val="en-US"/>
          <w:rPrChange w:id="875" w:author="Julian Christensen" w:date="2024-07-04T08:59:00Z">
            <w:rPr>
              <w:rFonts w:cs="Times New Roman"/>
              <w:noProof/>
              <w:szCs w:val="24"/>
            </w:rPr>
          </w:rPrChange>
        </w:rPr>
        <w:t>, 129–146.</w:t>
      </w:r>
    </w:p>
    <w:p w14:paraId="2C5AA847"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76" w:author="Julian Christensen" w:date="2024-07-04T08:59:00Z">
            <w:rPr>
              <w:rFonts w:cs="Times New Roman"/>
              <w:noProof/>
              <w:szCs w:val="24"/>
            </w:rPr>
          </w:rPrChange>
        </w:rPr>
      </w:pPr>
      <w:r w:rsidRPr="00463A4D">
        <w:rPr>
          <w:rFonts w:cs="Times New Roman"/>
          <w:noProof/>
          <w:szCs w:val="24"/>
          <w:lang w:val="en-US"/>
          <w:rPrChange w:id="877" w:author="Julian Christensen" w:date="2024-07-04T08:59:00Z">
            <w:rPr>
              <w:rFonts w:cs="Times New Roman"/>
              <w:noProof/>
              <w:szCs w:val="24"/>
            </w:rPr>
          </w:rPrChange>
        </w:rPr>
        <w:t xml:space="preserve">Van De Schoot, R., De Bruin, J., Schram, R., Zahedi, P., De Boer, J., Weijdema, F., Kramer, B., Huijts, M., Hoogerwerf, M., &amp; Ferdinands, G. (2021). An open source machine learning framework for efficient and transparent systematic reviews. </w:t>
      </w:r>
      <w:r w:rsidRPr="00463A4D">
        <w:rPr>
          <w:rFonts w:cs="Times New Roman"/>
          <w:i/>
          <w:iCs/>
          <w:noProof/>
          <w:szCs w:val="24"/>
          <w:lang w:val="en-US"/>
          <w:rPrChange w:id="878" w:author="Julian Christensen" w:date="2024-07-04T08:59:00Z">
            <w:rPr>
              <w:rFonts w:cs="Times New Roman"/>
              <w:i/>
              <w:iCs/>
              <w:noProof/>
              <w:szCs w:val="24"/>
            </w:rPr>
          </w:rPrChange>
        </w:rPr>
        <w:t>Nature Machine Intelligence</w:t>
      </w:r>
      <w:r w:rsidRPr="00463A4D">
        <w:rPr>
          <w:rFonts w:cs="Times New Roman"/>
          <w:noProof/>
          <w:szCs w:val="24"/>
          <w:lang w:val="en-US"/>
          <w:rPrChange w:id="879" w:author="Julian Christensen" w:date="2024-07-04T08:59:00Z">
            <w:rPr>
              <w:rFonts w:cs="Times New Roman"/>
              <w:noProof/>
              <w:szCs w:val="24"/>
            </w:rPr>
          </w:rPrChange>
        </w:rPr>
        <w:t xml:space="preserve">, </w:t>
      </w:r>
      <w:r w:rsidRPr="00463A4D">
        <w:rPr>
          <w:rFonts w:cs="Times New Roman"/>
          <w:i/>
          <w:iCs/>
          <w:noProof/>
          <w:szCs w:val="24"/>
          <w:lang w:val="en-US"/>
          <w:rPrChange w:id="880" w:author="Julian Christensen" w:date="2024-07-04T08:59:00Z">
            <w:rPr>
              <w:rFonts w:cs="Times New Roman"/>
              <w:i/>
              <w:iCs/>
              <w:noProof/>
              <w:szCs w:val="24"/>
            </w:rPr>
          </w:rPrChange>
        </w:rPr>
        <w:t>3</w:t>
      </w:r>
      <w:r w:rsidRPr="00463A4D">
        <w:rPr>
          <w:rFonts w:cs="Times New Roman"/>
          <w:noProof/>
          <w:szCs w:val="24"/>
          <w:lang w:val="en-US"/>
          <w:rPrChange w:id="881" w:author="Julian Christensen" w:date="2024-07-04T08:59:00Z">
            <w:rPr>
              <w:rFonts w:cs="Times New Roman"/>
              <w:noProof/>
              <w:szCs w:val="24"/>
            </w:rPr>
          </w:rPrChange>
        </w:rPr>
        <w:t>(2), 125–133.</w:t>
      </w:r>
    </w:p>
    <w:p w14:paraId="2CF680EA"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82" w:author="Julian Christensen" w:date="2024-07-04T08:59:00Z">
            <w:rPr>
              <w:rFonts w:cs="Times New Roman"/>
              <w:noProof/>
              <w:szCs w:val="24"/>
            </w:rPr>
          </w:rPrChange>
        </w:rPr>
      </w:pPr>
      <w:r w:rsidRPr="00463A4D">
        <w:rPr>
          <w:rFonts w:cs="Times New Roman"/>
          <w:noProof/>
          <w:szCs w:val="24"/>
          <w:lang w:val="en-US"/>
          <w:rPrChange w:id="883" w:author="Julian Christensen" w:date="2024-07-04T08:59:00Z">
            <w:rPr>
              <w:rFonts w:cs="Times New Roman"/>
              <w:noProof/>
              <w:szCs w:val="24"/>
            </w:rPr>
          </w:rPrChange>
        </w:rPr>
        <w:t xml:space="preserve">Viechtbauer, W. (2010). Conducting meta-analyses in R with the metafor package. </w:t>
      </w:r>
      <w:r w:rsidRPr="00463A4D">
        <w:rPr>
          <w:rFonts w:cs="Times New Roman"/>
          <w:i/>
          <w:iCs/>
          <w:noProof/>
          <w:szCs w:val="24"/>
          <w:lang w:val="en-US"/>
          <w:rPrChange w:id="884" w:author="Julian Christensen" w:date="2024-07-04T08:59:00Z">
            <w:rPr>
              <w:rFonts w:cs="Times New Roman"/>
              <w:i/>
              <w:iCs/>
              <w:noProof/>
              <w:szCs w:val="24"/>
            </w:rPr>
          </w:rPrChange>
        </w:rPr>
        <w:t>Journal of Statistical Software</w:t>
      </w:r>
      <w:r w:rsidRPr="00463A4D">
        <w:rPr>
          <w:rFonts w:cs="Times New Roman"/>
          <w:noProof/>
          <w:szCs w:val="24"/>
          <w:lang w:val="en-US"/>
          <w:rPrChange w:id="885" w:author="Julian Christensen" w:date="2024-07-04T08:59:00Z">
            <w:rPr>
              <w:rFonts w:cs="Times New Roman"/>
              <w:noProof/>
              <w:szCs w:val="24"/>
            </w:rPr>
          </w:rPrChange>
        </w:rPr>
        <w:t xml:space="preserve">, </w:t>
      </w:r>
      <w:r w:rsidRPr="00463A4D">
        <w:rPr>
          <w:rFonts w:cs="Times New Roman"/>
          <w:i/>
          <w:iCs/>
          <w:noProof/>
          <w:szCs w:val="24"/>
          <w:lang w:val="en-US"/>
          <w:rPrChange w:id="886" w:author="Julian Christensen" w:date="2024-07-04T08:59:00Z">
            <w:rPr>
              <w:rFonts w:cs="Times New Roman"/>
              <w:i/>
              <w:iCs/>
              <w:noProof/>
              <w:szCs w:val="24"/>
            </w:rPr>
          </w:rPrChange>
        </w:rPr>
        <w:t>36</w:t>
      </w:r>
      <w:r w:rsidRPr="00463A4D">
        <w:rPr>
          <w:rFonts w:cs="Times New Roman"/>
          <w:noProof/>
          <w:szCs w:val="24"/>
          <w:lang w:val="en-US"/>
          <w:rPrChange w:id="887" w:author="Julian Christensen" w:date="2024-07-04T08:59:00Z">
            <w:rPr>
              <w:rFonts w:cs="Times New Roman"/>
              <w:noProof/>
              <w:szCs w:val="24"/>
            </w:rPr>
          </w:rPrChange>
        </w:rPr>
        <w:t>(3), 1–48. https://doi.org/10.18637/jss.v036.i03</w:t>
      </w:r>
    </w:p>
    <w:p w14:paraId="07BC51AD" w14:textId="77777777" w:rsidR="00FE6365" w:rsidRPr="00FE6365" w:rsidRDefault="00FE6365" w:rsidP="00FE6365">
      <w:pPr>
        <w:widowControl w:val="0"/>
        <w:autoSpaceDE w:val="0"/>
        <w:autoSpaceDN w:val="0"/>
        <w:adjustRightInd w:val="0"/>
        <w:spacing w:after="0" w:line="360" w:lineRule="auto"/>
        <w:ind w:left="480" w:hanging="480"/>
        <w:rPr>
          <w:rFonts w:cs="Times New Roman"/>
          <w:noProof/>
          <w:szCs w:val="24"/>
        </w:rPr>
      </w:pPr>
      <w:r w:rsidRPr="00463A4D">
        <w:rPr>
          <w:rFonts w:cs="Times New Roman"/>
          <w:noProof/>
          <w:szCs w:val="24"/>
          <w:lang w:val="en-US"/>
          <w:rPrChange w:id="888" w:author="Julian Christensen" w:date="2024-07-04T08:59:00Z">
            <w:rPr>
              <w:rFonts w:cs="Times New Roman"/>
              <w:noProof/>
              <w:szCs w:val="24"/>
            </w:rPr>
          </w:rPrChange>
        </w:rPr>
        <w:t xml:space="preserve">Viechtbauer, W. (2022). </w:t>
      </w:r>
      <w:r w:rsidRPr="00FE6365">
        <w:rPr>
          <w:rFonts w:cs="Times New Roman"/>
          <w:i/>
          <w:iCs/>
          <w:noProof/>
          <w:szCs w:val="24"/>
        </w:rPr>
        <w:t>Miller (1978)</w:t>
      </w:r>
      <w:r w:rsidRPr="00FE6365">
        <w:rPr>
          <w:rFonts w:cs="Times New Roman"/>
          <w:noProof/>
          <w:szCs w:val="24"/>
        </w:rPr>
        <w:t>. https://www.metafor-project.org/doku.php/analyses:miller1978?s[]=proportion</w:t>
      </w:r>
    </w:p>
    <w:p w14:paraId="5E9603F5"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89" w:author="Julian Christensen" w:date="2024-07-04T08:59:00Z">
            <w:rPr>
              <w:rFonts w:cs="Times New Roman"/>
              <w:noProof/>
              <w:szCs w:val="24"/>
            </w:rPr>
          </w:rPrChange>
        </w:rPr>
      </w:pPr>
      <w:r w:rsidRPr="00463A4D">
        <w:rPr>
          <w:rFonts w:cs="Times New Roman"/>
          <w:noProof/>
          <w:szCs w:val="24"/>
          <w:lang w:val="de-DE"/>
          <w:rPrChange w:id="890" w:author="Julian Christensen" w:date="2024-07-04T08:59:00Z">
            <w:rPr>
              <w:rFonts w:cs="Times New Roman"/>
              <w:noProof/>
              <w:szCs w:val="24"/>
            </w:rPr>
          </w:rPrChange>
        </w:rPr>
        <w:t xml:space="preserve">Waffenschmidt, S., Knelangen, M., Sieben, W., Bühn, S., &amp; Pieper, D. (2019). </w:t>
      </w:r>
      <w:r w:rsidRPr="00463A4D">
        <w:rPr>
          <w:rFonts w:cs="Times New Roman"/>
          <w:noProof/>
          <w:szCs w:val="24"/>
          <w:lang w:val="en-US"/>
          <w:rPrChange w:id="891" w:author="Julian Christensen" w:date="2024-07-04T08:59:00Z">
            <w:rPr>
              <w:rFonts w:cs="Times New Roman"/>
              <w:noProof/>
              <w:szCs w:val="24"/>
            </w:rPr>
          </w:rPrChange>
        </w:rPr>
        <w:t xml:space="preserve">Single screening versus conventional double screening for study selection in systematic reviews: a methodological systematic review. </w:t>
      </w:r>
      <w:r w:rsidRPr="00463A4D">
        <w:rPr>
          <w:rFonts w:cs="Times New Roman"/>
          <w:i/>
          <w:iCs/>
          <w:noProof/>
          <w:szCs w:val="24"/>
          <w:lang w:val="en-US"/>
          <w:rPrChange w:id="892" w:author="Julian Christensen" w:date="2024-07-04T08:59:00Z">
            <w:rPr>
              <w:rFonts w:cs="Times New Roman"/>
              <w:i/>
              <w:iCs/>
              <w:noProof/>
              <w:szCs w:val="24"/>
            </w:rPr>
          </w:rPrChange>
        </w:rPr>
        <w:t>BMC Medical Research Methodology</w:t>
      </w:r>
      <w:r w:rsidRPr="00463A4D">
        <w:rPr>
          <w:rFonts w:cs="Times New Roman"/>
          <w:noProof/>
          <w:szCs w:val="24"/>
          <w:lang w:val="en-US"/>
          <w:rPrChange w:id="893" w:author="Julian Christensen" w:date="2024-07-04T08:59:00Z">
            <w:rPr>
              <w:rFonts w:cs="Times New Roman"/>
              <w:noProof/>
              <w:szCs w:val="24"/>
            </w:rPr>
          </w:rPrChange>
        </w:rPr>
        <w:t xml:space="preserve">, </w:t>
      </w:r>
      <w:r w:rsidRPr="00463A4D">
        <w:rPr>
          <w:rFonts w:cs="Times New Roman"/>
          <w:i/>
          <w:iCs/>
          <w:noProof/>
          <w:szCs w:val="24"/>
          <w:lang w:val="en-US"/>
          <w:rPrChange w:id="894" w:author="Julian Christensen" w:date="2024-07-04T08:59:00Z">
            <w:rPr>
              <w:rFonts w:cs="Times New Roman"/>
              <w:i/>
              <w:iCs/>
              <w:noProof/>
              <w:szCs w:val="24"/>
            </w:rPr>
          </w:rPrChange>
        </w:rPr>
        <w:t>19</w:t>
      </w:r>
      <w:r w:rsidRPr="00463A4D">
        <w:rPr>
          <w:rFonts w:cs="Times New Roman"/>
          <w:noProof/>
          <w:szCs w:val="24"/>
          <w:lang w:val="en-US"/>
          <w:rPrChange w:id="895" w:author="Julian Christensen" w:date="2024-07-04T08:59:00Z">
            <w:rPr>
              <w:rFonts w:cs="Times New Roman"/>
              <w:noProof/>
              <w:szCs w:val="24"/>
            </w:rPr>
          </w:rPrChange>
        </w:rPr>
        <w:t>(1), 132. https://doi.org/10.1186/s12874-019-0782-0</w:t>
      </w:r>
    </w:p>
    <w:p w14:paraId="3C22AAFE"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szCs w:val="24"/>
          <w:lang w:val="en-US"/>
          <w:rPrChange w:id="896" w:author="Julian Christensen" w:date="2024-07-04T08:59:00Z">
            <w:rPr>
              <w:rFonts w:cs="Times New Roman"/>
              <w:noProof/>
              <w:szCs w:val="24"/>
            </w:rPr>
          </w:rPrChange>
        </w:rPr>
      </w:pPr>
      <w:r w:rsidRPr="00463A4D">
        <w:rPr>
          <w:rFonts w:cs="Times New Roman"/>
          <w:noProof/>
          <w:szCs w:val="24"/>
          <w:lang w:val="en-US"/>
          <w:rPrChange w:id="897" w:author="Julian Christensen" w:date="2024-07-04T08:59:00Z">
            <w:rPr>
              <w:rFonts w:cs="Times New Roman"/>
              <w:noProof/>
              <w:szCs w:val="24"/>
            </w:rPr>
          </w:rPrChange>
        </w:rPr>
        <w:t xml:space="preserve">Wang, Z., Nayfeh, T., Tetzlaff, J., O’Blenis, P., &amp; Murad, M. H. (2020). Error rates of human reviewers during abstract screening in systematic reviews. </w:t>
      </w:r>
      <w:r w:rsidRPr="00463A4D">
        <w:rPr>
          <w:rFonts w:cs="Times New Roman"/>
          <w:i/>
          <w:iCs/>
          <w:noProof/>
          <w:szCs w:val="24"/>
          <w:lang w:val="en-US"/>
          <w:rPrChange w:id="898" w:author="Julian Christensen" w:date="2024-07-04T08:59:00Z">
            <w:rPr>
              <w:rFonts w:cs="Times New Roman"/>
              <w:i/>
              <w:iCs/>
              <w:noProof/>
              <w:szCs w:val="24"/>
            </w:rPr>
          </w:rPrChange>
        </w:rPr>
        <w:t>PloS One</w:t>
      </w:r>
      <w:r w:rsidRPr="00463A4D">
        <w:rPr>
          <w:rFonts w:cs="Times New Roman"/>
          <w:noProof/>
          <w:szCs w:val="24"/>
          <w:lang w:val="en-US"/>
          <w:rPrChange w:id="899" w:author="Julian Christensen" w:date="2024-07-04T08:59:00Z">
            <w:rPr>
              <w:rFonts w:cs="Times New Roman"/>
              <w:noProof/>
              <w:szCs w:val="24"/>
            </w:rPr>
          </w:rPrChange>
        </w:rPr>
        <w:t xml:space="preserve">, </w:t>
      </w:r>
      <w:r w:rsidRPr="00463A4D">
        <w:rPr>
          <w:rFonts w:cs="Times New Roman"/>
          <w:i/>
          <w:iCs/>
          <w:noProof/>
          <w:szCs w:val="24"/>
          <w:lang w:val="en-US"/>
          <w:rPrChange w:id="900" w:author="Julian Christensen" w:date="2024-07-04T08:59:00Z">
            <w:rPr>
              <w:rFonts w:cs="Times New Roman"/>
              <w:i/>
              <w:iCs/>
              <w:noProof/>
              <w:szCs w:val="24"/>
            </w:rPr>
          </w:rPrChange>
        </w:rPr>
        <w:t>15</w:t>
      </w:r>
      <w:r w:rsidRPr="00463A4D">
        <w:rPr>
          <w:rFonts w:cs="Times New Roman"/>
          <w:noProof/>
          <w:szCs w:val="24"/>
          <w:lang w:val="en-US"/>
          <w:rPrChange w:id="901" w:author="Julian Christensen" w:date="2024-07-04T08:59:00Z">
            <w:rPr>
              <w:rFonts w:cs="Times New Roman"/>
              <w:noProof/>
              <w:szCs w:val="24"/>
            </w:rPr>
          </w:rPrChange>
        </w:rPr>
        <w:t>(1), e0227742.</w:t>
      </w:r>
    </w:p>
    <w:p w14:paraId="190695B6" w14:textId="77777777" w:rsidR="00FE6365" w:rsidRPr="00463A4D" w:rsidRDefault="00FE6365" w:rsidP="00FE6365">
      <w:pPr>
        <w:widowControl w:val="0"/>
        <w:autoSpaceDE w:val="0"/>
        <w:autoSpaceDN w:val="0"/>
        <w:adjustRightInd w:val="0"/>
        <w:spacing w:after="0" w:line="360" w:lineRule="auto"/>
        <w:ind w:left="480" w:hanging="480"/>
        <w:rPr>
          <w:rFonts w:cs="Times New Roman"/>
          <w:noProof/>
          <w:lang w:val="en-US"/>
          <w:rPrChange w:id="902" w:author="Julian Christensen" w:date="2024-07-04T08:59:00Z">
            <w:rPr>
              <w:rFonts w:cs="Times New Roman"/>
              <w:noProof/>
            </w:rPr>
          </w:rPrChange>
        </w:rPr>
      </w:pPr>
      <w:r w:rsidRPr="00463A4D">
        <w:rPr>
          <w:rFonts w:cs="Times New Roman"/>
          <w:noProof/>
          <w:szCs w:val="24"/>
          <w:lang w:val="en-US"/>
          <w:rPrChange w:id="903" w:author="Julian Christensen" w:date="2024-07-04T08:59:00Z">
            <w:rPr>
              <w:rFonts w:cs="Times New Roman"/>
              <w:noProof/>
              <w:szCs w:val="24"/>
            </w:rPr>
          </w:rPrChange>
        </w:rPr>
        <w:t xml:space="preserve">Westgate, M. J. (2019). revtools: An R package to support article screening for evidence synthesis. </w:t>
      </w:r>
      <w:r w:rsidRPr="00463A4D">
        <w:rPr>
          <w:rFonts w:cs="Times New Roman"/>
          <w:i/>
          <w:iCs/>
          <w:noProof/>
          <w:szCs w:val="24"/>
          <w:lang w:val="en-US"/>
          <w:rPrChange w:id="904" w:author="Julian Christensen" w:date="2024-07-04T08:59:00Z">
            <w:rPr>
              <w:rFonts w:cs="Times New Roman"/>
              <w:i/>
              <w:iCs/>
              <w:noProof/>
              <w:szCs w:val="24"/>
            </w:rPr>
          </w:rPrChange>
        </w:rPr>
        <w:t>Research Synthesis Methods</w:t>
      </w:r>
      <w:r w:rsidRPr="00463A4D">
        <w:rPr>
          <w:rFonts w:cs="Times New Roman"/>
          <w:noProof/>
          <w:szCs w:val="24"/>
          <w:lang w:val="en-US"/>
          <w:rPrChange w:id="905" w:author="Julian Christensen" w:date="2024-07-04T08:59:00Z">
            <w:rPr>
              <w:rFonts w:cs="Times New Roman"/>
              <w:noProof/>
              <w:szCs w:val="24"/>
            </w:rPr>
          </w:rPrChange>
        </w:rPr>
        <w:t xml:space="preserve">, </w:t>
      </w:r>
      <w:r w:rsidRPr="00463A4D">
        <w:rPr>
          <w:rFonts w:cs="Times New Roman"/>
          <w:i/>
          <w:iCs/>
          <w:noProof/>
          <w:szCs w:val="24"/>
          <w:lang w:val="en-US"/>
          <w:rPrChange w:id="906" w:author="Julian Christensen" w:date="2024-07-04T08:59:00Z">
            <w:rPr>
              <w:rFonts w:cs="Times New Roman"/>
              <w:i/>
              <w:iCs/>
              <w:noProof/>
              <w:szCs w:val="24"/>
            </w:rPr>
          </w:rPrChange>
        </w:rPr>
        <w:t>10</w:t>
      </w:r>
      <w:r w:rsidRPr="00463A4D">
        <w:rPr>
          <w:rFonts w:cs="Times New Roman"/>
          <w:noProof/>
          <w:szCs w:val="24"/>
          <w:lang w:val="en-US"/>
          <w:rPrChange w:id="907" w:author="Julian Christensen" w:date="2024-07-04T08:59:00Z">
            <w:rPr>
              <w:rFonts w:cs="Times New Roman"/>
              <w:noProof/>
              <w:szCs w:val="24"/>
            </w:rPr>
          </w:rPrChange>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17"/>
      <w:footerReference w:type="default" r:id="rId18"/>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Christensen" w:date="2024-07-04T09:23:00Z" w:initials="JC">
    <w:p w14:paraId="4D66A31F" w14:textId="7AAD4817" w:rsidR="0001372B" w:rsidRPr="00BD4AC8" w:rsidRDefault="0001372B">
      <w:pPr>
        <w:pStyle w:val="CommentText"/>
      </w:pPr>
      <w:r>
        <w:rPr>
          <w:rStyle w:val="CommentReference"/>
        </w:rPr>
        <w:annotationRef/>
      </w:r>
      <w:r w:rsidRPr="00BD4AC8">
        <w:t>Overvej om safely er d</w:t>
      </w:r>
      <w:r>
        <w:t>et rette ord – mere i retning af at man kan bruge det med ro i maven – men safely så lyder det som at der er en sikkerhedsfare..</w:t>
      </w:r>
    </w:p>
  </w:comment>
  <w:comment w:id="1" w:author="Mikkel Helding Vembye" w:date="2024-07-08T08:34:00Z" w:initials="MHV">
    <w:p w14:paraId="6FFBE643" w14:textId="7304CC71" w:rsidR="0051645D" w:rsidRDefault="0051645D">
      <w:pPr>
        <w:pStyle w:val="CommentText"/>
      </w:pPr>
      <w:r>
        <w:rPr>
          <w:rStyle w:val="CommentReference"/>
        </w:rPr>
        <w:annotationRef/>
      </w:r>
      <w:r>
        <w:t xml:space="preserve">OK. Jeg har slettet safely. Sætning kan sagten klare sig uden. </w:t>
      </w:r>
    </w:p>
  </w:comment>
  <w:comment w:id="2" w:author="Julian Christensen" w:date="2024-07-04T09:42:00Z" w:initials="JC">
    <w:p w14:paraId="60D451B7" w14:textId="6F877A9B" w:rsidR="0001372B" w:rsidRPr="00BD4AC8" w:rsidRDefault="0001372B" w:rsidP="00BC7758">
      <w:pPr>
        <w:pStyle w:val="CommentText"/>
      </w:pPr>
      <w:r>
        <w:rPr>
          <w:rStyle w:val="CommentReference"/>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CommentText"/>
      </w:pPr>
    </w:p>
  </w:comment>
  <w:comment w:id="3" w:author="Mikkel Helding Vembye" w:date="2024-07-08T08:34:00Z" w:initials="MHV">
    <w:p w14:paraId="73469491" w14:textId="3BB76471" w:rsidR="0051645D" w:rsidRDefault="0051645D">
      <w:pPr>
        <w:pStyle w:val="CommentText"/>
      </w:pPr>
      <w:r>
        <w:rPr>
          <w:rStyle w:val="CommentReference"/>
        </w:rPr>
        <w:annotationRef/>
      </w:r>
      <w:r>
        <w:t xml:space="preserve">Ikke helt sikker på, hvad der menes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4" w:author="Julian Christensen" w:date="2024-07-04T09:53:00Z" w:initials="JC">
    <w:p w14:paraId="3B778F22" w14:textId="3D589596" w:rsidR="0001372B" w:rsidRDefault="0001372B">
      <w:pPr>
        <w:pStyle w:val="CommentText"/>
      </w:pPr>
      <w:r>
        <w:rPr>
          <w:rStyle w:val="CommentReference"/>
        </w:rPr>
        <w:annotationRef/>
      </w:r>
      <w:r>
        <w:t xml:space="preserve">Ikke double screening? Når jeg hører ”duplicate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5" w:author="Mikkel Helding Vembye" w:date="2024-07-08T08:35:00Z" w:initials="MHV">
    <w:p w14:paraId="05951F97" w14:textId="6E7A3149" w:rsidR="0051645D" w:rsidRDefault="0051645D">
      <w:pPr>
        <w:pStyle w:val="CommentText"/>
      </w:pPr>
      <w:r>
        <w:rPr>
          <w:rStyle w:val="CommentReference"/>
        </w:rPr>
        <w:annotationRef/>
      </w:r>
      <w:r>
        <w:t xml:space="preserve">I know, men det er den korrekte måde at sige det på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6" w:author="Julian Christensen" w:date="2024-07-04T13:55:00Z" w:initials="JC">
    <w:p w14:paraId="1580BC94" w14:textId="4E7B9D72" w:rsidR="0001372B" w:rsidRPr="00F66E9F" w:rsidRDefault="0001372B">
      <w:pPr>
        <w:pStyle w:val="CommentText"/>
      </w:pPr>
      <w:r>
        <w:rPr>
          <w:rStyle w:val="CommentReference"/>
        </w:rPr>
        <w:annotationRef/>
      </w:r>
      <w:r w:rsidRPr="00F66E9F">
        <w:t xml:space="preserve">Hvordan det? (Altså hvordan </w:t>
      </w:r>
      <w:r>
        <w:t>gør det det lettere at ”compress calendar time”?)</w:t>
      </w:r>
    </w:p>
  </w:comment>
  <w:comment w:id="7" w:author="Mikkel Helding Vembye" w:date="2024-07-08T09:07:00Z" w:initials="MHV">
    <w:p w14:paraId="6D61C338" w14:textId="4D31EB99" w:rsidR="00076BAF" w:rsidRDefault="00076BAF">
      <w:pPr>
        <w:pStyle w:val="CommentText"/>
      </w:pPr>
      <w:r>
        <w:rPr>
          <w:rStyle w:val="CommentReference"/>
        </w:rPr>
        <w:annotationRef/>
      </w:r>
      <w:r>
        <w:t xml:space="preserve">Jeg forstår det heller ikke helt.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Men der er ikke så meget at gøre her. Det er forfatterne text.</w:t>
      </w:r>
    </w:p>
  </w:comment>
  <w:comment w:id="8" w:author="Julian Christensen" w:date="2024-07-04T16:25:00Z" w:initials="JC">
    <w:p w14:paraId="6B670968" w14:textId="2E6072A5" w:rsidR="0001372B" w:rsidRDefault="0001372B">
      <w:pPr>
        <w:pStyle w:val="CommentText"/>
      </w:pPr>
      <w:r>
        <w:rPr>
          <w:rStyle w:val="CommentReference"/>
        </w:rPr>
        <w:annotationRef/>
      </w:r>
      <w:r>
        <w:t>Det veksler om vi skriver ”reach” eller ”call” – overvej ensretning</w:t>
      </w:r>
    </w:p>
  </w:comment>
  <w:comment w:id="9" w:author="Mikkel Helding Vembye" w:date="2024-07-08T09:08:00Z" w:initials="MHV">
    <w:p w14:paraId="0F283B8E" w14:textId="4523CE9B" w:rsidR="00076BAF" w:rsidRDefault="00076BAF">
      <w:pPr>
        <w:pStyle w:val="CommentText"/>
      </w:pPr>
      <w:r>
        <w:rPr>
          <w:rStyle w:val="CommentReference"/>
        </w:rPr>
        <w:annotationRef/>
      </w:r>
      <w:r w:rsidR="00BB3CBE">
        <w:t>Jeg har forsøgt at strømline</w:t>
      </w:r>
    </w:p>
  </w:comment>
  <w:comment w:id="10" w:author="Julian Christensen" w:date="2024-07-04T16:25:00Z" w:initials="JC">
    <w:p w14:paraId="4F294864" w14:textId="2959C7A1" w:rsidR="0001372B" w:rsidRPr="00E64D74" w:rsidRDefault="0001372B">
      <w:pPr>
        <w:pStyle w:val="CommentText"/>
      </w:pPr>
      <w:r>
        <w:rPr>
          <w:rStyle w:val="CommentReference"/>
        </w:rPr>
        <w:annotationRef/>
      </w:r>
      <w:r>
        <w:t>Det veksler om vi skriver ”reach” eller ”call” - overvej ensretning</w:t>
      </w:r>
    </w:p>
  </w:comment>
  <w:comment w:id="11" w:author="Mikkel Helding Vembye" w:date="2024-07-08T09:30:00Z" w:initials="MHV">
    <w:p w14:paraId="0C2C13EE" w14:textId="7290B6A6" w:rsidR="00BB3CBE" w:rsidRDefault="00BB3CBE">
      <w:pPr>
        <w:pStyle w:val="CommentText"/>
      </w:pPr>
      <w:r>
        <w:rPr>
          <w:rStyle w:val="CommentReference"/>
        </w:rPr>
        <w:annotationRef/>
      </w:r>
      <w:r>
        <w:t>Se kommentar ovenfor</w:t>
      </w:r>
    </w:p>
  </w:comment>
  <w:comment w:id="12" w:author="Julian Christensen" w:date="2024-07-05T10:28:00Z" w:initials="JC">
    <w:p w14:paraId="166BB11C" w14:textId="5CF6ACE5" w:rsidR="0001372B" w:rsidRPr="0055052B" w:rsidRDefault="0001372B">
      <w:pPr>
        <w:pStyle w:val="CommentText"/>
      </w:pPr>
      <w:r>
        <w:rPr>
          <w:rStyle w:val="CommentReference"/>
        </w:rPr>
        <w:annotationRef/>
      </w:r>
      <w:r w:rsidRPr="0055052B">
        <w:t>Dette afsnit indeholder en r</w:t>
      </w:r>
      <w:r>
        <w:t xml:space="preserve">ække beskrivelser af metodiske valg, som jeg synes vi skal overveje at vente med af hensyn til at skabe en mere stringent læseoplevelse. </w:t>
      </w:r>
      <w:r w:rsidRPr="0055052B">
        <w:t>Fx function calls: Dette er mega-vigtigt men jeg s</w:t>
      </w:r>
      <w:r>
        <w:t xml:space="preserve">ynes vi skal præsentere det ifm. beskrivelsen af, hvordan vi gennemførte vores classification-eksperimenter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ikkel Helding Vembye" w:date="2024-07-08T10:02:00Z" w:initials="MHV">
    <w:p w14:paraId="1BEEE422" w14:textId="2AE6E383" w:rsidR="00AE0B0C" w:rsidRDefault="00AE0B0C">
      <w:pPr>
        <w:pStyle w:val="CommentText"/>
      </w:pPr>
      <w:r>
        <w:rPr>
          <w:rStyle w:val="CommentReference"/>
        </w:rPr>
        <w:annotationRef/>
      </w:r>
      <w:r w:rsidR="00E01E2A">
        <w:t>Har forsøgt at omskrive det nu. Og lave en del mere historiefortælling</w:t>
      </w:r>
      <w:r>
        <w:t xml:space="preserve"> </w:t>
      </w:r>
    </w:p>
  </w:comment>
  <w:comment w:id="14" w:author="Julian Christensen" w:date="2024-07-04T16:48:00Z" w:initials="JC">
    <w:p w14:paraId="756DFD43" w14:textId="77777777" w:rsidR="0001372B" w:rsidRPr="003232EE" w:rsidRDefault="0001372B" w:rsidP="00873A7D">
      <w:pPr>
        <w:pStyle w:val="CommentText"/>
      </w:pPr>
      <w:r>
        <w:rPr>
          <w:rStyle w:val="CommentReference"/>
        </w:rPr>
        <w:annotationRef/>
      </w:r>
      <w:r w:rsidRPr="003232EE">
        <w:t>Evt indsætte fodnote til</w:t>
      </w:r>
      <w:r>
        <w:t xml:space="preserve"> kort</w:t>
      </w:r>
      <w:r w:rsidRPr="003232EE">
        <w:t xml:space="preserve"> f</w:t>
      </w:r>
      <w:r>
        <w:t>orklaring af, hvorfor?</w:t>
      </w:r>
    </w:p>
  </w:comment>
  <w:comment w:id="15" w:author="Mikkel Helding Vembye" w:date="2024-07-08T09:44:00Z" w:initials="MHV">
    <w:p w14:paraId="5BCB8E0E" w14:textId="7D31D12E" w:rsidR="00BD1F2A" w:rsidRDefault="00BD1F2A">
      <w:pPr>
        <w:pStyle w:val="CommentText"/>
      </w:pPr>
      <w:r>
        <w:rPr>
          <w:rStyle w:val="CommentReference"/>
        </w:rPr>
        <w:annotationRef/>
      </w:r>
      <w:r>
        <w:t>Synes det ligger i sætningen omkring random noises</w:t>
      </w:r>
    </w:p>
  </w:comment>
  <w:comment w:id="29" w:author="Julian Christensen" w:date="2024-07-05T11:45:00Z" w:initials="JC">
    <w:p w14:paraId="2BF687FC" w14:textId="095FAB33" w:rsidR="0001372B" w:rsidRPr="006E65B5" w:rsidRDefault="0001372B">
      <w:pPr>
        <w:pStyle w:val="CommentText"/>
      </w:pPr>
      <w:r>
        <w:rPr>
          <w:rStyle w:val="CommentReference"/>
        </w:rPr>
        <w:annotationRef/>
      </w:r>
      <w:r w:rsidRPr="006E65B5">
        <w:t>Evt relevant med en R</w:t>
      </w:r>
      <w:r>
        <w:t>EF til dette udsagn?</w:t>
      </w:r>
    </w:p>
  </w:comment>
  <w:comment w:id="42" w:author="Julian Christensen" w:date="2024-07-05T11:50:00Z" w:initials="JC">
    <w:p w14:paraId="0576D210" w14:textId="7C125785" w:rsidR="0001372B" w:rsidRPr="001E6DC5" w:rsidRDefault="0001372B">
      <w:pPr>
        <w:pStyle w:val="CommentText"/>
      </w:pPr>
      <w:r>
        <w:rPr>
          <w:rStyle w:val="CommentReference"/>
        </w:rPr>
        <w:annotationRef/>
      </w:r>
      <w:r w:rsidRPr="006E65B5">
        <w:t xml:space="preserve">Hvis figuren er </w:t>
      </w:r>
      <w:r>
        <w:t>inspireret af</w:t>
      </w:r>
      <w:r w:rsidRPr="006E65B5">
        <w:t xml:space="preserve"> andre, så synes jeg vi skal </w:t>
      </w:r>
      <w:r>
        <w:t xml:space="preserve">skrive dette i noten. </w:t>
      </w:r>
      <w:r w:rsidRPr="001E6DC5">
        <w:t xml:space="preserve">(Fx ”Figure adapted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43" w:author="Mikkel Helding Vembye" w:date="2024-07-08T09:59:00Z" w:initials="MHV">
    <w:p w14:paraId="06945806" w14:textId="46E20057" w:rsidR="00AE0B0C" w:rsidRDefault="00AE0B0C">
      <w:pPr>
        <w:pStyle w:val="CommentText"/>
      </w:pPr>
      <w:r>
        <w:rPr>
          <w:rStyle w:val="CommentReference"/>
        </w:rPr>
        <w:annotationRef/>
      </w:r>
      <w:r>
        <w:t>Men det er den ikke. Det er min egen</w:t>
      </w:r>
    </w:p>
  </w:comment>
  <w:comment w:id="53" w:author="Julian Christensen" w:date="2024-07-05T12:00:00Z" w:initials="JC">
    <w:p w14:paraId="47EF0276" w14:textId="6FE1EF27" w:rsidR="0001372B" w:rsidRPr="00C523F5" w:rsidRDefault="0001372B">
      <w:pPr>
        <w:pStyle w:val="CommentText"/>
      </w:pPr>
      <w:r>
        <w:rPr>
          <w:rStyle w:val="CommentReference"/>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04" w:author="Julian Christensen" w:date="2024-07-05T12:49:00Z" w:initials="JC">
    <w:p w14:paraId="40D71615" w14:textId="3E7FCD19" w:rsidR="0001372B" w:rsidRDefault="0001372B">
      <w:pPr>
        <w:pStyle w:val="CommentText"/>
      </w:pPr>
      <w:r>
        <w:rPr>
          <w:rStyle w:val="CommentReference"/>
        </w:rPr>
        <w:annotationRef/>
      </w:r>
      <w:r>
        <w:t>Jeg har fuld tillid til, at disse transformationer giver mening, men jeg forstår ikke hvad de gør – er det så ikke længere de simple formler for TP, FP, TN og FN der anvendes?</w:t>
      </w:r>
    </w:p>
  </w:comment>
  <w:comment w:id="105" w:author="Julian Christensen" w:date="2024-07-05T12:50:00Z" w:initials="JC">
    <w:p w14:paraId="47EC16CB" w14:textId="4479A74E" w:rsidR="0001372B" w:rsidRDefault="0001372B">
      <w:pPr>
        <w:pStyle w:val="CommentText"/>
      </w:pPr>
      <w:r>
        <w:rPr>
          <w:rStyle w:val="CommentReference"/>
        </w:rPr>
        <w:annotationRef/>
      </w:r>
      <w:r>
        <w:t xml:space="preserve">Er dette standard eller hvad er den valgte værdi på .7 baseret på? </w:t>
      </w:r>
    </w:p>
  </w:comment>
  <w:comment w:id="165" w:author="Julian Christensen" w:date="2024-07-05T13:10:00Z" w:initials="JC">
    <w:p w14:paraId="025B1FC1" w14:textId="668011FB" w:rsidR="00901540" w:rsidRPr="00901540" w:rsidRDefault="00901540">
      <w:pPr>
        <w:pStyle w:val="CommentText"/>
      </w:pPr>
      <w:r>
        <w:rPr>
          <w:rStyle w:val="CommentReference"/>
        </w:rPr>
        <w:annotationRef/>
      </w:r>
      <w:r w:rsidRPr="00901540">
        <w:t>Hvorfor advare mod anvendelse h</w:t>
      </w:r>
      <w:r>
        <w:t xml:space="preserve">vis specificity &lt; 0.5? </w:t>
      </w:r>
      <w:r w:rsidRPr="00901540">
        <w:t>Altså, kan det ikke s</w:t>
      </w:r>
      <w:r>
        <w:t xml:space="preserve">tadig give mening (hvis bare recall er høj nok) hvis man har et meget højt antal titler og abstracts der skal screenes? </w:t>
      </w:r>
    </w:p>
  </w:comment>
  <w:comment w:id="166" w:author="Mikkel Helding Vembye" w:date="2024-07-08T08:15:00Z" w:initials="MHV">
    <w:p w14:paraId="5AD72A56" w14:textId="7D919F90" w:rsidR="00AC50D6" w:rsidRDefault="00AC50D6">
      <w:pPr>
        <w:pStyle w:val="CommentText"/>
      </w:pPr>
      <w:r>
        <w:rPr>
          <w:rStyle w:val="CommentReference"/>
        </w:rPr>
        <w:annotationRef/>
      </w:r>
      <w:r>
        <w:t xml:space="preserve">Har forsøgt at imødegå dette. Synes kun dette argument holder i ekstreme screening cases. Der skal ret mange rekords til for det giver mening at lave anden anbefaling, vil jeg mene. </w:t>
      </w:r>
    </w:p>
  </w:comment>
  <w:comment w:id="172" w:author="Julian Christensen" w:date="2024-07-05T13:17:00Z" w:initials="JC">
    <w:p w14:paraId="64922BE1" w14:textId="6F902CDB" w:rsidR="00901540" w:rsidRDefault="00901540">
      <w:pPr>
        <w:pStyle w:val="CommentText"/>
      </w:pPr>
      <w:r>
        <w:rPr>
          <w:rStyle w:val="CommentReference"/>
        </w:rPr>
        <w:annotationRef/>
      </w:r>
      <w:r>
        <w:t>Er det ikke lidt farligt at udtale os om traditionelle machine learning tools når vi ikke tester det?</w:t>
      </w:r>
    </w:p>
  </w:comment>
  <w:comment w:id="173" w:author="Mikkel Helding Vembye" w:date="2024-07-08T08:11:00Z" w:initials="MHV">
    <w:p w14:paraId="4E4CA654" w14:textId="2AD8FA4F" w:rsidR="00AC50D6" w:rsidRDefault="00AC50D6">
      <w:pPr>
        <w:pStyle w:val="CommentText"/>
      </w:pPr>
      <w:r>
        <w:rPr>
          <w:rStyle w:val="CommentReference"/>
        </w:rPr>
        <w:annotationRef/>
      </w:r>
      <w:r>
        <w:t xml:space="preserve">Det er generelt accepteret at 95% er ideal casen for stokastiske algoritmer, så det er jeg ikke bange for at inddrage. </w:t>
      </w:r>
    </w:p>
  </w:comment>
  <w:comment w:id="175" w:author="Julian Christensen" w:date="2024-07-05T13:17:00Z" w:initials="JC">
    <w:p w14:paraId="5A3EBC39" w14:textId="2F3021EC" w:rsidR="00901540" w:rsidRPr="00901540" w:rsidRDefault="00901540">
      <w:pPr>
        <w:pStyle w:val="CommentText"/>
      </w:pPr>
      <w:r>
        <w:rPr>
          <w:rStyle w:val="CommentReference"/>
        </w:rPr>
        <w:annotationRef/>
      </w:r>
      <w:r>
        <w:t xml:space="preserve">Er der en mening med forskellen i ordlyd i disse to celler? </w:t>
      </w:r>
      <w:r w:rsidRPr="00901540">
        <w:t xml:space="preserve">Altså ”Not ideal” </w:t>
      </w:r>
      <w:r>
        <w:t>vs</w:t>
      </w:r>
      <w:r w:rsidRPr="00901540">
        <w:t xml:space="preserve"> “L</w:t>
      </w:r>
      <w:r>
        <w:t>ow”?</w:t>
      </w:r>
    </w:p>
  </w:comment>
  <w:comment w:id="174" w:author="Mikkel Helding Vembye" w:date="2024-07-08T08:12:00Z" w:initials="MHV">
    <w:p w14:paraId="09ED2905" w14:textId="76BCD0D7" w:rsidR="00AC50D6" w:rsidRDefault="00AC50D6">
      <w:pPr>
        <w:pStyle w:val="CommentText"/>
      </w:pPr>
      <w:r>
        <w:rPr>
          <w:rStyle w:val="CommentReference"/>
        </w:rPr>
        <w:annotationRef/>
      </w:r>
      <w:r>
        <w:t>Mit rudimentære forsøg på at graduere i performance</w:t>
      </w:r>
    </w:p>
  </w:comment>
  <w:comment w:id="178" w:author="Julian Christensen" w:date="2024-07-05T13:18:00Z" w:initials="JC">
    <w:p w14:paraId="0915B530" w14:textId="789FEC66" w:rsidR="00901540" w:rsidRPr="00901540" w:rsidRDefault="00901540">
      <w:pPr>
        <w:pStyle w:val="CommentText"/>
      </w:pPr>
      <w:r>
        <w:rPr>
          <w:rStyle w:val="CommentReference"/>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81" w:author="Julian Christensen" w:date="2024-07-05T13:22:00Z" w:initials="JC">
    <w:p w14:paraId="547A1337" w14:textId="19FA8B7A" w:rsidR="005A1135" w:rsidRPr="005A1135" w:rsidRDefault="005A1135">
      <w:pPr>
        <w:pStyle w:val="CommentText"/>
      </w:pPr>
      <w:r>
        <w:rPr>
          <w:rStyle w:val="CommentReference"/>
        </w:rPr>
        <w:annotationRef/>
      </w:r>
      <w:r w:rsidRPr="005A1135">
        <w:t>Vi veksler mellem om v</w:t>
      </w:r>
      <w:r>
        <w:t>i skriver ”classification experiment” eller ”classifier experiment” – jeg tænker det skal ensrettes på et tidspunkt (jeg ved ikke hvad der er mest standard).</w:t>
      </w:r>
    </w:p>
  </w:comment>
  <w:comment w:id="183" w:author="Julian Christensen" w:date="2024-07-05T13:24:00Z" w:initials="JC">
    <w:p w14:paraId="3BC593F9" w14:textId="0FD69F63" w:rsidR="005A1135" w:rsidRPr="005A1135" w:rsidRDefault="005A1135">
      <w:pPr>
        <w:pStyle w:val="CommentText"/>
      </w:pPr>
      <w:r>
        <w:rPr>
          <w:rStyle w:val="CommentReference"/>
        </w:rPr>
        <w:annotationRef/>
      </w:r>
      <w:r w:rsidRPr="005A1135">
        <w:t>Jeg tænker nr 2 og 3 e</w:t>
      </w:r>
      <w:r>
        <w:t>r metodiske valg der skal beskrives ifm. gennemførelsen af eksperimenterne men det er vel ikke som sådan formål med eksperimenterne (i så fald skulle vi vel have testet hvad det gjorde ved performancen, altså med vs uden function calling etc.?)</w:t>
      </w:r>
    </w:p>
  </w:comment>
  <w:comment w:id="189" w:author="Julian Christensen" w:date="2024-07-05T13:26:00Z" w:initials="JC">
    <w:p w14:paraId="1C50D953" w14:textId="020BC024" w:rsidR="005A1135" w:rsidRPr="005A1135" w:rsidRDefault="005A1135">
      <w:pPr>
        <w:pStyle w:val="CommentText"/>
      </w:pPr>
      <w:r>
        <w:rPr>
          <w:rStyle w:val="CommentReference"/>
        </w:rPr>
        <w:annotationRef/>
      </w:r>
      <w:r w:rsidRPr="005A1135">
        <w:t>Njah, for at teste d</w:t>
      </w:r>
      <w:r>
        <w:t xml:space="preserve">ette skulle vi vel undersøge om performance varierer systematisk på tværs af forskellige niveauer af ubalance? </w:t>
      </w:r>
    </w:p>
  </w:comment>
  <w:comment w:id="215" w:author="Julian Christensen" w:date="2024-07-05T13:33:00Z" w:initials="JC">
    <w:p w14:paraId="58150319" w14:textId="5BDC392D" w:rsidR="00104D0B" w:rsidRDefault="00104D0B">
      <w:pPr>
        <w:pStyle w:val="CommentText"/>
      </w:pPr>
      <w:r>
        <w:rPr>
          <w:rStyle w:val="CommentReference"/>
        </w:rPr>
        <w:annotationRef/>
      </w:r>
      <w:r>
        <w:t>Two?</w:t>
      </w:r>
    </w:p>
  </w:comment>
  <w:comment w:id="214" w:author="Julian Christensen" w:date="2024-07-05T13:33:00Z" w:initials="JC">
    <w:p w14:paraId="1B3870A9" w14:textId="1FC8092F" w:rsidR="00104D0B" w:rsidRPr="00104D0B" w:rsidRDefault="00104D0B">
      <w:pPr>
        <w:pStyle w:val="CommentText"/>
      </w:pPr>
      <w:r>
        <w:rPr>
          <w:rStyle w:val="CommentReference"/>
        </w:rPr>
        <w:annotationRef/>
      </w:r>
      <w:r w:rsidRPr="00104D0B">
        <w:t>Jeg tænker at dette v</w:t>
      </w:r>
      <w:r>
        <w:t xml:space="preserve">il være et oplagt sted at præsentere function calling (i stedet for de tidligere introduktioner). </w:t>
      </w:r>
    </w:p>
  </w:comment>
  <w:comment w:id="225" w:author="Julian Christensen" w:date="2024-07-05T13:41:00Z" w:initials="JC">
    <w:p w14:paraId="445485E3" w14:textId="54A2B806" w:rsidR="00104D0B" w:rsidRPr="007008F8" w:rsidRDefault="00104D0B">
      <w:pPr>
        <w:pStyle w:val="CommentText"/>
      </w:pPr>
      <w:r>
        <w:rPr>
          <w:rStyle w:val="CommentReference"/>
        </w:rPr>
        <w:annotationRef/>
      </w:r>
      <w:r>
        <w:t xml:space="preserve">Igen evaluerede vi vel ikke som sådan </w:t>
      </w:r>
      <w:r w:rsidR="007008F8">
        <w:t xml:space="preserve">multi-prompting – vi anvender det men hvis vi skulle teste det ville det vel kræve tests med </w:t>
      </w:r>
      <w:r w:rsidR="007008F8">
        <w:rPr>
          <w:i/>
        </w:rPr>
        <w:t xml:space="preserve">og </w:t>
      </w:r>
      <w:r w:rsidR="007008F8">
        <w:t xml:space="preserve">uden multiprompting? (hvilket kunne være en cool test at lave, men ikke en jeg synes vi skal lave her) </w:t>
      </w:r>
    </w:p>
  </w:comment>
  <w:comment w:id="219" w:author="Julian Christensen" w:date="2024-07-05T13:38:00Z" w:initials="JC">
    <w:p w14:paraId="3DEFE4DD" w14:textId="31598A9D" w:rsidR="00104D0B" w:rsidRPr="00104D0B" w:rsidRDefault="00104D0B">
      <w:pPr>
        <w:pStyle w:val="CommentText"/>
      </w:pPr>
      <w:r>
        <w:rPr>
          <w:rStyle w:val="CommentReference"/>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”hvad kendetegner et godt prompt,”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44" w:author="Julian Christensen" w:date="2024-07-05T13:48:00Z" w:initials="JC">
    <w:p w14:paraId="1195B9AB" w14:textId="2EDFD7BA" w:rsidR="007008F8" w:rsidRPr="007008F8" w:rsidRDefault="007008F8">
      <w:pPr>
        <w:pStyle w:val="CommentText"/>
      </w:pPr>
      <w:r>
        <w:rPr>
          <w:rStyle w:val="CommentReference"/>
        </w:rPr>
        <w:annotationRef/>
      </w:r>
      <w:r w:rsidRPr="007008F8">
        <w:t>Et andet sted skriver v</w:t>
      </w:r>
      <w:r>
        <w:t>i ”within few hours”</w:t>
      </w:r>
    </w:p>
  </w:comment>
  <w:comment w:id="249" w:author="Julian Christensen" w:date="2024-07-05T13:50:00Z" w:initials="JC">
    <w:p w14:paraId="761529D9" w14:textId="1E3D6EDA" w:rsidR="007008F8" w:rsidRPr="007008F8" w:rsidRDefault="007008F8">
      <w:pPr>
        <w:pStyle w:val="CommentText"/>
      </w:pPr>
      <w:r>
        <w:rPr>
          <w:rStyle w:val="CommentReference"/>
        </w:rPr>
        <w:annotationRef/>
      </w:r>
      <w:r w:rsidRPr="007008F8">
        <w:t>Vi kunne evt. overveje a</w:t>
      </w:r>
      <w:r>
        <w:t>t lave en selvstændig figur med menneske- og GPT-screeninger i de tre anvendte reviews?</w:t>
      </w:r>
    </w:p>
  </w:comment>
  <w:comment w:id="261" w:author="Julian Christensen" w:date="2024-07-05T13:53:00Z" w:initials="JC">
    <w:p w14:paraId="1BDC6FA2" w14:textId="72C83597" w:rsidR="00232250" w:rsidRPr="00232250" w:rsidRDefault="00232250">
      <w:pPr>
        <w:pStyle w:val="CommentText"/>
      </w:pPr>
      <w:r>
        <w:rPr>
          <w:rStyle w:val="CommentReference"/>
        </w:rPr>
        <w:annotationRef/>
      </w:r>
      <w:r w:rsidRPr="00232250">
        <w:t>Evt fodnote til forklaring af hvordan de 6</w:t>
      </w:r>
      <w:r>
        <w:t>4 % estimeres?</w:t>
      </w:r>
    </w:p>
  </w:comment>
  <w:comment w:id="291" w:author="Julian Christensen" w:date="2024-07-05T13:59:00Z" w:initials="JC">
    <w:p w14:paraId="286ADE9C" w14:textId="32316804" w:rsidR="00232250" w:rsidRPr="00232250" w:rsidRDefault="00232250">
      <w:pPr>
        <w:pStyle w:val="CommentText"/>
      </w:pPr>
      <w:r>
        <w:rPr>
          <w:rStyle w:val="CommentReference"/>
        </w:rPr>
        <w:annotationRef/>
      </w:r>
      <w:r w:rsidRPr="00232250">
        <w:t>Tør vi konkludere dette uden direkte test</w:t>
      </w:r>
      <w:r>
        <w:t xml:space="preserve"> af promptsensitiviteten?</w:t>
      </w:r>
    </w:p>
  </w:comment>
  <w:comment w:id="308" w:author="Julian Christensen" w:date="2024-07-05T14:05:00Z" w:initials="JC">
    <w:p w14:paraId="4557ECC3" w14:textId="4F579C68" w:rsidR="00183B8E" w:rsidRPr="00183B8E" w:rsidRDefault="00183B8E">
      <w:pPr>
        <w:pStyle w:val="CommentText"/>
      </w:pPr>
      <w:r>
        <w:rPr>
          <w:rStyle w:val="CommentReference"/>
        </w:rPr>
        <w:annotationRef/>
      </w:r>
      <w:r w:rsidRPr="00183B8E">
        <w:t>Vil det ikke her v</w:t>
      </w:r>
      <w:r>
        <w:t>ære relevant at se på inclusion probability thresholds/cut-offs? Altså: Man kan både skrue på promptets formulering og på incl prob</w:t>
      </w:r>
    </w:p>
  </w:comment>
  <w:comment w:id="352" w:author="Julian Christensen" w:date="2024-07-05T14:12:00Z" w:initials="JC">
    <w:p w14:paraId="350BE944" w14:textId="40F0A6A6" w:rsidR="00F02E2D" w:rsidRPr="00F02E2D" w:rsidRDefault="00F02E2D">
      <w:pPr>
        <w:pStyle w:val="CommentText"/>
        <w:rPr>
          <w:lang w:val="en-US"/>
        </w:rPr>
      </w:pPr>
      <w:r>
        <w:rPr>
          <w:rStyle w:val="CommentReference"/>
        </w:rPr>
        <w:annotationRef/>
      </w:r>
      <w:r w:rsidRPr="00F02E2D">
        <w:rPr>
          <w:lang w:val="en-US"/>
        </w:rPr>
        <w:t>El</w:t>
      </w:r>
      <w:r>
        <w:rPr>
          <w:lang w:val="en-US"/>
        </w:rPr>
        <w:t>ler ligefrem not sensitive?</w:t>
      </w:r>
    </w:p>
  </w:comment>
  <w:comment w:id="361" w:author="Julian Christensen" w:date="2024-07-05T14:15:00Z" w:initials="JC">
    <w:p w14:paraId="766DEF3E" w14:textId="142C7ECA" w:rsidR="00F02E2D" w:rsidRPr="00F02E2D" w:rsidRDefault="00F02E2D">
      <w:pPr>
        <w:pStyle w:val="CommentText"/>
      </w:pPr>
      <w:r>
        <w:rPr>
          <w:rStyle w:val="CommentReference"/>
        </w:rPr>
        <w:annotationRef/>
      </w:r>
      <w:r w:rsidRPr="00F02E2D">
        <w:t>Er det ikke ligemeget o</w:t>
      </w:r>
      <w:r>
        <w:t>m beslutningen træffes efter ”the main T&amp;Ab screening has been initiated” hvis bare det kun er menneskescreeningen der er sat i gang?</w:t>
      </w:r>
    </w:p>
  </w:comment>
  <w:comment w:id="365" w:author="Julian Christensen" w:date="2024-07-05T14:17:00Z" w:initials="JC">
    <w:p w14:paraId="58DF6F60" w14:textId="0556829C" w:rsidR="00F02E2D" w:rsidRPr="00F02E2D" w:rsidRDefault="00F02E2D">
      <w:pPr>
        <w:pStyle w:val="CommentText"/>
      </w:pPr>
      <w:r>
        <w:rPr>
          <w:rStyle w:val="CommentReference"/>
        </w:rPr>
        <w:annotationRef/>
      </w:r>
      <w:r w:rsidRPr="00F02E2D">
        <w:t>Hvad vil det sige – jeg for</w:t>
      </w:r>
      <w:r>
        <w:t xml:space="preserve">står ikke helt anbefalingen/hvad det betyder/hvordan det bliver en bedre screeningprocess? </w:t>
      </w:r>
      <w:r w:rsidRPr="00F02E2D">
        <w:rPr>
          <w:lang w:val="en-US"/>
        </w:rPr>
        <w:t xml:space="preserve">(Og er det specifikt ift. </w:t>
      </w:r>
      <w:r w:rsidRPr="00F02E2D">
        <w:t>AI-screening eller er det en generel anbefaling til når</w:t>
      </w:r>
      <w:r>
        <w:t xml:space="preserve"> man screener?)</w:t>
      </w:r>
    </w:p>
  </w:comment>
  <w:comment w:id="373" w:author="Julian Christensen" w:date="2024-07-05T14:20:00Z" w:initials="JC">
    <w:p w14:paraId="5ECF2D69" w14:textId="42064778" w:rsidR="00F02E2D" w:rsidRPr="00F02E2D" w:rsidRDefault="00F02E2D">
      <w:pPr>
        <w:pStyle w:val="CommentText"/>
      </w:pPr>
      <w:r>
        <w:rPr>
          <w:rStyle w:val="CommentReference"/>
        </w:rPr>
        <w:annotationRef/>
      </w:r>
      <w:r w:rsidRPr="00F02E2D">
        <w:t xml:space="preserve">Før sagde vi vist 5-10 min </w:t>
      </w:r>
      <w:r>
        <w:t>–</w:t>
      </w:r>
      <w:r w:rsidRPr="00F02E2D">
        <w:t xml:space="preserve"> de</w:t>
      </w:r>
      <w:r>
        <w:t xml:space="preserve">t er ikke så afgørende hvad vi skriver men må hellere være konsistente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86" w:author="Julian Christensen" w:date="2024-07-05T14:22:00Z" w:initials="JC">
    <w:p w14:paraId="589F5E0C" w14:textId="59EEF47B" w:rsidR="00524ED0" w:rsidRPr="00524ED0" w:rsidRDefault="00524ED0">
      <w:pPr>
        <w:pStyle w:val="CommentText"/>
      </w:pPr>
      <w:r>
        <w:rPr>
          <w:rStyle w:val="CommentReference"/>
        </w:rPr>
        <w:annotationRef/>
      </w:r>
      <w:r w:rsidRPr="00524ED0">
        <w:t>Skal hver prompt egentlig v</w:t>
      </w:r>
      <w:r>
        <w:t xml:space="preserve">alideres individuelt (altså skal tabel 5’s step 1-5 gennemføres for hver prompt?) </w:t>
      </w:r>
    </w:p>
  </w:comment>
  <w:comment w:id="424" w:author="Julian Christensen" w:date="2024-07-05T10:08:00Z" w:initials="JC">
    <w:p w14:paraId="1846B4C1" w14:textId="77777777" w:rsidR="00AC50D6" w:rsidRDefault="00AC50D6" w:rsidP="00AC50D6">
      <w:pPr>
        <w:pStyle w:val="CommentText"/>
      </w:pPr>
      <w:r>
        <w:rPr>
          <w:rStyle w:val="CommentReference"/>
        </w:rPr>
        <w:annotationRef/>
      </w:r>
      <w:r>
        <w:t xml:space="preserve">Der er rigtig meget at forholde sig til i dette paper, så jeg tænker vi skal arbejde os hen mod så stringent en story-telling som overhovedet muligt. Jeg tænker, at diskussionen af disse kriterier egner sig rigtig godt som afslutning på paperet – altså så vi til sidst slutter af med at sige, at nu har vi vist det og det + stillet det og det til rådighed </w:t>
      </w:r>
      <w:r>
        <w:sym w:font="Wingdings" w:char="F0E0"/>
      </w:r>
      <w:r>
        <w:t xml:space="preserve"> vurderer, at vi med udgangspunkt i Campbell-kriterierne har bragt os til et sted, hvor AI-screening bør kunne accepteres som led i state-of-the-art systematiske literaturreviews. </w:t>
      </w:r>
      <w:r>
        <w:br/>
      </w:r>
      <w:r>
        <w:br/>
        <w:t>PÅ denne måde vil vi også undgå en del gentagelse undervejs i paperet</w:t>
      </w:r>
    </w:p>
  </w:comment>
  <w:comment w:id="445" w:author="Julian Christensen" w:date="2024-07-04T16:10:00Z" w:initials="JC">
    <w:p w14:paraId="6B911412" w14:textId="77777777" w:rsidR="00AC50D6" w:rsidRPr="006B1FFC" w:rsidRDefault="00AC50D6" w:rsidP="00AC50D6">
      <w:pPr>
        <w:pStyle w:val="CommentText"/>
      </w:pPr>
      <w:r>
        <w:rPr>
          <w:rStyle w:val="CommentReference"/>
        </w:rPr>
        <w:annotationRef/>
      </w:r>
      <w:r>
        <w:t xml:space="preserve">Ligger der i tilstedeværelsen af ”functioning tech” at der skal være sikret adgang til denne tech i al evighed? For mig lyder det nærmere som, at vi </w:t>
      </w:r>
      <w:r>
        <w:rPr>
          <w:i/>
        </w:rPr>
        <w:t>har</w:t>
      </w:r>
      <w:r>
        <w:t xml:space="preserve"> adgang til functioning tech (dvs kriterie a er overholdt) men at adgangen er skrøbelig, da OpenAI i teorien kunne lukke ned for det i morgen?</w:t>
      </w:r>
    </w:p>
  </w:comment>
  <w:comment w:id="452" w:author="Julian Christensen" w:date="2024-07-04T15:55:00Z" w:initials="JC">
    <w:p w14:paraId="37BBED14" w14:textId="77777777" w:rsidR="00AC50D6" w:rsidRPr="00E64D74" w:rsidRDefault="00AC50D6" w:rsidP="00AC50D6">
      <w:pPr>
        <w:pStyle w:val="CommentText"/>
      </w:pPr>
      <w:r>
        <w:rPr>
          <w:rStyle w:val="CommentReference"/>
        </w:rPr>
        <w:annotationRef/>
      </w:r>
      <w:r w:rsidRPr="006B1FFC">
        <w:t xml:space="preserve">Hedder det dét? </w:t>
      </w:r>
      <w:r w:rsidRPr="00E64D74">
        <w:t>(altså “takes the same arguments…”)</w:t>
      </w:r>
    </w:p>
  </w:comment>
  <w:comment w:id="470" w:author="Julian Christensen" w:date="2024-07-04T16:32:00Z" w:initials="JC">
    <w:p w14:paraId="62173191" w14:textId="77777777" w:rsidR="0065004E" w:rsidRPr="00E04B03" w:rsidRDefault="0065004E" w:rsidP="0065004E">
      <w:pPr>
        <w:pStyle w:val="CommentText"/>
      </w:pPr>
      <w:r>
        <w:rPr>
          <w:rStyle w:val="CommentReference"/>
        </w:rPr>
        <w:annotationRef/>
      </w:r>
      <w:r w:rsidRPr="00E04B03">
        <w:t>Jeg antager at disse f</w:t>
      </w:r>
      <w:r>
        <w:t xml:space="preserve">orskellige ”endpoints”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1" w:author="Mikkel Helding Vembye" w:date="2024-07-08T09:34:00Z" w:initials="MHV">
    <w:p w14:paraId="2ED57320" w14:textId="77777777" w:rsidR="0065004E" w:rsidRDefault="0065004E" w:rsidP="0065004E">
      <w:pPr>
        <w:pStyle w:val="CommentText"/>
      </w:pPr>
      <w:r>
        <w:rPr>
          <w:rStyle w:val="CommentReference"/>
        </w:rPr>
        <w:annotationRef/>
      </w:r>
      <w:r>
        <w:t>Enig</w:t>
      </w:r>
    </w:p>
  </w:comment>
  <w:comment w:id="473" w:author="Mikkel Helding Vembye" w:date="2024-06-11T15:03:00Z" w:initials="MHV">
    <w:p w14:paraId="3DF5F9B9" w14:textId="1B9D3C7D" w:rsidR="0001372B" w:rsidRPr="00524ED0" w:rsidRDefault="0001372B">
      <w:pPr>
        <w:pStyle w:val="CommentText"/>
        <w:rPr>
          <w:lang w:val="en-US"/>
        </w:rPr>
      </w:pPr>
      <w:r>
        <w:rPr>
          <w:rStyle w:val="CommentReference"/>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66A31F" w15:done="1"/>
  <w15:commentEx w15:paraId="6FFBE643" w15:paraIdParent="4D66A31F" w15:done="1"/>
  <w15:commentEx w15:paraId="288E80EE" w15:done="0"/>
  <w15:commentEx w15:paraId="73469491" w15:paraIdParent="288E80EE" w15:done="0"/>
  <w15:commentEx w15:paraId="3B778F22" w15:done="1"/>
  <w15:commentEx w15:paraId="05951F97" w15:paraIdParent="3B778F22" w15:done="1"/>
  <w15:commentEx w15:paraId="1580BC94" w15:done="1"/>
  <w15:commentEx w15:paraId="6D61C338" w15:paraIdParent="1580BC94" w15:done="1"/>
  <w15:commentEx w15:paraId="6B670968" w15:done="1"/>
  <w15:commentEx w15:paraId="0F283B8E" w15:paraIdParent="6B670968" w15:done="1"/>
  <w15:commentEx w15:paraId="4F294864" w15:done="1"/>
  <w15:commentEx w15:paraId="0C2C13EE" w15:paraIdParent="4F294864" w15:done="1"/>
  <w15:commentEx w15:paraId="166BB11C" w15:done="1"/>
  <w15:commentEx w15:paraId="1BEEE422" w15:paraIdParent="166BB11C" w15:done="1"/>
  <w15:commentEx w15:paraId="756DFD43" w15:done="1"/>
  <w15:commentEx w15:paraId="5BCB8E0E" w15:paraIdParent="756DFD43" w15:done="1"/>
  <w15:commentEx w15:paraId="2BF687FC" w15:done="0"/>
  <w15:commentEx w15:paraId="0576D210" w15:done="1"/>
  <w15:commentEx w15:paraId="06945806" w15:paraIdParent="0576D210" w15:done="1"/>
  <w15:commentEx w15:paraId="47EF0276" w15:done="0"/>
  <w15:commentEx w15:paraId="40D71615" w15:done="0"/>
  <w15:commentEx w15:paraId="47EC16CB" w15:done="0"/>
  <w15:commentEx w15:paraId="025B1FC1" w15:done="0"/>
  <w15:commentEx w15:paraId="5AD72A56" w15:paraIdParent="025B1FC1" w15:done="0"/>
  <w15:commentEx w15:paraId="64922BE1" w15:done="1"/>
  <w15:commentEx w15:paraId="4E4CA654" w15:paraIdParent="64922BE1" w15:done="1"/>
  <w15:commentEx w15:paraId="5A3EBC39" w15:done="1"/>
  <w15:commentEx w15:paraId="09ED2905" w15:paraIdParent="5A3EBC39" w15:done="1"/>
  <w15:commentEx w15:paraId="0915B530" w15:done="0"/>
  <w15:commentEx w15:paraId="547A1337" w15:done="0"/>
  <w15:commentEx w15:paraId="3BC593F9" w15:done="0"/>
  <w15:commentEx w15:paraId="1C50D953" w15:done="0"/>
  <w15:commentEx w15:paraId="58150319" w15:done="0"/>
  <w15:commentEx w15:paraId="1B3870A9" w15:done="0"/>
  <w15:commentEx w15:paraId="445485E3" w15:done="0"/>
  <w15:commentEx w15:paraId="3DEFE4DD" w15:done="0"/>
  <w15:commentEx w15:paraId="1195B9AB" w15:done="0"/>
  <w15:commentEx w15:paraId="761529D9" w15:done="0"/>
  <w15:commentEx w15:paraId="1BDC6FA2" w15:done="0"/>
  <w15:commentEx w15:paraId="286ADE9C" w15:done="0"/>
  <w15:commentEx w15:paraId="4557ECC3" w15:done="0"/>
  <w15:commentEx w15:paraId="350BE944" w15:done="0"/>
  <w15:commentEx w15:paraId="766DEF3E" w15:done="0"/>
  <w15:commentEx w15:paraId="58DF6F60" w15:done="0"/>
  <w15:commentEx w15:paraId="5ECF2D69" w15:done="0"/>
  <w15:commentEx w15:paraId="589F5E0C" w15:done="0"/>
  <w15:commentEx w15:paraId="1846B4C1" w15:done="0"/>
  <w15:commentEx w15:paraId="6B911412" w15:done="0"/>
  <w15:commentEx w15:paraId="37BBED14" w15:done="0"/>
  <w15:commentEx w15:paraId="62173191" w15:done="1"/>
  <w15:commentEx w15:paraId="2ED57320" w15:paraIdParent="62173191" w15:done="1"/>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E80EE" w16cid:durableId="2A30ED05"/>
  <w16cid:commentId w16cid:paraId="73469491" w16cid:durableId="2A362332"/>
  <w16cid:commentId w16cid:paraId="3B778F22" w16cid:durableId="2A30EF9E"/>
  <w16cid:commentId w16cid:paraId="05951F97" w16cid:durableId="2A362346"/>
  <w16cid:commentId w16cid:paraId="1580BC94" w16cid:durableId="2A31285F"/>
  <w16cid:commentId w16cid:paraId="6D61C338" w16cid:durableId="2A362AC1"/>
  <w16cid:commentId w16cid:paraId="6B670968" w16cid:durableId="2A314B8E"/>
  <w16cid:commentId w16cid:paraId="0F283B8E" w16cid:durableId="2A362AF2"/>
  <w16cid:commentId w16cid:paraId="4F294864" w16cid:durableId="2A314B96"/>
  <w16cid:commentId w16cid:paraId="0C2C13EE" w16cid:durableId="2A363049"/>
  <w16cid:commentId w16cid:paraId="166BB11C" w16cid:durableId="2A32494C"/>
  <w16cid:commentId w16cid:paraId="1BEEE422" w16cid:durableId="2A3637A2"/>
  <w16cid:commentId w16cid:paraId="756DFD43" w16cid:durableId="2A32550B"/>
  <w16cid:commentId w16cid:paraId="5BCB8E0E" w16cid:durableId="2A363373"/>
  <w16cid:commentId w16cid:paraId="2BF687FC" w16cid:durableId="2A325B3D"/>
  <w16cid:commentId w16cid:paraId="0576D210" w16cid:durableId="2A325C71"/>
  <w16cid:commentId w16cid:paraId="06945806" w16cid:durableId="2A3636E4"/>
  <w16cid:commentId w16cid:paraId="47EF0276" w16cid:durableId="2A325EEA"/>
  <w16cid:commentId w16cid:paraId="40D71615" w16cid:durableId="2A326A66"/>
  <w16cid:commentId w16cid:paraId="47EC16CB" w16cid:durableId="2A326AB2"/>
  <w16cid:commentId w16cid:paraId="025B1FC1" w16cid:durableId="2A326F59"/>
  <w16cid:commentId w16cid:paraId="5AD72A56" w16cid:durableId="2A361E9A"/>
  <w16cid:commentId w16cid:paraId="64922BE1" w16cid:durableId="2A3270F3"/>
  <w16cid:commentId w16cid:paraId="4E4CA654" w16cid:durableId="2A361DCC"/>
  <w16cid:commentId w16cid:paraId="5A3EBC39" w16cid:durableId="2A3270D2"/>
  <w16cid:commentId w16cid:paraId="09ED2905" w16cid:durableId="2A361E09"/>
  <w16cid:commentId w16cid:paraId="0915B530" w16cid:durableId="2A327126"/>
  <w16cid:commentId w16cid:paraId="547A1337" w16cid:durableId="2A32722C"/>
  <w16cid:commentId w16cid:paraId="3BC593F9" w16cid:durableId="2A32728A"/>
  <w16cid:commentId w16cid:paraId="1C50D953" w16cid:durableId="2A327309"/>
  <w16cid:commentId w16cid:paraId="58150319" w16cid:durableId="2A3274BF"/>
  <w16cid:commentId w16cid:paraId="1B3870A9" w16cid:durableId="2A327498"/>
  <w16cid:commentId w16cid:paraId="445485E3" w16cid:durableId="2A327698"/>
  <w16cid:commentId w16cid:paraId="3DEFE4DD" w16cid:durableId="2A3275C4"/>
  <w16cid:commentId w16cid:paraId="1195B9AB" w16cid:durableId="2A327844"/>
  <w16cid:commentId w16cid:paraId="761529D9" w16cid:durableId="2A3278A6"/>
  <w16cid:commentId w16cid:paraId="1BDC6FA2" w16cid:durableId="2A327942"/>
  <w16cid:commentId w16cid:paraId="286ADE9C" w16cid:durableId="2A327AC6"/>
  <w16cid:commentId w16cid:paraId="4557ECC3" w16cid:durableId="2A327C0F"/>
  <w16cid:commentId w16cid:paraId="350BE944" w16cid:durableId="2A327DB9"/>
  <w16cid:commentId w16cid:paraId="766DEF3E" w16cid:durableId="2A327E86"/>
  <w16cid:commentId w16cid:paraId="58DF6F60" w16cid:durableId="2A327F0D"/>
  <w16cid:commentId w16cid:paraId="5ECF2D69" w16cid:durableId="2A327FA2"/>
  <w16cid:commentId w16cid:paraId="589F5E0C" w16cid:durableId="2A328030"/>
  <w16cid:commentId w16cid:paraId="1846B4C1" w16cid:durableId="2A3244AF"/>
  <w16cid:commentId w16cid:paraId="6B911412" w16cid:durableId="2A3147DE"/>
  <w16cid:commentId w16cid:paraId="37BBED14" w16cid:durableId="2A31446B"/>
  <w16cid:commentId w16cid:paraId="62173191" w16cid:durableId="2A314D10"/>
  <w16cid:commentId w16cid:paraId="2ED57320" w16cid:durableId="2A36314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48153" w14:textId="77777777" w:rsidR="00482A9C" w:rsidRDefault="00482A9C" w:rsidP="00E22B11">
      <w:pPr>
        <w:spacing w:after="0" w:line="240" w:lineRule="auto"/>
      </w:pPr>
      <w:r>
        <w:separator/>
      </w:r>
    </w:p>
  </w:endnote>
  <w:endnote w:type="continuationSeparator" w:id="0">
    <w:p w14:paraId="531F4307" w14:textId="77777777" w:rsidR="00482A9C" w:rsidRDefault="00482A9C"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01274" w14:textId="77777777" w:rsidR="00482A9C" w:rsidRDefault="00482A9C" w:rsidP="00E22B11">
      <w:pPr>
        <w:spacing w:after="0" w:line="240" w:lineRule="auto"/>
      </w:pPr>
      <w:r>
        <w:separator/>
      </w:r>
    </w:p>
  </w:footnote>
  <w:footnote w:type="continuationSeparator" w:id="0">
    <w:p w14:paraId="29EDEF82" w14:textId="77777777" w:rsidR="00482A9C" w:rsidRDefault="00482A9C" w:rsidP="00E22B11">
      <w:pPr>
        <w:spacing w:after="0" w:line="240" w:lineRule="auto"/>
      </w:pPr>
      <w:r>
        <w:continuationSeparator/>
      </w:r>
    </w:p>
  </w:footnote>
  <w:footnote w:id="1">
    <w:p w14:paraId="5E576E28" w14:textId="571AC7DB" w:rsidR="0001372B" w:rsidRPr="007355A1" w:rsidRDefault="0001372B" w:rsidP="00395796">
      <w:pPr>
        <w:pStyle w:val="FootnoteText"/>
        <w:jc w:val="both"/>
        <w:rPr>
          <w:lang w:val="en-US"/>
        </w:rPr>
      </w:pPr>
      <w:r w:rsidRPr="000D35BD">
        <w:rPr>
          <w:rStyle w:val="FootnoteReference"/>
        </w:rPr>
        <w:footnoteRef/>
      </w:r>
      <w:r w:rsidRPr="007355A1">
        <w:rPr>
          <w:lang w:val="en-US"/>
        </w:rPr>
        <w:t xml:space="preserve"> </w:t>
      </w:r>
      <w:r>
        <w:rPr>
          <w:lang w:val="en-US"/>
        </w:rPr>
        <w:t>W</w:t>
      </w:r>
      <w:r>
        <w:rPr>
          <w:lang w:val="en-US"/>
        </w:rPr>
        <w:t>e</w:t>
      </w:r>
      <w:r>
        <w:rPr>
          <w:lang w:val="en-US"/>
        </w:rPr>
        <w:t xml:space="preserve"> already</w:t>
      </w:r>
      <w:r>
        <w:rPr>
          <w:lang w:val="en-US"/>
        </w:rPr>
        <w:t xml:space="preserve"> see </w:t>
      </w:r>
      <w:r>
        <w:rPr>
          <w:lang w:val="en-US"/>
        </w:rPr>
        <w:t>instances</w:t>
      </w:r>
      <w:r>
        <w:rPr>
          <w:lang w:val="en-US"/>
        </w:rPr>
        <w:t xml:space="preserve"> of systematic reviews</w:t>
      </w:r>
      <w:r>
        <w:rPr>
          <w:lang w:val="en-US"/>
        </w:rPr>
        <w:t xml:space="preserve"> where</w:t>
      </w:r>
      <w:r>
        <w:rPr>
          <w:lang w:val="en-US"/>
        </w:rPr>
        <w:t xml:space="preserve"> the number of records needed to be screened</w:t>
      </w:r>
      <w:r w:rsidR="00076BAF">
        <w:rPr>
          <w:lang w:val="en-US"/>
        </w:rPr>
        <w:t xml:space="preserve"> </w:t>
      </w:r>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703B839C" w:rsidR="0001372B" w:rsidRPr="007340E8" w:rsidRDefault="0001372B" w:rsidP="00395796">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including in screening softwares such as ASReview.  </w:t>
      </w:r>
    </w:p>
  </w:footnote>
  <w:footnote w:id="3">
    <w:p w14:paraId="5F394DD8" w14:textId="2D93E7AA" w:rsidR="0001372B" w:rsidRPr="007332FC" w:rsidRDefault="0001372B" w:rsidP="00395796">
      <w:pPr>
        <w:pStyle w:val="FootnoteText"/>
        <w:jc w:val="both"/>
        <w:rPr>
          <w:lang w:val="en-US"/>
        </w:rPr>
      </w:pPr>
      <w:r w:rsidRPr="000D35BD">
        <w:rPr>
          <w:rStyle w:val="FootnoteReference"/>
        </w:rPr>
        <w:footnoteRef/>
      </w:r>
      <w:r w:rsidRPr="007332FC">
        <w:rPr>
          <w:lang w:val="en-US"/>
        </w:rPr>
        <w:t xml:space="preserve"> </w:t>
      </w:r>
      <w:r w:rsidR="00BE60C4">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00BE60C4" w:rsidRPr="007332FC">
        <w:rPr>
          <w:lang w:val="en-US"/>
        </w:rPr>
        <w:t xml:space="preserve"> </w:t>
      </w:r>
    </w:p>
  </w:footnote>
  <w:footnote w:id="4">
    <w:p w14:paraId="59739032" w14:textId="651A0BD5" w:rsidR="0001372B" w:rsidRPr="007340E8" w:rsidRDefault="0001372B"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w:t>
      </w:r>
      <w:r w:rsidRPr="007340E8">
        <w:rPr>
          <w:lang w:val="en-US"/>
        </w:rPr>
        <w:t xml:space="preserve">TAB </w:t>
      </w:r>
      <w:r w:rsidRPr="007340E8">
        <w:rPr>
          <w:lang w:val="en-US"/>
        </w:rPr>
        <w:t xml:space="preserve">screening purposes. </w:t>
      </w:r>
    </w:p>
  </w:footnote>
  <w:footnote w:id="5">
    <w:p w14:paraId="67852FE7" w14:textId="2D5415D8" w:rsidR="0001372B" w:rsidRPr="007332FC" w:rsidRDefault="0001372B">
      <w:pPr>
        <w:pStyle w:val="FootnoteText"/>
        <w:rPr>
          <w:lang w:val="en-US"/>
        </w:rPr>
      </w:pPr>
      <w:r w:rsidRPr="000D35BD">
        <w:rPr>
          <w:rStyle w:val="FootnoteReference"/>
        </w:rPr>
        <w:footnoteRef/>
      </w:r>
      <w:r w:rsidRPr="007332FC">
        <w:rPr>
          <w:lang w:val="en-US"/>
        </w:rPr>
        <w:t xml:space="preserve"> This model has been deprecated</w:t>
      </w:r>
      <w:r w:rsidR="00DC3CF8">
        <w:rPr>
          <w:lang w:val="en-US"/>
        </w:rPr>
        <w:t>.</w:t>
      </w:r>
      <w:r w:rsidRPr="007332FC">
        <w:rPr>
          <w:lang w:val="en-US"/>
        </w:rPr>
        <w:t xml:space="preserve"> </w:t>
      </w:r>
    </w:p>
  </w:footnote>
  <w:footnote w:id="6">
    <w:p w14:paraId="2D3CB85C" w14:textId="04645AD9" w:rsidR="0001372B" w:rsidRPr="007332FC" w:rsidRDefault="0001372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r>
        <w:fldChar w:fldCharType="begin"/>
      </w:r>
      <w:r w:rsidRPr="00463A4D">
        <w:rPr>
          <w:lang w:val="en-US"/>
          <w:rPrChange w:id="182" w:author="Julian Christensen" w:date="2024-07-04T08:59:00Z">
            <w:rPr/>
          </w:rPrChange>
        </w:rPr>
        <w:instrText xml:space="preserve"> HYPERLINK "https://osf.io/apdfw/" </w:instrText>
      </w:r>
      <w:r>
        <w:fldChar w:fldCharType="separate"/>
      </w:r>
      <w:r w:rsidRPr="00BD4892">
        <w:rPr>
          <w:rStyle w:val="Hyperlink"/>
          <w:sz w:val="20"/>
          <w:lang w:val="en-US"/>
        </w:rPr>
        <w:t>https://osf.io/apdfw/</w:t>
      </w:r>
      <w:r>
        <w:rPr>
          <w:rStyle w:val="Hyperlink"/>
          <w:sz w:val="20"/>
          <w:lang w:val="en-US"/>
        </w:rPr>
        <w:fldChar w:fldCharType="end"/>
      </w:r>
      <w:r w:rsidRPr="00BD4892">
        <w:rPr>
          <w:sz w:val="20"/>
          <w:lang w:val="en-US"/>
        </w:rPr>
        <w:t>.</w:t>
      </w:r>
    </w:p>
    <w:p w14:paraId="11960C96" w14:textId="3CB6D9B6" w:rsidR="0001372B" w:rsidRPr="00BD4892" w:rsidRDefault="0001372B">
      <w:pPr>
        <w:pStyle w:val="FootnoteText"/>
        <w:rPr>
          <w:sz w:val="16"/>
          <w:lang w:val="en-US"/>
        </w:rPr>
      </w:pPr>
    </w:p>
  </w:footnote>
  <w:footnote w:id="9">
    <w:p w14:paraId="2104F5D5" w14:textId="2531930E" w:rsidR="0001372B" w:rsidRPr="0017101A" w:rsidRDefault="0001372B">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otnoteText"/>
        <w:rPr>
          <w:lang w:val="en-US"/>
        </w:rPr>
      </w:pPr>
      <w:r>
        <w:rPr>
          <w:rStyle w:val="FootnoteReference"/>
        </w:rPr>
        <w:footnoteRef/>
      </w:r>
      <w:r w:rsidRPr="001E3E96">
        <w:rPr>
          <w:lang w:val="en-US"/>
        </w:rPr>
        <w:t xml:space="preserve"> Find the exact functions here:</w:t>
      </w:r>
      <w:r>
        <w:rPr>
          <w:lang w:val="en-US"/>
        </w:rPr>
        <w:t xml:space="preserve"> </w:t>
      </w:r>
      <w:r>
        <w:fldChar w:fldCharType="begin"/>
      </w:r>
      <w:r w:rsidRPr="00463A4D">
        <w:rPr>
          <w:lang w:val="en-US"/>
          <w:rPrChange w:id="217" w:author="Julian Christensen" w:date="2024-07-04T08:59:00Z">
            <w:rPr/>
          </w:rPrChange>
        </w:rPr>
        <w:instrText xml:space="preserve"> HYPERLINK "https://bit.ly/3Vl0SRp" \t "_blank" </w:instrText>
      </w:r>
      <w:r>
        <w:fldChar w:fldCharType="separate"/>
      </w:r>
      <w:r w:rsidRPr="001E3E96">
        <w:rPr>
          <w:rStyle w:val="Hyperlink"/>
          <w:lang w:val="en-US"/>
        </w:rPr>
        <w:t>bit.ly/3Vl0SRp</w:t>
      </w:r>
      <w:r>
        <w:rPr>
          <w:rStyle w:val="Hyperlink"/>
          <w:lang w:val="en-US"/>
        </w:rPr>
        <w:fldChar w:fldCharType="end"/>
      </w:r>
    </w:p>
  </w:footnote>
  <w:footnote w:id="11">
    <w:p w14:paraId="36030995" w14:textId="7962BF5A" w:rsidR="0001372B" w:rsidRPr="00BD4892" w:rsidRDefault="0001372B" w:rsidP="00B33FB9">
      <w:pPr>
        <w:pStyle w:val="FootnoteText"/>
        <w:rPr>
          <w:lang w:val="en-US"/>
        </w:rPr>
      </w:pPr>
      <w:r>
        <w:rPr>
          <w:rStyle w:val="FootnoteReference"/>
        </w:rPr>
        <w:footnoteRef/>
      </w:r>
      <w:r w:rsidRPr="00BD4892">
        <w:rPr>
          <w:lang w:val="en-US"/>
        </w:rPr>
        <w:t xml:space="preserve"> Moreover, we show how this can be done in one of the accompan</w:t>
      </w:r>
      <w:r>
        <w:rPr>
          <w:lang w:val="en-US"/>
        </w:rPr>
        <w:t>y</w:t>
      </w:r>
      <w:r w:rsidRPr="00BD4892">
        <w:rPr>
          <w:lang w:val="en-US"/>
        </w:rPr>
        <w:t xml:space="preserve">ing vignette to the AIscreenR package. </w:t>
      </w:r>
    </w:p>
  </w:footnote>
  <w:footnote w:id="12">
    <w:p w14:paraId="643B7291" w14:textId="253D2D66" w:rsidR="0001372B" w:rsidRPr="007D60F0" w:rsidRDefault="0001372B"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01372B" w:rsidRPr="00BD4892" w:rsidRDefault="0001372B">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0FAKnqNJc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1F26"/>
    <w:rsid w:val="00032250"/>
    <w:rsid w:val="00032EE0"/>
    <w:rsid w:val="0003361C"/>
    <w:rsid w:val="000345DE"/>
    <w:rsid w:val="000378D0"/>
    <w:rsid w:val="000414F1"/>
    <w:rsid w:val="00041B75"/>
    <w:rsid w:val="000421DA"/>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3951"/>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446D"/>
    <w:rsid w:val="001B51BB"/>
    <w:rsid w:val="001B592D"/>
    <w:rsid w:val="001B5D51"/>
    <w:rsid w:val="001B7CFE"/>
    <w:rsid w:val="001D0746"/>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0608"/>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24EF2"/>
    <w:rsid w:val="004309CD"/>
    <w:rsid w:val="00430E43"/>
    <w:rsid w:val="004315B1"/>
    <w:rsid w:val="00433818"/>
    <w:rsid w:val="00441345"/>
    <w:rsid w:val="004457FD"/>
    <w:rsid w:val="00447BAE"/>
    <w:rsid w:val="0045186C"/>
    <w:rsid w:val="0045594F"/>
    <w:rsid w:val="00456430"/>
    <w:rsid w:val="0046220F"/>
    <w:rsid w:val="00462549"/>
    <w:rsid w:val="00463A4D"/>
    <w:rsid w:val="004643D6"/>
    <w:rsid w:val="00464626"/>
    <w:rsid w:val="004650C4"/>
    <w:rsid w:val="00466B16"/>
    <w:rsid w:val="00467E10"/>
    <w:rsid w:val="0047024E"/>
    <w:rsid w:val="0047364A"/>
    <w:rsid w:val="00474195"/>
    <w:rsid w:val="00476BB4"/>
    <w:rsid w:val="004808CD"/>
    <w:rsid w:val="00482A9C"/>
    <w:rsid w:val="00487B81"/>
    <w:rsid w:val="00495581"/>
    <w:rsid w:val="00495C59"/>
    <w:rsid w:val="00496CC9"/>
    <w:rsid w:val="00497AD0"/>
    <w:rsid w:val="00497B8E"/>
    <w:rsid w:val="004A13C6"/>
    <w:rsid w:val="004A6777"/>
    <w:rsid w:val="004B04C7"/>
    <w:rsid w:val="004B23A9"/>
    <w:rsid w:val="004B3496"/>
    <w:rsid w:val="004B4ED8"/>
    <w:rsid w:val="004C4B30"/>
    <w:rsid w:val="004D175A"/>
    <w:rsid w:val="004D23EE"/>
    <w:rsid w:val="004D4245"/>
    <w:rsid w:val="004E1A95"/>
    <w:rsid w:val="004E28C2"/>
    <w:rsid w:val="004E4B82"/>
    <w:rsid w:val="004E5BD3"/>
    <w:rsid w:val="004E7552"/>
    <w:rsid w:val="004F1EC5"/>
    <w:rsid w:val="004F2BE4"/>
    <w:rsid w:val="005001A6"/>
    <w:rsid w:val="00502155"/>
    <w:rsid w:val="00502905"/>
    <w:rsid w:val="005052F2"/>
    <w:rsid w:val="005107D8"/>
    <w:rsid w:val="00511534"/>
    <w:rsid w:val="00511AFD"/>
    <w:rsid w:val="0051383B"/>
    <w:rsid w:val="00514F04"/>
    <w:rsid w:val="00515C28"/>
    <w:rsid w:val="00515E21"/>
    <w:rsid w:val="00516248"/>
    <w:rsid w:val="0051645D"/>
    <w:rsid w:val="00520939"/>
    <w:rsid w:val="00521E21"/>
    <w:rsid w:val="00524ED0"/>
    <w:rsid w:val="00525CCC"/>
    <w:rsid w:val="005322D3"/>
    <w:rsid w:val="0053327B"/>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27170"/>
    <w:rsid w:val="00632ABB"/>
    <w:rsid w:val="00633A41"/>
    <w:rsid w:val="00640F74"/>
    <w:rsid w:val="006417A3"/>
    <w:rsid w:val="00642E49"/>
    <w:rsid w:val="006433DF"/>
    <w:rsid w:val="00646458"/>
    <w:rsid w:val="0065004E"/>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A78C9"/>
    <w:rsid w:val="006B1FF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565FE"/>
    <w:rsid w:val="00760DAF"/>
    <w:rsid w:val="00761B02"/>
    <w:rsid w:val="00762EAF"/>
    <w:rsid w:val="00783189"/>
    <w:rsid w:val="00785285"/>
    <w:rsid w:val="00791A40"/>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703D"/>
    <w:rsid w:val="00847733"/>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34FC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72A6"/>
    <w:rsid w:val="009A757B"/>
    <w:rsid w:val="009A7B19"/>
    <w:rsid w:val="009B29FF"/>
    <w:rsid w:val="009B2A47"/>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50D6"/>
    <w:rsid w:val="00AC7465"/>
    <w:rsid w:val="00AD057D"/>
    <w:rsid w:val="00AD3408"/>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3FB9"/>
    <w:rsid w:val="00B35298"/>
    <w:rsid w:val="00B37838"/>
    <w:rsid w:val="00B40DA9"/>
    <w:rsid w:val="00B50203"/>
    <w:rsid w:val="00B53BDD"/>
    <w:rsid w:val="00B5410B"/>
    <w:rsid w:val="00B54EC3"/>
    <w:rsid w:val="00B55A11"/>
    <w:rsid w:val="00B55E61"/>
    <w:rsid w:val="00B561CE"/>
    <w:rsid w:val="00B56694"/>
    <w:rsid w:val="00B600AE"/>
    <w:rsid w:val="00B6152F"/>
    <w:rsid w:val="00B619D1"/>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313E"/>
    <w:rsid w:val="00BA4A0C"/>
    <w:rsid w:val="00BA76D2"/>
    <w:rsid w:val="00BA7D98"/>
    <w:rsid w:val="00BB3CBE"/>
    <w:rsid w:val="00BB505F"/>
    <w:rsid w:val="00BB720F"/>
    <w:rsid w:val="00BB7925"/>
    <w:rsid w:val="00BC0665"/>
    <w:rsid w:val="00BC3CE5"/>
    <w:rsid w:val="00BC7758"/>
    <w:rsid w:val="00BD1F2A"/>
    <w:rsid w:val="00BD4892"/>
    <w:rsid w:val="00BD4AC8"/>
    <w:rsid w:val="00BD65EB"/>
    <w:rsid w:val="00BE290F"/>
    <w:rsid w:val="00BE2999"/>
    <w:rsid w:val="00BE4B78"/>
    <w:rsid w:val="00BE4E8F"/>
    <w:rsid w:val="00BE5FCC"/>
    <w:rsid w:val="00BE60C4"/>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675CA"/>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57967"/>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CC3"/>
    <w:rsid w:val="00DB1D88"/>
    <w:rsid w:val="00DB2079"/>
    <w:rsid w:val="00DB3155"/>
    <w:rsid w:val="00DB5234"/>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D3F"/>
    <w:rsid w:val="00FD1541"/>
    <w:rsid w:val="00FD3278"/>
    <w:rsid w:val="00FD32E4"/>
    <w:rsid w:val="00FD54A9"/>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52AAB-9861-4FC1-AAB7-0C0C29B65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55</Pages>
  <Words>60726</Words>
  <Characters>346141</Characters>
  <Application>Microsoft Office Word</Application>
  <DocSecurity>0</DocSecurity>
  <Lines>2884</Lines>
  <Paragraphs>812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29</cp:revision>
  <cp:lastPrinted>2024-07-04T06:34:00Z</cp:lastPrinted>
  <dcterms:created xsi:type="dcterms:W3CDTF">2024-07-08T06:18:00Z</dcterms:created>
  <dcterms:modified xsi:type="dcterms:W3CDTF">2024-07-08T09:39:00Z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