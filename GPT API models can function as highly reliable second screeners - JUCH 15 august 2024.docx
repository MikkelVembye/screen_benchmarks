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CEDFA" w14:textId="77777777" w:rsidR="00E22B11" w:rsidRPr="00E22B11" w:rsidRDefault="00E22B11" w:rsidP="006F63D8">
      <w:pPr>
        <w:spacing w:after="0" w:line="360" w:lineRule="auto"/>
        <w:rPr>
          <w:b/>
          <w:lang w:val="en-US"/>
        </w:rPr>
      </w:pPr>
      <w:r>
        <w:rPr>
          <w:b/>
          <w:lang w:val="en-US"/>
        </w:rPr>
        <w:t>ABSTRACT</w:t>
      </w:r>
    </w:p>
    <w:p w14:paraId="53BEF90C" w14:textId="1851D5A1" w:rsidR="00B1564C" w:rsidRDefault="001A4320" w:rsidP="00627170">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129E1">
        <w:t xml:space="preserve"> and</w:t>
      </w:r>
      <w:r w:rsidR="009129E1" w:rsidRPr="009129E1">
        <w:t xml:space="preserve"> </w:t>
      </w:r>
      <w:r w:rsidR="009129E1">
        <w:t>meta-analyses herein</w:t>
      </w:r>
      <w:r w:rsidR="000F56A9">
        <w:t xml:space="preserve">. </w:t>
      </w:r>
      <w:r w:rsidR="00D43317">
        <w:t>However</w:t>
      </w:r>
      <w:r w:rsidR="000F56A9">
        <w:t xml:space="preserve">, double screening is a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w:t>
      </w:r>
      <w:r w:rsidR="00B1404C">
        <w:t xml:space="preserve">an </w:t>
      </w:r>
      <w:r w:rsidR="00625587">
        <w:t>alternative</w:t>
      </w:r>
      <w:r w:rsidR="00303077">
        <w:t xml:space="preserve"> </w:t>
      </w:r>
      <w:r w:rsidR="00B1404C">
        <w:t xml:space="preserve">to human </w:t>
      </w:r>
      <w:r w:rsidR="00303077">
        <w:t>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 xml:space="preserve">we developed a </w:t>
      </w:r>
      <w:r w:rsidR="00B1404C">
        <w:t>n</w:t>
      </w:r>
      <w:r w:rsidR="00627170">
        <w:t>ew</w:t>
      </w:r>
      <w:r w:rsidR="00B1404C">
        <w:t xml:space="preserve"> </w:t>
      </w:r>
      <w:r w:rsidR="000C1DB9">
        <w:t>benchmark scheme for interpreting the performances of automated screening tool</w:t>
      </w:r>
      <w:r w:rsidR="00BD4892">
        <w:t xml:space="preserve">s </w:t>
      </w:r>
      <w:r w:rsidR="00D14868">
        <w:t>against</w:t>
      </w:r>
      <w:r w:rsidR="00BD4892">
        <w:t xml:space="preserve"> </w:t>
      </w:r>
      <w:r w:rsidR="009129E1">
        <w:t>common</w:t>
      </w:r>
      <w:r w:rsidR="00BD4892">
        <w:t xml:space="preserve"> human screening performances in high</w:t>
      </w:r>
      <w:r w:rsidR="00E74715">
        <w:t>-</w:t>
      </w:r>
      <w:r w:rsidR="00BD4892">
        <w:t>quality systematic reviews</w:t>
      </w:r>
      <w:r w:rsidR="00D14868">
        <w:t>,</w:t>
      </w:r>
      <w:r w:rsidR="000C1DB9">
        <w:t xml:space="preserve"> and</w:t>
      </w:r>
      <w:r w:rsidR="00D14868">
        <w:t xml:space="preserve"> we</w:t>
      </w:r>
      <w:r w:rsidR="000C1DB9">
        <w:t xml:space="preserve"> </w:t>
      </w:r>
      <w:r w:rsidR="00E52864">
        <w:t xml:space="preserve">conducted three large-scale </w:t>
      </w:r>
      <w:r w:rsidR="00423F5C">
        <w:t>classifier</w:t>
      </w:r>
      <w:r w:rsidR="00E52864">
        <w:t xml:space="preserve"> experiments on three systematic review</w:t>
      </w:r>
      <w:r w:rsidR="00F10FA3">
        <w:t>s</w:t>
      </w:r>
      <w:r w:rsidR="00E52864">
        <w:t xml:space="preserve"> </w:t>
      </w:r>
      <w:r w:rsidR="00D14868">
        <w:t xml:space="preserve">with </w:t>
      </w:r>
      <w:r w:rsidR="00E52864">
        <w:t>different levels of complexity</w:t>
      </w:r>
      <w:r w:rsidR="005559F4">
        <w:t xml:space="preserve"> typically encountered in high-quality reviews</w:t>
      </w:r>
      <w:r w:rsidR="00E52864">
        <w:t xml:space="preserve">. Across all experiments, we show that the GPT API models can perform on par </w:t>
      </w:r>
      <w:r w:rsidR="00D15FBE">
        <w:t xml:space="preserve">with </w:t>
      </w:r>
      <w:r w:rsidR="00E52864">
        <w:t xml:space="preserve">or even better than </w:t>
      </w:r>
      <w:r w:rsidR="00D15FBE">
        <w:t xml:space="preserve">typical </w:t>
      </w:r>
      <w:r w:rsidR="00E52864">
        <w:t>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w:t>
      </w:r>
      <w:r w:rsidR="009129E1">
        <w:t xml:space="preserve">, that is </w:t>
      </w:r>
      <w:r w:rsidR="00E52864">
        <w:t xml:space="preserve">making one </w:t>
      </w:r>
      <w:r w:rsidR="00F10FA3">
        <w:t xml:space="preserve">concise </w:t>
      </w:r>
      <w:r w:rsidR="00E52864">
        <w:t>prompt per inclusion/exclusion criteria</w:t>
      </w:r>
      <w:r w:rsidR="00B1404C">
        <w:t xml:space="preserve"> in a revie</w:t>
      </w:r>
      <w:r w:rsidR="009129E1">
        <w:t xml:space="preserve">w, </w:t>
      </w:r>
      <w:r w:rsidR="00E52864">
        <w:t xml:space="preserve">and show that this </w:t>
      </w:r>
      <w:r w:rsidR="009129E1">
        <w:t>can make</w:t>
      </w:r>
      <w:r w:rsidR="00E52864">
        <w:t xml:space="preserve">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 xml:space="preserve">reviewers </w:t>
      </w:r>
      <w:r w:rsidR="00627170">
        <w:t xml:space="preserve">can </w:t>
      </w:r>
      <w:r w:rsidR="00800A19">
        <w:t xml:space="preserve">or </w:t>
      </w:r>
      <w:r w:rsidR="00627170">
        <w:t>cannot</w:t>
      </w:r>
      <w:r w:rsidR="00B1404C"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w:t>
      </w:r>
      <w:r w:rsidR="00D15FBE">
        <w:t>Finally, to standardize and scale up this application, we present the R package AIscreenR.</w:t>
      </w:r>
      <w:r w:rsidR="00D15FBE">
        <w:t xml:space="preserve"> </w:t>
      </w:r>
      <w:r w:rsidR="00DE62DD">
        <w:t xml:space="preserve">Our </w:t>
      </w:r>
      <w:r w:rsidR="00DE45AC">
        <w:t>aim</w:t>
      </w:r>
      <w:r w:rsidR="00DE62DD">
        <w:t xml:space="preserve"> i</w:t>
      </w:r>
      <w:r w:rsidR="00D15FBE">
        <w:t xml:space="preserve">s </w:t>
      </w:r>
      <w:r w:rsidR="00DE62DD">
        <w:t>ultimately to make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p>
    <w:p w14:paraId="7419DE57" w14:textId="77777777" w:rsidR="00627170" w:rsidRPr="00627170" w:rsidRDefault="00627170" w:rsidP="00627170">
      <w:pPr>
        <w:pStyle w:val="NormalWeb"/>
        <w:spacing w:line="360" w:lineRule="auto"/>
        <w:jc w:val="both"/>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322AB89D" w14:textId="6876695E" w:rsidR="00D64633" w:rsidRDefault="00D64633" w:rsidP="006F63D8">
      <w:pPr>
        <w:spacing w:after="0" w:line="360" w:lineRule="auto"/>
        <w:rPr>
          <w:lang w:val="en-US"/>
        </w:rPr>
      </w:pPr>
    </w:p>
    <w:p w14:paraId="21B52746" w14:textId="3DB06007" w:rsidR="0051645D" w:rsidRDefault="0051645D" w:rsidP="006F63D8">
      <w:pPr>
        <w:spacing w:after="0" w:line="360" w:lineRule="auto"/>
        <w:rPr>
          <w:lang w:val="en-US"/>
        </w:rPr>
      </w:pPr>
    </w:p>
    <w:p w14:paraId="3260BDD7" w14:textId="445FBE04" w:rsidR="0051645D" w:rsidRDefault="0051645D" w:rsidP="006F63D8">
      <w:pPr>
        <w:spacing w:after="0" w:line="360" w:lineRule="auto"/>
        <w:rPr>
          <w:lang w:val="en-US"/>
        </w:rPr>
      </w:pPr>
    </w:p>
    <w:p w14:paraId="28098249" w14:textId="07BD0AD5" w:rsidR="0051645D" w:rsidRDefault="0051645D" w:rsidP="006F63D8">
      <w:pPr>
        <w:spacing w:after="0" w:line="360" w:lineRule="auto"/>
        <w:rPr>
          <w:lang w:val="en-US"/>
        </w:rPr>
      </w:pPr>
    </w:p>
    <w:p w14:paraId="7A55408D" w14:textId="77777777" w:rsidR="002545C4" w:rsidRDefault="002545C4" w:rsidP="006F63D8">
      <w:pPr>
        <w:spacing w:after="0" w:line="360" w:lineRule="auto"/>
        <w:rPr>
          <w:lang w:val="en-US"/>
        </w:rPr>
      </w:pPr>
    </w:p>
    <w:p w14:paraId="6AC7CAA3" w14:textId="77777777" w:rsidR="0051645D" w:rsidRDefault="0051645D"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167D5290" w:rsidR="00625587" w:rsidRDefault="00D15FBE" w:rsidP="006F63D8">
      <w:pPr>
        <w:pStyle w:val="ListParagraph"/>
        <w:numPr>
          <w:ilvl w:val="0"/>
          <w:numId w:val="3"/>
        </w:numPr>
        <w:spacing w:after="0" w:line="360" w:lineRule="auto"/>
        <w:rPr>
          <w:rFonts w:cs="Times New Roman"/>
          <w:szCs w:val="24"/>
          <w:lang w:val="en-US"/>
        </w:rPr>
      </w:pPr>
      <w:r>
        <w:rPr>
          <w:rFonts w:cs="Times New Roman"/>
          <w:szCs w:val="24"/>
          <w:lang w:val="en-US"/>
        </w:rPr>
        <w:t>Traditional a</w:t>
      </w:r>
      <w:r w:rsidR="00310E18" w:rsidRPr="0011702D">
        <w:rPr>
          <w:rFonts w:cs="Times New Roman"/>
          <w:szCs w:val="24"/>
          <w:lang w:val="en-US"/>
        </w:rPr>
        <w:t>utomat</w:t>
      </w:r>
      <w:r w:rsidR="00E52864">
        <w:rPr>
          <w:rFonts w:cs="Times New Roman"/>
          <w:szCs w:val="24"/>
          <w:lang w:val="en-US"/>
        </w:rPr>
        <w:t>ed</w:t>
      </w:r>
      <w:r w:rsidR="00310E18" w:rsidRPr="0011702D">
        <w:rPr>
          <w:rFonts w:cs="Times New Roman"/>
          <w:szCs w:val="24"/>
          <w:lang w:val="en-US"/>
        </w:rPr>
        <w:t xml:space="preserve"> screening tools </w:t>
      </w:r>
      <w:r w:rsidR="001D4611" w:rsidRPr="0011702D">
        <w:rPr>
          <w:rFonts w:cs="Times New Roman"/>
          <w:szCs w:val="24"/>
          <w:lang w:val="en-US"/>
        </w:rPr>
        <w:t xml:space="preserve">can ease the </w:t>
      </w:r>
      <w:r w:rsidR="00310E18" w:rsidRPr="0011702D">
        <w:rPr>
          <w:rFonts w:cs="Times New Roman"/>
          <w:szCs w:val="24"/>
          <w:lang w:val="en-US"/>
        </w:rPr>
        <w:t>burden</w:t>
      </w:r>
      <w:r w:rsidR="001D4611" w:rsidRPr="0011702D">
        <w:rPr>
          <w:rFonts w:cs="Times New Roman"/>
          <w:szCs w:val="24"/>
          <w:lang w:val="en-US"/>
        </w:rPr>
        <w:t xml:space="preserve"> of title and abstract screening</w:t>
      </w:r>
      <w:r w:rsidR="00DD6CC0">
        <w:rPr>
          <w:rFonts w:cs="Times New Roman"/>
          <w:szCs w:val="24"/>
          <w:lang w:val="en-US"/>
        </w:rPr>
        <w:t>.</w:t>
      </w:r>
      <w:r w:rsidR="001D4611" w:rsidRPr="0011702D">
        <w:rPr>
          <w:rFonts w:cs="Times New Roman"/>
          <w:szCs w:val="24"/>
          <w:lang w:val="en-US"/>
        </w:rPr>
        <w:t xml:space="preserve"> </w:t>
      </w:r>
    </w:p>
    <w:p w14:paraId="2C93F41C" w14:textId="6C2BE09E" w:rsidR="0011702D" w:rsidRPr="0011702D" w:rsidRDefault="00D15FBE" w:rsidP="006F63D8">
      <w:pPr>
        <w:pStyle w:val="ListParagraph"/>
        <w:numPr>
          <w:ilvl w:val="0"/>
          <w:numId w:val="3"/>
        </w:numPr>
        <w:spacing w:after="0" w:line="360" w:lineRule="auto"/>
        <w:rPr>
          <w:rFonts w:cs="Times New Roman"/>
          <w:szCs w:val="24"/>
          <w:lang w:val="en-US"/>
        </w:rPr>
      </w:pPr>
      <w:r>
        <w:rPr>
          <w:rFonts w:cs="Times New Roman"/>
          <w:szCs w:val="24"/>
          <w:lang w:val="en-US"/>
        </w:rPr>
        <w:t>Traditional 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sidR="00351B92">
        <w:rPr>
          <w:rFonts w:cs="Times New Roman"/>
          <w:szCs w:val="24"/>
          <w:lang w:val="en-US"/>
        </w:rPr>
        <w:t xml:space="preserve"> can</w:t>
      </w:r>
      <w:r w:rsidR="0011702D">
        <w:rPr>
          <w:rFonts w:cs="Times New Roman"/>
          <w:szCs w:val="24"/>
          <w:lang w:val="en-US"/>
        </w:rPr>
        <w:t xml:space="preserve"> induce ‘artificial screening biases’</w:t>
      </w:r>
      <w:r w:rsidR="0051645D">
        <w:rPr>
          <w:rFonts w:cs="Times New Roman"/>
          <w:szCs w:val="24"/>
          <w:lang w:val="en-US"/>
        </w:rPr>
        <w:t>.</w:t>
      </w:r>
      <w:r w:rsidR="0011702D">
        <w:rPr>
          <w:rFonts w:cs="Times New Roman"/>
          <w:szCs w:val="24"/>
          <w:lang w:val="en-US"/>
        </w:rPr>
        <w:t xml:space="preserve">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commentRangeStart w:id="0"/>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commentRangeEnd w:id="0"/>
      <w:r w:rsidR="00C17C89">
        <w:rPr>
          <w:rStyle w:val="CommentReference"/>
        </w:rPr>
        <w:commentReference w:id="0"/>
      </w:r>
    </w:p>
    <w:p w14:paraId="762A872D" w14:textId="59683C2D" w:rsidR="00E52864" w:rsidRDefault="00E52864" w:rsidP="00E52864">
      <w:pPr>
        <w:pStyle w:val="NormalWeb"/>
        <w:numPr>
          <w:ilvl w:val="0"/>
          <w:numId w:val="2"/>
        </w:numPr>
        <w:spacing w:line="360" w:lineRule="auto"/>
      </w:pPr>
      <w:r>
        <w:t>We develop a new benchmark scheme based on typical human screening performances from high-standard systematic reviews</w:t>
      </w:r>
      <w:r w:rsidR="00D15FBE">
        <w:t>. This scheme</w:t>
      </w:r>
      <w:r w:rsidR="00C17C89">
        <w:t xml:space="preserve"> is meant</w:t>
      </w:r>
      <w:r>
        <w:t xml:space="preserve">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39AAFEC0"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and canno</w:t>
      </w:r>
      <w:r w:rsidR="0051645D">
        <w:rPr>
          <w:rFonts w:cs="Times New Roman"/>
          <w:szCs w:val="24"/>
          <w:lang w:val="en-US"/>
        </w:rPr>
        <w:t>t</w:t>
      </w:r>
      <w:r w:rsidR="00D56BE2">
        <w:rPr>
          <w:rFonts w:cs="Times New Roman"/>
          <w:szCs w:val="24"/>
          <w:lang w:val="en-US"/>
        </w:rPr>
        <w:t xml:space="preserve"> 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27515CED" w14:textId="26040AC4" w:rsidR="00A57647" w:rsidRPr="00A57647" w:rsidRDefault="00625587" w:rsidP="00A57647">
      <w:pPr>
        <w:pStyle w:val="ListParagraph"/>
        <w:numPr>
          <w:ilvl w:val="0"/>
          <w:numId w:val="2"/>
        </w:numPr>
        <w:spacing w:after="0" w:line="360" w:lineRule="auto"/>
        <w:rPr>
          <w:rFonts w:cs="Times New Roman"/>
          <w:b/>
          <w:bCs/>
          <w:szCs w:val="24"/>
          <w:lang w:val="en-US"/>
        </w:rPr>
      </w:pPr>
      <w:r w:rsidRPr="00A57647">
        <w:rPr>
          <w:rFonts w:cs="Times New Roman"/>
          <w:szCs w:val="24"/>
          <w:lang w:val="en-US"/>
        </w:rPr>
        <w:t xml:space="preserve">We present </w:t>
      </w:r>
      <w:r w:rsidR="009A0FAE" w:rsidRPr="00A57647">
        <w:rPr>
          <w:rFonts w:cs="Times New Roman"/>
          <w:szCs w:val="24"/>
          <w:lang w:val="en-US"/>
        </w:rPr>
        <w:t xml:space="preserve">and validate </w:t>
      </w:r>
      <w:r w:rsidRPr="00A57647">
        <w:rPr>
          <w:rFonts w:cs="Times New Roman"/>
          <w:szCs w:val="24"/>
          <w:lang w:val="en-US"/>
        </w:rPr>
        <w:t xml:space="preserve">the AIscreenR </w:t>
      </w:r>
      <w:r w:rsidR="00D56BE2" w:rsidRPr="00A57647">
        <w:rPr>
          <w:rFonts w:cs="Times New Roman"/>
          <w:szCs w:val="24"/>
          <w:lang w:val="en-US"/>
        </w:rPr>
        <w:t xml:space="preserve">package </w:t>
      </w:r>
      <w:r w:rsidRPr="00A57647">
        <w:rPr>
          <w:rFonts w:cs="Times New Roman"/>
          <w:szCs w:val="24"/>
          <w:lang w:val="en-US"/>
        </w:rPr>
        <w:t xml:space="preserve">to </w:t>
      </w:r>
      <w:r w:rsidR="00BD4AC8" w:rsidRPr="00A57647">
        <w:rPr>
          <w:rFonts w:cs="Times New Roman"/>
          <w:szCs w:val="24"/>
          <w:lang w:val="en-US"/>
        </w:rPr>
        <w:t xml:space="preserve">allow for </w:t>
      </w:r>
      <w:r w:rsidRPr="00A57647">
        <w:rPr>
          <w:rFonts w:cs="Times New Roman"/>
          <w:szCs w:val="24"/>
          <w:lang w:val="en-US"/>
        </w:rPr>
        <w:t xml:space="preserve">standardized conduct of title and abstract screening with </w:t>
      </w:r>
      <w:r w:rsidR="00D56BE2" w:rsidRPr="00A57647">
        <w:rPr>
          <w:rFonts w:cs="Times New Roman"/>
          <w:szCs w:val="24"/>
          <w:lang w:val="en-US"/>
        </w:rPr>
        <w:t>(</w:t>
      </w:r>
      <w:r w:rsidR="001D4611" w:rsidRPr="00A57647">
        <w:rPr>
          <w:rFonts w:cs="Times New Roman"/>
          <w:szCs w:val="24"/>
          <w:lang w:val="en-US"/>
        </w:rPr>
        <w:t>OpenAI’s</w:t>
      </w:r>
      <w:r w:rsidR="00D56BE2" w:rsidRPr="00A57647">
        <w:rPr>
          <w:rFonts w:cs="Times New Roman"/>
          <w:szCs w:val="24"/>
          <w:lang w:val="en-US"/>
        </w:rPr>
        <w:t>)</w:t>
      </w:r>
      <w:r w:rsidR="001D4611" w:rsidRPr="00A57647">
        <w:rPr>
          <w:rFonts w:cs="Times New Roman"/>
          <w:szCs w:val="24"/>
          <w:lang w:val="en-US"/>
        </w:rPr>
        <w:t xml:space="preserve"> </w:t>
      </w:r>
      <w:r w:rsidRPr="00A57647">
        <w:rPr>
          <w:rFonts w:cs="Times New Roman"/>
          <w:szCs w:val="24"/>
          <w:lang w:val="en-US"/>
        </w:rPr>
        <w:t>GPT</w:t>
      </w:r>
      <w:r w:rsidR="001D4611" w:rsidRPr="00A57647">
        <w:rPr>
          <w:rFonts w:cs="Times New Roman"/>
          <w:szCs w:val="24"/>
          <w:lang w:val="en-US"/>
        </w:rPr>
        <w:t xml:space="preserve"> </w:t>
      </w:r>
      <w:r w:rsidR="007340E8" w:rsidRPr="00A57647">
        <w:rPr>
          <w:rFonts w:cs="Times New Roman"/>
          <w:szCs w:val="24"/>
          <w:lang w:val="en-US"/>
        </w:rPr>
        <w:t xml:space="preserve">API </w:t>
      </w:r>
      <w:r w:rsidR="001D4611" w:rsidRPr="00A57647">
        <w:rPr>
          <w:rFonts w:cs="Times New Roman"/>
          <w:szCs w:val="24"/>
          <w:lang w:val="en-US"/>
        </w:rPr>
        <w:t>models</w:t>
      </w:r>
      <w:r w:rsidR="00A57647">
        <w:rPr>
          <w:rFonts w:cs="Times New Roman"/>
          <w:szCs w:val="24"/>
          <w:lang w:val="en-US"/>
        </w:rPr>
        <w:t>.</w:t>
      </w:r>
    </w:p>
    <w:p w14:paraId="5E744828" w14:textId="6AE326B8"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7F7C6FB0"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577AE5AC"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ubstantial 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BD4AC8">
        <w:rPr>
          <w:rFonts w:cs="Times New Roman"/>
          <w:szCs w:val="24"/>
          <w:lang w:val="en-US"/>
        </w:rPr>
        <w:t xml:space="preserve"> without compromising the reliability of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E80F378"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 xml:space="preserve">dardizing </w:t>
      </w:r>
      <w:r w:rsidR="00C17C89">
        <w:rPr>
          <w:rFonts w:cs="Times New Roman"/>
          <w:szCs w:val="24"/>
          <w:lang w:val="en-US"/>
        </w:rPr>
        <w:t xml:space="preserve">title and abstract </w:t>
      </w:r>
      <w:r w:rsidR="00C1782D" w:rsidRPr="0011702D">
        <w:rPr>
          <w:rFonts w:cs="Times New Roman"/>
          <w:szCs w:val="24"/>
          <w:lang w:val="en-US"/>
        </w:rPr>
        <w:t>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1E64AE45" w14:textId="5171AEF4" w:rsidR="009E30B1" w:rsidRPr="00626DDC" w:rsidRDefault="00A10243" w:rsidP="00BB68DB">
      <w:pPr>
        <w:autoSpaceDE w:val="0"/>
        <w:autoSpaceDN w:val="0"/>
        <w:adjustRightInd w:val="0"/>
        <w:spacing w:after="0" w:line="360" w:lineRule="auto"/>
        <w:ind w:firstLine="1304"/>
        <w:jc w:val="both"/>
        <w:rPr>
          <w:rStyle w:val="translation"/>
        </w:rPr>
      </w:pPr>
      <w:r>
        <w:rPr>
          <w:lang w:val="en-US"/>
        </w:rPr>
        <w:t xml:space="preserve">Systematic reviews are </w:t>
      </w:r>
      <w:r w:rsidR="00476BB4">
        <w:rPr>
          <w:lang w:val="en-US"/>
        </w:rPr>
        <w:t xml:space="preserve">essential </w:t>
      </w:r>
      <w:r w:rsidR="00C17C89">
        <w:rPr>
          <w:lang w:val="en-US"/>
        </w:rPr>
        <w:t>for</w:t>
      </w:r>
      <w:r>
        <w:rPr>
          <w:lang w:val="en-US"/>
        </w:rPr>
        <w:t xml:space="preserve">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thousands of title</w:t>
      </w:r>
      <w:r w:rsidR="009E30B1">
        <w:rPr>
          <w:lang w:val="en-US"/>
        </w:rPr>
        <w:t>s</w:t>
      </w:r>
      <w:r w:rsidR="000851F2">
        <w:rPr>
          <w:lang w:val="en-US"/>
        </w:rPr>
        <w:t xml:space="preserve"> and abstract</w:t>
      </w:r>
      <w:r w:rsidR="009E30B1">
        <w:rPr>
          <w:lang w:val="en-US"/>
        </w:rPr>
        <w:t>s</w:t>
      </w:r>
      <w:r w:rsidR="000851F2">
        <w:rPr>
          <w:lang w:val="en-US"/>
        </w:rPr>
        <w:t xml:space="preserve">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D25EF2">
        <w:rPr>
          <w:rStyle w:val="translation"/>
          <w:lang w:val="en-US"/>
        </w:rPr>
        <w:t xml:space="preserve">, </w:t>
      </w:r>
      <w:r w:rsidR="00E91434">
        <w:rPr>
          <w:rStyle w:val="translation"/>
          <w:lang w:val="en-US"/>
        </w:rPr>
        <w:t xml:space="preserve">if the missed studies are systematically different from the detected </w:t>
      </w:r>
      <w:r w:rsidR="00B561CE">
        <w:rPr>
          <w:rStyle w:val="translation"/>
          <w:lang w:val="en-US"/>
        </w:rPr>
        <w:t>ones</w:t>
      </w:r>
      <w:r w:rsidR="00D25EF2">
        <w:rPr>
          <w:rStyle w:val="translation"/>
          <w:lang w:val="en-US"/>
        </w:rPr>
        <w:t xml:space="preserve">, </w:t>
      </w:r>
      <w:r w:rsidR="008F73ED" w:rsidRPr="001B4101">
        <w:rPr>
          <w:rStyle w:val="translation"/>
          <w:lang w:val="en-US"/>
        </w:rPr>
        <w:t>t</w:t>
      </w:r>
      <w:r w:rsidR="007B4CDF" w:rsidRPr="001B4101">
        <w:rPr>
          <w:rStyle w:val="translation"/>
          <w:lang w:val="en-US"/>
        </w:rPr>
        <w:t>h</w:t>
      </w:r>
      <w:r w:rsidR="008F73ED" w:rsidRPr="001B4101">
        <w:rPr>
          <w:rStyle w:val="translation"/>
          <w:lang w:val="en-US"/>
        </w:rPr>
        <w:t>reat</w:t>
      </w:r>
      <w:r w:rsidR="00D25EF2">
        <w:rPr>
          <w:rStyle w:val="translation"/>
          <w:lang w:val="en-US"/>
        </w:rPr>
        <w:t>ening</w:t>
      </w:r>
      <w:r w:rsidR="008F73ED" w:rsidRPr="001B4101">
        <w:rPr>
          <w:rStyle w:val="translation"/>
          <w:lang w:val="en-US"/>
        </w:rPr>
        <w:t xml:space="preserve"> the internal validity of systematic reviews</w:t>
      </w:r>
      <w:r w:rsidR="00A57647">
        <w:rPr>
          <w:rStyle w:val="translation"/>
          <w:lang w:val="en-US"/>
        </w:rPr>
        <w:t xml:space="preserve"> </w:t>
      </w:r>
      <w:r w:rsidR="001B4101">
        <w:rPr>
          <w:rStyle w:val="translation"/>
        </w:rPr>
        <w:fldChar w:fldCharType="begin" w:fldLock="1"/>
      </w:r>
      <w:r w:rsidR="00A57647">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studies","type":"chapter"},"uris":["http://www.mendeley.com/documents/?uuid=a82f8108-fb46-44bd-a7cf-3fa3578cacbc"]},{"id":"ITEM-4","itemData":{"ISBN":"0395615569","author":[{"dropping-particle":"","family":"Shadish","given":"William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Thomas","non-dropping-particle":"","parse-names":false,"suffix":""}],"edition":"2","id":"ITEM-4","issued":{"date-parts":[["2002"]]},"publisher":"Cengage Learning, Inc.","title":"Experimental and Quasi-Experimental Designs for Generalized Causal Inference","type":"book"},"uris":["http://www.mendeley.com/documents/?uuid=39f6f3f3-52fe-419e-bc15-e93b51b7d4c0"]}],"mendeley":{"formattedCitation":"(Brunton et al., 2017; Hedges, 1992; Rothstein et al., 2005; Shadish et al., 2002)","plainTextFormattedCitation":"(Brunton et al., 2017; Hedges, 1992; Rothstein et al., 2005; Shadish et al., 2002)","previouslyFormattedCitation":"(Brunton et al., 2017; Hedges, 1992; Rothstein et al., 2005; Shadish et al., 2002)"},"properties":{"noteIndex":0},"schema":"https://github.com/citation-style-language/schema/raw/master/csl-citation.json"}</w:instrText>
      </w:r>
      <w:r w:rsidR="001B4101">
        <w:rPr>
          <w:rStyle w:val="translation"/>
        </w:rPr>
        <w:fldChar w:fldCharType="separate"/>
      </w:r>
      <w:r w:rsidR="001B4101" w:rsidRPr="00C17C89">
        <w:rPr>
          <w:rStyle w:val="translation"/>
          <w:noProof/>
        </w:rPr>
        <w:t>(Brunton et al., 2017; Hedges, 1992; Rothstein et al., 2005; Shadish et al., 2002)</w:t>
      </w:r>
      <w:r w:rsidR="001B4101">
        <w:rPr>
          <w:rStyle w:val="translation"/>
        </w:rPr>
        <w:fldChar w:fldCharType="end"/>
      </w:r>
      <w:r w:rsidR="008F73ED" w:rsidRPr="001B4101">
        <w:rPr>
          <w:rStyle w:val="translation"/>
        </w:rPr>
        <w:t xml:space="preserve">. </w:t>
      </w:r>
      <w:r w:rsidR="00EA78D9">
        <w:rPr>
          <w:lang w:val="en-US"/>
        </w:rPr>
        <w:t>In effect</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w:t>
      </w:r>
      <w:r w:rsidR="00136452" w:rsidRPr="0011702D">
        <w:rPr>
          <w:rStyle w:val="translation"/>
          <w:lang w:val="en-US"/>
        </w:rPr>
        <w:t xml:space="preserve">the </w:t>
      </w:r>
      <w:r w:rsidR="00B54EC3" w:rsidRPr="0011702D">
        <w:rPr>
          <w:rStyle w:val="translation"/>
          <w:lang w:val="en-US"/>
        </w:rPr>
        <w:t xml:space="preserve">’gold standard’ to hinder a biased selection of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p>
    <w:p w14:paraId="653ED7EF" w14:textId="619DB202" w:rsidR="0058464F" w:rsidRDefault="009E30B1" w:rsidP="009129E1">
      <w:pPr>
        <w:autoSpaceDE w:val="0"/>
        <w:autoSpaceDN w:val="0"/>
        <w:adjustRightInd w:val="0"/>
        <w:spacing w:after="0" w:line="360" w:lineRule="auto"/>
        <w:jc w:val="both"/>
        <w:rPr>
          <w:lang w:val="en-US"/>
        </w:rPr>
      </w:pPr>
      <w:r w:rsidRPr="001B4101">
        <w:tab/>
      </w:r>
      <w:r>
        <w:rPr>
          <w:lang w:val="en-US"/>
        </w:rPr>
        <w:t>D</w:t>
      </w:r>
      <w:r w:rsidR="004F1EC5" w:rsidRPr="0011702D">
        <w:rPr>
          <w:rStyle w:val="translation"/>
          <w:lang w:val="en-US"/>
        </w:rPr>
        <w:t>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w:t>
      </w:r>
      <w:r>
        <w:rPr>
          <w:lang w:val="en-US"/>
        </w:rPr>
        <w:t>, however,</w:t>
      </w:r>
      <w:r w:rsidR="00136452" w:rsidRPr="001F0CFC">
        <w:rPr>
          <w:lang w:val="en-US"/>
        </w:rPr>
        <w:t xml:space="preserve"> a resource-</w:t>
      </w:r>
      <w:r w:rsidR="00136452">
        <w:rPr>
          <w:lang w:val="en-US"/>
        </w:rPr>
        <w:t>intensive procedure</w:t>
      </w:r>
      <w:r w:rsidR="00476BB4">
        <w:rPr>
          <w:lang w:val="en-US"/>
        </w:rPr>
        <w:t>,</w:t>
      </w:r>
      <w:r w:rsidR="00357147">
        <w:rPr>
          <w:lang w:val="en-US"/>
        </w:rPr>
        <w:t xml:space="preserve"> </w:t>
      </w:r>
      <w:r w:rsidR="001F21D2">
        <w:rPr>
          <w:lang w:val="en-US"/>
        </w:rPr>
        <w:t>often</w:t>
      </w:r>
      <w:r w:rsidR="001F21D2" w:rsidRPr="0011702D">
        <w:rPr>
          <w:lang w:val="en-US"/>
        </w:rPr>
        <w:t xml:space="preserve"> </w:t>
      </w:r>
      <w:r w:rsidR="00476BB4" w:rsidRPr="0011702D">
        <w:rPr>
          <w:lang w:val="en-US"/>
        </w:rPr>
        <w:t xml:space="preserve">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A57647">
        <w:rPr>
          <w:lang w:val="en-US"/>
        </w:rPr>
        <w:t xml:space="preserve"> </w:t>
      </w:r>
      <w:r w:rsidR="00663E77">
        <w:rPr>
          <w:lang w:val="en-US"/>
        </w:rPr>
        <w:t>method</w:t>
      </w:r>
      <w:r w:rsidR="008F1538">
        <w:rPr>
          <w:lang w:val="en-US"/>
        </w:rPr>
        <w:t>s</w:t>
      </w:r>
      <w:r w:rsidR="00D25EF2">
        <w:rPr>
          <w:lang w:val="en-US"/>
        </w:rPr>
        <w:t>,</w:t>
      </w:r>
      <w:r w:rsidR="000D620B">
        <w:rPr>
          <w:lang w:val="en-US"/>
        </w:rPr>
        <w:t xml:space="preserve"> </w:t>
      </w:r>
      <w:r w:rsidR="00A57647">
        <w:rPr>
          <w:lang w:val="en-US"/>
        </w:rPr>
        <w:t>for example</w:t>
      </w:r>
      <w:r w:rsidR="00D25EF2">
        <w:rPr>
          <w:lang w:val="en-US"/>
        </w:rPr>
        <w:t>,</w:t>
      </w:r>
      <w:r w:rsidR="00A57647">
        <w:rPr>
          <w:lang w:val="en-US"/>
        </w:rPr>
        <w:t xml:space="preserve"> </w:t>
      </w:r>
      <w:r w:rsidR="000D620B">
        <w:rPr>
          <w:lang w:val="en-US"/>
        </w:rPr>
        <w:t xml:space="preserve">due to </w:t>
      </w:r>
      <w:r w:rsidR="00D027A4">
        <w:rPr>
          <w:lang w:val="en-US"/>
        </w:rPr>
        <w:t>low</w:t>
      </w:r>
      <w:r w:rsidR="000D620B">
        <w:rPr>
          <w:lang w:val="en-US"/>
        </w:rPr>
        <w:t xml:space="preserve"> budgets or narrow time limits</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narrow</w:t>
      </w:r>
      <w:r w:rsidR="00EA78D9">
        <w:rPr>
          <w:lang w:val="en-US"/>
        </w:rPr>
        <w:t xml:space="preserve"> their</w:t>
      </w:r>
      <w:r w:rsidR="00974422">
        <w:rPr>
          <w:lang w:val="en-US"/>
        </w:rPr>
        <w:t xml:space="preserve"> </w:t>
      </w:r>
      <w:r w:rsidR="000378D0">
        <w:rPr>
          <w:lang w:val="en-US"/>
        </w:rPr>
        <w:t>searches to keep the number of records down to a manageable size</w:t>
      </w:r>
      <w:r>
        <w:rPr>
          <w:lang w:val="en-US"/>
        </w:rPr>
        <w:t>,</w:t>
      </w:r>
      <w:r w:rsidR="00B561CE">
        <w:rPr>
          <w:lang w:val="en-US"/>
        </w:rPr>
        <w:t xml:space="preserve"> again increas</w:t>
      </w:r>
      <w:r>
        <w:rPr>
          <w:lang w:val="en-US"/>
        </w:rPr>
        <w:t>ing</w:t>
      </w:r>
      <w:r w:rsidR="00B561CE">
        <w:rPr>
          <w:lang w:val="en-US"/>
        </w:rPr>
        <w:t xml:space="preserve">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time 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 xml:space="preserve">only grow in </w:t>
      </w:r>
      <w:r w:rsidR="00001C35">
        <w:rPr>
          <w:lang w:val="en-US"/>
        </w:rPr>
        <w:t>magnitude as</w:t>
      </w:r>
      <w:r w:rsidR="007346FF">
        <w:rPr>
          <w:lang w:val="en-US"/>
        </w:rPr>
        <w:t xml:space="preserv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001C35">
        <w:rPr>
          <w:lang w:val="en-US"/>
        </w:rPr>
        <w:t>As such</w:t>
      </w:r>
      <w:r w:rsidR="00663E77">
        <w:rPr>
          <w:lang w:val="en-US"/>
        </w:rPr>
        <w:t>,</w:t>
      </w:r>
      <w:r w:rsidR="00F4715C">
        <w:rPr>
          <w:lang w:val="en-US"/>
        </w:rPr>
        <w:t xml:space="preserve"> </w:t>
      </w:r>
      <w:r w:rsidR="00611107">
        <w:rPr>
          <w:lang w:val="en-US"/>
        </w:rPr>
        <w:t xml:space="preserve">it </w:t>
      </w:r>
      <w:r w:rsidR="00A57647">
        <w:rPr>
          <w:lang w:val="en-US"/>
        </w:rPr>
        <w:t>can</w:t>
      </w:r>
      <w:r w:rsidR="00001C35">
        <w:rPr>
          <w:lang w:val="en-US"/>
        </w:rPr>
        <w:t xml:space="preserve"> </w:t>
      </w:r>
      <w:r w:rsidR="00611107">
        <w:rPr>
          <w:lang w:val="en-US"/>
        </w:rPr>
        <w:t xml:space="preserve">be considered an </w:t>
      </w:r>
      <w:r w:rsidR="00611107">
        <w:rPr>
          <w:lang w:val="en-US"/>
        </w:rPr>
        <w:t xml:space="preserve">economically </w:t>
      </w:r>
      <w:r w:rsidR="00611107">
        <w:rPr>
          <w:lang w:val="en-US"/>
        </w:rPr>
        <w:t>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to rely</w:t>
      </w:r>
      <w:r w:rsidR="00001C35">
        <w:rPr>
          <w:lang w:val="en-US"/>
        </w:rPr>
        <w:t xml:space="preserve"> </w:t>
      </w:r>
      <w:r w:rsidR="00D57967">
        <w:rPr>
          <w:lang w:val="en-US"/>
        </w:rPr>
        <w:t>solely</w:t>
      </w:r>
      <w:r w:rsidR="00663E77">
        <w:rPr>
          <w:lang w:val="en-US"/>
        </w:rPr>
        <w:t xml:space="preserve"> on </w:t>
      </w:r>
      <w:r w:rsidR="007B4CDF">
        <w:rPr>
          <w:lang w:val="en-US"/>
        </w:rPr>
        <w:t xml:space="preserve">duplicate </w:t>
      </w:r>
      <w:r w:rsidR="00663E77">
        <w:rPr>
          <w:lang w:val="en-US"/>
        </w:rPr>
        <w:t>human screening of titles and abstracts in future systematic reviews</w:t>
      </w:r>
      <w:commentRangeStart w:id="1"/>
      <w:r w:rsidR="004B7D02">
        <w:rPr>
          <w:rStyle w:val="CommentReference"/>
        </w:rPr>
        <w:commentReference w:id="2"/>
      </w:r>
      <w:commentRangeEnd w:id="1"/>
      <w:r w:rsidR="00A57647">
        <w:rPr>
          <w:rStyle w:val="CommentReference"/>
        </w:rPr>
        <w:commentReference w:id="1"/>
      </w:r>
      <w:r w:rsidR="00A5764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58464F">
        <w:rPr>
          <w:lang w:val="en-US"/>
        </w:rPr>
        <w:t>.</w:t>
      </w:r>
      <w:r w:rsidR="000F506E">
        <w:rPr>
          <w:lang w:val="en-US"/>
        </w:rPr>
        <w:t xml:space="preserve"> </w:t>
      </w:r>
      <w:r w:rsidR="00153951">
        <w:rPr>
          <w:lang w:val="en-US"/>
        </w:rPr>
        <w:t xml:space="preserve"> </w:t>
      </w:r>
    </w:p>
    <w:p w14:paraId="30D546FB" w14:textId="01BB9F19" w:rsidR="00D25EF2" w:rsidRDefault="00C14FF5" w:rsidP="00D25EF2">
      <w:pPr>
        <w:autoSpaceDE w:val="0"/>
        <w:autoSpaceDN w:val="0"/>
        <w:adjustRightInd w:val="0"/>
        <w:spacing w:after="0" w:line="360" w:lineRule="auto"/>
        <w:ind w:firstLine="1304"/>
        <w:jc w:val="both"/>
        <w:rPr>
          <w:rFonts w:cs="Times New Roman"/>
          <w:szCs w:val="24"/>
          <w:lang w:val="en-US"/>
        </w:rPr>
      </w:pPr>
      <w:r>
        <w:rPr>
          <w:lang w:val="en-US"/>
        </w:rPr>
        <w:t>A</w:t>
      </w:r>
      <w:r w:rsidR="00A57647">
        <w:rPr>
          <w:lang w:val="en-US"/>
        </w:rPr>
        <w:t xml:space="preserve">n </w:t>
      </w:r>
      <w:r w:rsidR="00EF0A2C" w:rsidRPr="001F0CFC">
        <w:rPr>
          <w:lang w:val="en-US"/>
        </w:rPr>
        <w:t>alternative to hu</w:t>
      </w:r>
      <w:r w:rsidR="00EF0A2C" w:rsidRPr="001F0CFC">
        <w:rPr>
          <w:lang w:val="en-US"/>
        </w:rPr>
        <w:t>man double-screening</w:t>
      </w:r>
      <w:r w:rsidR="00A57647">
        <w:rPr>
          <w:lang w:val="en-US"/>
        </w:rPr>
        <w:t xml:space="preserve"> </w:t>
      </w:r>
      <w:r w:rsidR="00EF0A2C" w:rsidRPr="001F0CFC">
        <w:rPr>
          <w:lang w:val="en-US"/>
        </w:rPr>
        <w:t xml:space="preserve">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w:t>
      </w:r>
      <w:r w:rsidR="00925EC6">
        <w:rPr>
          <w:lang w:val="en-US"/>
        </w:rPr>
        <w:t xml:space="preserve">either </w:t>
      </w:r>
      <w:r w:rsidR="00F54D4D">
        <w:rPr>
          <w:lang w:val="en-US"/>
        </w:rPr>
        <w:t xml:space="preserve">based on </w:t>
      </w:r>
      <w:r w:rsidR="00200F7D">
        <w:rPr>
          <w:lang w:val="en-US"/>
        </w:rPr>
        <w:t>text-mining</w:t>
      </w:r>
      <w:r w:rsidR="00925EC6">
        <w:rPr>
          <w:lang w:val="en-US"/>
        </w:rPr>
        <w:t xml:space="preserve"> </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w:t>
      </w:r>
      <w:r w:rsidR="000421DA">
        <w:rPr>
          <w:lang w:val="en-US"/>
        </w:rPr>
        <w:t xml:space="preserve"> a</w:t>
      </w:r>
      <w:r w:rsidR="000D620B">
        <w:rPr>
          <w:lang w:val="en-US"/>
        </w:rPr>
        <w:t xml:space="preserve"> prioritized order</w:t>
      </w:r>
      <w:r w:rsidR="000421DA">
        <w:rPr>
          <w:lang w:val="en-US"/>
        </w:rPr>
        <w:t>, thereby allowing for a more efficient screening</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 xml:space="preserve">(Cohen et al., 2006; Gartlehner et al., 2019; O’Mara-Eves et al., 2015; Van De </w:t>
      </w:r>
      <w:r w:rsidR="00DE061E" w:rsidRPr="00DE061E">
        <w:rPr>
          <w:noProof/>
        </w:rPr>
        <w:lastRenderedPageBreak/>
        <w:t>Schoot et al., 2021)</w:t>
      </w:r>
      <w:r w:rsidR="00EF0A2C">
        <w:fldChar w:fldCharType="end"/>
      </w:r>
      <w:r w:rsidR="002A499D">
        <w:t xml:space="preserve">. </w:t>
      </w:r>
      <w:r w:rsidR="00A57647">
        <w:t>These tools have</w:t>
      </w:r>
      <w:r w:rsidR="00D25EF2">
        <w:t xml:space="preserve"> the potential to </w:t>
      </w:r>
      <w:r w:rsidR="00925EC6">
        <w:t xml:space="preserve">make substantial reductions in </w:t>
      </w:r>
      <w:r w:rsidR="00D25EF2">
        <w:t xml:space="preserve">human </w:t>
      </w:r>
      <w:r w:rsidR="00D25EF2">
        <w:rPr>
          <w:lang w:val="en-US"/>
        </w:rPr>
        <w:t>screening workload</w:t>
      </w:r>
      <w:r w:rsidR="00925EC6">
        <w:rPr>
          <w:lang w:val="en-US"/>
        </w:rPr>
        <w:t>s</w:t>
      </w:r>
      <w:r w:rsidR="00D25EF2">
        <w:rPr>
          <w:lang w:val="en-US"/>
        </w:rPr>
        <w:t xml:space="preserve"> </w:t>
      </w:r>
      <w:r w:rsidR="00D25EF2">
        <w:t xml:space="preserve">in systematic reviews </w:t>
      </w:r>
      <w:r w:rsidR="00D25EF2">
        <w:fldChar w:fldCharType="begin" w:fldLock="1"/>
      </w:r>
      <w:r w:rsidR="00D25EF2">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D25EF2">
        <w:fldChar w:fldCharType="separate"/>
      </w:r>
      <w:r w:rsidR="00D25EF2">
        <w:rPr>
          <w:noProof/>
          <w:lang w:val="en-US"/>
        </w:rPr>
        <w:t>(O’Mara-Eves et al., 2015; Perlman‐Arrow et al., 2023)</w:t>
      </w:r>
      <w:r w:rsidR="00D25EF2">
        <w:fldChar w:fldCharType="end"/>
      </w:r>
      <w:r w:rsidR="00D25EF2">
        <w:rPr>
          <w:lang w:val="en-US"/>
        </w:rPr>
        <w:t>.</w:t>
      </w:r>
      <w:r w:rsidR="00D25EF2">
        <w:t xml:space="preserve"> However, </w:t>
      </w:r>
      <w:r w:rsidR="00D25EF2">
        <w:rPr>
          <w:lang w:val="en-US"/>
        </w:rPr>
        <w:t>a</w:t>
      </w:r>
      <w:r w:rsidR="00D25EF2" w:rsidRPr="0011702D">
        <w:rPr>
          <w:lang w:val="en-US"/>
        </w:rPr>
        <w:t xml:space="preserve"> clear disadvantage of </w:t>
      </w:r>
      <w:r w:rsidR="00D25EF2">
        <w:rPr>
          <w:lang w:val="en-US"/>
        </w:rPr>
        <w:t>these</w:t>
      </w:r>
      <w:r w:rsidR="00D25EF2" w:rsidRPr="0011702D">
        <w:rPr>
          <w:lang w:val="en-US"/>
        </w:rPr>
        <w:t xml:space="preserve"> workload savings is that </w:t>
      </w:r>
      <w:r w:rsidR="00D25EF2">
        <w:rPr>
          <w:lang w:val="en-US"/>
        </w:rPr>
        <w:t>the tools may</w:t>
      </w:r>
      <w:r w:rsidR="00D25EF2" w:rsidRPr="0011702D">
        <w:rPr>
          <w:lang w:val="en-US"/>
        </w:rPr>
        <w:t xml:space="preserve"> always</w:t>
      </w:r>
      <w:r w:rsidR="00D25EF2">
        <w:rPr>
          <w:lang w:val="en-US"/>
        </w:rPr>
        <w:t xml:space="preserve"> be expected to </w:t>
      </w:r>
      <w:r w:rsidR="00D25EF2" w:rsidRPr="0011702D">
        <w:rPr>
          <w:lang w:val="en-US"/>
        </w:rPr>
        <w:t xml:space="preserve">miss </w:t>
      </w:r>
      <w:r w:rsidR="00D25EF2">
        <w:rPr>
          <w:lang w:val="en-US"/>
        </w:rPr>
        <w:t xml:space="preserve">a part </w:t>
      </w:r>
      <w:r w:rsidR="00D25EF2" w:rsidRPr="0011702D">
        <w:rPr>
          <w:lang w:val="en-US"/>
        </w:rPr>
        <w:t>of all eligible references</w:t>
      </w:r>
      <w:r w:rsidR="00D25EF2">
        <w:rPr>
          <w:lang w:val="en-US"/>
        </w:rPr>
        <w:t xml:space="preserve"> since </w:t>
      </w:r>
      <w:r w:rsidR="00D25EF2" w:rsidRPr="0011702D">
        <w:rPr>
          <w:lang w:val="en-US"/>
        </w:rPr>
        <w:t xml:space="preserve">”a </w:t>
      </w:r>
      <w:r w:rsidR="00D25EF2" w:rsidRPr="00AC200B">
        <w:rPr>
          <w:rFonts w:cs="Times New Roman"/>
          <w:szCs w:val="24"/>
          <w:lang w:val="en-US"/>
        </w:rPr>
        <w:t>100% recall rate with a stochastic algorithm is generally considered unattainable</w:t>
      </w:r>
      <w:r w:rsidR="00D25EF2">
        <w:rPr>
          <w:rFonts w:cs="Times New Roman"/>
          <w:szCs w:val="24"/>
          <w:lang w:val="en-US"/>
        </w:rPr>
        <w:t>”</w:t>
      </w:r>
      <w:r w:rsidR="00D25EF2" w:rsidRPr="00D25EF2">
        <w:rPr>
          <w:rFonts w:cs="Times New Roman"/>
          <w:szCs w:val="24"/>
          <w:lang w:val="en-US"/>
        </w:rPr>
        <w:t xml:space="preserve"> </w:t>
      </w:r>
      <w:r w:rsidR="00D25EF2">
        <w:rPr>
          <w:rFonts w:cs="Times New Roman"/>
          <w:szCs w:val="24"/>
          <w:lang w:val="en-US"/>
        </w:rPr>
        <w:t xml:space="preserve"> </w:t>
      </w:r>
      <w:r w:rsidR="00D25EF2">
        <w:rPr>
          <w:rFonts w:cs="Times New Roman"/>
          <w:szCs w:val="24"/>
          <w:lang w:val="en-US"/>
        </w:rPr>
        <w:fldChar w:fldCharType="begin" w:fldLock="1"/>
      </w:r>
      <w:r w:rsidR="00D25EF2">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D25EF2">
        <w:rPr>
          <w:rFonts w:cs="Times New Roman"/>
          <w:szCs w:val="24"/>
          <w:lang w:val="en-US"/>
        </w:rPr>
        <w:fldChar w:fldCharType="separate"/>
      </w:r>
      <w:r w:rsidR="00D25EF2" w:rsidRPr="00DE061E">
        <w:rPr>
          <w:rFonts w:cs="Times New Roman"/>
          <w:noProof/>
          <w:szCs w:val="24"/>
          <w:lang w:val="en-US"/>
        </w:rPr>
        <w:t>(Hou &amp; Tipton, 2024, p. 3)</w:t>
      </w:r>
      <w:r w:rsidR="00D25EF2">
        <w:rPr>
          <w:rFonts w:cs="Times New Roman"/>
          <w:szCs w:val="24"/>
          <w:lang w:val="en-US"/>
        </w:rPr>
        <w:fldChar w:fldCharType="end"/>
      </w:r>
      <w:r w:rsidR="00D25EF2">
        <w:rPr>
          <w:rFonts w:cs="Times New Roman"/>
          <w:szCs w:val="24"/>
          <w:lang w:val="en-US"/>
        </w:rPr>
        <w:t>.</w:t>
      </w:r>
      <w:r w:rsidR="00D25EF2">
        <w:rPr>
          <w:rFonts w:cs="Times New Roman"/>
          <w:szCs w:val="24"/>
          <w:lang w:val="en-US"/>
        </w:rPr>
        <w:t xml:space="preserve"> </w:t>
      </w:r>
      <w:r w:rsidR="00D25EF2">
        <w:rPr>
          <w:rFonts w:cs="Times New Roman"/>
          <w:szCs w:val="24"/>
          <w:lang w:val="en-US"/>
        </w:rPr>
        <w:t>This seems to create a screening paradox,</w:t>
      </w:r>
      <w:r w:rsidR="00D25EF2" w:rsidRPr="00E22EFE">
        <w:rPr>
          <w:rFonts w:cs="Times New Roman"/>
          <w:szCs w:val="24"/>
          <w:lang w:val="en-US"/>
        </w:rPr>
        <w:t xml:space="preserve"> </w:t>
      </w:r>
      <w:r w:rsidR="00D25EF2">
        <w:rPr>
          <w:rFonts w:cs="Times New Roman"/>
          <w:szCs w:val="24"/>
          <w:lang w:val="en-US"/>
        </w:rPr>
        <w:t xml:space="preserve">which might be one of the main reasons for reviewers to mistrust the application of machine-learning tools </w:t>
      </w:r>
      <w:r w:rsidR="00D25EF2">
        <w:rPr>
          <w:rFonts w:cs="Times New Roman"/>
          <w:szCs w:val="24"/>
          <w:lang w:val="en-US"/>
        </w:rPr>
        <w:fldChar w:fldCharType="begin" w:fldLock="1"/>
      </w:r>
      <w:r w:rsidR="00D25EF2">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D25EF2">
        <w:rPr>
          <w:rFonts w:cs="Times New Roman"/>
          <w:szCs w:val="24"/>
          <w:lang w:val="en-US"/>
        </w:rPr>
        <w:fldChar w:fldCharType="separate"/>
      </w:r>
      <w:r w:rsidR="00D25EF2" w:rsidRPr="00DE061E">
        <w:rPr>
          <w:rFonts w:cs="Times New Roman"/>
          <w:noProof/>
          <w:szCs w:val="24"/>
          <w:lang w:val="en-US"/>
        </w:rPr>
        <w:t>(O’Connor et al., 2019)</w:t>
      </w:r>
      <w:r w:rsidR="00D25EF2">
        <w:rPr>
          <w:rFonts w:cs="Times New Roman"/>
          <w:szCs w:val="24"/>
          <w:lang w:val="en-US"/>
        </w:rPr>
        <w:fldChar w:fldCharType="end"/>
      </w:r>
      <w:r w:rsidR="00D25EF2">
        <w:rPr>
          <w:rFonts w:cs="Times New Roman"/>
          <w:szCs w:val="24"/>
          <w:lang w:val="en-US"/>
        </w:rPr>
        <w:t xml:space="preserve">. While trying to reduce selection biases caused by single screening, automated screening potentially introduces a novel type of publication/selection bias, referred to by König et al. </w:t>
      </w:r>
      <w:r w:rsidR="00D25EF2">
        <w:rPr>
          <w:rFonts w:cs="Times New Roman"/>
          <w:szCs w:val="24"/>
          <w:lang w:val="en-US"/>
        </w:rPr>
        <w:fldChar w:fldCharType="begin" w:fldLock="1"/>
      </w:r>
      <w:r w:rsidR="00D25EF2">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D25EF2">
        <w:rPr>
          <w:rFonts w:cs="Times New Roman"/>
          <w:szCs w:val="24"/>
          <w:lang w:val="en-US"/>
        </w:rPr>
        <w:fldChar w:fldCharType="separate"/>
      </w:r>
      <w:r w:rsidR="00D25EF2" w:rsidRPr="00DE061E">
        <w:rPr>
          <w:rFonts w:cs="Times New Roman"/>
          <w:noProof/>
          <w:szCs w:val="24"/>
          <w:lang w:val="en-US"/>
        </w:rPr>
        <w:t>(2023)</w:t>
      </w:r>
      <w:r w:rsidR="00D25EF2">
        <w:rPr>
          <w:rFonts w:cs="Times New Roman"/>
          <w:szCs w:val="24"/>
          <w:lang w:val="en-US"/>
        </w:rPr>
        <w:fldChar w:fldCharType="end"/>
      </w:r>
      <w:r w:rsidR="00D25EF2">
        <w:rPr>
          <w:rFonts w:cs="Times New Roman"/>
          <w:szCs w:val="24"/>
          <w:lang w:val="en-US"/>
        </w:rPr>
        <w:t xml:space="preserve"> as ‘artificial screening bias’.</w:t>
      </w:r>
      <w:commentRangeStart w:id="3"/>
      <w:commentRangeStart w:id="4"/>
      <w:r w:rsidR="00D25EF2" w:rsidRPr="000D35BD">
        <w:rPr>
          <w:rStyle w:val="FootnoteReference"/>
        </w:rPr>
        <w:footnoteReference w:id="1"/>
      </w:r>
      <w:commentRangeEnd w:id="3"/>
      <w:r w:rsidR="00D25EF2">
        <w:rPr>
          <w:rStyle w:val="CommentReference"/>
        </w:rPr>
        <w:commentReference w:id="3"/>
      </w:r>
      <w:commentRangeEnd w:id="4"/>
      <w:r w:rsidR="00925EC6">
        <w:rPr>
          <w:rStyle w:val="CommentReference"/>
        </w:rPr>
        <w:commentReference w:id="4"/>
      </w:r>
    </w:p>
    <w:p w14:paraId="2ADDDFFB" w14:textId="77777777" w:rsidR="001F2F21" w:rsidRDefault="00D25EF2" w:rsidP="00925EC6">
      <w:pPr>
        <w:autoSpaceDE w:val="0"/>
        <w:autoSpaceDN w:val="0"/>
        <w:adjustRightInd w:val="0"/>
        <w:spacing w:after="0" w:line="360" w:lineRule="auto"/>
        <w:ind w:firstLine="1304"/>
        <w:jc w:val="both"/>
      </w:pPr>
      <w:r>
        <w:rPr>
          <w:rFonts w:cs="Times New Roman"/>
          <w:szCs w:val="24"/>
          <w:lang w:val="en-US"/>
        </w:rPr>
        <w:t xml:space="preserve">Most evaluations of traditional </w:t>
      </w:r>
      <w:r w:rsidRPr="00D25EF2">
        <w:rPr>
          <w:rFonts w:cs="Times New Roman"/>
          <w:szCs w:val="24"/>
          <w:lang w:val="en-US"/>
        </w:rPr>
        <w:t>automated screening tools</w:t>
      </w:r>
      <w:r>
        <w:rPr>
          <w:rFonts w:cs="Times New Roman"/>
          <w:szCs w:val="24"/>
        </w:rPr>
        <w:t xml:space="preserve"> also yield the general conclusion</w:t>
      </w:r>
      <w:r>
        <w:rPr>
          <w:rFonts w:cs="Times New Roman"/>
          <w:szCs w:val="24"/>
          <w:lang w:val="en-US"/>
        </w:rPr>
        <w:t xml:space="preserve"> that these tools are not yet capable of replacing an independent human second screener without a significant risk of omitting a substantial number of eligible studies </w:t>
      </w:r>
      <w:r>
        <w:rPr>
          <w:lang w:val="en-US"/>
        </w:rPr>
        <w:fldChar w:fldCharType="begin" w:fldLock="1"/>
      </w:r>
      <w:r>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id":"ITEM-5","itemData":{"author":[{"dropping-particle":"","family":"Burgard","given":"Tanja","non-dropping-particle":"","parse-names":false,"suffix":""},{"dropping-particle":"","family":"Bittermann","given":"André","non-dropping-particle":"","parse-names":false,"suffix":""}],"container-title":"Zeitschrift für Psychologie","id":"ITEM-5","issued":{"date-parts":[["2023"]]},"publisher":"Hogrefe Publishing","title":"Reducing Literature Screening Workload With Machine Learning","type":"article-journal"},"uris":["http://www.mendeley.com/documents/?uuid=46829e06-da8a-4114-b1d9-bc0ef5aff7a4"]},{"id":"ITEM-6","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Reviews","id":"ITEM-6","issue":"1","issued":{"date-parts":[["2016"]]},"page":"1-73","publisher":"The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Gartlehner et al., 2019; Kugley et al., 2016; O’Mara-Eves et al., 2015; Olorisade et al., 2016; Rathbone et al., 2015)","plainTextFormattedCitation":"(Burgard &amp; Bittermann, 2023; Gartlehner et al., 2019; Kugley et al., 2016;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Pr>
          <w:lang w:val="en-US"/>
        </w:rPr>
        <w:fldChar w:fldCharType="separate"/>
      </w:r>
      <w:r w:rsidRPr="00D25EF2">
        <w:rPr>
          <w:noProof/>
        </w:rPr>
        <w:t>(Burgard &amp; Bittermann, 2023; Gartlehner et al., 2019; Kugley et al., 2016; O’Mara-Eves et al., 2015; Olorisade et al., 2016; Rathbone et al., 2015)</w:t>
      </w:r>
      <w:r>
        <w:rPr>
          <w:lang w:val="en-US"/>
        </w:rPr>
        <w:fldChar w:fldCharType="end"/>
      </w:r>
      <w:commentRangeStart w:id="5"/>
      <w:commentRangeStart w:id="6"/>
      <w:r w:rsidRPr="0011702D">
        <w:rPr>
          <w:rFonts w:cs="Times New Roman"/>
          <w:szCs w:val="24"/>
        </w:rPr>
        <w:t>.</w:t>
      </w:r>
      <w:commentRangeEnd w:id="5"/>
      <w:r>
        <w:rPr>
          <w:rStyle w:val="CommentReference"/>
        </w:rPr>
        <w:commentReference w:id="5"/>
      </w:r>
      <w:commentRangeEnd w:id="6"/>
      <w:r w:rsidR="00925EC6">
        <w:rPr>
          <w:rStyle w:val="CommentReference"/>
        </w:rPr>
        <w:commentReference w:id="6"/>
      </w:r>
      <w:r>
        <w:t xml:space="preserve"> </w:t>
      </w:r>
      <w:r w:rsidR="00A57647" w:rsidRPr="00664A3A">
        <w:rPr>
          <w:rFonts w:cs="Times New Roman"/>
          <w:szCs w:val="24"/>
          <w:lang w:val="en-US"/>
        </w:rPr>
        <w:t xml:space="preserve">By using the level of automation heuristic, developed by O’Connor et al. </w:t>
      </w:r>
      <w:r w:rsidR="00A57647">
        <w:rPr>
          <w:rFonts w:cs="Times New Roman"/>
          <w:szCs w:val="24"/>
          <w:lang w:val="en-US"/>
        </w:rPr>
        <w:fldChar w:fldCharType="begin" w:fldLock="1"/>
      </w:r>
      <w:r w:rsidR="00A57647" w:rsidRPr="00664A3A">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57647">
        <w:rPr>
          <w:rFonts w:cs="Times New Roman"/>
          <w:szCs w:val="24"/>
          <w:lang w:val="en-US"/>
        </w:rPr>
        <w:fldChar w:fldCharType="separate"/>
      </w:r>
      <w:r w:rsidR="00A57647" w:rsidRPr="00664A3A">
        <w:rPr>
          <w:rFonts w:cs="Times New Roman"/>
          <w:noProof/>
          <w:szCs w:val="24"/>
          <w:lang w:val="en-US"/>
        </w:rPr>
        <w:t>(2019)</w:t>
      </w:r>
      <w:r w:rsidR="00A57647">
        <w:rPr>
          <w:rFonts w:cs="Times New Roman"/>
          <w:szCs w:val="24"/>
          <w:lang w:val="en-US"/>
        </w:rPr>
        <w:fldChar w:fldCharType="end"/>
      </w:r>
      <w:r w:rsidR="00A57647" w:rsidRPr="00664A3A">
        <w:rPr>
          <w:rFonts w:cs="Times New Roman"/>
          <w:szCs w:val="24"/>
          <w:lang w:val="en-US"/>
        </w:rPr>
        <w:t>, it can be said that current automated tools generally fail to function at the highest levels of automation</w:t>
      </w:r>
      <w:r>
        <w:rPr>
          <w:rFonts w:cs="Times New Roman"/>
          <w:szCs w:val="24"/>
          <w:lang w:val="en-US"/>
        </w:rPr>
        <w:t xml:space="preserve"> </w:t>
      </w:r>
      <w:r w:rsidR="00A57647" w:rsidRPr="00664A3A">
        <w:rPr>
          <w:rFonts w:cs="Times New Roman"/>
          <w:szCs w:val="24"/>
          <w:lang w:val="en-US"/>
        </w:rPr>
        <w:t>where they make credible independent</w:t>
      </w:r>
      <w:r>
        <w:rPr>
          <w:rFonts w:cs="Times New Roman"/>
          <w:szCs w:val="24"/>
          <w:lang w:val="en-US"/>
        </w:rPr>
        <w:t xml:space="preserve">, </w:t>
      </w:r>
      <w:r w:rsidR="00A57647" w:rsidRPr="00664A3A">
        <w:rPr>
          <w:rFonts w:cs="Times New Roman"/>
          <w:szCs w:val="24"/>
          <w:lang w:val="en-US"/>
        </w:rPr>
        <w:t>deterministic screening decisions.</w:t>
      </w:r>
      <w:r w:rsidR="00A57647">
        <w:t xml:space="preserve"> </w:t>
      </w:r>
    </w:p>
    <w:p w14:paraId="4007B775" w14:textId="77777777" w:rsidR="001F2F21" w:rsidRDefault="00925EC6" w:rsidP="001F2F21">
      <w:pPr>
        <w:autoSpaceDE w:val="0"/>
        <w:autoSpaceDN w:val="0"/>
        <w:adjustRightInd w:val="0"/>
        <w:spacing w:after="0" w:line="360" w:lineRule="auto"/>
        <w:ind w:firstLine="1304"/>
        <w:jc w:val="both"/>
        <w:rPr>
          <w:rFonts w:cs="Times New Roman"/>
          <w:szCs w:val="24"/>
          <w:lang w:val="en-US"/>
        </w:rPr>
      </w:pPr>
      <w:r>
        <w:t xml:space="preserve">A </w:t>
      </w:r>
      <w:r w:rsidR="00C9169A">
        <w:rPr>
          <w:rFonts w:cs="Times New Roman"/>
          <w:szCs w:val="24"/>
          <w:lang w:val="en-US"/>
        </w:rPr>
        <w:t xml:space="preserve">potential </w:t>
      </w:r>
      <w:r w:rsidR="00A907B9">
        <w:rPr>
          <w:rFonts w:cs="Times New Roman"/>
          <w:szCs w:val="24"/>
          <w:lang w:val="en-US"/>
        </w:rPr>
        <w:t>solution</w:t>
      </w:r>
      <w:r w:rsidR="009D3333">
        <w:rPr>
          <w:rFonts w:cs="Times New Roman"/>
          <w:szCs w:val="24"/>
          <w:lang w:val="en-US"/>
        </w:rPr>
        <w:t xml:space="preserve"> to </w:t>
      </w:r>
      <w:r w:rsidR="00D25EF2">
        <w:rPr>
          <w:rFonts w:cs="Times New Roman"/>
          <w:szCs w:val="24"/>
          <w:lang w:val="en-US"/>
        </w:rPr>
        <w:t xml:space="preserve">elevate automated screening tools to the highest levels of automation </w:t>
      </w:r>
      <w:r w:rsidR="009D3333">
        <w:rPr>
          <w:rFonts w:cs="Times New Roman"/>
          <w:szCs w:val="24"/>
          <w:lang w:val="en-US"/>
        </w:rPr>
        <w:t>is to use</w:t>
      </w:r>
      <w:r w:rsidR="001F2F21">
        <w:rPr>
          <w:rFonts w:cs="Times New Roman"/>
          <w:szCs w:val="24"/>
          <w:lang w:val="en-US"/>
        </w:rPr>
        <w:t xml:space="preserve"> </w:t>
      </w:r>
      <w:r w:rsidR="00E268FB">
        <w:rPr>
          <w:rFonts w:cs="Times New Roman"/>
          <w:szCs w:val="24"/>
          <w:lang w:val="en-US"/>
        </w:rPr>
        <w:t>large language models (LLM)</w:t>
      </w:r>
      <w:r w:rsidR="00E268FB">
        <w:rPr>
          <w:rFonts w:cs="Times New Roman"/>
          <w:szCs w:val="24"/>
          <w:lang w:val="en-US"/>
        </w:rPr>
        <w:t>, such as</w:t>
      </w:r>
      <w:r w:rsidR="00E268FB">
        <w:rPr>
          <w:rFonts w:cs="Times New Roman"/>
          <w:szCs w:val="24"/>
          <w:lang w:val="en-US"/>
        </w:rPr>
        <w:t xml:space="preserve"> the </w:t>
      </w:r>
      <w:r w:rsidR="009D3333" w:rsidRPr="009D3333">
        <w:rPr>
          <w:rFonts w:cs="Times New Roman"/>
          <w:szCs w:val="20"/>
          <w:lang w:val="en-US"/>
        </w:rPr>
        <w:t>generative pre</w:t>
      </w:r>
      <w:r w:rsidR="00AF690D">
        <w:rPr>
          <w:rFonts w:cs="Times New Roman"/>
          <w:szCs w:val="20"/>
          <w:lang w:val="en-US"/>
        </w:rPr>
        <w:t>-</w:t>
      </w:r>
      <w:r w:rsidR="009D3333" w:rsidRPr="009D3333">
        <w:rPr>
          <w:rFonts w:cs="Times New Roman"/>
          <w:szCs w:val="20"/>
          <w:lang w:val="en-US"/>
        </w:rPr>
        <w:t>trained transformer</w:t>
      </w:r>
      <w:r w:rsidR="009D3333">
        <w:rPr>
          <w:rFonts w:cs="Times New Roman"/>
          <w:szCs w:val="20"/>
          <w:lang w:val="en-US"/>
        </w:rPr>
        <w:t xml:space="preserve"> </w:t>
      </w:r>
      <w:r w:rsidR="00927057">
        <w:rPr>
          <w:rFonts w:cs="Times New Roman"/>
          <w:szCs w:val="20"/>
          <w:lang w:val="en-US"/>
        </w:rPr>
        <w:t>(</w:t>
      </w:r>
      <w:r w:rsidR="009D3333">
        <w:rPr>
          <w:rFonts w:cs="Times New Roman"/>
          <w:szCs w:val="20"/>
          <w:lang w:val="en-US"/>
        </w:rPr>
        <w:t>GPT</w:t>
      </w:r>
      <w:r w:rsidR="00927057">
        <w:rPr>
          <w:rFonts w:cs="Times New Roman"/>
          <w:szCs w:val="20"/>
          <w:lang w:val="en-US"/>
        </w:rPr>
        <w:t>)</w:t>
      </w:r>
      <w:r w:rsidR="009D3333" w:rsidRPr="009D3333">
        <w:rPr>
          <w:rFonts w:cs="Times New Roman"/>
          <w:szCs w:val="20"/>
          <w:lang w:val="en-US"/>
        </w:rPr>
        <w:t xml:space="preserve"> models</w:t>
      </w:r>
      <w:r w:rsidR="00863EF9">
        <w:rPr>
          <w:rFonts w:cs="Times New Roman"/>
          <w:szCs w:val="20"/>
          <w:lang w:val="en-US"/>
        </w:rPr>
        <w:t xml:space="preserve"> that have recently been</w:t>
      </w:r>
      <w:r w:rsidR="009D3333" w:rsidRPr="009D3333">
        <w:rPr>
          <w:rFonts w:cs="Times New Roman"/>
          <w:szCs w:val="20"/>
          <w:lang w:val="en-US"/>
        </w:rPr>
        <w:t xml:space="preserve"> </w:t>
      </w:r>
      <w:r w:rsidR="00AF690D">
        <w:rPr>
          <w:rFonts w:cs="Times New Roman"/>
          <w:szCs w:val="20"/>
          <w:lang w:val="en-US"/>
        </w:rPr>
        <w:t>introduced</w:t>
      </w:r>
      <w:r w:rsidR="009D3333">
        <w:rPr>
          <w:rFonts w:cs="Times New Roman"/>
          <w:szCs w:val="24"/>
          <w:lang w:val="en-US"/>
        </w:rPr>
        <w:t xml:space="preserve"> by OpenAI</w:t>
      </w:r>
      <w:r w:rsidR="009D3333">
        <w:rPr>
          <w:rFonts w:cs="Times New Roman"/>
          <w:szCs w:val="24"/>
          <w:lang w:val="en-US"/>
        </w:rPr>
        <w:t>.</w:t>
      </w:r>
      <w:r w:rsidR="009D3333">
        <w:rPr>
          <w:rFonts w:cs="Times New Roman"/>
          <w:szCs w:val="24"/>
          <w:lang w:val="en-US"/>
        </w:rPr>
        <w:t xml:space="preserve"> </w:t>
      </w:r>
      <w:commentRangeStart w:id="7"/>
      <w:r w:rsidR="00565222">
        <w:rPr>
          <w:rFonts w:cs="Times New Roman"/>
          <w:szCs w:val="24"/>
          <w:lang w:val="en-US"/>
        </w:rPr>
        <w:t>I</w:t>
      </w:r>
      <w:r w:rsidR="002553A8">
        <w:rPr>
          <w:rFonts w:cs="Times New Roman"/>
          <w:szCs w:val="24"/>
          <w:lang w:val="en-US"/>
        </w:rPr>
        <w:t xml:space="preserve">nitial </w:t>
      </w:r>
      <w:r w:rsidR="0055363E">
        <w:rPr>
          <w:rFonts w:cs="Times New Roman"/>
          <w:szCs w:val="24"/>
          <w:lang w:val="en-US"/>
        </w:rPr>
        <w:t>evaluations</w:t>
      </w:r>
      <w:r w:rsidR="002E48D5">
        <w:rPr>
          <w:rFonts w:cs="Times New Roman"/>
          <w:szCs w:val="24"/>
          <w:lang w:val="en-US"/>
        </w:rPr>
        <w:t xml:space="preserve"> </w:t>
      </w:r>
      <w:r w:rsidR="009D3333">
        <w:rPr>
          <w:rFonts w:cs="Times New Roman"/>
          <w:szCs w:val="24"/>
          <w:lang w:val="en-US"/>
        </w:rPr>
        <w:t xml:space="preserve">have </w:t>
      </w:r>
      <w:r w:rsidR="00D25EF2">
        <w:rPr>
          <w:rFonts w:cs="Times New Roman"/>
          <w:szCs w:val="24"/>
          <w:lang w:val="en-US"/>
        </w:rPr>
        <w:t xml:space="preserve">generally </w:t>
      </w:r>
      <w:r w:rsidR="009D3333">
        <w:rPr>
          <w:rFonts w:cs="Times New Roman"/>
          <w:szCs w:val="24"/>
          <w:lang w:val="en-US"/>
        </w:rPr>
        <w:t xml:space="preserve">yielded </w:t>
      </w:r>
      <w:r w:rsidR="00565222">
        <w:rPr>
          <w:rFonts w:cs="Times New Roman"/>
          <w:szCs w:val="24"/>
          <w:lang w:val="en-US"/>
        </w:rPr>
        <w:t xml:space="preserve">some </w:t>
      </w:r>
      <w:r w:rsidR="009D3333">
        <w:rPr>
          <w:rFonts w:cs="Times New Roman"/>
          <w:szCs w:val="24"/>
          <w:lang w:val="en-US"/>
        </w:rPr>
        <w:t>promisin</w:t>
      </w:r>
      <w:r w:rsidR="00D25EF2">
        <w:rPr>
          <w:rFonts w:cs="Times New Roman"/>
          <w:szCs w:val="24"/>
          <w:lang w:val="en-US"/>
        </w:rPr>
        <w:t xml:space="preserve">g </w:t>
      </w:r>
      <w:r w:rsidR="009D3333">
        <w:rPr>
          <w:rFonts w:cs="Times New Roman"/>
          <w:szCs w:val="24"/>
          <w:lang w:val="en-US"/>
        </w:rPr>
        <w:t>results</w:t>
      </w:r>
      <w:commentRangeEnd w:id="7"/>
      <w:r w:rsidR="00042C49">
        <w:rPr>
          <w:rStyle w:val="CommentReference"/>
        </w:rPr>
        <w:commentReference w:id="7"/>
      </w:r>
      <w:r w:rsidR="002E48D5">
        <w:rPr>
          <w:rFonts w:cs="Times New Roman"/>
          <w:szCs w:val="24"/>
          <w:lang w:val="en-US"/>
        </w:rPr>
        <w:t xml:space="preserve"> with regard to using OpenAI’s GPT API (application programming interface) models for screening titles and abstracts</w:t>
      </w:r>
      <w:r w:rsidR="00565222">
        <w:rPr>
          <w:rFonts w:cs="Times New Roman"/>
          <w:szCs w:val="24"/>
          <w:lang w:val="en-US"/>
        </w:rPr>
        <w:t>.</w:t>
      </w:r>
      <w:r w:rsidR="003B5FB3">
        <w:rPr>
          <w:rFonts w:cs="Times New Roman"/>
          <w:szCs w:val="24"/>
          <w:lang w:val="en-US"/>
        </w:rPr>
        <w:t xml:space="preserve"> </w:t>
      </w:r>
    </w:p>
    <w:p w14:paraId="302CB267" w14:textId="2CD517FE" w:rsidR="00374991" w:rsidRDefault="001F2F21" w:rsidP="001F2F21">
      <w:pPr>
        <w:autoSpaceDE w:val="0"/>
        <w:autoSpaceDN w:val="0"/>
        <w:adjustRightInd w:val="0"/>
        <w:spacing w:after="0" w:line="360" w:lineRule="auto"/>
        <w:ind w:firstLine="1304"/>
        <w:jc w:val="both"/>
        <w:rPr>
          <w:lang w:val="en-US"/>
        </w:rPr>
      </w:pPr>
      <w:r>
        <w:rPr>
          <w:lang w:val="en-US"/>
        </w:rPr>
        <w:t xml:space="preserve">To our knowledge, </w:t>
      </w:r>
      <w:r w:rsidR="003B5FB3">
        <w:rPr>
          <w:lang w:val="en-US"/>
        </w:rPr>
        <w:t>Syriani et al.</w:t>
      </w:r>
      <w:r w:rsidR="003B5FB3" w:rsidRPr="0011702D">
        <w:rPr>
          <w:lang w:val="en-US"/>
        </w:rPr>
        <w:t xml:space="preserve"> </w:t>
      </w:r>
      <w:r w:rsidR="003B5FB3">
        <w:fldChar w:fldCharType="begin" w:fldLock="1"/>
      </w:r>
      <w:r w:rsidR="003B5FB3">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3B5FB3">
        <w:fldChar w:fldCharType="separate"/>
      </w:r>
      <w:r w:rsidR="003B5FB3" w:rsidRPr="00DE061E">
        <w:rPr>
          <w:noProof/>
          <w:lang w:val="en-US"/>
        </w:rPr>
        <w:t>(2023)</w:t>
      </w:r>
      <w:r w:rsidR="003B5FB3">
        <w:fldChar w:fldCharType="end"/>
      </w:r>
      <w:r w:rsidR="003B5FB3" w:rsidRPr="00D25EF2">
        <w:rPr>
          <w:rFonts w:cs="Times New Roman"/>
          <w:szCs w:val="24"/>
        </w:rPr>
        <w:t xml:space="preserve"> </w:t>
      </w:r>
      <w:r w:rsidR="00F01776">
        <w:rPr>
          <w:rFonts w:cs="Times New Roman"/>
          <w:szCs w:val="24"/>
          <w:lang w:val="en-US"/>
        </w:rPr>
        <w:t>were</w:t>
      </w:r>
      <w:r w:rsidR="003B5FB3" w:rsidRPr="006468C8">
        <w:rPr>
          <w:rFonts w:cs="Times New Roman"/>
          <w:szCs w:val="24"/>
          <w:lang w:val="en-US"/>
        </w:rPr>
        <w:t xml:space="preserve"> the first</w:t>
      </w:r>
      <w:r w:rsidR="00F01776">
        <w:rPr>
          <w:rFonts w:cs="Times New Roman"/>
          <w:szCs w:val="24"/>
          <w:lang w:val="en-US"/>
        </w:rPr>
        <w:t xml:space="preserve"> team to</w:t>
      </w:r>
      <w:r w:rsidR="003B5FB3" w:rsidRPr="006468C8">
        <w:rPr>
          <w:rFonts w:cs="Times New Roman"/>
          <w:szCs w:val="24"/>
          <w:lang w:val="en-US"/>
        </w:rPr>
        <w:t xml:space="preserve"> evaluat</w:t>
      </w:r>
      <w:r w:rsidR="00F01776">
        <w:rPr>
          <w:rFonts w:cs="Times New Roman"/>
          <w:szCs w:val="24"/>
          <w:lang w:val="en-US"/>
        </w:rPr>
        <w:t>e</w:t>
      </w:r>
      <w:r w:rsidR="003B5FB3" w:rsidRPr="006468C8">
        <w:rPr>
          <w:rFonts w:cs="Times New Roman"/>
          <w:szCs w:val="24"/>
          <w:lang w:val="en-US"/>
        </w:rPr>
        <w:t xml:space="preserve"> </w:t>
      </w:r>
      <w:r w:rsidR="0055363E">
        <w:rPr>
          <w:rFonts w:cs="Times New Roman"/>
          <w:szCs w:val="24"/>
          <w:lang w:val="en-US"/>
        </w:rPr>
        <w:t>these</w:t>
      </w:r>
      <w:r w:rsidR="003B5FB3" w:rsidRPr="006468C8">
        <w:rPr>
          <w:rFonts w:cs="Times New Roman"/>
          <w:szCs w:val="24"/>
          <w:lang w:val="en-US"/>
        </w:rPr>
        <w:t xml:space="preserve"> models for screening tasks, specifically comparing</w:t>
      </w:r>
      <w:r w:rsidR="0055363E">
        <w:rPr>
          <w:rFonts w:cs="Times New Roman"/>
          <w:szCs w:val="24"/>
          <w:lang w:val="en-US"/>
        </w:rPr>
        <w:t xml:space="preserve"> the</w:t>
      </w:r>
      <w:r w:rsidR="003B5FB3" w:rsidRPr="006468C8">
        <w:rPr>
          <w:rFonts w:cs="Times New Roman"/>
          <w:szCs w:val="24"/>
          <w:lang w:val="en-US"/>
        </w:rPr>
        <w:t xml:space="preserve"> GPT-3.5-turbo-0301</w:t>
      </w:r>
      <w:r w:rsidR="0055363E">
        <w:rPr>
          <w:rFonts w:cs="Times New Roman"/>
          <w:szCs w:val="24"/>
          <w:lang w:val="en-US"/>
        </w:rPr>
        <w:t xml:space="preserve"> model</w:t>
      </w:r>
      <w:r w:rsidR="003B5FB3" w:rsidRPr="006468C8">
        <w:rPr>
          <w:rFonts w:cs="Times New Roman"/>
          <w:szCs w:val="24"/>
          <w:lang w:val="en-US"/>
        </w:rPr>
        <w:t xml:space="preserve"> to state-of-the-art machine learning algorithms in systematic reviews within software engineering.</w:t>
      </w:r>
      <w:r w:rsidR="003B5FB3" w:rsidRPr="000D35BD">
        <w:rPr>
          <w:rStyle w:val="FootnoteReference"/>
        </w:rPr>
        <w:footnoteReference w:id="2"/>
      </w:r>
      <w:r w:rsidR="003B5FB3" w:rsidRPr="006468C8">
        <w:rPr>
          <w:rFonts w:cs="Times New Roman"/>
          <w:szCs w:val="24"/>
          <w:lang w:val="en-US"/>
        </w:rPr>
        <w:t xml:space="preserve"> They found the model's performance to be comparable </w:t>
      </w:r>
      <w:r w:rsidR="00D25EF2">
        <w:rPr>
          <w:rFonts w:cs="Times New Roman"/>
          <w:szCs w:val="24"/>
          <w:lang w:val="en-US"/>
        </w:rPr>
        <w:t>with</w:t>
      </w:r>
      <w:r w:rsidR="003B5FB3" w:rsidRPr="006468C8">
        <w:rPr>
          <w:rFonts w:cs="Times New Roman"/>
          <w:szCs w:val="24"/>
          <w:lang w:val="en-US"/>
        </w:rPr>
        <w:t xml:space="preserve"> traditional classifier</w:t>
      </w:r>
      <w:r w:rsidR="003B5FB3">
        <w:rPr>
          <w:rFonts w:cs="Times New Roman"/>
          <w:szCs w:val="24"/>
          <w:lang w:val="en-US"/>
        </w:rPr>
        <w:t xml:space="preserve"> models</w:t>
      </w:r>
      <w:r w:rsidR="003B5FB3" w:rsidRPr="006468C8">
        <w:rPr>
          <w:rFonts w:cs="Times New Roman"/>
          <w:szCs w:val="24"/>
          <w:lang w:val="en-US"/>
        </w:rPr>
        <w:t xml:space="preserve"> an</w:t>
      </w:r>
      <w:r w:rsidR="00D25EF2">
        <w:rPr>
          <w:rFonts w:cs="Times New Roman"/>
          <w:szCs w:val="24"/>
          <w:lang w:val="en-US"/>
        </w:rPr>
        <w:t>d most often</w:t>
      </w:r>
      <w:r w:rsidR="003B5FB3" w:rsidRPr="006468C8">
        <w:rPr>
          <w:rFonts w:cs="Times New Roman"/>
          <w:szCs w:val="24"/>
          <w:lang w:val="en-US"/>
        </w:rPr>
        <w:t xml:space="preserve"> </w:t>
      </w:r>
      <w:r w:rsidR="003B5FB3">
        <w:rPr>
          <w:rFonts w:cs="Times New Roman"/>
          <w:szCs w:val="24"/>
          <w:lang w:val="en-US"/>
        </w:rPr>
        <w:t xml:space="preserve">better. </w:t>
      </w:r>
      <w:r w:rsidR="003B5FB3">
        <w:rPr>
          <w:lang w:val="en-US"/>
        </w:rPr>
        <w:t xml:space="preserve">In another study, </w:t>
      </w:r>
      <w:bookmarkStart w:id="8" w:name="_Hlk174096458"/>
      <w:r w:rsidR="003B5FB3" w:rsidRPr="006468C8">
        <w:rPr>
          <w:lang w:val="en-US"/>
        </w:rPr>
        <w:t xml:space="preserve">Guo et al. </w:t>
      </w:r>
      <w:r w:rsidR="003B5FB3">
        <w:rPr>
          <w:lang w:val="en-US"/>
        </w:rPr>
        <w:fldChar w:fldCharType="begin" w:fldLock="1"/>
      </w:r>
      <w:r w:rsidR="003B5FB3" w:rsidRPr="006468C8">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w:instrText>
      </w:r>
      <w:r w:rsidR="003B5FB3">
        <w:instrText xml:space="preserve">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3B5FB3" w:rsidRPr="006468C8">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3B5FB3">
        <w:rPr>
          <w:lang w:val="en-US"/>
        </w:rPr>
        <w:fldChar w:fldCharType="separate"/>
      </w:r>
      <w:r w:rsidR="003B5FB3" w:rsidRPr="006468C8">
        <w:rPr>
          <w:noProof/>
          <w:lang w:val="en-US"/>
        </w:rPr>
        <w:t>(2024)</w:t>
      </w:r>
      <w:r w:rsidR="003B5FB3">
        <w:rPr>
          <w:lang w:val="en-US"/>
        </w:rPr>
        <w:fldChar w:fldCharType="end"/>
      </w:r>
      <w:bookmarkEnd w:id="8"/>
      <w:r w:rsidR="003B5FB3" w:rsidRPr="006468C8">
        <w:rPr>
          <w:lang w:val="en-US"/>
        </w:rPr>
        <w:t xml:space="preserve"> tested the </w:t>
      </w:r>
      <w:r w:rsidR="003B5FB3" w:rsidRPr="00CD1885">
        <w:rPr>
          <w:lang w:val="nb-NO"/>
        </w:rPr>
        <w:t>use</w:t>
      </w:r>
      <w:r w:rsidR="003B5FB3" w:rsidRPr="006468C8">
        <w:rPr>
          <w:lang w:val="en-US"/>
        </w:rPr>
        <w:t xml:space="preserve"> of OpenAI’s GPT-4 API model for</w:t>
      </w:r>
      <w:r w:rsidR="0055363E">
        <w:rPr>
          <w:lang w:val="en-US"/>
        </w:rPr>
        <w:t xml:space="preserve"> </w:t>
      </w:r>
      <w:r w:rsidR="006468C8">
        <w:rPr>
          <w:lang w:val="en-US"/>
        </w:rPr>
        <w:t xml:space="preserve">title and abstract </w:t>
      </w:r>
      <w:r w:rsidR="006468C8">
        <w:rPr>
          <w:rStyle w:val="translation"/>
          <w:lang w:val="en-US"/>
        </w:rPr>
        <w:t xml:space="preserve">(henceforth TAB) </w:t>
      </w:r>
      <w:r w:rsidR="00981EF3">
        <w:rPr>
          <w:lang w:val="en-US"/>
        </w:rPr>
        <w:t xml:space="preserve">screening </w:t>
      </w:r>
      <w:r w:rsidR="003B5FB3" w:rsidRPr="006468C8">
        <w:rPr>
          <w:lang w:val="en-US"/>
        </w:rPr>
        <w:t>of medical research literature.</w:t>
      </w:r>
      <w:r w:rsidR="003B5FB3" w:rsidRPr="000D35BD">
        <w:rPr>
          <w:rStyle w:val="FootnoteReference"/>
        </w:rPr>
        <w:footnoteReference w:id="3"/>
      </w:r>
      <w:r w:rsidR="003B5FB3" w:rsidRPr="006468C8">
        <w:rPr>
          <w:lang w:val="en-US"/>
        </w:rPr>
        <w:t xml:space="preserve"> </w:t>
      </w:r>
      <w:r w:rsidR="003B5FB3">
        <w:rPr>
          <w:lang w:val="en-US"/>
        </w:rPr>
        <w:t xml:space="preserve">Across six clinical reviews, when evaluating the model’s </w:t>
      </w:r>
      <w:r w:rsidR="003B5FB3">
        <w:rPr>
          <w:lang w:val="en-US"/>
        </w:rPr>
        <w:lastRenderedPageBreak/>
        <w:t>inclusion and exclusion decisions against the final decisions of two independent human screeners, GPT-4 was found to have average recall</w:t>
      </w:r>
      <w:r w:rsidR="00BB68DB">
        <w:rPr>
          <w:lang w:val="en-US"/>
        </w:rPr>
        <w:t xml:space="preserve"> (i.e., </w:t>
      </w:r>
      <w:r w:rsidRPr="00AA4BB7">
        <w:rPr>
          <w:rFonts w:cs="Times New Roman"/>
          <w:szCs w:val="20"/>
          <w:lang w:val="en-US"/>
        </w:rPr>
        <w:t>the</w:t>
      </w:r>
      <w:r>
        <w:rPr>
          <w:rFonts w:cs="Times New Roman"/>
          <w:szCs w:val="20"/>
          <w:lang w:val="en-US"/>
        </w:rPr>
        <w:t xml:space="preserve"> proportion of relevant records </w:t>
      </w:r>
      <w:r w:rsidRPr="00AA4BB7">
        <w:rPr>
          <w:rFonts w:cs="Times New Roman"/>
          <w:szCs w:val="20"/>
          <w:lang w:val="en-US"/>
        </w:rPr>
        <w:t>being correctly classified</w:t>
      </w:r>
      <w:r>
        <w:rPr>
          <w:rFonts w:cs="Times New Roman"/>
          <w:szCs w:val="20"/>
          <w:lang w:val="en-US"/>
        </w:rPr>
        <w:t xml:space="preserve"> as relevant</w:t>
      </w:r>
      <w:r w:rsidR="00AD4DF6">
        <w:rPr>
          <w:rFonts w:cs="Times New Roman"/>
          <w:szCs w:val="20"/>
          <w:lang w:val="en-US"/>
        </w:rPr>
        <w:t>. See the statistical definition in next section</w:t>
      </w:r>
      <w:r w:rsidR="00BB68DB">
        <w:rPr>
          <w:lang w:val="en-US"/>
        </w:rPr>
        <w:t>)</w:t>
      </w:r>
      <w:r w:rsidR="003B5FB3">
        <w:rPr>
          <w:lang w:val="en-US"/>
        </w:rPr>
        <w:t xml:space="preserve"> and specificity</w:t>
      </w:r>
      <w:r w:rsidR="00BB68DB">
        <w:rPr>
          <w:lang w:val="en-US"/>
        </w:rPr>
        <w:t xml:space="preserve"> (i.e.,</w:t>
      </w:r>
      <w:r w:rsidRPr="001F2F21">
        <w:rPr>
          <w:rFonts w:cs="Times New Roman"/>
          <w:szCs w:val="20"/>
          <w:lang w:val="en-US"/>
        </w:rPr>
        <w:t xml:space="preserve"> </w:t>
      </w:r>
      <w:r>
        <w:rPr>
          <w:rFonts w:cs="Times New Roman"/>
          <w:szCs w:val="20"/>
          <w:lang w:val="en-US"/>
        </w:rPr>
        <w:t xml:space="preserve"> </w:t>
      </w:r>
      <w:r w:rsidRPr="00AA4BB7">
        <w:rPr>
          <w:rFonts w:cs="Times New Roman"/>
          <w:szCs w:val="20"/>
          <w:lang w:val="en-US"/>
        </w:rPr>
        <w:t>the</w:t>
      </w:r>
      <w:r>
        <w:rPr>
          <w:rFonts w:cs="Times New Roman"/>
          <w:szCs w:val="20"/>
          <w:lang w:val="en-US"/>
        </w:rPr>
        <w:t xml:space="preserve"> proportion of </w:t>
      </w:r>
      <w:r>
        <w:rPr>
          <w:rFonts w:cs="Times New Roman"/>
          <w:szCs w:val="20"/>
          <w:lang w:val="en-US"/>
        </w:rPr>
        <w:t>ir</w:t>
      </w:r>
      <w:r>
        <w:rPr>
          <w:rFonts w:cs="Times New Roman"/>
          <w:szCs w:val="20"/>
          <w:lang w:val="en-US"/>
        </w:rPr>
        <w:t xml:space="preserve">relevant records </w:t>
      </w:r>
      <w:r w:rsidRPr="00AA4BB7">
        <w:rPr>
          <w:rFonts w:cs="Times New Roman"/>
          <w:szCs w:val="20"/>
          <w:lang w:val="en-US"/>
        </w:rPr>
        <w:t>being correctly classified</w:t>
      </w:r>
      <w:r>
        <w:rPr>
          <w:rFonts w:cs="Times New Roman"/>
          <w:szCs w:val="20"/>
          <w:lang w:val="en-US"/>
        </w:rPr>
        <w:t xml:space="preserve"> as </w:t>
      </w:r>
      <w:r>
        <w:rPr>
          <w:rFonts w:cs="Times New Roman"/>
          <w:szCs w:val="20"/>
          <w:lang w:val="en-US"/>
        </w:rPr>
        <w:t>ir</w:t>
      </w:r>
      <w:r>
        <w:rPr>
          <w:rFonts w:cs="Times New Roman"/>
          <w:szCs w:val="20"/>
          <w:lang w:val="en-US"/>
        </w:rPr>
        <w:t>relevant</w:t>
      </w:r>
      <w:r w:rsidR="00AD4DF6">
        <w:rPr>
          <w:rFonts w:cs="Times New Roman"/>
          <w:szCs w:val="20"/>
          <w:lang w:val="en-US"/>
        </w:rPr>
        <w:t xml:space="preserve">. </w:t>
      </w:r>
      <w:r w:rsidR="00AD4DF6">
        <w:rPr>
          <w:rFonts w:cs="Times New Roman"/>
          <w:szCs w:val="20"/>
          <w:lang w:val="en-US"/>
        </w:rPr>
        <w:t>See the statistical definition in next section</w:t>
      </w:r>
      <w:r w:rsidR="00BB68DB">
        <w:rPr>
          <w:lang w:val="en-US"/>
        </w:rPr>
        <w:t>)</w:t>
      </w:r>
      <w:r w:rsidR="003B5FB3">
        <w:rPr>
          <w:lang w:val="en-US"/>
        </w:rPr>
        <w:t xml:space="preserve"> values of 0.76 and 0.91, respectively. Based on this, the authors concluded that GPT-4 was </w:t>
      </w:r>
      <w:r w:rsidR="003B5FB3" w:rsidRPr="003B5FB3">
        <w:rPr>
          <w:lang w:val="en-US"/>
        </w:rPr>
        <w:t xml:space="preserve">effective </w:t>
      </w:r>
      <w:r w:rsidR="00F01776">
        <w:rPr>
          <w:lang w:val="en-US"/>
        </w:rPr>
        <w:t>in</w:t>
      </w:r>
      <w:r w:rsidR="003B5FB3" w:rsidRPr="003B5FB3">
        <w:rPr>
          <w:lang w:val="en-US"/>
        </w:rPr>
        <w:t xml:space="preserve"> excluding irrelevant studies but less reliable in identifying relevant ones,</w:t>
      </w:r>
      <w:r w:rsidR="003B5FB3">
        <w:rPr>
          <w:lang w:val="en-US"/>
        </w:rPr>
        <w:t xml:space="preserve"> and the</w:t>
      </w:r>
      <w:r w:rsidR="00F01776">
        <w:rPr>
          <w:lang w:val="en-US"/>
        </w:rPr>
        <w:t>refore</w:t>
      </w:r>
      <w:r w:rsidR="003B5FB3" w:rsidRPr="003B5FB3">
        <w:rPr>
          <w:lang w:val="en-US"/>
        </w:rPr>
        <w:t xml:space="preserve"> recommend</w:t>
      </w:r>
      <w:r w:rsidR="003B5FB3">
        <w:rPr>
          <w:lang w:val="en-US"/>
        </w:rPr>
        <w:t>ed</w:t>
      </w:r>
      <w:r w:rsidR="003B5FB3" w:rsidRPr="003B5FB3">
        <w:rPr>
          <w:lang w:val="en-US"/>
        </w:rPr>
        <w:t xml:space="preserve"> its use as a support tool </w:t>
      </w:r>
      <w:r w:rsidR="003B5FB3">
        <w:rPr>
          <w:lang w:val="en-US"/>
        </w:rPr>
        <w:t>but not as</w:t>
      </w:r>
      <w:r w:rsidR="003B5FB3" w:rsidRPr="003B5FB3">
        <w:rPr>
          <w:lang w:val="en-US"/>
        </w:rPr>
        <w:t xml:space="preserve"> a replacement for human screeners.</w:t>
      </w:r>
      <w:r w:rsidR="005D6FBB">
        <w:rPr>
          <w:lang w:val="en-US"/>
        </w:rPr>
        <w:t xml:space="preserve"> Similar conclusions were reached by </w:t>
      </w:r>
      <w:bookmarkStart w:id="9" w:name="_Hlk174096482"/>
      <w:r w:rsidR="005D6FBB">
        <w:rPr>
          <w:lang w:val="en-US"/>
        </w:rPr>
        <w:t>G</w:t>
      </w:r>
      <w:r w:rsidR="005D6FBB" w:rsidRPr="00936F13">
        <w:t xml:space="preserve">argari et al. </w:t>
      </w:r>
      <w:r w:rsidR="005D6FBB">
        <w:rPr>
          <w:lang w:val="en-US"/>
        </w:rPr>
        <w:fldChar w:fldCharType="begin" w:fldLock="1"/>
      </w:r>
      <w:r w:rsidR="005D6FBB" w:rsidRPr="00936F13">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5D6FBB" w:rsidRPr="00974E93">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D6FBB">
        <w:rPr>
          <w:lang w:val="en-US"/>
        </w:rPr>
        <w:fldChar w:fldCharType="separate"/>
      </w:r>
      <w:r w:rsidR="005D6FBB" w:rsidRPr="00974E93">
        <w:rPr>
          <w:noProof/>
          <w:lang w:val="en-US"/>
        </w:rPr>
        <w:t>(2024)</w:t>
      </w:r>
      <w:r w:rsidR="005D6FBB">
        <w:rPr>
          <w:lang w:val="en-US"/>
        </w:rPr>
        <w:fldChar w:fldCharType="end"/>
      </w:r>
      <w:bookmarkEnd w:id="9"/>
      <w:r w:rsidR="005D6FBB" w:rsidRPr="00974E93">
        <w:rPr>
          <w:lang w:val="en-US"/>
        </w:rPr>
        <w:t xml:space="preserve"> after </w:t>
      </w:r>
      <w:r w:rsidR="005D6FBB">
        <w:rPr>
          <w:lang w:val="en-US"/>
        </w:rPr>
        <w:t>testing</w:t>
      </w:r>
      <w:r w:rsidR="005D6FBB" w:rsidRPr="00974E93">
        <w:rPr>
          <w:lang w:val="en-US"/>
        </w:rPr>
        <w:t xml:space="preserve"> the</w:t>
      </w:r>
      <w:r w:rsidR="005D6FBB">
        <w:rPr>
          <w:lang w:val="en-US"/>
        </w:rPr>
        <w:t xml:space="preserve"> use of the</w:t>
      </w:r>
      <w:r w:rsidR="005D6FBB" w:rsidRPr="00974E93">
        <w:rPr>
          <w:lang w:val="en-US"/>
        </w:rPr>
        <w:t xml:space="preserve"> gpt-3.5-turbo-0613 API model </w:t>
      </w:r>
      <w:r w:rsidR="005D6FBB">
        <w:rPr>
          <w:lang w:val="en-US"/>
        </w:rPr>
        <w:t>for</w:t>
      </w:r>
      <w:r w:rsidR="005D6FBB" w:rsidRPr="00974E93">
        <w:rPr>
          <w:lang w:val="en-US"/>
        </w:rPr>
        <w:t xml:space="preserve"> TAB screening in </w:t>
      </w:r>
      <w:r w:rsidR="005D6FBB">
        <w:rPr>
          <w:lang w:val="en-US"/>
        </w:rPr>
        <w:t>a</w:t>
      </w:r>
      <w:r w:rsidR="005D6FBB" w:rsidRPr="00974E93">
        <w:rPr>
          <w:lang w:val="en-US"/>
        </w:rPr>
        <w:t xml:space="preserve"> clinical systematic review</w:t>
      </w:r>
      <w:commentRangeStart w:id="10"/>
      <w:r w:rsidR="005D6FBB" w:rsidRPr="00974E93">
        <w:rPr>
          <w:lang w:val="en-US"/>
        </w:rPr>
        <w:t>.</w:t>
      </w:r>
      <w:r w:rsidR="005D6FBB">
        <w:rPr>
          <w:rStyle w:val="FootnoteReference"/>
          <w:lang w:val="en-US"/>
        </w:rPr>
        <w:footnoteReference w:id="4"/>
      </w:r>
      <w:r w:rsidR="005D6FBB" w:rsidRPr="00974E93">
        <w:rPr>
          <w:lang w:val="en-US"/>
        </w:rPr>
        <w:t xml:space="preserve"> </w:t>
      </w:r>
      <w:commentRangeEnd w:id="10"/>
      <w:r w:rsidR="00C61084">
        <w:rPr>
          <w:rStyle w:val="CommentReference"/>
        </w:rPr>
        <w:commentReference w:id="10"/>
      </w:r>
    </w:p>
    <w:p w14:paraId="1FC917A1" w14:textId="3FE4A31A" w:rsidR="003B5FB3" w:rsidRPr="00974E93" w:rsidRDefault="00374991" w:rsidP="001F2F21">
      <w:pPr>
        <w:autoSpaceDE w:val="0"/>
        <w:autoSpaceDN w:val="0"/>
        <w:adjustRightInd w:val="0"/>
        <w:spacing w:after="0" w:line="360" w:lineRule="auto"/>
        <w:ind w:firstLine="1304"/>
        <w:jc w:val="both"/>
        <w:rPr>
          <w:rStyle w:val="comma-separator"/>
          <w:rFonts w:cs="Times New Roman"/>
          <w:szCs w:val="24"/>
          <w:lang w:val="en-US"/>
        </w:rPr>
      </w:pPr>
      <w:r>
        <w:rPr>
          <w:lang w:val="en-US"/>
        </w:rPr>
        <w:t>On a related line of research</w:t>
      </w:r>
      <w:r w:rsidR="005D6FBB">
        <w:rPr>
          <w:lang w:val="en-US"/>
        </w:rPr>
        <w:t xml:space="preserve">, </w:t>
      </w:r>
      <w:r w:rsidR="005D6FBB" w:rsidRPr="007332FC">
        <w:rPr>
          <w:lang w:val="en-US"/>
        </w:rPr>
        <w:t xml:space="preserve">Alshami et al. </w:t>
      </w:r>
      <w:r w:rsidR="005D6FBB">
        <w:rPr>
          <w:lang w:val="en-US"/>
        </w:rPr>
        <w:fldChar w:fldCharType="begin" w:fldLock="1"/>
      </w:r>
      <w:r w:rsidR="005D6FBB">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5D6FBB">
        <w:rPr>
          <w:lang w:val="en-US"/>
        </w:rPr>
        <w:fldChar w:fldCharType="separate"/>
      </w:r>
      <w:r w:rsidR="005D6FBB" w:rsidRPr="00DE061E">
        <w:rPr>
          <w:noProof/>
        </w:rPr>
        <w:t>(2023)</w:t>
      </w:r>
      <w:r w:rsidR="005D6FBB">
        <w:rPr>
          <w:lang w:val="en-US"/>
        </w:rPr>
        <w:fldChar w:fldCharType="end"/>
      </w:r>
      <w:r w:rsidR="005D6FBB" w:rsidRPr="007332FC">
        <w:t xml:space="preserve">, </w:t>
      </w:r>
      <w:hyperlink r:id="rId11" w:history="1">
        <w:r w:rsidR="005D6FBB" w:rsidRPr="00340FDD">
          <w:rPr>
            <w:rStyle w:val="Hyperlink"/>
            <w:color w:val="000000" w:themeColor="text1"/>
            <w:u w:val="none"/>
          </w:rPr>
          <w:t>Khraisha</w:t>
        </w:r>
      </w:hyperlink>
      <w:r w:rsidR="005D6FBB">
        <w:rPr>
          <w:rStyle w:val="commaitem"/>
          <w:color w:val="000000" w:themeColor="text1"/>
        </w:rPr>
        <w:t xml:space="preserve"> et al. </w:t>
      </w:r>
      <w:r w:rsidR="005D6FBB">
        <w:rPr>
          <w:rStyle w:val="commaitem"/>
          <w:color w:val="000000" w:themeColor="text1"/>
        </w:rPr>
        <w:fldChar w:fldCharType="begin" w:fldLock="1"/>
      </w:r>
      <w:r w:rsidR="005D6FBB">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5D6FBB">
        <w:rPr>
          <w:rStyle w:val="commaitem"/>
          <w:color w:val="000000" w:themeColor="text1"/>
        </w:rPr>
        <w:fldChar w:fldCharType="separate"/>
      </w:r>
      <w:r w:rsidR="005D6FBB" w:rsidRPr="00DE061E">
        <w:rPr>
          <w:rStyle w:val="commaitem"/>
          <w:noProof/>
          <w:color w:val="000000" w:themeColor="text1"/>
        </w:rPr>
        <w:t>(2024)</w:t>
      </w:r>
      <w:r w:rsidR="005D6FBB">
        <w:rPr>
          <w:rStyle w:val="commaitem"/>
          <w:color w:val="000000" w:themeColor="text1"/>
        </w:rPr>
        <w:fldChar w:fldCharType="end"/>
      </w:r>
      <w:r w:rsidR="005D6FBB">
        <w:rPr>
          <w:rStyle w:val="commaitem"/>
          <w:color w:val="000000" w:themeColor="text1"/>
        </w:rPr>
        <w:t xml:space="preserve">, and Issaiy et al. </w:t>
      </w:r>
      <w:r w:rsidR="005D6FBB">
        <w:rPr>
          <w:rStyle w:val="commaitem"/>
          <w:color w:val="000000" w:themeColor="text1"/>
        </w:rPr>
        <w:fldChar w:fldCharType="begin" w:fldLock="1"/>
      </w:r>
      <w:r w:rsidR="005D6FBB">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w:instrText>
      </w:r>
      <w:r w:rsidR="005D6FBB" w:rsidRPr="004807D4">
        <w:rPr>
          <w:rStyle w:val="commaitem"/>
          <w:color w:val="000000" w:themeColor="text1"/>
        </w:rPr>
        <w:instrText>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5D6FBB">
        <w:rPr>
          <w:rStyle w:val="commaitem"/>
          <w:color w:val="000000" w:themeColor="text1"/>
        </w:rPr>
        <w:fldChar w:fldCharType="separate"/>
      </w:r>
      <w:r w:rsidR="005D6FBB" w:rsidRPr="004807D4">
        <w:rPr>
          <w:rStyle w:val="commaitem"/>
          <w:noProof/>
          <w:color w:val="000000" w:themeColor="text1"/>
        </w:rPr>
        <w:t>(2024)</w:t>
      </w:r>
      <w:r w:rsidR="005D6FBB">
        <w:rPr>
          <w:rStyle w:val="commaitem"/>
          <w:color w:val="000000" w:themeColor="text1"/>
        </w:rPr>
        <w:fldChar w:fldCharType="end"/>
      </w:r>
      <w:r w:rsidR="005D6FBB" w:rsidRPr="004807D4">
        <w:rPr>
          <w:rStyle w:val="commaitem"/>
          <w:color w:val="000000" w:themeColor="text1"/>
        </w:rPr>
        <w:t xml:space="preserve"> </w:t>
      </w:r>
      <w:r w:rsidR="005D6FBB" w:rsidRPr="004807D4">
        <w:t xml:space="preserve">explored the ChatGPT </w:t>
      </w:r>
      <w:r w:rsidR="006468C8">
        <w:t xml:space="preserve">web-browser </w:t>
      </w:r>
      <w:r w:rsidR="005D6FBB" w:rsidRPr="004807D4">
        <w:t>interface for</w:t>
      </w:r>
      <w:r w:rsidR="0055363E" w:rsidRPr="004807D4">
        <w:t xml:space="preserve"> </w:t>
      </w:r>
      <w:r w:rsidR="0055363E" w:rsidRPr="00974E93">
        <w:t>TAB</w:t>
      </w:r>
      <w:r w:rsidR="005D6FBB" w:rsidRPr="004807D4">
        <w:t xml:space="preserve"> screening, with mixed results, indicating performance similar to the API models but generally insufficient compared to human reviewers.</w:t>
      </w:r>
      <w:r w:rsidR="00BA50E0">
        <w:t xml:space="preserve"> </w:t>
      </w:r>
    </w:p>
    <w:p w14:paraId="7F265AB5" w14:textId="0DBC12C1"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 xml:space="preserve">models for </w:t>
      </w:r>
      <w:r w:rsidR="00374991">
        <w:rPr>
          <w:rStyle w:val="translation"/>
          <w:lang w:val="en-US"/>
        </w:rPr>
        <w:t xml:space="preserve">TAB </w:t>
      </w:r>
      <w:r>
        <w:rPr>
          <w:rStyle w:val="translation"/>
          <w:lang w:val="en-US"/>
        </w:rPr>
        <w:t xml:space="preserve">screening represent a vital first step </w:t>
      </w:r>
      <w:r w:rsidR="00BA50E0">
        <w:rPr>
          <w:rStyle w:val="translation"/>
          <w:lang w:val="en-US"/>
        </w:rPr>
        <w:t xml:space="preserve">in </w:t>
      </w:r>
      <w:r>
        <w:rPr>
          <w:rStyle w:val="translation"/>
          <w:lang w:val="en-US"/>
        </w:rPr>
        <w:t xml:space="preserve">validating </w:t>
      </w:r>
      <w:r w:rsidR="00CE7912">
        <w:rPr>
          <w:rStyle w:val="translation"/>
          <w:lang w:val="en-US"/>
        </w:rPr>
        <w:t>these</w:t>
      </w:r>
      <w:r>
        <w:rPr>
          <w:rStyle w:val="translation"/>
          <w:lang w:val="en-US"/>
        </w:rPr>
        <w:t xml:space="preserve">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w:t>
      </w:r>
      <w:r w:rsidR="008B5B3A">
        <w:rPr>
          <w:rStyle w:val="translation"/>
          <w:lang w:val="en-US"/>
        </w:rPr>
        <w:t>remain</w:t>
      </w:r>
      <w:r w:rsidR="00C26460">
        <w:rPr>
          <w:rStyle w:val="translation"/>
          <w:lang w:val="en-US"/>
        </w:rPr>
        <w:t xml:space="preserve"> unanswered.</w:t>
      </w:r>
      <w:r w:rsidR="000B4CB0">
        <w:rPr>
          <w:rStyle w:val="translation"/>
          <w:lang w:val="en-US"/>
        </w:rPr>
        <w:t xml:space="preserve"> </w:t>
      </w:r>
      <w:r w:rsidR="00374991">
        <w:rPr>
          <w:rStyle w:val="translation"/>
          <w:lang w:val="en-US"/>
        </w:rPr>
        <w:t>In this respect, i</w:t>
      </w:r>
      <w:r w:rsidR="00395796">
        <w:rPr>
          <w:rStyle w:val="translation"/>
          <w:lang w:val="en-US"/>
        </w:rPr>
        <w:t>t</w:t>
      </w:r>
      <w:r w:rsidR="008A319E">
        <w:rPr>
          <w:rStyle w:val="translation"/>
          <w:lang w:val="en-US"/>
        </w:rPr>
        <w:t xml:space="preserve"> </w:t>
      </w:r>
      <w:r>
        <w:rPr>
          <w:rStyle w:val="translation"/>
          <w:lang w:val="en-US"/>
        </w:rPr>
        <w:t xml:space="preserve">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no </w:t>
      </w:r>
      <w:r w:rsidR="00395796">
        <w:rPr>
          <w:rFonts w:cs="Times New Roman"/>
          <w:szCs w:val="24"/>
          <w:lang w:val="en-US"/>
        </w:rPr>
        <w:t>common</w:t>
      </w:r>
      <w:r w:rsidR="008B5B3A" w:rsidRPr="007340E8">
        <w:rPr>
          <w:rFonts w:cs="Times New Roman"/>
          <w:szCs w:val="24"/>
          <w:lang w:val="en-US"/>
        </w:rPr>
        <w:t xml:space="preserve"> </w:t>
      </w:r>
      <w:r w:rsidRPr="007340E8">
        <w:rPr>
          <w:rFonts w:cs="Times New Roman"/>
          <w:szCs w:val="24"/>
          <w:lang w:val="en-US"/>
        </w:rPr>
        <w:t>workflow</w:t>
      </w:r>
      <w:r w:rsidR="000B4CB0">
        <w:rPr>
          <w:rFonts w:cs="Times New Roman"/>
          <w:szCs w:val="24"/>
          <w:lang w:val="en-US"/>
        </w:rPr>
        <w:t xml:space="preserve"> and guideline</w:t>
      </w:r>
      <w:r w:rsidR="00CE7912">
        <w:rPr>
          <w:rFonts w:cs="Times New Roman"/>
          <w:szCs w:val="24"/>
          <w:lang w:val="en-US"/>
        </w:rPr>
        <w:t>s exist</w:t>
      </w:r>
      <w:r w:rsidRPr="007340E8">
        <w:rPr>
          <w:rFonts w:cs="Times New Roman"/>
          <w:szCs w:val="24"/>
          <w:lang w:val="en-US"/>
        </w:rPr>
        <w:t xml:space="preserve"> for how to conduct </w:t>
      </w:r>
      <w:r w:rsidR="00BA76D2">
        <w:rPr>
          <w:rFonts w:cs="Times New Roman"/>
          <w:szCs w:val="24"/>
          <w:lang w:val="en-US"/>
        </w:rPr>
        <w:t>GPT-based</w:t>
      </w:r>
      <w:r w:rsidR="00BA76D2" w:rsidRPr="007340E8">
        <w:rPr>
          <w:rFonts w:cs="Times New Roman"/>
          <w:szCs w:val="24"/>
          <w:lang w:val="en-US"/>
        </w:rPr>
        <w:t xml:space="preserve"> </w:t>
      </w:r>
      <w:r w:rsidR="00395796">
        <w:rPr>
          <w:rFonts w:cs="Times New Roman"/>
          <w:szCs w:val="24"/>
          <w:lang w:val="en-US"/>
        </w:rPr>
        <w:t xml:space="preserve">TAB </w:t>
      </w:r>
      <w:r w:rsidRPr="007340E8">
        <w:rPr>
          <w:rFonts w:cs="Times New Roman"/>
          <w:szCs w:val="24"/>
          <w:lang w:val="en-US"/>
        </w:rPr>
        <w:t>screening</w:t>
      </w:r>
      <w:r w:rsidR="001B592D">
        <w:rPr>
          <w:rFonts w:cs="Times New Roman"/>
          <w:szCs w:val="24"/>
          <w:lang w:val="en-US"/>
        </w:rPr>
        <w:t>s</w:t>
      </w:r>
      <w:r w:rsidR="00EE3736">
        <w:rPr>
          <w:rFonts w:cs="Times New Roman"/>
          <w:szCs w:val="24"/>
          <w:lang w:val="en-US"/>
        </w:rPr>
        <w:t xml:space="preserve">, including how to make reliable prompts. </w:t>
      </w:r>
      <w:r w:rsidR="00374991">
        <w:rPr>
          <w:rFonts w:cs="Times New Roman"/>
          <w:szCs w:val="24"/>
          <w:lang w:val="en-US"/>
        </w:rPr>
        <w:t>Also</w:t>
      </w:r>
      <w:r w:rsidRPr="007340E8">
        <w:rPr>
          <w:rFonts w:cs="Times New Roman"/>
          <w:szCs w:val="24"/>
          <w:lang w:val="en-US"/>
        </w:rPr>
        <w:t>, no software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w:t>
      </w:r>
      <w:r w:rsidR="00BA76D2">
        <w:rPr>
          <w:rFonts w:cs="Times New Roman"/>
          <w:szCs w:val="24"/>
          <w:lang w:val="en-US"/>
        </w:rPr>
        <w:t>GPT-based</w:t>
      </w:r>
      <w:r w:rsidR="00CE7912">
        <w:rPr>
          <w:rFonts w:cs="Times New Roman"/>
          <w:szCs w:val="24"/>
          <w:lang w:val="en-US"/>
        </w:rPr>
        <w:t xml:space="preserve"> </w:t>
      </w:r>
      <w:r w:rsidR="00395796">
        <w:rPr>
          <w:rFonts w:cs="Times New Roman"/>
          <w:szCs w:val="24"/>
          <w:lang w:val="en-US"/>
        </w:rPr>
        <w:t xml:space="preserve">TAB </w:t>
      </w:r>
      <w:r w:rsidR="00CE7912">
        <w:rPr>
          <w:rFonts w:cs="Times New Roman"/>
          <w:szCs w:val="24"/>
          <w:lang w:val="en-US"/>
        </w:rPr>
        <w:t>screenings</w:t>
      </w:r>
      <w:r w:rsidRPr="007340E8">
        <w:rPr>
          <w:rFonts w:cs="Times New Roman"/>
          <w:szCs w:val="24"/>
          <w:lang w:val="en-US"/>
        </w:rPr>
        <w:t>.</w:t>
      </w:r>
      <w:r w:rsidR="00C62CD9" w:rsidRPr="007340E8">
        <w:rPr>
          <w:rFonts w:cs="Times New Roman"/>
          <w:szCs w:val="24"/>
          <w:lang w:val="en-US"/>
        </w:rPr>
        <w:t xml:space="preserve"> </w:t>
      </w:r>
      <w:r w:rsidR="00374991">
        <w:rPr>
          <w:rFonts w:cs="Times New Roman"/>
          <w:szCs w:val="24"/>
          <w:lang w:val="en-US"/>
        </w:rPr>
        <w:t>This study therefore aims</w:t>
      </w:r>
      <w:r w:rsidR="00CE7912">
        <w:rPr>
          <w:rFonts w:cs="Times New Roman"/>
          <w:szCs w:val="24"/>
          <w:lang w:val="en-US"/>
        </w:rPr>
        <w:t xml:space="preserve"> </w:t>
      </w:r>
      <w:r w:rsidR="00395796">
        <w:rPr>
          <w:rFonts w:cs="Times New Roman"/>
          <w:szCs w:val="24"/>
          <w:lang w:val="en-US"/>
        </w:rPr>
        <w:t>1) to test and validate the TAB screening performance of GPT API models, 2</w:t>
      </w:r>
      <w:r w:rsidR="00CE7912">
        <w:rPr>
          <w:rFonts w:cs="Times New Roman"/>
          <w:szCs w:val="24"/>
          <w:lang w:val="en-US"/>
        </w:rPr>
        <w:t>)</w:t>
      </w:r>
      <w:r w:rsidR="00BA76D2">
        <w:rPr>
          <w:rFonts w:cs="Times New Roman"/>
          <w:szCs w:val="24"/>
          <w:lang w:val="en-US"/>
        </w:rPr>
        <w:t xml:space="preserve"> to</w:t>
      </w:r>
      <w:r w:rsidR="00C62CD9" w:rsidRPr="007340E8">
        <w:rPr>
          <w:rFonts w:cs="Times New Roman"/>
          <w:szCs w:val="24"/>
          <w:lang w:val="en-US"/>
        </w:rPr>
        <w:t xml:space="preserve">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w:t>
      </w:r>
      <w:r w:rsidR="00BA76D2">
        <w:rPr>
          <w:rFonts w:cs="Times New Roman"/>
          <w:szCs w:val="24"/>
          <w:lang w:val="en-US"/>
        </w:rPr>
        <w:t>,</w:t>
      </w:r>
      <w:r w:rsidR="00C62CD9" w:rsidRPr="007340E8">
        <w:rPr>
          <w:rFonts w:cs="Times New Roman"/>
          <w:szCs w:val="24"/>
          <w:lang w:val="en-US"/>
        </w:rPr>
        <w:t xml:space="preserve"> and </w:t>
      </w:r>
      <w:r w:rsidR="00395796">
        <w:rPr>
          <w:rFonts w:cs="Times New Roman"/>
          <w:szCs w:val="24"/>
          <w:lang w:val="en-US"/>
        </w:rPr>
        <w:t>3</w:t>
      </w:r>
      <w:r w:rsidR="00CE7912">
        <w:rPr>
          <w:rFonts w:cs="Times New Roman"/>
          <w:szCs w:val="24"/>
          <w:lang w:val="en-US"/>
        </w:rPr>
        <w:t>)</w:t>
      </w:r>
      <w:r w:rsidR="00C62CD9" w:rsidRPr="007340E8">
        <w:rPr>
          <w:rFonts w:cs="Times New Roman"/>
          <w:szCs w:val="24"/>
          <w:lang w:val="en-US"/>
        </w:rPr>
        <w:t xml:space="preserve"> </w:t>
      </w:r>
      <w:r w:rsidR="00BA76D2">
        <w:rPr>
          <w:rFonts w:cs="Times New Roman"/>
          <w:szCs w:val="24"/>
          <w:lang w:val="en-US"/>
        </w:rPr>
        <w:t xml:space="preserve">to </w:t>
      </w:r>
      <w:r w:rsidR="00C62CD9" w:rsidRPr="007340E8">
        <w:rPr>
          <w:rFonts w:cs="Times New Roman"/>
          <w:szCs w:val="24"/>
          <w:lang w:val="en-US"/>
        </w:rPr>
        <w:t xml:space="preserve">present the R package </w:t>
      </w:r>
      <w:r w:rsidR="00C62CD9" w:rsidRPr="000B4CB0">
        <w:rPr>
          <w:rFonts w:cs="Times New Roman"/>
          <w:szCs w:val="24"/>
          <w:lang w:val="en-US"/>
        </w:rPr>
        <w:t xml:space="preserve">AIscreenR </w:t>
      </w:r>
      <w:r w:rsidR="009B33E5">
        <w:rPr>
          <w:rFonts w:cs="Times New Roman"/>
          <w:szCs w:val="24"/>
          <w:lang w:val="en-US"/>
        </w:rPr>
        <w:fldChar w:fldCharType="begin" w:fldLock="1"/>
      </w:r>
      <w:r w:rsidR="008240F6">
        <w:rPr>
          <w:rFonts w:cs="Times New Roman"/>
          <w:szCs w:val="24"/>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9B33E5">
        <w:rPr>
          <w:rFonts w:cs="Times New Roman"/>
          <w:szCs w:val="24"/>
          <w:lang w:val="en-US"/>
        </w:rPr>
        <w:fldChar w:fldCharType="separate"/>
      </w:r>
      <w:r w:rsidR="009B33E5" w:rsidRPr="009B33E5">
        <w:rPr>
          <w:rFonts w:cs="Times New Roman"/>
          <w:noProof/>
          <w:szCs w:val="24"/>
          <w:lang w:val="en-US"/>
        </w:rPr>
        <w:t>(Vembye, 2024)</w:t>
      </w:r>
      <w:r w:rsidR="009B33E5">
        <w:rPr>
          <w:rFonts w:cs="Times New Roman"/>
          <w:szCs w:val="24"/>
          <w:lang w:val="en-US"/>
        </w:rPr>
        <w:fldChar w:fldCharType="end"/>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BB68DB">
        <w:rPr>
          <w:rFonts w:cs="Times New Roman"/>
          <w:szCs w:val="24"/>
          <w:lang w:val="en-US"/>
        </w:rPr>
        <w:t>that works in combination with</w:t>
      </w:r>
      <w:r w:rsidR="00EE3736">
        <w:rPr>
          <w:rFonts w:cs="Times New Roman"/>
          <w:szCs w:val="24"/>
          <w:lang w:val="en-US"/>
        </w:rPr>
        <w:t xml:space="preserve"> </w:t>
      </w:r>
      <w:r w:rsidR="00467E10" w:rsidRPr="007340E8">
        <w:rPr>
          <w:rFonts w:cs="Times New Roman"/>
          <w:szCs w:val="24"/>
          <w:lang w:val="en-US"/>
        </w:rPr>
        <w:t>standard review software</w:t>
      </w:r>
      <w:r w:rsidR="00467E10">
        <w:rPr>
          <w:lang w:val="en-US"/>
        </w:rPr>
        <w:t>.</w:t>
      </w:r>
      <w:r w:rsidR="00EE3736">
        <w:rPr>
          <w:rFonts w:cs="Times New Roman"/>
          <w:szCs w:val="24"/>
          <w:lang w:val="en-US"/>
        </w:rPr>
        <w:t xml:space="preserve"> </w:t>
      </w:r>
    </w:p>
    <w:p w14:paraId="6ADB54C8" w14:textId="7BF43769" w:rsidR="00155D2A" w:rsidRPr="00374991" w:rsidRDefault="00467E10" w:rsidP="00374991">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commentRangeStart w:id="11"/>
      <w:commentRangeStart w:id="12"/>
      <w:r w:rsidR="009E0ED5">
        <w:rPr>
          <w:lang w:val="en-US"/>
        </w:rPr>
        <w:t xml:space="preserve">In Section </w:t>
      </w:r>
      <w:r w:rsidR="00BB68DB">
        <w:rPr>
          <w:lang w:val="en-US"/>
        </w:rPr>
        <w:t>2</w:t>
      </w:r>
      <w:r w:rsidR="009E0ED5">
        <w:rPr>
          <w:lang w:val="en-US"/>
        </w:rPr>
        <w:t xml:space="preserve"> </w:t>
      </w:r>
      <w:commentRangeEnd w:id="11"/>
      <w:r w:rsidR="00DB6430">
        <w:rPr>
          <w:rStyle w:val="CommentReference"/>
        </w:rPr>
        <w:commentReference w:id="11"/>
      </w:r>
      <w:commentRangeEnd w:id="12"/>
      <w:r w:rsidR="00BB68DB">
        <w:rPr>
          <w:rStyle w:val="CommentReference"/>
        </w:rPr>
        <w:commentReference w:id="12"/>
      </w:r>
      <w:r w:rsidR="009E0ED5">
        <w:rPr>
          <w:lang w:val="en-US"/>
        </w:rPr>
        <w:t>we</w:t>
      </w:r>
      <w:r w:rsidR="00A50075">
        <w:rPr>
          <w:lang w:val="en-US"/>
        </w:rPr>
        <w:t xml:space="preserve"> ask how well a GPT model needs to perform to be accepted as a</w:t>
      </w:r>
      <w:r w:rsidR="00ED37B4">
        <w:rPr>
          <w:lang w:val="en-US"/>
        </w:rPr>
        <w:t xml:space="preserve">n independent second screener of tables and abstracts in a high-quality systematic literature review. To answer this question, we analyze human screening performances across 22 </w:t>
      </w:r>
      <w:r w:rsidR="00374991">
        <w:rPr>
          <w:lang w:val="en-US"/>
        </w:rPr>
        <w:t>high-quality</w:t>
      </w:r>
      <w:r w:rsidR="00ED37B4">
        <w:rPr>
          <w:lang w:val="en-US"/>
        </w:rPr>
        <w:t xml:space="preserve"> </w:t>
      </w:r>
      <w:r w:rsidR="00374991">
        <w:rPr>
          <w:lang w:val="en-US"/>
        </w:rPr>
        <w:t xml:space="preserve">systematic </w:t>
      </w:r>
      <w:r w:rsidR="00ED37B4">
        <w:rPr>
          <w:lang w:val="en-US"/>
        </w:rPr>
        <w:t>reviews</w:t>
      </w:r>
      <w:r w:rsidR="00374991">
        <w:rPr>
          <w:lang w:val="en-US"/>
        </w:rPr>
        <w:t>. We</w:t>
      </w:r>
      <w:r w:rsidR="00ED37B4">
        <w:rPr>
          <w:lang w:val="en-US"/>
        </w:rPr>
        <w:t xml:space="preserve"> use this </w:t>
      </w:r>
      <w:r w:rsidR="00374991">
        <w:rPr>
          <w:lang w:val="en-US"/>
        </w:rPr>
        <w:t xml:space="preserve">evaluation </w:t>
      </w:r>
      <w:r w:rsidR="00ED37B4">
        <w:rPr>
          <w:lang w:val="en-US"/>
        </w:rPr>
        <w:t xml:space="preserve">as the basis for </w:t>
      </w:r>
      <w:r w:rsidR="009C766A">
        <w:rPr>
          <w:lang w:val="en-US"/>
        </w:rPr>
        <w:t>develop</w:t>
      </w:r>
      <w:r w:rsidR="00ED37B4">
        <w:rPr>
          <w:lang w:val="en-US"/>
        </w:rPr>
        <w:t>ing</w:t>
      </w:r>
      <w:r w:rsidR="009C766A">
        <w:rPr>
          <w:lang w:val="en-US"/>
        </w:rPr>
        <w:t xml:space="preserve"> a novel, empirically informed benchmark scheme</w:t>
      </w:r>
      <w:r w:rsidR="00374991">
        <w:rPr>
          <w:lang w:val="en-US"/>
        </w:rPr>
        <w:t xml:space="preserve"> for interpreting acceptable and unacceptable </w:t>
      </w:r>
      <w:r w:rsidR="00374991">
        <w:rPr>
          <w:lang w:val="en-US"/>
        </w:rPr>
        <w:lastRenderedPageBreak/>
        <w:t>screening performances in high-quality systematic reviews</w:t>
      </w:r>
      <w:r w:rsidR="00ED37B4">
        <w:rPr>
          <w:lang w:val="en-US"/>
        </w:rPr>
        <w:t xml:space="preserve">. </w:t>
      </w:r>
      <w:r w:rsidR="003F7586">
        <w:rPr>
          <w:lang w:val="en-US"/>
        </w:rPr>
        <w:t>Next, i</w:t>
      </w:r>
      <w:r w:rsidR="00A4653A">
        <w:rPr>
          <w:lang w:val="en-US"/>
        </w:rPr>
        <w:t xml:space="preserve">n Section </w:t>
      </w:r>
      <w:r w:rsidR="00BB68DB">
        <w:rPr>
          <w:lang w:val="en-US"/>
        </w:rPr>
        <w:t>3</w:t>
      </w:r>
      <w:r w:rsidR="00826945">
        <w:rPr>
          <w:lang w:val="en-US"/>
        </w:rPr>
        <w:t>,</w:t>
      </w:r>
      <w:r w:rsidR="00A4653A">
        <w:rPr>
          <w:lang w:val="en-US"/>
        </w:rPr>
        <w:t xml:space="preserve"> </w:t>
      </w:r>
      <w:r w:rsidR="00246DFC">
        <w:rPr>
          <w:lang w:val="en-US"/>
        </w:rPr>
        <w:t xml:space="preserve">we present </w:t>
      </w:r>
      <w:r w:rsidR="00395796">
        <w:rPr>
          <w:lang w:val="en-US"/>
        </w:rPr>
        <w:t>three</w:t>
      </w:r>
      <w:r w:rsidR="00246DFC">
        <w:rPr>
          <w:lang w:val="en-US"/>
        </w:rPr>
        <w:t xml:space="preserve"> classifier experiment</w:t>
      </w:r>
      <w:r w:rsidR="00751D45">
        <w:rPr>
          <w:lang w:val="en-US"/>
        </w:rPr>
        <w:t>s</w:t>
      </w:r>
      <w:r w:rsidR="009C766A">
        <w:rPr>
          <w:lang w:val="en-US"/>
        </w:rPr>
        <w:t xml:space="preserve"> to systematically evaluate the use of GPT API models for TAB screening</w:t>
      </w:r>
      <w:r w:rsidR="00886433">
        <w:rPr>
          <w:lang w:val="en-US"/>
        </w:rPr>
        <w:t xml:space="preserve">. This </w:t>
      </w:r>
      <w:r w:rsidR="00246DFC">
        <w:rPr>
          <w:lang w:val="en-US"/>
        </w:rPr>
        <w:t>includ</w:t>
      </w:r>
      <w:r w:rsidR="00886433">
        <w:rPr>
          <w:lang w:val="en-US"/>
        </w:rPr>
        <w:t>es presentations of</w:t>
      </w:r>
      <w:r w:rsidR="00246DFC">
        <w:rPr>
          <w:lang w:val="en-US"/>
        </w:rPr>
        <w:t xml:space="preserve"> </w:t>
      </w:r>
      <w:r w:rsidR="00395796">
        <w:rPr>
          <w:lang w:val="en-US"/>
        </w:rPr>
        <w:t xml:space="preserve">the </w:t>
      </w:r>
      <w:r w:rsidR="00A7375D">
        <w:rPr>
          <w:lang w:val="en-US"/>
        </w:rPr>
        <w:t>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886433">
        <w:rPr>
          <w:lang w:val="en-US"/>
        </w:rPr>
        <w:t xml:space="preserve"> as well as t</w:t>
      </w:r>
      <w:r w:rsidR="00C57118">
        <w:rPr>
          <w:lang w:val="en-US"/>
        </w:rPr>
        <w:t xml:space="preserve">he results </w:t>
      </w:r>
      <w:r w:rsidR="00826945">
        <w:rPr>
          <w:lang w:val="en-US"/>
        </w:rPr>
        <w:t xml:space="preserve">of </w:t>
      </w:r>
      <w:r w:rsidR="009129E1">
        <w:rPr>
          <w:lang w:val="en-US"/>
        </w:rPr>
        <w:t>the</w:t>
      </w:r>
      <w:r w:rsidR="00826945">
        <w:rPr>
          <w:lang w:val="en-US"/>
        </w:rPr>
        <w:t xml:space="preserve"> experiments</w:t>
      </w:r>
      <w:r w:rsidR="00A7375D">
        <w:rPr>
          <w:lang w:val="en-US"/>
        </w:rPr>
        <w:t xml:space="preserve">. </w:t>
      </w:r>
      <w:r w:rsidR="00C57118">
        <w:rPr>
          <w:lang w:val="en-US"/>
        </w:rPr>
        <w:t xml:space="preserve">In </w:t>
      </w:r>
      <w:r w:rsidR="000D0874">
        <w:rPr>
          <w:lang w:val="en-US"/>
        </w:rPr>
        <w:t>S</w:t>
      </w:r>
      <w:r w:rsidR="00C57118">
        <w:rPr>
          <w:lang w:val="en-US"/>
        </w:rPr>
        <w:t xml:space="preserve">ection </w:t>
      </w:r>
      <w:r w:rsidR="00BB68DB">
        <w:rPr>
          <w:lang w:val="en-US"/>
        </w:rPr>
        <w:t>4</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w:t>
      </w:r>
      <w:r w:rsidR="00886433">
        <w:rPr>
          <w:lang w:val="en-US"/>
        </w:rPr>
        <w:t xml:space="preserve"> and unacceptable</w:t>
      </w:r>
      <w:r w:rsidR="00E52864">
        <w:rPr>
          <w:lang w:val="en-US"/>
        </w:rPr>
        <w:t xml:space="preserve"> to use</w:t>
      </w:r>
      <w:r w:rsidR="00C57118">
        <w:rPr>
          <w:lang w:val="en-US"/>
        </w:rPr>
        <w:t xml:space="preserve"> GPT API models as </w:t>
      </w:r>
      <w:r w:rsidR="005F5FAC">
        <w:rPr>
          <w:lang w:val="en-US"/>
        </w:rPr>
        <w:t xml:space="preserve">independent </w:t>
      </w:r>
      <w:r w:rsidR="00C57118">
        <w:rPr>
          <w:lang w:val="en-US"/>
        </w:rPr>
        <w:t>second screener</w:t>
      </w:r>
      <w:r w:rsidR="009129E1">
        <w:rPr>
          <w:lang w:val="en-US"/>
        </w:rPr>
        <w:t>s</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BB68DB">
        <w:rPr>
          <w:lang w:val="en-US"/>
        </w:rPr>
        <w:t>5</w:t>
      </w:r>
      <w:r w:rsidR="006B1643">
        <w:rPr>
          <w:lang w:val="en-US"/>
        </w:rPr>
        <w:t>-</w:t>
      </w:r>
      <w:r w:rsidR="00BB68DB">
        <w:rPr>
          <w:lang w:val="en-US"/>
        </w:rPr>
        <w:t>7</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w:t>
      </w:r>
      <w:r w:rsidR="00C57118">
        <w:rPr>
          <w:lang w:val="en-US"/>
        </w:rPr>
        <w:t>LLM</w:t>
      </w:r>
      <w:r w:rsidR="00213868">
        <w:rPr>
          <w:lang w:val="en-US"/>
        </w:rPr>
        <w:t>s</w:t>
      </w:r>
      <w:r w:rsidR="00395796">
        <w:rPr>
          <w:lang w:val="en-US"/>
        </w:rPr>
        <w:t xml:space="preserve"> for TAB screening in high-quality</w:t>
      </w:r>
      <w:r w:rsidR="00374991">
        <w:rPr>
          <w:lang w:val="en-US"/>
        </w:rPr>
        <w:t xml:space="preserve"> systematic</w:t>
      </w:r>
      <w:r w:rsidR="00395796">
        <w:rPr>
          <w:lang w:val="en-US"/>
        </w:rPr>
        <w:t xml:space="preserve"> reviews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p>
    <w:p w14:paraId="15F662A0" w14:textId="1145820A" w:rsidR="00836160" w:rsidRPr="00AD4DF6" w:rsidRDefault="00BB68DB" w:rsidP="006F63D8">
      <w:pPr>
        <w:spacing w:after="0" w:line="360" w:lineRule="auto"/>
        <w:rPr>
          <w:lang w:val="en-US"/>
        </w:rPr>
      </w:pPr>
      <w:r>
        <w:rPr>
          <w:b/>
          <w:lang w:val="en-US"/>
        </w:rPr>
        <w:t>2</w:t>
      </w:r>
      <w:r w:rsidR="00DD4509" w:rsidRPr="00DD4509">
        <w:rPr>
          <w:b/>
          <w:lang w:val="en-US"/>
        </w:rPr>
        <w:t xml:space="preserve"> </w:t>
      </w:r>
      <w:r w:rsidR="00836160">
        <w:rPr>
          <w:b/>
          <w:lang w:val="en-US"/>
        </w:rPr>
        <w:t>HOW MUCH ERROR CAN WE ACCEPT</w:t>
      </w:r>
      <w:r>
        <w:rPr>
          <w:b/>
          <w:lang w:val="en-US"/>
        </w:rPr>
        <w:t xml:space="preserve"> IN HIGH-STANDARD SYSTEMATIC REVIEWS</w:t>
      </w:r>
      <w:r w:rsidR="00836160">
        <w:rPr>
          <w:b/>
          <w:lang w:val="en-US"/>
        </w:rPr>
        <w:t xml:space="preserve">? </w:t>
      </w:r>
    </w:p>
    <w:p w14:paraId="67A4CD84" w14:textId="6E4E2239" w:rsidR="00DB6430" w:rsidRPr="00AD3408" w:rsidRDefault="008F4B89" w:rsidP="008120A4">
      <w:pPr>
        <w:spacing w:after="0" w:line="360" w:lineRule="auto"/>
        <w:jc w:val="both"/>
        <w:rPr>
          <w:lang w:val="en-US"/>
        </w:rPr>
      </w:pPr>
      <w:r>
        <w:rPr>
          <w:lang w:val="en-US"/>
        </w:rPr>
        <w:t xml:space="preserve">Before </w:t>
      </w:r>
      <w:r w:rsidR="00A81D83">
        <w:rPr>
          <w:lang w:val="en-US"/>
        </w:rPr>
        <w:t>adopting</w:t>
      </w:r>
      <w:r w:rsidR="00AF3177">
        <w:rPr>
          <w:lang w:val="en-US"/>
        </w:rPr>
        <w:t xml:space="preserve"> automated tools, such as</w:t>
      </w:r>
      <w:r w:rsidR="00BA4A56">
        <w:rPr>
          <w:lang w:val="en-US"/>
        </w:rPr>
        <w:t xml:space="preserve"> GPT API models</w:t>
      </w:r>
      <w:r w:rsidR="00AF3177">
        <w:rPr>
          <w:lang w:val="en-US"/>
        </w:rPr>
        <w:t>,</w:t>
      </w:r>
      <w:r w:rsidR="00BA4A56">
        <w:rPr>
          <w:lang w:val="en-US"/>
        </w:rPr>
        <w:t xml:space="preserve"> </w:t>
      </w:r>
      <w:r w:rsidR="0012405C">
        <w:rPr>
          <w:lang w:val="en-US"/>
        </w:rPr>
        <w:t xml:space="preserve">as independent </w:t>
      </w:r>
      <w:r w:rsidR="006E0009">
        <w:rPr>
          <w:lang w:val="en-US"/>
        </w:rPr>
        <w:t>TAB</w:t>
      </w:r>
      <w:r w:rsidR="00BA4A56">
        <w:rPr>
          <w:lang w:val="en-US"/>
        </w:rPr>
        <w:t xml:space="preserve"> screen</w:t>
      </w:r>
      <w:r w:rsidR="0012405C">
        <w:rPr>
          <w:lang w:val="en-US"/>
        </w:rPr>
        <w:t>ers</w:t>
      </w:r>
      <w:r w:rsidR="00BA4A56">
        <w:rPr>
          <w:lang w:val="en-US"/>
        </w:rPr>
        <w:t xml:space="preserve"> </w:t>
      </w:r>
      <w:r w:rsidR="0012405C">
        <w:rPr>
          <w:lang w:val="en-US"/>
        </w:rPr>
        <w:t>for</w:t>
      </w:r>
      <w:r w:rsidR="00BA4A56">
        <w:rPr>
          <w:lang w:val="en-US"/>
        </w:rPr>
        <w:t xml:space="preserve"> systematic reviews, </w:t>
      </w:r>
      <w:r>
        <w:rPr>
          <w:lang w:val="en-US"/>
        </w:rPr>
        <w:t>we need to</w:t>
      </w:r>
      <w:r w:rsidR="00BA4A56">
        <w:rPr>
          <w:lang w:val="en-US"/>
        </w:rPr>
        <w:t xml:space="preserve"> ensure that the</w:t>
      </w:r>
      <w:r w:rsidR="00AF3177">
        <w:rPr>
          <w:lang w:val="en-US"/>
        </w:rPr>
        <w:t>se</w:t>
      </w:r>
      <w:r w:rsidR="00BA4A56">
        <w:rPr>
          <w:lang w:val="en-US"/>
        </w:rPr>
        <w:t xml:space="preserve"> </w:t>
      </w:r>
      <w:r w:rsidR="00AF3177">
        <w:rPr>
          <w:lang w:val="en-US"/>
        </w:rPr>
        <w:t>tools</w:t>
      </w:r>
      <w:r w:rsidR="00BA4A56">
        <w:rPr>
          <w:lang w:val="en-US"/>
        </w:rPr>
        <w:t xml:space="preserve"> are not inferior to human</w:t>
      </w:r>
      <w:r w:rsidR="0012405C">
        <w:rPr>
          <w:lang w:val="en-US"/>
        </w:rPr>
        <w:t xml:space="preserve"> screeners</w:t>
      </w:r>
      <w:r w:rsidR="00BA4A56">
        <w:rPr>
          <w:lang w:val="en-US"/>
        </w:rPr>
        <w:t xml:space="preserve"> </w:t>
      </w:r>
      <w:r w:rsidR="00AD4DF6">
        <w:rPr>
          <w:lang w:val="en-US"/>
        </w:rPr>
        <w:t xml:space="preserve">to avoid compromising the quality of the review </w:t>
      </w:r>
      <w:r w:rsidR="00BA4A56">
        <w:rPr>
          <w:lang w:val="en-US"/>
        </w:rPr>
        <w:fldChar w:fldCharType="begin" w:fldLock="1"/>
      </w:r>
      <w:r w:rsidR="00BA4A56">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BA4A56">
        <w:rPr>
          <w:lang w:val="en-US"/>
        </w:rPr>
        <w:fldChar w:fldCharType="separate"/>
      </w:r>
      <w:r w:rsidR="00BA4A56" w:rsidRPr="00DE061E">
        <w:rPr>
          <w:noProof/>
          <w:lang w:val="en-US"/>
        </w:rPr>
        <w:t>(O’Connor et al., 2019)</w:t>
      </w:r>
      <w:r w:rsidR="00BA4A56">
        <w:rPr>
          <w:lang w:val="en-US"/>
        </w:rPr>
        <w:fldChar w:fldCharType="end"/>
      </w:r>
      <w:r w:rsidR="00BA4A56">
        <w:rPr>
          <w:lang w:val="en-US"/>
        </w:rPr>
        <w:t xml:space="preserve">. </w:t>
      </w:r>
      <w:r w:rsidR="00434912">
        <w:rPr>
          <w:lang w:val="en-US"/>
        </w:rPr>
        <w:t xml:space="preserve">To allow </w:t>
      </w:r>
      <w:r w:rsidR="00807779">
        <w:rPr>
          <w:lang w:val="en-US"/>
        </w:rPr>
        <w:t xml:space="preserve">for </w:t>
      </w:r>
      <w:r w:rsidR="00434912">
        <w:rPr>
          <w:lang w:val="en-US"/>
        </w:rPr>
        <w:t>assessments</w:t>
      </w:r>
      <w:r w:rsidR="00807779">
        <w:rPr>
          <w:lang w:val="en-US"/>
        </w:rPr>
        <w:t xml:space="preserve"> of this</w:t>
      </w:r>
      <w:r w:rsidR="000510F5">
        <w:rPr>
          <w:lang w:val="en-US"/>
        </w:rPr>
        <w:t>,</w:t>
      </w:r>
      <w:r w:rsidR="00434912">
        <w:rPr>
          <w:lang w:val="en-US"/>
        </w:rPr>
        <w:t xml:space="preserve"> in this section,</w:t>
      </w:r>
      <w:r w:rsidR="000510F5">
        <w:rPr>
          <w:lang w:val="en-US"/>
        </w:rPr>
        <w:t xml:space="preserve"> </w:t>
      </w:r>
      <w:r w:rsidR="00BA4A56">
        <w:rPr>
          <w:lang w:val="en-US"/>
        </w:rPr>
        <w:t xml:space="preserve">we </w:t>
      </w:r>
      <w:r w:rsidR="000510F5">
        <w:rPr>
          <w:lang w:val="en-US"/>
        </w:rPr>
        <w:t>will</w:t>
      </w:r>
      <w:r w:rsidR="00BA4A56">
        <w:rPr>
          <w:lang w:val="en-US"/>
        </w:rPr>
        <w:t xml:space="preserve"> develop </w:t>
      </w:r>
      <w:r w:rsidR="00A81D83">
        <w:rPr>
          <w:lang w:val="en-US"/>
        </w:rPr>
        <w:t>a</w:t>
      </w:r>
      <w:r w:rsidR="00AF3177">
        <w:rPr>
          <w:lang w:val="en-US"/>
        </w:rPr>
        <w:t xml:space="preserve"> novel,</w:t>
      </w:r>
      <w:r w:rsidR="00A81D83">
        <w:rPr>
          <w:lang w:val="en-US"/>
        </w:rPr>
        <w:t xml:space="preserve"> empirically informed</w:t>
      </w:r>
      <w:r w:rsidR="00BA4A56">
        <w:rPr>
          <w:lang w:val="en-US"/>
        </w:rPr>
        <w:t xml:space="preserve"> benchmark scheme for </w:t>
      </w:r>
      <w:r w:rsidR="00AD4DF6">
        <w:rPr>
          <w:lang w:val="en-US"/>
        </w:rPr>
        <w:t>interpreting acceptable and unacceptable</w:t>
      </w:r>
      <w:r w:rsidR="00BA4A56">
        <w:rPr>
          <w:lang w:val="en-US"/>
        </w:rPr>
        <w:t xml:space="preserve"> TAB screening performance </w:t>
      </w:r>
      <w:r w:rsidR="00AD4DF6">
        <w:rPr>
          <w:lang w:val="en-US"/>
        </w:rPr>
        <w:t>in high-quality reviews</w:t>
      </w:r>
      <w:r w:rsidR="00BA4A56">
        <w:rPr>
          <w:lang w:val="en-US"/>
        </w:rPr>
        <w:t>.</w:t>
      </w:r>
      <w:r w:rsidR="000510F5" w:rsidRPr="000510F5">
        <w:rPr>
          <w:lang w:val="en-US"/>
        </w:rPr>
        <w:t xml:space="preserve"> </w:t>
      </w:r>
      <w:r w:rsidR="00807779">
        <w:rPr>
          <w:lang w:val="en-US"/>
        </w:rPr>
        <w:t>We start by</w:t>
      </w:r>
      <w:r w:rsidR="00AF3177">
        <w:rPr>
          <w:lang w:val="en-US"/>
        </w:rPr>
        <w:t xml:space="preserve"> present</w:t>
      </w:r>
      <w:r w:rsidR="00807779">
        <w:rPr>
          <w:lang w:val="en-US"/>
        </w:rPr>
        <w:t>ing</w:t>
      </w:r>
      <w:r w:rsidR="00AD3408">
        <w:rPr>
          <w:lang w:val="en-US"/>
        </w:rPr>
        <w:t xml:space="preserve"> the </w:t>
      </w:r>
      <w:r w:rsidR="000510F5">
        <w:rPr>
          <w:lang w:val="en-US"/>
        </w:rPr>
        <w:t xml:space="preserve">performance </w:t>
      </w:r>
      <w:r w:rsidR="00AD3408">
        <w:rPr>
          <w:lang w:val="en-US"/>
        </w:rPr>
        <w:t xml:space="preserve">metrics </w:t>
      </w:r>
      <w:r w:rsidR="006E0009">
        <w:rPr>
          <w:lang w:val="en-US"/>
        </w:rPr>
        <w:t>that we use</w:t>
      </w:r>
      <w:r w:rsidR="00AD3408">
        <w:rPr>
          <w:lang w:val="en-US"/>
        </w:rPr>
        <w:t xml:space="preserve"> to develop </w:t>
      </w:r>
      <w:r w:rsidR="006E65B5">
        <w:rPr>
          <w:lang w:val="en-US"/>
        </w:rPr>
        <w:t xml:space="preserve">our </w:t>
      </w:r>
      <w:r w:rsidR="00AD3408">
        <w:rPr>
          <w:lang w:val="en-US"/>
        </w:rPr>
        <w:t>benchmarks</w:t>
      </w:r>
      <w:r w:rsidR="000510F5">
        <w:rPr>
          <w:lang w:val="en-US"/>
        </w:rPr>
        <w:t>.</w:t>
      </w:r>
      <w:r w:rsidR="00AD3408">
        <w:rPr>
          <w:lang w:val="en-US"/>
        </w:rPr>
        <w:t xml:space="preserve"> </w:t>
      </w:r>
      <w:r w:rsidR="000510F5">
        <w:rPr>
          <w:lang w:val="en-US"/>
        </w:rPr>
        <w:t>Next,</w:t>
      </w:r>
      <w:r w:rsidR="00AF3177">
        <w:rPr>
          <w:lang w:val="en-US"/>
        </w:rPr>
        <w:t xml:space="preserve"> </w:t>
      </w:r>
      <w:r w:rsidR="000510F5">
        <w:rPr>
          <w:lang w:val="en-US"/>
        </w:rPr>
        <w:t>we</w:t>
      </w:r>
      <w:r w:rsidR="00807779">
        <w:rPr>
          <w:lang w:val="en-US"/>
        </w:rPr>
        <w:t xml:space="preserve"> present and</w:t>
      </w:r>
      <w:r w:rsidR="001138D4">
        <w:rPr>
          <w:lang w:val="en-US"/>
        </w:rPr>
        <w:t xml:space="preserve"> </w:t>
      </w:r>
      <w:r w:rsidR="00807779">
        <w:rPr>
          <w:lang w:val="en-US"/>
        </w:rPr>
        <w:t xml:space="preserve">analyze data on human screening performances across </w:t>
      </w:r>
      <w:r w:rsidR="006E0009" w:rsidRPr="00AD4DF6">
        <w:rPr>
          <w:lang w:val="en-US"/>
        </w:rPr>
        <w:t>22</w:t>
      </w:r>
      <w:r w:rsidR="00807779">
        <w:rPr>
          <w:lang w:val="en-US"/>
        </w:rPr>
        <w:t xml:space="preserve"> </w:t>
      </w:r>
      <w:r w:rsidR="00206F01">
        <w:rPr>
          <w:lang w:val="en-US"/>
        </w:rPr>
        <w:t>state-of-the-art</w:t>
      </w:r>
      <w:r w:rsidR="00807779">
        <w:rPr>
          <w:lang w:val="en-US"/>
        </w:rPr>
        <w:t xml:space="preserve"> systematic reviews</w:t>
      </w:r>
      <w:r w:rsidR="00E96661">
        <w:rPr>
          <w:lang w:val="en-US"/>
        </w:rPr>
        <w:t xml:space="preserve"> and use this as a basis for </w:t>
      </w:r>
      <w:r w:rsidR="00643080">
        <w:rPr>
          <w:lang w:val="en-US"/>
        </w:rPr>
        <w:t>our</w:t>
      </w:r>
      <w:r w:rsidR="00E96661">
        <w:rPr>
          <w:lang w:val="en-US"/>
        </w:rPr>
        <w:t xml:space="preserve"> benchmark scheme</w:t>
      </w:r>
      <w:r w:rsidR="00643080">
        <w:rPr>
          <w:lang w:val="en-US"/>
        </w:rPr>
        <w:t xml:space="preserve">. </w:t>
      </w:r>
    </w:p>
    <w:p w14:paraId="506FDFCC" w14:textId="379C8DAD" w:rsidR="00C03E98" w:rsidRPr="00DD4509" w:rsidRDefault="00DD4509" w:rsidP="008120A4">
      <w:pPr>
        <w:spacing w:after="0" w:line="360" w:lineRule="auto"/>
        <w:jc w:val="both"/>
        <w:rPr>
          <w:b/>
          <w:lang w:val="en-US"/>
        </w:rPr>
      </w:pPr>
      <w:r>
        <w:rPr>
          <w:b/>
          <w:lang w:val="en-US"/>
        </w:rPr>
        <w:t xml:space="preserve">3.1 </w:t>
      </w:r>
      <w:r w:rsidR="00FD5AC1">
        <w:rPr>
          <w:b/>
          <w:lang w:val="en-US"/>
        </w:rPr>
        <w:t>Evaluation</w:t>
      </w:r>
      <w:r w:rsidR="006E65B5">
        <w:rPr>
          <w:b/>
          <w:lang w:val="en-US"/>
        </w:rPr>
        <w:t xml:space="preserve"> m</w:t>
      </w:r>
      <w:r w:rsidR="006E65B5" w:rsidRPr="00DD4509">
        <w:rPr>
          <w:b/>
          <w:lang w:val="en-US"/>
        </w:rPr>
        <w:t xml:space="preserve">etrics </w:t>
      </w:r>
    </w:p>
    <w:p w14:paraId="3B95D306" w14:textId="7958DBE6" w:rsidR="007332FC" w:rsidRDefault="00206F01" w:rsidP="00C22609">
      <w:pPr>
        <w:spacing w:after="0" w:line="360" w:lineRule="auto"/>
        <w:jc w:val="both"/>
        <w:rPr>
          <w:lang w:val="en-US"/>
        </w:rPr>
      </w:pPr>
      <w:r>
        <w:rPr>
          <w:lang w:val="en-US"/>
        </w:rPr>
        <w:t>In existing literature, a wide</w:t>
      </w:r>
      <w:r w:rsidR="00AD3408">
        <w:rPr>
          <w:lang w:val="en-US"/>
        </w:rPr>
        <w:t xml:space="preserve"> range of different metrics</w:t>
      </w:r>
      <w:r>
        <w:rPr>
          <w:lang w:val="en-US"/>
        </w:rPr>
        <w:t xml:space="preserve"> ha</w:t>
      </w:r>
      <w:r w:rsidR="00AD4DF6">
        <w:rPr>
          <w:lang w:val="en-US"/>
        </w:rPr>
        <w:t>s</w:t>
      </w:r>
      <w:r>
        <w:rPr>
          <w:lang w:val="en-US"/>
        </w:rPr>
        <w:t xml:space="preserve"> been used to evaluate TAB screening performances in the context of systematic literature reviews</w:t>
      </w:r>
      <w:r w:rsidR="00AD3408">
        <w:rPr>
          <w:lang w:val="en-US"/>
        </w:rPr>
        <w:t xml:space="preserve">. </w:t>
      </w:r>
      <w:r>
        <w:rPr>
          <w:lang w:val="en-US"/>
        </w:rPr>
        <w:t>Our choice of metrics has been informed</w:t>
      </w:r>
      <w:r w:rsidR="00AD3408">
        <w:rPr>
          <w:lang w:val="en-US"/>
        </w:rPr>
        <w:t xml:space="preserve"> by the recommendations </w:t>
      </w:r>
      <w:r w:rsidR="00C95599">
        <w:rPr>
          <w:lang w:val="en-US"/>
        </w:rPr>
        <w:t>of</w:t>
      </w:r>
      <w:r w:rsidR="00AD3408">
        <w:rPr>
          <w:lang w:val="en-US"/>
        </w:rPr>
        <w:t xml:space="preserve"> O’Connor et al. </w:t>
      </w:r>
      <w:r w:rsidR="00AD3408">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D3408">
        <w:rPr>
          <w:lang w:val="en-US"/>
        </w:rPr>
        <w:fldChar w:fldCharType="separate"/>
      </w:r>
      <w:r w:rsidR="00DE061E" w:rsidRPr="00DE061E">
        <w:rPr>
          <w:noProof/>
          <w:lang w:val="en-US"/>
        </w:rPr>
        <w:t>(2019)</w:t>
      </w:r>
      <w:r w:rsidR="00AD3408">
        <w:rPr>
          <w:lang w:val="en-US"/>
        </w:rPr>
        <w:fldChar w:fldCharType="end"/>
      </w:r>
      <w:r w:rsidR="00AD3408">
        <w:rPr>
          <w:lang w:val="en-US"/>
        </w:rPr>
        <w:t xml:space="preserve"> and Syriani et al. </w:t>
      </w:r>
      <w:r w:rsidR="00AD3408">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AD3408">
        <w:rPr>
          <w:lang w:val="en-US"/>
        </w:rPr>
        <w:fldChar w:fldCharType="separate"/>
      </w:r>
      <w:r w:rsidR="00DE061E" w:rsidRPr="00DE061E">
        <w:rPr>
          <w:noProof/>
          <w:lang w:val="en-US"/>
        </w:rPr>
        <w:t>(2023)</w:t>
      </w:r>
      <w:r w:rsidR="00AD3408">
        <w:rPr>
          <w:lang w:val="en-US"/>
        </w:rPr>
        <w:fldChar w:fldCharType="end"/>
      </w:r>
      <w:r w:rsidR="00AD3408">
        <w:rPr>
          <w:lang w:val="en-US"/>
        </w:rPr>
        <w:t xml:space="preserve">. </w:t>
      </w:r>
      <w:r>
        <w:rPr>
          <w:lang w:val="en-US"/>
        </w:rPr>
        <w:t>As such, the most central performance</w:t>
      </w:r>
      <w:r w:rsidR="00C77380">
        <w:rPr>
          <w:lang w:val="en-US"/>
        </w:rPr>
        <w:t xml:space="preserve"> metrics </w:t>
      </w:r>
      <w:r>
        <w:rPr>
          <w:lang w:val="en-US"/>
        </w:rPr>
        <w:t>in our analyses</w:t>
      </w:r>
      <w:r w:rsidR="00C77380">
        <w:rPr>
          <w:lang w:val="en-US"/>
        </w:rPr>
        <w:t xml:space="preserve"> </w:t>
      </w:r>
      <w:r w:rsidR="00C95599">
        <w:rPr>
          <w:lang w:val="en-US"/>
        </w:rPr>
        <w:t>are</w:t>
      </w:r>
      <w:r w:rsidR="00C77380">
        <w:rPr>
          <w:lang w:val="en-US"/>
        </w:rPr>
        <w:t xml:space="preserve"> the </w:t>
      </w:r>
      <w:r w:rsidR="00C77380" w:rsidRPr="00D0040B">
        <w:rPr>
          <w:i/>
          <w:lang w:val="en-US"/>
        </w:rPr>
        <w:t>recall</w:t>
      </w:r>
      <w:r w:rsidR="00C77380">
        <w:rPr>
          <w:lang w:val="en-US"/>
        </w:rPr>
        <w:t xml:space="preserve"> </w:t>
      </w:r>
      <w:r w:rsidR="00A4058B">
        <w:rPr>
          <w:lang w:val="en-US"/>
        </w:rPr>
        <w:t>(</w:t>
      </w:r>
      <w:r w:rsidR="001138D4">
        <w:rPr>
          <w:lang w:val="en-US"/>
        </w:rPr>
        <w:t>sometimes</w:t>
      </w:r>
      <w:r w:rsidR="00A4058B">
        <w:rPr>
          <w:lang w:val="en-US"/>
        </w:rPr>
        <w:t xml:space="preserve"> </w:t>
      </w:r>
      <w:r w:rsidR="006E65B5">
        <w:rPr>
          <w:lang w:val="en-US"/>
        </w:rPr>
        <w:t xml:space="preserve">referred to </w:t>
      </w:r>
      <w:r w:rsidR="00A4058B">
        <w:rPr>
          <w:lang w:val="en-US"/>
        </w:rPr>
        <w:t xml:space="preserve">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w:t>
      </w:r>
      <w:r w:rsidR="001138D4">
        <w:rPr>
          <w:lang w:val="en-US"/>
        </w:rPr>
        <w:t xml:space="preserve">e </w:t>
      </w:r>
      <w:r w:rsidR="00246F91">
        <w:rPr>
          <w:lang w:val="en-US"/>
        </w:rPr>
        <w:t>these are intuitive to understand and interpret</w:t>
      </w:r>
      <w:r w:rsidR="00AA4BB7">
        <w:rPr>
          <w:lang w:val="en-US"/>
        </w:rPr>
        <w:t xml:space="preserve"> and are not sensitive to imbalanced dat</w:t>
      </w:r>
      <w:r w:rsidR="00AD4DF6">
        <w:rPr>
          <w:lang w:val="en-US"/>
        </w:rPr>
        <w:t>a, t</w:t>
      </w:r>
      <w:r w:rsidR="001138D4">
        <w:rPr>
          <w:lang w:val="en-US"/>
        </w:rPr>
        <w:t xml:space="preserve">hat is when </w:t>
      </w:r>
      <w:r w:rsidR="00AA4BB7">
        <w:rPr>
          <w:lang w:val="en-US"/>
        </w:rPr>
        <w:t xml:space="preserve">data </w:t>
      </w:r>
      <w:r w:rsidR="001138D4">
        <w:rPr>
          <w:lang w:val="en-US"/>
        </w:rPr>
        <w:t xml:space="preserve">contains a large </w:t>
      </w:r>
      <w:r w:rsidR="00AA4BB7">
        <w:rPr>
          <w:lang w:val="en-US"/>
        </w:rPr>
        <w:t>di</w:t>
      </w:r>
      <w:r w:rsidR="007E1D1B">
        <w:rPr>
          <w:lang w:val="en-US"/>
        </w:rPr>
        <w:t>fference in the proportion</w:t>
      </w:r>
      <w:r w:rsidR="00AA4BB7">
        <w:rPr>
          <w:lang w:val="en-US"/>
        </w:rPr>
        <w:t xml:space="preserve"> between inclusion and exclusion references</w:t>
      </w:r>
      <w:r w:rsidR="00AD3408">
        <w:rPr>
          <w:lang w:val="en-US"/>
        </w:rPr>
        <w:t xml:space="preserve">, </w:t>
      </w:r>
      <w:r w:rsidR="001138D4">
        <w:rPr>
          <w:lang w:val="en-US"/>
        </w:rPr>
        <w:t>which</w:t>
      </w:r>
      <w:r w:rsidR="00AD3408">
        <w:rPr>
          <w:lang w:val="en-US"/>
        </w:rPr>
        <w:t xml:space="preserve"> is commonly </w:t>
      </w:r>
      <w:r w:rsidR="001138D4">
        <w:rPr>
          <w:lang w:val="en-US"/>
        </w:rPr>
        <w:t>found</w:t>
      </w:r>
      <w:r w:rsidR="00AD3408">
        <w:rPr>
          <w:lang w:val="en-US"/>
        </w:rPr>
        <w:t xml:space="preserve"> in systematic </w:t>
      </w:r>
      <w:r w:rsidR="00AD3408" w:rsidRPr="00BD447C">
        <w:rPr>
          <w:szCs w:val="24"/>
          <w:lang w:val="en-US"/>
        </w:rPr>
        <w:t>reviews</w:t>
      </w:r>
      <w:r w:rsidR="00BD447C" w:rsidRPr="00BD447C">
        <w:rPr>
          <w:szCs w:val="24"/>
          <w:lang w:val="en-US"/>
        </w:rPr>
        <w:t xml:space="preserve"> </w:t>
      </w:r>
      <w:r w:rsidR="00BD447C" w:rsidRPr="00BD447C">
        <w:rPr>
          <w:rStyle w:val="CommentReference"/>
          <w:sz w:val="24"/>
          <w:szCs w:val="24"/>
        </w:rPr>
        <w:fldChar w:fldCharType="begin" w:fldLock="1"/>
      </w:r>
      <w:r w:rsidR="00423F5C" w:rsidRPr="00AD4DF6">
        <w:rPr>
          <w:rStyle w:val="CommentReference"/>
          <w:sz w:val="24"/>
          <w:szCs w:val="24"/>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studies","type":"chapter"},"uris":["http://www.mendeley.com/documents/?uuid=a82f8108-fb46-44bd-a7cf-3fa3578cacbc"]}],"mendeley":{"formattedCitation":"(Brunton et al., 2017)","plainTextFormattedCitation":"(Brunton et al., 2017)","previouslyFormattedCitation":"(Brunton et al., 2017)"},"properties":{"noteIndex":0},"schema":"https://github.com/citation-style-language/schema/raw/master/csl-citation.json"}</w:instrText>
      </w:r>
      <w:r w:rsidR="00BD447C" w:rsidRPr="00BD447C">
        <w:rPr>
          <w:rStyle w:val="CommentReference"/>
          <w:sz w:val="24"/>
          <w:szCs w:val="24"/>
        </w:rPr>
        <w:fldChar w:fldCharType="separate"/>
      </w:r>
      <w:r w:rsidR="00BD447C" w:rsidRPr="00AD4DF6">
        <w:rPr>
          <w:rStyle w:val="CommentReference"/>
          <w:noProof/>
          <w:sz w:val="24"/>
          <w:szCs w:val="24"/>
        </w:rPr>
        <w:t>(Brunton et al., 2017)</w:t>
      </w:r>
      <w:r w:rsidR="00BD447C" w:rsidRPr="00BD447C">
        <w:rPr>
          <w:rStyle w:val="CommentReference"/>
          <w:sz w:val="24"/>
          <w:szCs w:val="24"/>
        </w:rPr>
        <w:fldChar w:fldCharType="end"/>
      </w:r>
      <w:r w:rsidR="00AA4BB7" w:rsidRPr="00BD447C">
        <w:rPr>
          <w:szCs w:val="24"/>
          <w:lang w:val="en-US"/>
        </w:rPr>
        <w:t>.</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w:t>
      </w:r>
      <w:r w:rsidR="00AD4DF6">
        <w:rPr>
          <w:rFonts w:cs="Times New Roman"/>
          <w:szCs w:val="20"/>
          <w:lang w:val="en-US"/>
        </w:rPr>
        <w:t xml:space="preserve">(defined above) can </w:t>
      </w:r>
      <w:r w:rsidR="00AA4BB7">
        <w:rPr>
          <w:lang w:val="en-US"/>
        </w:rPr>
        <w:t>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4D3C3D"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58E44D8"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D75717">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477E7943" w:rsidR="00C77380" w:rsidRDefault="00C77380" w:rsidP="008F4B89">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w:t>
      </w:r>
      <w:r w:rsidR="007666B1">
        <w:rPr>
          <w:rFonts w:eastAsiaTheme="minorEastAsia"/>
          <w:lang w:val="en-US"/>
        </w:rPr>
        <w:t xml:space="preserve">that are </w:t>
      </w:r>
      <w:r>
        <w:rPr>
          <w:rFonts w:eastAsiaTheme="minorEastAsia"/>
          <w:lang w:val="en-US"/>
        </w:rPr>
        <w:t>falsely excluded.</w:t>
      </w:r>
      <w:r w:rsidR="001138D4">
        <w:rPr>
          <w:rFonts w:eastAsiaTheme="minorEastAsia"/>
          <w:lang w:val="en-US"/>
        </w:rPr>
        <w:t xml:space="preserve">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D4DF6">
        <w:rPr>
          <w:rFonts w:eastAsiaTheme="minorEastAsia"/>
          <w:lang w:val="en-US"/>
        </w:rPr>
        <w:t xml:space="preserve">(defined above) </w:t>
      </w:r>
      <w:r w:rsidR="00A4058B">
        <w:rPr>
          <w:rFonts w:eastAsiaTheme="minorEastAsia"/>
          <w:lang w:val="en-US"/>
        </w:rPr>
        <w:t xml:space="preserve">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515FA61E"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D75717">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6FCED83D" w14:textId="77777777" w:rsidR="00120C6D"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p>
    <w:p w14:paraId="5B421540" w14:textId="20C2146D" w:rsidR="00940841" w:rsidRDefault="00AD4DF6" w:rsidP="00940841">
      <w:pPr>
        <w:spacing w:after="0" w:line="360" w:lineRule="auto"/>
        <w:ind w:firstLine="1304"/>
        <w:jc w:val="both"/>
        <w:rPr>
          <w:rFonts w:eastAsiaTheme="minorEastAsia"/>
          <w:lang w:val="en-US"/>
        </w:rPr>
      </w:pPr>
      <w:r>
        <w:rPr>
          <w:rFonts w:eastAsiaTheme="minorEastAsia"/>
          <w:lang w:val="en-US"/>
        </w:rPr>
        <w:t>For our purpose, w</w:t>
      </w:r>
      <w:r w:rsidR="00D0040B">
        <w:rPr>
          <w:rFonts w:eastAsiaTheme="minorEastAsia"/>
          <w:lang w:val="en-US"/>
        </w:rPr>
        <w:t xml:space="preserve">e consider the recall measure to be the most important performance measure since missing relevant </w:t>
      </w:r>
      <w:r w:rsidR="00D0040B">
        <w:rPr>
          <w:rFonts w:eastAsiaTheme="minorEastAsia"/>
          <w:lang w:val="en-US"/>
        </w:rPr>
        <w:t>studies</w:t>
      </w:r>
      <w:r>
        <w:rPr>
          <w:rFonts w:eastAsiaTheme="minorEastAsia"/>
          <w:lang w:val="en-US"/>
        </w:rPr>
        <w:t xml:space="preserve"> (i.e.,</w:t>
      </w:r>
      <w:r w:rsidR="00D0040B">
        <w:rPr>
          <w:rFonts w:eastAsiaTheme="minorEastAsia"/>
          <w:lang w:val="en-US"/>
        </w:rPr>
        <w:t xml:space="preserve"> having a low recall</w:t>
      </w:r>
      <w:r>
        <w:rPr>
          <w:rFonts w:eastAsiaTheme="minorEastAsia"/>
          <w:lang w:val="en-US"/>
        </w:rPr>
        <w:t xml:space="preserve">) </w:t>
      </w:r>
      <w:r w:rsidR="00D0040B">
        <w:rPr>
          <w:rFonts w:eastAsiaTheme="minorEastAsia"/>
          <w:lang w:val="en-US"/>
        </w:rPr>
        <w:t>is the main reason for automated tools to potentially introduce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sidR="00C77380">
        <w:rPr>
          <w:rFonts w:eastAsiaTheme="minorEastAsia"/>
          <w:lang w:val="en-US"/>
        </w:rPr>
        <w:t xml:space="preserve"> </w:t>
      </w:r>
      <w:r w:rsidR="00120C6D">
        <w:rPr>
          <w:rFonts w:eastAsiaTheme="minorEastAsia"/>
          <w:lang w:val="en-US"/>
        </w:rPr>
        <w:t>A</w:t>
      </w:r>
      <w:r w:rsidR="00C77380">
        <w:rPr>
          <w:rFonts w:eastAsiaTheme="minorEastAsia"/>
          <w:lang w:val="en-US"/>
        </w:rPr>
        <w:t xml:space="preserve"> low specificity </w:t>
      </w:r>
      <w:r w:rsidR="00120C6D">
        <w:rPr>
          <w:rFonts w:eastAsiaTheme="minorEastAsia"/>
          <w:lang w:val="en-US"/>
        </w:rPr>
        <w:t xml:space="preserve">does not induce </w:t>
      </w:r>
      <w:r w:rsidR="000D0874">
        <w:rPr>
          <w:rFonts w:eastAsiaTheme="minorEastAsia"/>
          <w:lang w:val="en-US"/>
        </w:rPr>
        <w:t>bias</w:t>
      </w:r>
      <w:r w:rsidR="00120C6D">
        <w:rPr>
          <w:rFonts w:eastAsiaTheme="minorEastAsia"/>
          <w:lang w:val="en-US"/>
        </w:rPr>
        <w:t>, i</w:t>
      </w:r>
      <w:r w:rsidR="000D0874">
        <w:rPr>
          <w:rFonts w:eastAsiaTheme="minorEastAsia"/>
          <w:lang w:val="en-US"/>
        </w:rPr>
        <w:t xml:space="preserve">t </w:t>
      </w:r>
      <w:r w:rsidR="00C77380">
        <w:rPr>
          <w:rFonts w:eastAsiaTheme="minorEastAsia"/>
          <w:lang w:val="en-US"/>
        </w:rPr>
        <w:t xml:space="preserve">just means that reviewers </w:t>
      </w:r>
      <w:r w:rsidR="007666B1">
        <w:rPr>
          <w:rFonts w:eastAsiaTheme="minorEastAsia"/>
          <w:lang w:val="en-US"/>
        </w:rPr>
        <w:t xml:space="preserve">have to </w:t>
      </w:r>
      <w:r w:rsidR="00C77380">
        <w:rPr>
          <w:rFonts w:eastAsiaTheme="minorEastAsia"/>
          <w:lang w:val="en-US"/>
        </w:rPr>
        <w:t>re-examine</w:t>
      </w:r>
      <w:r w:rsidR="00B120A6">
        <w:rPr>
          <w:rFonts w:eastAsiaTheme="minorEastAsia"/>
          <w:lang w:val="en-US"/>
        </w:rPr>
        <w:t xml:space="preserve"> the relevancy of</w:t>
      </w:r>
      <w:r w:rsidR="00C77380">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sidR="00C77380">
        <w:rPr>
          <w:rFonts w:eastAsiaTheme="minorEastAsia"/>
          <w:lang w:val="en-US"/>
        </w:rPr>
        <w:t xml:space="preserve"> reference</w:t>
      </w:r>
      <w:r w:rsidR="00B120A6">
        <w:rPr>
          <w:rFonts w:eastAsiaTheme="minorEastAsia"/>
          <w:lang w:val="en-US"/>
        </w:rPr>
        <w:t>s</w:t>
      </w:r>
      <w:r w:rsidR="00C77380">
        <w:rPr>
          <w:rFonts w:eastAsiaTheme="minorEastAsia"/>
          <w:lang w:val="en-US"/>
        </w:rPr>
        <w:t>.</w:t>
      </w:r>
      <w:r w:rsidR="00D0040B">
        <w:rPr>
          <w:rFonts w:eastAsiaTheme="minorEastAsia"/>
          <w:lang w:val="en-US"/>
        </w:rPr>
        <w:t xml:space="preserve"> If reviewers can be sure that they find all relevant studies but have a specificity of</w:t>
      </w:r>
      <w:r w:rsidR="00120C6D">
        <w:rPr>
          <w:rFonts w:eastAsiaTheme="minorEastAsia"/>
          <w:lang w:val="en-US"/>
        </w:rPr>
        <w:t>,</w:t>
      </w:r>
      <w:r w:rsidR="00A4058B">
        <w:rPr>
          <w:rFonts w:eastAsiaTheme="minorEastAsia"/>
          <w:lang w:val="en-US"/>
        </w:rPr>
        <w:t xml:space="preserve"> say</w:t>
      </w:r>
      <w:r w:rsidR="00120C6D">
        <w:rPr>
          <w:rFonts w:eastAsiaTheme="minorEastAsia"/>
          <w:lang w:val="en-US"/>
        </w:rPr>
        <w:t>,</w:t>
      </w:r>
      <w:r w:rsidR="00A4058B">
        <w:rPr>
          <w:rFonts w:eastAsiaTheme="minorEastAsia"/>
          <w:lang w:val="en-US"/>
        </w:rPr>
        <w:t xml:space="preserve"> </w:t>
      </w:r>
      <w:r w:rsidR="00576DCD">
        <w:rPr>
          <w:rFonts w:eastAsiaTheme="minorEastAsia"/>
          <w:lang w:val="en-US"/>
        </w:rPr>
        <w:t>0.5</w:t>
      </w:r>
      <w:r w:rsidR="0015006E">
        <w:rPr>
          <w:rFonts w:eastAsiaTheme="minorEastAsia"/>
          <w:lang w:val="en-US"/>
        </w:rPr>
        <w:t xml:space="preserve">, </w:t>
      </w:r>
      <w:r w:rsidR="00D0040B">
        <w:rPr>
          <w:rFonts w:eastAsiaTheme="minorEastAsia"/>
          <w:lang w:val="en-US"/>
        </w:rPr>
        <w:t xml:space="preserve">this </w:t>
      </w:r>
      <w:r w:rsidR="00D0040B">
        <w:rPr>
          <w:rFonts w:eastAsiaTheme="minorEastAsia"/>
          <w:lang w:val="en-US"/>
        </w:rPr>
        <w:t xml:space="preserve">still implies that </w:t>
      </w:r>
      <w:r w:rsidR="00940841">
        <w:rPr>
          <w:rFonts w:eastAsiaTheme="minorEastAsia"/>
          <w:lang w:val="en-US"/>
        </w:rPr>
        <w:t>reviewers</w:t>
      </w:r>
      <w:r w:rsidR="00D0040B">
        <w:rPr>
          <w:rFonts w:eastAsiaTheme="minorEastAsia"/>
          <w:lang w:val="en-US"/>
        </w:rPr>
        <w:t xml:space="preserve"> </w:t>
      </w:r>
      <w:r w:rsidR="00D0040B">
        <w:rPr>
          <w:rFonts w:eastAsiaTheme="minorEastAsia"/>
          <w:lang w:val="en-US"/>
        </w:rPr>
        <w:t xml:space="preserve">can </w:t>
      </w:r>
      <w:r w:rsidR="00A22B89">
        <w:rPr>
          <w:rFonts w:eastAsiaTheme="minorEastAsia"/>
          <w:lang w:val="en-US"/>
        </w:rPr>
        <w:t>confidently</w:t>
      </w:r>
      <w:r w:rsidR="00D0040B">
        <w:rPr>
          <w:rFonts w:eastAsiaTheme="minorEastAsia"/>
          <w:lang w:val="en-US"/>
        </w:rPr>
        <w:t xml:space="preserve"> exclude 50% of the irrelevant records, which </w:t>
      </w:r>
      <w:r w:rsidR="007666B1">
        <w:rPr>
          <w:rFonts w:eastAsiaTheme="minorEastAsia"/>
          <w:lang w:val="en-US"/>
        </w:rPr>
        <w:t xml:space="preserve">would </w:t>
      </w:r>
      <w:r w:rsidR="00D0040B">
        <w:rPr>
          <w:rFonts w:eastAsiaTheme="minorEastAsia"/>
          <w:lang w:val="en-US"/>
        </w:rPr>
        <w:t xml:space="preserve">in most </w:t>
      </w:r>
      <w:r w:rsidR="007666B1">
        <w:rPr>
          <w:rFonts w:eastAsiaTheme="minorEastAsia"/>
          <w:lang w:val="en-US"/>
        </w:rPr>
        <w:t xml:space="preserve">cases still be considered </w:t>
      </w:r>
      <w:r w:rsidR="00D0040B">
        <w:rPr>
          <w:rFonts w:eastAsiaTheme="minorEastAsia"/>
          <w:lang w:val="en-US"/>
        </w:rPr>
        <w:t>a significant reduction in</w:t>
      </w:r>
      <w:r w:rsidR="00B120A6">
        <w:rPr>
          <w:rFonts w:eastAsiaTheme="minorEastAsia"/>
          <w:lang w:val="en-US"/>
        </w:rPr>
        <w:t xml:space="preserve"> </w:t>
      </w:r>
      <w:r w:rsidR="00D0040B">
        <w:rPr>
          <w:rFonts w:eastAsiaTheme="minorEastAsia"/>
          <w:lang w:val="en-US"/>
        </w:rPr>
        <w:t>screening workload.</w:t>
      </w:r>
      <w:r w:rsidR="00065935">
        <w:rPr>
          <w:rFonts w:eastAsiaTheme="minorEastAsia"/>
          <w:lang w:val="en-US"/>
        </w:rPr>
        <w:t xml:space="preserve"> </w:t>
      </w:r>
      <w:r w:rsidR="00120C6D">
        <w:rPr>
          <w:rFonts w:eastAsiaTheme="minorEastAsia"/>
          <w:lang w:val="en-US"/>
        </w:rPr>
        <w:t>As such</w:t>
      </w:r>
      <w:r w:rsidR="00EE7F05">
        <w:rPr>
          <w:rFonts w:eastAsiaTheme="minorEastAsia"/>
          <w:lang w:val="en-US"/>
        </w:rPr>
        <w:t xml:space="preserv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7666B1">
        <w:rPr>
          <w:rFonts w:eastAsiaTheme="minorEastAsia"/>
          <w:lang w:val="en-US"/>
        </w:rPr>
        <w:t xml:space="preserve"> (i.e.,</w:t>
      </w:r>
      <w:r w:rsidR="00EE7F05">
        <w:rPr>
          <w:rFonts w:eastAsiaTheme="minorEastAsia"/>
          <w:lang w:val="en-US"/>
        </w:rPr>
        <w:t xml:space="preserve"> </w:t>
      </w:r>
      <w:r w:rsidR="00120C6D">
        <w:rPr>
          <w:rFonts w:eastAsiaTheme="minorEastAsia"/>
          <w:lang w:val="en-US"/>
        </w:rPr>
        <w:t>tools should be</w:t>
      </w:r>
      <w:r w:rsidR="00EE7F05">
        <w:rPr>
          <w:rFonts w:eastAsiaTheme="minorEastAsia"/>
          <w:lang w:val="en-US"/>
        </w:rPr>
        <w:t xml:space="preserve"> </w:t>
      </w:r>
      <w:r w:rsidR="00EE7F05">
        <w:rPr>
          <w:rFonts w:eastAsiaTheme="minorEastAsia"/>
          <w:lang w:val="en-US"/>
        </w:rPr>
        <w:t xml:space="preserve">accepted when high recalls can be </w:t>
      </w:r>
      <w:r w:rsidR="007666B1">
        <w:rPr>
          <w:rFonts w:eastAsiaTheme="minorEastAsia"/>
          <w:lang w:val="en-US"/>
        </w:rPr>
        <w:t xml:space="preserve">reached, </w:t>
      </w:r>
      <w:r w:rsidR="00940841">
        <w:rPr>
          <w:rFonts w:eastAsiaTheme="minorEastAsia"/>
          <w:lang w:val="en-US"/>
        </w:rPr>
        <w:t>to a large extent</w:t>
      </w:r>
      <w:r w:rsidR="00EE7F05">
        <w:rPr>
          <w:rFonts w:eastAsiaTheme="minorEastAsia"/>
          <w:lang w:val="en-US"/>
        </w:rPr>
        <w:t xml:space="preserve"> independently of the </w:t>
      </w:r>
      <w:r w:rsidR="001138D4" w:rsidRPr="0015006E">
        <w:rPr>
          <w:lang w:val="en-US"/>
        </w:rPr>
        <w:t>accompanied</w:t>
      </w:r>
      <w:r w:rsidR="001138D4">
        <w:rPr>
          <w:rFonts w:eastAsiaTheme="minorEastAsia"/>
          <w:lang w:val="en-US"/>
        </w:rPr>
        <w:t xml:space="preserve"> </w:t>
      </w:r>
      <w:r w:rsidR="00EE7F05">
        <w:rPr>
          <w:rFonts w:eastAsiaTheme="minorEastAsia"/>
          <w:lang w:val="en-US"/>
        </w:rPr>
        <w:t xml:space="preserve">specificity </w:t>
      </w:r>
      <w:r w:rsidR="00EC6E04">
        <w:rPr>
          <w:rFonts w:eastAsiaTheme="minorEastAsia"/>
          <w:lang w:val="en-US"/>
        </w:rPr>
        <w:t>value</w:t>
      </w:r>
      <w:r w:rsidR="007666B1">
        <w:rPr>
          <w:rFonts w:eastAsiaTheme="minorEastAsia"/>
          <w:lang w:val="en-US"/>
        </w:rPr>
        <w:t>)</w:t>
      </w:r>
      <w:r w:rsidR="00EE7F05">
        <w:rPr>
          <w:rFonts w:eastAsiaTheme="minorEastAsia"/>
          <w:lang w:val="en-US"/>
        </w:rPr>
        <w:t>.</w:t>
      </w:r>
      <w:r w:rsidR="00A256F9">
        <w:rPr>
          <w:rFonts w:eastAsiaTheme="minorEastAsia"/>
          <w:lang w:val="en-US"/>
        </w:rPr>
        <w:t xml:space="preserve"> </w:t>
      </w:r>
      <w:r w:rsidR="00C77380">
        <w:rPr>
          <w:rFonts w:eastAsiaTheme="minorEastAsia"/>
          <w:lang w:val="en-US"/>
        </w:rPr>
        <w:t xml:space="preserve">We will come back to </w:t>
      </w:r>
      <w:r w:rsidR="000D0874">
        <w:rPr>
          <w:rFonts w:eastAsiaTheme="minorEastAsia"/>
          <w:lang w:val="en-US"/>
        </w:rPr>
        <w:t>this aspect</w:t>
      </w:r>
      <w:r w:rsidR="00C77380">
        <w:rPr>
          <w:rFonts w:eastAsiaTheme="minorEastAsia"/>
          <w:lang w:val="en-US"/>
        </w:rPr>
        <w:t xml:space="preserve"> in the following sections.  </w:t>
      </w:r>
    </w:p>
    <w:p w14:paraId="4241A628" w14:textId="6EF6A047" w:rsidR="0015006E" w:rsidRDefault="0015006E" w:rsidP="0015006E">
      <w:pPr>
        <w:spacing w:after="0" w:line="360" w:lineRule="auto"/>
        <w:ind w:firstLine="1304"/>
        <w:jc w:val="both"/>
        <w:rPr>
          <w:rFonts w:eastAsiaTheme="minorEastAsia"/>
          <w:lang w:val="en-US"/>
        </w:rPr>
      </w:pPr>
      <w:r>
        <w:rPr>
          <w:rFonts w:eastAsiaTheme="minorEastAsia"/>
          <w:lang w:val="en-US"/>
        </w:rPr>
        <w:tab/>
      </w:r>
      <w:r>
        <w:rPr>
          <w:rFonts w:eastAsiaTheme="minorEastAsia"/>
          <w:lang w:val="en-US"/>
        </w:rPr>
        <w:t>In addition to the recall and specificity metrics, which concern the inclusion or exclusion performances individually, it may also be relevant to look at summary metrics that incorporate the overall performance across the inclusion and exclusion metrics. A typical issue with such summary metrics is that they tend to be sensitive to imbalances in the data. For instance, if one simply uses the raw agreement metric in a context with imbalanced data, then the screening performance will most often be overestimated</w:t>
      </w:r>
      <w:r>
        <w:rPr>
          <w:rFonts w:eastAsiaTheme="minorEastAsia"/>
          <w:lang w:val="en-US"/>
        </w:rPr>
        <w:t>.</w:t>
      </w:r>
      <w:r>
        <w:rPr>
          <w:rFonts w:eastAsiaTheme="minorEastAsia"/>
          <w:lang w:val="en-US"/>
        </w:rPr>
        <w:t xml:space="preserve"> Assume that you have 10 relevant records per 1000 records. You could then reach a raw agreement of 99% simply by excluding all records (i.e., without identifying any relevant record). To overcome this issue, we use</w:t>
      </w:r>
      <w:r>
        <w:rPr>
          <w:rFonts w:eastAsiaTheme="minorEastAsia"/>
          <w:lang w:val="en-US"/>
        </w:rPr>
        <w:t>d</w:t>
      </w:r>
      <w:r>
        <w:rPr>
          <w:rFonts w:eastAsiaTheme="minorEastAsia"/>
          <w:lang w:val="en-US"/>
        </w:rPr>
        <w:t xml:space="preserve"> two overall metrics that account for imbalances</w:t>
      </w:r>
      <w:r>
        <w:rPr>
          <w:rFonts w:eastAsiaTheme="minorEastAsia"/>
          <w:i/>
          <w:lang w:val="en-US"/>
        </w:rPr>
        <w:t xml:space="preserve">; </w:t>
      </w:r>
      <w:r w:rsidRPr="005C01DD">
        <w:rPr>
          <w:rFonts w:eastAsiaTheme="minorEastAsia"/>
          <w:i/>
          <w:lang w:val="en-US"/>
        </w:rPr>
        <w:t>the balanced accuracy</w:t>
      </w:r>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w:t>
      </w:r>
      <w:r w:rsidRPr="005C01DD">
        <w:rPr>
          <w:rFonts w:eastAsiaTheme="minorEastAsia"/>
          <w:i/>
          <w:lang w:val="en-US"/>
        </w:rPr>
        <w:t xml:space="preserve">the </w:t>
      </w:r>
      <w:r>
        <w:rPr>
          <w:rFonts w:eastAsiaTheme="minorEastAsia"/>
          <w:i/>
          <w:lang w:val="en-US"/>
        </w:rPr>
        <w:t>normalized</w:t>
      </w:r>
      <w:r w:rsidRPr="005C01DD">
        <w:rPr>
          <w:rFonts w:eastAsiaTheme="minorEastAsia"/>
          <w:i/>
          <w:lang w:val="en-US"/>
        </w:rPr>
        <w:t xml:space="preserve"> Matthew correlation coefficient</w:t>
      </w:r>
      <w:r>
        <w:rPr>
          <w:rFonts w:eastAsiaTheme="minorEastAsia"/>
          <w:lang w:val="en-US"/>
        </w:rPr>
        <w:t xml:space="preserve"> </w:t>
      </w:r>
      <m:oMath>
        <m:r>
          <w:rPr>
            <w:rFonts w:ascii="Cambria Math" w:eastAsiaTheme="minorEastAsia" w:hAnsi="Cambria Math"/>
            <w:lang w:val="en-US"/>
          </w:rPr>
          <m:t>(nMCC)</m:t>
        </m:r>
      </m:oMath>
      <w:r>
        <w:rPr>
          <w:rFonts w:eastAsiaTheme="minorEastAsia"/>
          <w:lang w:val="en-US"/>
        </w:rPr>
        <w:t xml:space="preserve">. The </w:t>
      </w:r>
      <w:r w:rsidRPr="0015006E">
        <w:rPr>
          <w:rFonts w:eastAsiaTheme="minorEastAsia"/>
          <w:lang w:val="en-US"/>
        </w:rPr>
        <w:t>balanced accuracy</w:t>
      </w:r>
      <w:r w:rsidRPr="0015006E">
        <w:rPr>
          <w:rFonts w:eastAsiaTheme="minorEastAsia"/>
          <w:lang w:val="en-US"/>
        </w:rPr>
        <w:t xml:space="preserve"> metric</w:t>
      </w:r>
      <w:r>
        <w:rPr>
          <w:rFonts w:eastAsiaTheme="minorEastAsia"/>
          <w:lang w:val="en-US"/>
        </w:rPr>
        <w:t xml:space="preserve"> balances the accuracy of the performance across the recall and specificity metrics and is simply an average of those metrics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5006E" w14:paraId="04216264" w14:textId="77777777" w:rsidTr="0015006E">
        <w:tc>
          <w:tcPr>
            <w:tcW w:w="350" w:type="pct"/>
            <w:vAlign w:val="center"/>
          </w:tcPr>
          <w:p w14:paraId="6B90143C" w14:textId="77777777" w:rsidR="0015006E" w:rsidRDefault="0015006E" w:rsidP="001C2418">
            <w:pPr>
              <w:autoSpaceDE w:val="0"/>
              <w:autoSpaceDN w:val="0"/>
              <w:adjustRightInd w:val="0"/>
              <w:spacing w:line="360" w:lineRule="auto"/>
              <w:jc w:val="both"/>
              <w:rPr>
                <w:lang w:val="en-US"/>
              </w:rPr>
            </w:pPr>
          </w:p>
        </w:tc>
        <w:tc>
          <w:tcPr>
            <w:tcW w:w="4300" w:type="pct"/>
            <w:vAlign w:val="center"/>
          </w:tcPr>
          <w:p w14:paraId="11653B7C" w14:textId="0B790748" w:rsidR="0015006E" w:rsidRPr="007332FC" w:rsidRDefault="0015006E" w:rsidP="001C2418">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m:t>
                    </m:r>
                    <m:r>
                      <w:rPr>
                        <w:rFonts w:ascii="Cambria Math" w:hAnsi="Cambria Math"/>
                        <w:lang w:val="en-US"/>
                      </w:rPr>
                      <m:t>all</m:t>
                    </m:r>
                    <m:r>
                      <w:rPr>
                        <w:rFonts w:ascii="Cambria Math" w:hAnsi="Cambria Math"/>
                        <w:lang w:val="en-US"/>
                      </w:rPr>
                      <m:t>+Spec</m:t>
                    </m:r>
                    <m:r>
                      <w:rPr>
                        <w:rFonts w:ascii="Cambria Math" w:hAnsi="Cambria Math"/>
                        <w:lang w:val="en-US"/>
                      </w:rPr>
                      <m:t>ificity</m:t>
                    </m:r>
                  </m:num>
                  <m:den>
                    <m:r>
                      <w:rPr>
                        <w:rFonts w:ascii="Cambria Math" w:hAnsi="Cambria Math"/>
                        <w:lang w:val="en-US"/>
                      </w:rPr>
                      <m:t>2</m:t>
                    </m:r>
                  </m:den>
                </m:f>
              </m:oMath>
            </m:oMathPara>
          </w:p>
        </w:tc>
        <w:tc>
          <w:tcPr>
            <w:tcW w:w="350" w:type="pct"/>
            <w:vAlign w:val="center"/>
          </w:tcPr>
          <w:p w14:paraId="73A7B6EC" w14:textId="77777777" w:rsidR="0015006E" w:rsidRPr="007332FC" w:rsidRDefault="0015006E" w:rsidP="001C2418">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Pr>
                <w:i w:val="0"/>
                <w:noProof/>
                <w:color w:val="auto"/>
                <w:sz w:val="24"/>
              </w:rPr>
              <w:t>3</w:t>
            </w:r>
            <w:r w:rsidRPr="00C43AB0">
              <w:rPr>
                <w:i w:val="0"/>
                <w:color w:val="auto"/>
                <w:sz w:val="24"/>
              </w:rPr>
              <w:fldChar w:fldCharType="end"/>
            </w:r>
            <w:r w:rsidRPr="00C43AB0">
              <w:rPr>
                <w:i w:val="0"/>
                <w:color w:val="auto"/>
                <w:sz w:val="24"/>
              </w:rPr>
              <w:t>)</w:t>
            </w:r>
          </w:p>
        </w:tc>
      </w:tr>
    </w:tbl>
    <w:p w14:paraId="0FC8441D" w14:textId="7A6E89F3" w:rsidR="0015006E" w:rsidRPr="00BD65EB" w:rsidRDefault="0015006E" w:rsidP="0015006E">
      <w:pPr>
        <w:autoSpaceDE w:val="0"/>
        <w:autoSpaceDN w:val="0"/>
        <w:adjustRightInd w:val="0"/>
        <w:spacing w:after="0" w:line="360" w:lineRule="auto"/>
        <w:ind w:firstLine="1304"/>
        <w:jc w:val="both"/>
        <w:rPr>
          <w:rFonts w:eastAsiaTheme="minorEastAsia"/>
          <w:lang w:val="en-US"/>
        </w:rPr>
      </w:pPr>
      <w:r>
        <w:rPr>
          <w:rFonts w:eastAsiaTheme="minorEastAsia"/>
          <w:lang w:val="en-US"/>
        </w:rPr>
        <w:t>T</w:t>
      </w:r>
      <w:r>
        <w:rPr>
          <w:rFonts w:eastAsiaTheme="minorEastAsia"/>
          <w:lang w:val="en-US"/>
        </w:rPr>
        <w:t xml:space="preserve">he </w:t>
      </w:r>
      <m:oMath>
        <m:r>
          <w:rPr>
            <w:rFonts w:ascii="Cambria Math" w:eastAsiaTheme="minorEastAsia" w:hAnsi="Cambria Math"/>
            <w:lang w:val="en-US"/>
          </w:rPr>
          <m:t>nMCC</m:t>
        </m:r>
      </m:oMath>
      <w:r>
        <w:rPr>
          <w:rFonts w:eastAsiaTheme="minorEastAsia"/>
          <w:lang w:val="en-US"/>
        </w:rPr>
        <w:t xml:space="preserve"> metric is considered as the metric that </w:t>
      </w:r>
      <w:r>
        <w:rPr>
          <w:rFonts w:eastAsiaTheme="minorEastAsia"/>
          <w:lang w:val="en-US"/>
        </w:rPr>
        <w:t xml:space="preserve">maximizes the use of the four quantities, </w:t>
      </w:r>
      <w:r>
        <w:rPr>
          <w:rFonts w:eastAsiaTheme="minorEastAsia"/>
          <w:i/>
          <w:lang w:val="en-US"/>
        </w:rPr>
        <w:t>TP, TN, FP,</w:t>
      </w:r>
      <w:r w:rsidRPr="00C77FB8">
        <w:rPr>
          <w:rFonts w:eastAsiaTheme="minorEastAsia"/>
          <w:lang w:val="en-US"/>
        </w:rPr>
        <w:t xml:space="preserve"> and</w:t>
      </w:r>
      <w:r>
        <w:rPr>
          <w:rFonts w:eastAsiaTheme="minorEastAsia"/>
          <w:i/>
          <w:lang w:val="en-US"/>
        </w:rPr>
        <w:t xml:space="preserve"> FN</w:t>
      </w:r>
      <w:r>
        <w:rPr>
          <w:rFonts w:eastAsiaTheme="minorEastAsia"/>
          <w:lang w:val="en-US"/>
        </w:rPr>
        <w:t xml:space="preserve">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5006E" w14:paraId="118A81D6" w14:textId="77777777" w:rsidTr="0015006E">
        <w:tc>
          <w:tcPr>
            <w:tcW w:w="350" w:type="pct"/>
            <w:vAlign w:val="center"/>
          </w:tcPr>
          <w:p w14:paraId="10E9BF57" w14:textId="77777777" w:rsidR="0015006E" w:rsidRDefault="0015006E" w:rsidP="001C2418">
            <w:pPr>
              <w:autoSpaceDE w:val="0"/>
              <w:autoSpaceDN w:val="0"/>
              <w:adjustRightInd w:val="0"/>
              <w:spacing w:line="360" w:lineRule="auto"/>
              <w:jc w:val="both"/>
              <w:rPr>
                <w:lang w:val="en-US"/>
              </w:rPr>
            </w:pPr>
          </w:p>
        </w:tc>
        <w:tc>
          <w:tcPr>
            <w:tcW w:w="4300" w:type="pct"/>
            <w:vAlign w:val="center"/>
          </w:tcPr>
          <w:p w14:paraId="725E25EC" w14:textId="77777777" w:rsidR="0015006E" w:rsidRPr="007332FC" w:rsidRDefault="0015006E" w:rsidP="001C2418">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350" w:type="pct"/>
            <w:vAlign w:val="center"/>
          </w:tcPr>
          <w:p w14:paraId="20E1CD37" w14:textId="77777777" w:rsidR="0015006E" w:rsidRPr="007332FC" w:rsidRDefault="0015006E" w:rsidP="001C2418">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Pr>
                <w:i w:val="0"/>
                <w:noProof/>
                <w:color w:val="auto"/>
                <w:sz w:val="24"/>
              </w:rPr>
              <w:t>4</w:t>
            </w:r>
            <w:r w:rsidRPr="00C43AB0">
              <w:rPr>
                <w:i w:val="0"/>
                <w:color w:val="auto"/>
                <w:sz w:val="24"/>
              </w:rPr>
              <w:fldChar w:fldCharType="end"/>
            </w:r>
            <w:r w:rsidRPr="00C43AB0">
              <w:rPr>
                <w:i w:val="0"/>
                <w:color w:val="auto"/>
                <w:sz w:val="24"/>
              </w:rPr>
              <w:t>)</w:t>
            </w:r>
          </w:p>
        </w:tc>
      </w:tr>
    </w:tbl>
    <w:p w14:paraId="0EEC9F20" w14:textId="56E8B1C2" w:rsidR="0015006E" w:rsidRPr="00CD05D5" w:rsidRDefault="0015006E" w:rsidP="0015006E">
      <w:pPr>
        <w:spacing w:after="0" w:line="360" w:lineRule="auto"/>
        <w:jc w:val="both"/>
        <w:rPr>
          <w:rFonts w:eastAsiaTheme="minorEastAsia"/>
          <w:lang w:val="en-US"/>
        </w:rPr>
      </w:pPr>
      <w:r>
        <w:rPr>
          <w:rFonts w:eastAsiaTheme="minorEastAsia"/>
          <w:lang w:val="en-US"/>
        </w:rPr>
        <w:lastRenderedPageBreak/>
        <w:t xml:space="preserve">This </w:t>
      </w:r>
      <w:r>
        <w:rPr>
          <w:rFonts w:eastAsiaTheme="minorEastAsia"/>
          <w:lang w:val="en-US"/>
        </w:rPr>
        <w:t>metric has</w:t>
      </w:r>
      <w:r>
        <w:rPr>
          <w:rFonts w:eastAsiaTheme="minorEastAsia"/>
          <w:lang w:val="en-US"/>
        </w:rPr>
        <w:t>, moreover,</w:t>
      </w:r>
      <w:r>
        <w:rPr>
          <w:rFonts w:eastAsiaTheme="minorEastAsia"/>
          <w:lang w:val="en-US"/>
        </w:rPr>
        <w:t xml:space="preserve">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w:t>
      </w:r>
      <w:r>
        <w:rPr>
          <w:rFonts w:eastAsiaTheme="minorEastAsia"/>
          <w:lang w:val="en-US"/>
        </w:rPr>
        <w:t xml:space="preserve"> Therefore, we drew on this metric relative to the ROC AUC.</w:t>
      </w:r>
    </w:p>
    <w:p w14:paraId="62696803" w14:textId="307A34A3" w:rsidR="006E65B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4D3C3D" w:rsidRDefault="004D3C3D"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4D3C3D" w:rsidRDefault="004D3C3D"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4D3C3D" w:rsidRDefault="004D3C3D"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4D3C3D" w:rsidRDefault="004D3C3D"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4D3C3D" w:rsidRPr="0029632B" w:rsidRDefault="004D3C3D"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4D3C3D" w:rsidRPr="0029632B" w:rsidRDefault="004D3C3D"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4D3C3D" w:rsidRDefault="004D3C3D"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4D3C3D" w:rsidRDefault="004D3C3D"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4D3C3D" w:rsidRPr="0029632B" w:rsidRDefault="004D3C3D"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4D3C3D" w:rsidRPr="0029632B" w:rsidRDefault="004D3C3D"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4D3C3D" w:rsidRDefault="004D3C3D"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4D3C3D" w:rsidRDefault="004D3C3D"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4D3C3D" w:rsidRDefault="004D3C3D"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4D3C3D" w:rsidRDefault="004D3C3D"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4D3C3D" w:rsidRDefault="004D3C3D"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4D3C3D" w:rsidRDefault="004D3C3D"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4D3C3D" w:rsidRPr="0029632B" w:rsidRDefault="004D3C3D"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4D3C3D" w:rsidRPr="0029632B" w:rsidRDefault="004D3C3D"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4D3C3D" w:rsidRDefault="004D3C3D"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4D3C3D" w:rsidRDefault="004D3C3D"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4D3C3D" w:rsidRPr="0029632B" w:rsidRDefault="004D3C3D"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4D3C3D" w:rsidRPr="0029632B" w:rsidRDefault="004D3C3D"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4D3C3D" w:rsidRDefault="004D3C3D"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4D3C3D" w:rsidRDefault="004D3C3D"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56F18FEA" w14:textId="713344F0" w:rsidR="00A51020" w:rsidRDefault="00751331" w:rsidP="00522B4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3EA36559" w14:textId="6415A32B" w:rsidR="00AE0B0C"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CD05D5">
        <w:rPr>
          <w:b/>
          <w:lang w:val="en-US"/>
        </w:rPr>
        <w:t>Typically human screening performances in high-quality systematic reviews</w:t>
      </w:r>
    </w:p>
    <w:p w14:paraId="65D60864" w14:textId="7C944E2B" w:rsidR="00171424" w:rsidRDefault="00084E58" w:rsidP="002873F2">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w:t>
      </w:r>
      <w:r w:rsidR="00FD5AC1">
        <w:rPr>
          <w:lang w:val="en-US"/>
        </w:rPr>
        <w:t>important</w:t>
      </w:r>
      <w:r>
        <w:rPr>
          <w:lang w:val="en-US"/>
        </w:rPr>
        <w:t xml:space="preserve"> to have a deep</w:t>
      </w:r>
      <w:r w:rsidR="006D3817">
        <w:rPr>
          <w:lang w:val="en-US"/>
        </w:rPr>
        <w:t xml:space="preserve"> </w:t>
      </w:r>
      <w:r>
        <w:rPr>
          <w:lang w:val="en-US"/>
        </w:rPr>
        <w:t xml:space="preserve">understanding of </w:t>
      </w:r>
      <w:r w:rsidR="00E97DAC">
        <w:rPr>
          <w:lang w:val="en-US"/>
        </w:rPr>
        <w:t xml:space="preserve">acceptable </w:t>
      </w:r>
      <w:r w:rsidR="00E97DAC" w:rsidRPr="00FD5AC1">
        <w:rPr>
          <w:i/>
          <w:lang w:val="en-US"/>
        </w:rPr>
        <w:t>human</w:t>
      </w:r>
      <w:r w:rsidR="00E97DAC">
        <w:rPr>
          <w:lang w:val="en-US"/>
        </w:rPr>
        <w:t xml:space="preserve"> screening performance in high-standard systematic reviews</w:t>
      </w:r>
      <w:r w:rsidR="00AE0887">
        <w:rPr>
          <w:noProof/>
          <w:lang w:val="en-US"/>
        </w:rPr>
        <w:t xml:space="preserve"> </w:t>
      </w:r>
      <w:r w:rsidR="00AE0887">
        <w:rPr>
          <w:lang w:val="en-US"/>
        </w:rPr>
        <w:fldChar w:fldCharType="begin" w:fldLock="1"/>
      </w:r>
      <w:r w:rsidR="00DE061E" w:rsidRPr="002873F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sidR="0093776D">
        <w:rPr>
          <w:lang w:val="en-US"/>
        </w:rPr>
        <w:t>We consider this</w:t>
      </w:r>
      <w:r w:rsidR="00FD5AC1">
        <w:rPr>
          <w:lang w:val="en-US"/>
        </w:rPr>
        <w:t xml:space="preserve"> comparison</w:t>
      </w:r>
      <w:r w:rsidR="0093776D">
        <w:rPr>
          <w:lang w:val="en-US"/>
        </w:rPr>
        <w:t xml:space="preserve"> as the o</w:t>
      </w:r>
      <w:bookmarkStart w:id="13" w:name="_GoBack"/>
      <w:r w:rsidR="0093776D">
        <w:rPr>
          <w:lang w:val="en-US"/>
        </w:rPr>
        <w:t>nly</w:t>
      </w:r>
      <w:bookmarkEnd w:id="13"/>
      <w:r w:rsidR="0093776D">
        <w:rPr>
          <w:lang w:val="en-US"/>
        </w:rPr>
        <w:t xml:space="preserve"> reliable way to assess whether a given recall is good or bad. For example, if humans on average tend to miss 20%-25% of all relevant studies during the title and abstract screening phase, then it might be mis</w:t>
      </w:r>
      <w:r w:rsidR="0093776D">
        <w:rPr>
          <w:lang w:val="en-US"/>
        </w:rPr>
        <w:lastRenderedPageBreak/>
        <w:t xml:space="preserve">leading to infer that GPT models with a recall of 0.75% imply that GPT cannot be used as an individual second screener. Hereto, we think it is important to acknowledge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A46794">
        <w:rPr>
          <w:lang w:val="en-US"/>
        </w:rPr>
        <w:t xml:space="preserve">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6051B9C0" w14:textId="77777777" w:rsidR="00D4382A" w:rsidRDefault="00D4382A" w:rsidP="002873F2">
      <w:pPr>
        <w:spacing w:after="0" w:line="360" w:lineRule="auto"/>
        <w:jc w:val="both"/>
        <w:rPr>
          <w:ins w:id="14" w:author="Julian Christensen" w:date="2024-08-13T15:09:00Z"/>
          <w:lang w:val="en-US"/>
        </w:rPr>
      </w:pPr>
    </w:p>
    <w:p w14:paraId="38E4892E" w14:textId="3F0B61D9" w:rsidR="0093776D" w:rsidDel="004B014D" w:rsidRDefault="0093776D" w:rsidP="00135343">
      <w:pPr>
        <w:spacing w:after="0" w:line="360" w:lineRule="auto"/>
        <w:jc w:val="both"/>
        <w:rPr>
          <w:del w:id="15" w:author="Julian Christensen" w:date="2024-08-13T13:20:00Z"/>
          <w:lang w:val="en-US"/>
        </w:rPr>
      </w:pPr>
    </w:p>
    <w:p w14:paraId="3BA6749E" w14:textId="77777777" w:rsidR="0093776D" w:rsidRPr="00AE0B0C" w:rsidRDefault="0093776D">
      <w:pPr>
        <w:spacing w:after="0" w:line="360" w:lineRule="auto"/>
        <w:jc w:val="both"/>
        <w:rPr>
          <w:lang w:val="en-US"/>
        </w:rPr>
      </w:pPr>
    </w:p>
    <w:p w14:paraId="5A197750" w14:textId="4AD932FB" w:rsidR="00E97DAC" w:rsidRPr="005861F3" w:rsidRDefault="00E97DAC" w:rsidP="00D10144">
      <w:pPr>
        <w:spacing w:after="0" w:line="360" w:lineRule="auto"/>
        <w:jc w:val="both"/>
        <w:rPr>
          <w:i/>
          <w:lang w:val="en-US"/>
          <w:rPrChange w:id="16" w:author="Julian Christensen" w:date="2024-08-14T14:06:00Z">
            <w:rPr>
              <w:b/>
              <w:lang w:val="en-US"/>
            </w:rPr>
          </w:rPrChange>
        </w:rPr>
      </w:pPr>
      <w:r w:rsidRPr="005861F3">
        <w:rPr>
          <w:i/>
          <w:lang w:val="en-US"/>
          <w:rPrChange w:id="17" w:author="Julian Christensen" w:date="2024-08-14T14:06:00Z">
            <w:rPr>
              <w:b/>
              <w:lang w:val="en-US"/>
            </w:rPr>
          </w:rPrChange>
        </w:rPr>
        <w:t xml:space="preserve">3.2.1 </w:t>
      </w:r>
      <w:del w:id="18" w:author="Julian Christensen" w:date="2024-08-13T13:19:00Z">
        <w:r w:rsidR="0070110A" w:rsidRPr="005861F3" w:rsidDel="004B014D">
          <w:rPr>
            <w:i/>
            <w:lang w:val="en-US"/>
            <w:rPrChange w:id="19" w:author="Julian Christensen" w:date="2024-08-14T14:06:00Z">
              <w:rPr>
                <w:b/>
                <w:lang w:val="en-US"/>
              </w:rPr>
            </w:rPrChange>
          </w:rPr>
          <w:delText>The d</w:delText>
        </w:r>
        <w:r w:rsidRPr="005861F3" w:rsidDel="004B014D">
          <w:rPr>
            <w:i/>
            <w:lang w:val="en-US"/>
            <w:rPrChange w:id="20" w:author="Julian Christensen" w:date="2024-08-14T14:06:00Z">
              <w:rPr>
                <w:b/>
                <w:lang w:val="en-US"/>
              </w:rPr>
            </w:rPrChange>
          </w:rPr>
          <w:delText xml:space="preserve">ata </w:delText>
        </w:r>
        <w:r w:rsidR="0070110A" w:rsidRPr="005861F3" w:rsidDel="004B014D">
          <w:rPr>
            <w:i/>
            <w:lang w:val="en-US"/>
            <w:rPrChange w:id="21" w:author="Julian Christensen" w:date="2024-08-14T14:06:00Z">
              <w:rPr>
                <w:b/>
                <w:lang w:val="en-US"/>
              </w:rPr>
            </w:rPrChange>
          </w:rPr>
          <w:delText>underpinning the benchmark s</w:delText>
        </w:r>
        <w:r w:rsidR="00ED63F5" w:rsidRPr="005861F3" w:rsidDel="004B014D">
          <w:rPr>
            <w:i/>
            <w:lang w:val="en-US"/>
            <w:rPrChange w:id="22" w:author="Julian Christensen" w:date="2024-08-14T14:06:00Z">
              <w:rPr>
                <w:b/>
                <w:lang w:val="en-US"/>
              </w:rPr>
            </w:rPrChange>
          </w:rPr>
          <w:delText>cheme</w:delText>
        </w:r>
      </w:del>
      <w:ins w:id="23" w:author="Julian Christensen" w:date="2024-08-13T13:19:00Z">
        <w:r w:rsidR="004B014D" w:rsidRPr="005861F3">
          <w:rPr>
            <w:i/>
            <w:lang w:val="en-US"/>
            <w:rPrChange w:id="24" w:author="Julian Christensen" w:date="2024-08-14T14:06:00Z">
              <w:rPr>
                <w:b/>
                <w:lang w:val="en-US"/>
              </w:rPr>
            </w:rPrChange>
          </w:rPr>
          <w:t>Data</w:t>
        </w:r>
      </w:ins>
    </w:p>
    <w:p w14:paraId="002EE430" w14:textId="44DC8FC4" w:rsidR="009868B6" w:rsidDel="00581090" w:rsidRDefault="0045186C" w:rsidP="00D10144">
      <w:pPr>
        <w:spacing w:after="0" w:line="360" w:lineRule="auto"/>
        <w:jc w:val="both"/>
        <w:rPr>
          <w:del w:id="25" w:author="Julian Christensen" w:date="2024-08-09T19:34:00Z"/>
          <w:lang w:val="en-US"/>
        </w:rPr>
      </w:pPr>
      <w:del w:id="26" w:author="Julian Christensen" w:date="2024-08-13T14:44:00Z">
        <w:r w:rsidDel="0081373E">
          <w:rPr>
            <w:lang w:val="en-US"/>
          </w:rPr>
          <w:delText xml:space="preserve">The data we used to construct </w:delText>
        </w:r>
        <w:r w:rsidR="00031F26" w:rsidDel="0081373E">
          <w:rPr>
            <w:lang w:val="en-US"/>
          </w:rPr>
          <w:delText>this</w:delText>
        </w:r>
      </w:del>
      <w:ins w:id="27" w:author="Julian Christensen" w:date="2024-08-13T14:44:00Z">
        <w:r w:rsidR="0081373E">
          <w:rPr>
            <w:lang w:val="en-US"/>
          </w:rPr>
          <w:t>As the empirical basis of our</w:t>
        </w:r>
      </w:ins>
      <w:r w:rsidR="00031F26">
        <w:rPr>
          <w:lang w:val="en-US"/>
        </w:rPr>
        <w:t xml:space="preserve"> benchmark scheme</w:t>
      </w:r>
      <w:ins w:id="28" w:author="Julian Christensen" w:date="2024-08-13T14:44:00Z">
        <w:r w:rsidR="0081373E">
          <w:rPr>
            <w:lang w:val="en-US"/>
          </w:rPr>
          <w:t>, we</w:t>
        </w:r>
      </w:ins>
      <w:del w:id="29" w:author="Julian Christensen" w:date="2024-08-13T14:44:00Z">
        <w:r w:rsidR="0068158C" w:rsidDel="0081373E">
          <w:rPr>
            <w:lang w:val="en-US"/>
          </w:rPr>
          <w:delText xml:space="preserve"> </w:delText>
        </w:r>
        <w:r w:rsidDel="0081373E">
          <w:rPr>
            <w:lang w:val="en-US"/>
          </w:rPr>
          <w:delText>was based on</w:delText>
        </w:r>
      </w:del>
      <w:ins w:id="30" w:author="Julian Christensen" w:date="2024-08-13T14:44:00Z">
        <w:r w:rsidR="0081373E">
          <w:rPr>
            <w:lang w:val="en-US"/>
          </w:rPr>
          <w:t xml:space="preserve"> analyze</w:t>
        </w:r>
      </w:ins>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ins w:id="31" w:author="Julian Christensen" w:date="2024-08-13T14:45:00Z">
        <w:r w:rsidR="0081373E">
          <w:rPr>
            <w:lang w:val="en-US"/>
          </w:rPr>
          <w:t>s</w:t>
        </w:r>
      </w:ins>
      <w:del w:id="32" w:author="Julian Christensen" w:date="2024-08-13T14:45:00Z">
        <w:r w:rsidR="001815CC" w:rsidDel="0081373E">
          <w:rPr>
            <w:lang w:val="en-US"/>
          </w:rPr>
          <w:delText>d</w:delText>
        </w:r>
      </w:del>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ins w:id="33" w:author="Julian Christensen" w:date="2024-08-13T14:45:00Z">
        <w:r w:rsidR="0081373E" w:rsidRPr="0081373E">
          <w:rPr>
            <w:lang w:val="en-US"/>
          </w:rPr>
          <w:t xml:space="preserve">The Norwegian Institute of Public Health </w:t>
        </w:r>
        <w:r w:rsidR="0081373E">
          <w:rPr>
            <w:lang w:val="en-US"/>
          </w:rPr>
          <w:t>(</w:t>
        </w:r>
      </w:ins>
      <w:del w:id="34" w:author="Julian Christensen" w:date="2024-08-13T14:45:00Z">
        <w:r w:rsidR="006140D7" w:rsidDel="0081373E">
          <w:rPr>
            <w:lang w:val="en-US"/>
          </w:rPr>
          <w:delText xml:space="preserve">the </w:delText>
        </w:r>
      </w:del>
      <w:r w:rsidR="00542ED6">
        <w:rPr>
          <w:lang w:val="en-US"/>
        </w:rPr>
        <w:t>NIPH</w:t>
      </w:r>
      <w:ins w:id="35" w:author="Julian Christensen" w:date="2024-08-13T14:45:00Z">
        <w:r w:rsidR="0081373E">
          <w:rPr>
            <w:lang w:val="en-US"/>
          </w:rPr>
          <w:t>)</w:t>
        </w:r>
      </w:ins>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 xml:space="preserve">Campbell </w:t>
      </w:r>
      <w:r w:rsidR="00E92313">
        <w:rPr>
          <w:lang w:val="en-US"/>
        </w:rPr>
        <w:t>S</w:t>
      </w:r>
      <w:r w:rsidR="00A46794">
        <w:rPr>
          <w:lang w:val="en-US"/>
        </w:rPr>
        <w:t xml:space="preserve">ystematic </w:t>
      </w:r>
      <w:r w:rsidR="00E92313">
        <w:rPr>
          <w:lang w:val="en-US"/>
        </w:rPr>
        <w:t>R</w:t>
      </w:r>
      <w:r w:rsidR="00A46794">
        <w:rPr>
          <w:lang w:val="en-US"/>
        </w:rPr>
        <w:t>eviews</w:t>
      </w:r>
      <w:del w:id="36" w:author="Therese Deocampo Pigott" w:date="2024-08-07T20:23:00Z">
        <w:r w:rsidR="006140D7" w:rsidDel="003043D2">
          <w:rPr>
            <w:lang w:val="en-US"/>
          </w:rPr>
          <w:delText>,</w:delText>
        </w:r>
      </w:del>
      <w:r w:rsidR="006140D7">
        <w:rPr>
          <w:lang w:val="en-US"/>
        </w:rPr>
        <w:t xml:space="preserve"> represent all Campbell reviews </w:t>
      </w:r>
      <w:del w:id="37" w:author="Julian Christensen" w:date="2024-08-13T14:46:00Z">
        <w:r w:rsidR="00A46794" w:rsidDel="0081373E">
          <w:rPr>
            <w:lang w:val="en-US"/>
          </w:rPr>
          <w:delText>that have</w:delText>
        </w:r>
      </w:del>
      <w:ins w:id="38" w:author="Julian Christensen" w:date="2024-08-13T14:46:00Z">
        <w:r w:rsidR="0081373E">
          <w:rPr>
            <w:lang w:val="en-US"/>
          </w:rPr>
          <w:t>having</w:t>
        </w:r>
      </w:ins>
      <w:r w:rsidR="00A46794">
        <w:rPr>
          <w:lang w:val="en-US"/>
        </w:rPr>
        <w:t xml:space="preser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 xml:space="preserve">have been </w:t>
      </w:r>
      <w:r w:rsidR="00792A3C">
        <w:rPr>
          <w:lang w:val="en-US"/>
        </w:rPr>
        <w:t xml:space="preserve">independently </w:t>
      </w:r>
      <w:r w:rsidR="00A46794">
        <w:rPr>
          <w:lang w:val="en-US"/>
        </w:rPr>
        <w:t>double-screened</w:t>
      </w:r>
      <w:r w:rsidR="00792A3C">
        <w:rPr>
          <w:lang w:val="en-US"/>
        </w:rPr>
        <w:t xml:space="preserve"> </w:t>
      </w:r>
      <w:r w:rsidR="00C523F5">
        <w:rPr>
          <w:lang w:val="en-US"/>
        </w:rPr>
        <w:t xml:space="preserve">by </w:t>
      </w:r>
      <w:r w:rsidR="00792A3C">
        <w:rPr>
          <w:lang w:val="en-US"/>
        </w:rPr>
        <w:t xml:space="preserve">at least </w:t>
      </w:r>
      <w:r w:rsidR="00C523F5">
        <w:rPr>
          <w:lang w:val="en-US"/>
        </w:rPr>
        <w:t>two individuals.</w:t>
      </w:r>
      <w:r w:rsidR="00A46794">
        <w:rPr>
          <w:lang w:val="en-US"/>
        </w:rPr>
        <w:t xml:space="preserve"> </w:t>
      </w:r>
      <w:r w:rsidR="00C523F5">
        <w:rPr>
          <w:lang w:val="en-US"/>
        </w:rPr>
        <w:t xml:space="preserve">A total of </w:t>
      </w:r>
      <w:r w:rsidR="00A46794">
        <w:rPr>
          <w:lang w:val="en-US"/>
        </w:rPr>
        <w:t>4</w:t>
      </w:r>
      <w:r w:rsidR="00B619D1">
        <w:rPr>
          <w:lang w:val="en-US"/>
        </w:rPr>
        <w:t>6</w:t>
      </w:r>
      <w:r w:rsidR="00A46794">
        <w:rPr>
          <w:lang w:val="en-US"/>
        </w:rPr>
        <w:t xml:space="preserve"> individual screeners</w:t>
      </w:r>
      <w:r w:rsidR="00C523F5">
        <w:rPr>
          <w:lang w:val="en-US"/>
        </w:rPr>
        <w:t xml:space="preserve"> participated in this process,</w:t>
      </w:r>
      <w:r w:rsidR="00A46794">
        <w:rPr>
          <w:lang w:val="en-US"/>
        </w:rPr>
        <w:t xml:space="preserve">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w:t>
      </w:r>
      <w:del w:id="39" w:author="Julian Christensen" w:date="2024-08-13T14:52:00Z">
        <w:r w:rsidR="00A46794" w:rsidDel="00521956">
          <w:rPr>
            <w:lang w:val="en-US"/>
          </w:rPr>
          <w:delText>example</w:delText>
        </w:r>
      </w:del>
      <w:ins w:id="40" w:author="Julian Christensen" w:date="2024-08-13T14:52:00Z">
        <w:r w:rsidR="00521956">
          <w:rPr>
            <w:lang w:val="en-US"/>
          </w:rPr>
          <w:t>instance</w:t>
        </w:r>
      </w:ins>
      <w:r w:rsidR="00A46794">
        <w:rPr>
          <w:lang w:val="en-US"/>
        </w:rPr>
        <w:t xml:space="preserve">, assistants might </w:t>
      </w:r>
      <w:del w:id="41" w:author="Julian Christensen" w:date="2024-08-13T14:52:00Z">
        <w:r w:rsidR="00A46794" w:rsidDel="00521956">
          <w:rPr>
            <w:lang w:val="en-US"/>
          </w:rPr>
          <w:delText xml:space="preserve">lack sufficient profound </w:delText>
        </w:r>
      </w:del>
      <w:ins w:id="42" w:author="Julian Christensen" w:date="2024-08-13T14:52:00Z">
        <w:r w:rsidR="00521956">
          <w:rPr>
            <w:lang w:val="en-US"/>
          </w:rPr>
          <w:t xml:space="preserve">be expected to have limited </w:t>
        </w:r>
      </w:ins>
      <w:r w:rsidR="00A46794">
        <w:rPr>
          <w:lang w:val="en-US"/>
        </w:rPr>
        <w:t xml:space="preserve">content </w:t>
      </w:r>
      <w:del w:id="43" w:author="Julian Christensen" w:date="2024-08-13T14:52:00Z">
        <w:r w:rsidR="00A46794" w:rsidDel="00521956">
          <w:rPr>
            <w:lang w:val="en-US"/>
          </w:rPr>
          <w:delText xml:space="preserve">knowledge </w:delText>
        </w:r>
      </w:del>
      <w:ins w:id="44" w:author="Julian Christensen" w:date="2024-08-13T14:52:00Z">
        <w:r w:rsidR="00521956">
          <w:rPr>
            <w:lang w:val="en-US"/>
          </w:rPr>
          <w:t xml:space="preserve">expertise </w:t>
        </w:r>
      </w:ins>
      <w:del w:id="45" w:author="Julian Christensen" w:date="2024-08-13T14:52:00Z">
        <w:r w:rsidR="00A46794" w:rsidDel="00521956">
          <w:rPr>
            <w:lang w:val="en-US"/>
          </w:rPr>
          <w:delText>regarding the</w:delText>
        </w:r>
      </w:del>
      <w:ins w:id="46" w:author="Julian Christensen" w:date="2024-08-13T14:52:00Z">
        <w:r w:rsidR="00521956">
          <w:rPr>
            <w:lang w:val="en-US"/>
          </w:rPr>
          <w:t>with regard to the</w:t>
        </w:r>
      </w:ins>
      <w:r w:rsidR="00A46794">
        <w:rPr>
          <w:lang w:val="en-US"/>
        </w:rPr>
        <w:t xml:space="preserve"> topic</w:t>
      </w:r>
      <w:ins w:id="47" w:author="Julian Christensen" w:date="2024-08-13T14:52:00Z">
        <w:r w:rsidR="00521956">
          <w:rPr>
            <w:lang w:val="en-US"/>
          </w:rPr>
          <w:t>(s)</w:t>
        </w:r>
      </w:ins>
      <w:r w:rsidR="00A46794">
        <w:rPr>
          <w:lang w:val="en-US"/>
        </w:rPr>
        <w:t xml:space="preserve"> under review,</w:t>
      </w:r>
      <w:r w:rsidR="008B2076">
        <w:rPr>
          <w:lang w:val="en-US"/>
        </w:rPr>
        <w:t xml:space="preserve"> </w:t>
      </w:r>
      <w:ins w:id="48" w:author="Julian Christensen" w:date="2024-08-13T14:52:00Z">
        <w:r w:rsidR="00521956">
          <w:rPr>
            <w:lang w:val="en-US"/>
          </w:rPr>
          <w:t>whi</w:t>
        </w:r>
      </w:ins>
      <w:ins w:id="49" w:author="Julian Christensen" w:date="2024-08-13T14:53:00Z">
        <w:r w:rsidR="00521956">
          <w:rPr>
            <w:lang w:val="en-US"/>
          </w:rPr>
          <w:t xml:space="preserve">ch might </w:t>
        </w:r>
      </w:ins>
      <w:r w:rsidR="008B2076">
        <w:rPr>
          <w:lang w:val="en-US"/>
        </w:rPr>
        <w:t xml:space="preserve">potentially </w:t>
      </w:r>
      <w:del w:id="50" w:author="Julian Christensen" w:date="2024-08-13T14:53:00Z">
        <w:r w:rsidR="008B2076" w:rsidDel="00521956">
          <w:rPr>
            <w:lang w:val="en-US"/>
          </w:rPr>
          <w:delText>hindering them from reaching high recall</w:delText>
        </w:r>
        <w:r w:rsidR="00E96383" w:rsidDel="00521956">
          <w:rPr>
            <w:lang w:val="en-US"/>
          </w:rPr>
          <w:delText xml:space="preserve"> rates</w:delText>
        </w:r>
      </w:del>
      <w:ins w:id="51" w:author="Julian Christensen" w:date="2024-08-13T14:53:00Z">
        <w:r w:rsidR="00521956">
          <w:rPr>
            <w:lang w:val="en-US"/>
          </w:rPr>
          <w:t>lower their performance</w:t>
        </w:r>
      </w:ins>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lastRenderedPageBreak/>
        <w:t>might</w:t>
      </w:r>
      <w:r w:rsidR="00A46794">
        <w:rPr>
          <w:lang w:val="en-US"/>
        </w:rPr>
        <w:t xml:space="preserve"> </w:t>
      </w:r>
      <w:r w:rsidR="008B2076">
        <w:rPr>
          <w:lang w:val="en-US"/>
        </w:rPr>
        <w:t>not necessarily be</w:t>
      </w:r>
      <w:r w:rsidR="00A46794">
        <w:rPr>
          <w:lang w:val="en-US"/>
        </w:rPr>
        <w:t xml:space="preserve"> </w:t>
      </w:r>
      <w:del w:id="52" w:author="Julian Christensen" w:date="2024-08-13T14:54:00Z">
        <w:r w:rsidR="00A46794" w:rsidDel="00521956">
          <w:rPr>
            <w:lang w:val="en-US"/>
          </w:rPr>
          <w:delText xml:space="preserve">comparable </w:delText>
        </w:r>
      </w:del>
      <w:ins w:id="53" w:author="Julian Christensen" w:date="2024-08-13T14:54:00Z">
        <w:r w:rsidR="00521956">
          <w:rPr>
            <w:lang w:val="en-US"/>
          </w:rPr>
          <w:t xml:space="preserve">on par </w:t>
        </w:r>
      </w:ins>
      <w:r w:rsidR="00A46794">
        <w:rPr>
          <w:lang w:val="en-US"/>
        </w:rPr>
        <w:t xml:space="preserve">with the </w:t>
      </w:r>
      <w:del w:id="54" w:author="Julian Christensen" w:date="2024-08-13T14:54:00Z">
        <w:r w:rsidR="00A46794" w:rsidDel="00521956">
          <w:rPr>
            <w:lang w:val="en-US"/>
          </w:rPr>
          <w:delText xml:space="preserve">common </w:delText>
        </w:r>
      </w:del>
      <w:ins w:id="55" w:author="Julian Christensen" w:date="2024-08-13T14:54:00Z">
        <w:r w:rsidR="00521956">
          <w:rPr>
            <w:lang w:val="en-US"/>
          </w:rPr>
          <w:t xml:space="preserve">typical </w:t>
        </w:r>
      </w:ins>
      <w:r w:rsidR="00A46794">
        <w:rPr>
          <w:lang w:val="en-US"/>
        </w:rPr>
        <w:t xml:space="preserve">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w:t>
      </w:r>
      <w:del w:id="56" w:author="Julian Christensen" w:date="2024-08-13T14:54:00Z">
        <w:r w:rsidR="00A46794" w:rsidDel="00521956">
          <w:rPr>
            <w:lang w:val="en-US"/>
          </w:rPr>
          <w:delText>d</w:delText>
        </w:r>
      </w:del>
      <w:r w:rsidR="00A46794">
        <w:rPr>
          <w:lang w:val="en-US"/>
        </w:rPr>
        <w:t xml:space="preserve"> the Campbell review data separately for </w:t>
      </w:r>
      <w:r w:rsidR="00EC6A78">
        <w:rPr>
          <w:lang w:val="en-US"/>
        </w:rPr>
        <w:t>assistant</w:t>
      </w:r>
      <w:r w:rsidR="00A46794">
        <w:rPr>
          <w:lang w:val="en-US"/>
        </w:rPr>
        <w:t>/non-expert and researcher/expert screeners.</w:t>
      </w:r>
      <w:r w:rsidR="00C523F5">
        <w:rPr>
          <w:lang w:val="en-US"/>
        </w:rPr>
        <w:t xml:space="preserve"> This, as well, is not without problems</w:t>
      </w:r>
      <w:r w:rsidR="00792A3C">
        <w:rPr>
          <w:lang w:val="en-US"/>
        </w:rPr>
        <w:t xml:space="preserve">. </w:t>
      </w:r>
      <w:del w:id="57" w:author="Julian Christensen" w:date="2024-08-13T14:55:00Z">
        <w:r w:rsidR="00792A3C" w:rsidDel="00521956">
          <w:rPr>
            <w:lang w:val="en-US"/>
          </w:rPr>
          <w:delText xml:space="preserve">Differences </w:delText>
        </w:r>
      </w:del>
      <w:ins w:id="58" w:author="Julian Christensen" w:date="2024-08-13T14:55:00Z">
        <w:r w:rsidR="00521956">
          <w:rPr>
            <w:lang w:val="en-US"/>
          </w:rPr>
          <w:t xml:space="preserve">As such, differences </w:t>
        </w:r>
      </w:ins>
      <w:r w:rsidR="00792A3C">
        <w:rPr>
          <w:lang w:val="en-US"/>
        </w:rPr>
        <w:t>in performance</w:t>
      </w:r>
      <w:ins w:id="59" w:author="Julian Christensen" w:date="2024-08-13T14:55:00Z">
        <w:r w:rsidR="00521956">
          <w:rPr>
            <w:lang w:val="en-US"/>
          </w:rPr>
          <w:t xml:space="preserve"> levels</w:t>
        </w:r>
      </w:ins>
      <w:r w:rsidR="00E96383">
        <w:rPr>
          <w:lang w:val="en-US"/>
        </w:rPr>
        <w:t xml:space="preserve"> between the two types of screeners </w:t>
      </w:r>
      <w:r w:rsidR="00C523F5">
        <w:rPr>
          <w:lang w:val="en-US"/>
        </w:rPr>
        <w:t>may not only reflect different levels of content expertise</w:t>
      </w:r>
      <w:r w:rsidR="00792A3C">
        <w:rPr>
          <w:lang w:val="en-US"/>
        </w:rPr>
        <w:t xml:space="preserve"> but </w:t>
      </w:r>
      <w:r w:rsidR="009868B6">
        <w:rPr>
          <w:lang w:val="en-US"/>
        </w:rPr>
        <w:t xml:space="preserve">could </w:t>
      </w:r>
      <w:r w:rsidR="00E96383">
        <w:rPr>
          <w:lang w:val="en-US"/>
        </w:rPr>
        <w:t xml:space="preserve">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del w:id="60" w:author="Julian Christensen" w:date="2024-08-13T14:55:00Z">
        <w:r w:rsidR="006140D7" w:rsidDel="00521956">
          <w:rPr>
            <w:lang w:val="en-US"/>
          </w:rPr>
          <w:delText>were</w:delText>
        </w:r>
      </w:del>
      <w:ins w:id="61" w:author="Julian Christensen" w:date="2024-08-13T14:55:00Z">
        <w:r w:rsidR="00521956">
          <w:rPr>
            <w:lang w:val="en-US"/>
          </w:rPr>
          <w:t>are</w:t>
        </w:r>
      </w:ins>
      <w:r w:rsidR="00E96383">
        <w:rPr>
          <w:lang w:val="en-US"/>
        </w:rPr>
        <w:t xml:space="preserve">. </w:t>
      </w:r>
      <w:del w:id="62" w:author="Julian Christensen" w:date="2024-08-13T14:56:00Z">
        <w:r w:rsidR="007B4E3B" w:rsidDel="00521956">
          <w:rPr>
            <w:lang w:val="en-US"/>
          </w:rPr>
          <w:delText>Therefore</w:delText>
        </w:r>
        <w:r w:rsidR="00E96383" w:rsidDel="00521956">
          <w:rPr>
            <w:lang w:val="en-US"/>
          </w:rPr>
          <w:delText xml:space="preserve">, </w:delText>
        </w:r>
        <w:r w:rsidR="006140D7" w:rsidDel="00521956">
          <w:rPr>
            <w:lang w:val="en-US"/>
          </w:rPr>
          <w:delText>w</w:delText>
        </w:r>
      </w:del>
      <w:ins w:id="63" w:author="Julian Christensen" w:date="2024-08-13T14:56:00Z">
        <w:r w:rsidR="00521956">
          <w:rPr>
            <w:lang w:val="en-US"/>
          </w:rPr>
          <w:t>W</w:t>
        </w:r>
      </w:ins>
      <w:r w:rsidR="006140D7">
        <w:rPr>
          <w:lang w:val="en-US"/>
        </w:rPr>
        <w:t xml:space="preserve">e </w:t>
      </w:r>
      <w:ins w:id="64" w:author="Julian Christensen" w:date="2024-08-13T14:56:00Z">
        <w:r w:rsidR="00521956">
          <w:rPr>
            <w:lang w:val="en-US"/>
          </w:rPr>
          <w:t xml:space="preserve">therefore </w:t>
        </w:r>
      </w:ins>
      <w:r w:rsidR="006140D7">
        <w:rPr>
          <w:lang w:val="en-US"/>
        </w:rPr>
        <w:t>add</w:t>
      </w:r>
      <w:del w:id="65" w:author="Julian Christensen" w:date="2024-08-13T14:56:00Z">
        <w:r w:rsidR="006140D7" w:rsidDel="00521956">
          <w:rPr>
            <w:lang w:val="en-US"/>
          </w:rPr>
          <w:delText>ed</w:delText>
        </w:r>
      </w:del>
      <w:r w:rsidR="006140D7">
        <w:rPr>
          <w:lang w:val="en-US"/>
        </w:rPr>
        <w:t xml:space="preserve"> </w:t>
      </w:r>
      <w:del w:id="66" w:author="Julian Christensen" w:date="2024-08-13T14:56:00Z">
        <w:r w:rsidR="006140D7" w:rsidDel="00521956">
          <w:rPr>
            <w:lang w:val="en-US"/>
          </w:rPr>
          <w:delText xml:space="preserve">the </w:delText>
        </w:r>
      </w:del>
      <w:r w:rsidR="006140D7">
        <w:rPr>
          <w:lang w:val="en-US"/>
        </w:rPr>
        <w:t>screening performance data from five systematic reviews conducted by</w:t>
      </w:r>
      <w:r w:rsidR="00E96383">
        <w:rPr>
          <w:lang w:val="en-US"/>
        </w:rPr>
        <w:t xml:space="preserve"> </w:t>
      </w:r>
      <w:r w:rsidR="006140D7">
        <w:rPr>
          <w:lang w:val="en-US"/>
        </w:rPr>
        <w:t>NIPH</w:t>
      </w:r>
      <w:ins w:id="67" w:author="Julian Christensen" w:date="2024-08-13T14:56:00Z">
        <w:r w:rsidR="00521956">
          <w:rPr>
            <w:lang w:val="en-US"/>
          </w:rPr>
          <w:t>.</w:t>
        </w:r>
      </w:ins>
      <w:r w:rsidR="006140D7">
        <w:rPr>
          <w:lang w:val="en-US"/>
        </w:rPr>
        <w:t xml:space="preserve"> </w:t>
      </w:r>
      <w:del w:id="68" w:author="Julian Christensen" w:date="2024-08-13T14:56:00Z">
        <w:r w:rsidR="006140D7" w:rsidDel="00521956">
          <w:rPr>
            <w:lang w:val="en-US"/>
          </w:rPr>
          <w:delText xml:space="preserve">in </w:delText>
        </w:r>
      </w:del>
      <w:ins w:id="69" w:author="Julian Christensen" w:date="2024-08-13T14:56:00Z">
        <w:r w:rsidR="00521956">
          <w:rPr>
            <w:lang w:val="en-US"/>
          </w:rPr>
          <w:t>In these reviews,</w:t>
        </w:r>
      </w:ins>
      <w:del w:id="70" w:author="Julian Christensen" w:date="2024-08-13T14:56:00Z">
        <w:r w:rsidR="006140D7" w:rsidDel="00521956">
          <w:rPr>
            <w:lang w:val="en-US"/>
          </w:rPr>
          <w:delText>which</w:delText>
        </w:r>
      </w:del>
      <w:r w:rsidR="006140D7">
        <w:rPr>
          <w:lang w:val="en-US"/>
        </w:rPr>
        <w:t xml:space="preserve"> all TAB screenings </w:t>
      </w:r>
      <w:del w:id="71" w:author="Julian Christensen" w:date="2024-08-13T14:56:00Z">
        <w:r w:rsidR="009868B6" w:rsidDel="00521956">
          <w:rPr>
            <w:lang w:val="en-US"/>
          </w:rPr>
          <w:delText>had been</w:delText>
        </w:r>
      </w:del>
      <w:ins w:id="72" w:author="Julian Christensen" w:date="2024-08-13T14:56:00Z">
        <w:r w:rsidR="00521956">
          <w:rPr>
            <w:lang w:val="en-US"/>
          </w:rPr>
          <w:t>were</w:t>
        </w:r>
      </w:ins>
      <w:r w:rsidR="009868B6">
        <w:rPr>
          <w:lang w:val="en-US"/>
        </w:rPr>
        <w:t xml:space="preserve"> </w:t>
      </w:r>
      <w:r w:rsidR="006140D7">
        <w:rPr>
          <w:lang w:val="en-US"/>
        </w:rPr>
        <w:t xml:space="preserve">conducted by researchers </w:t>
      </w:r>
      <w:del w:id="73" w:author="Julian Christensen" w:date="2024-08-13T14:57:00Z">
        <w:r w:rsidR="006140D7" w:rsidDel="00521956">
          <w:rPr>
            <w:lang w:val="en-US"/>
          </w:rPr>
          <w:delText xml:space="preserve">with </w:delText>
        </w:r>
      </w:del>
      <w:ins w:id="74" w:author="Julian Christensen" w:date="2024-08-13T14:57:00Z">
        <w:r w:rsidR="00521956">
          <w:rPr>
            <w:lang w:val="en-US"/>
          </w:rPr>
          <w:t xml:space="preserve">with a high level of </w:t>
        </w:r>
      </w:ins>
      <w:del w:id="75" w:author="Julian Christensen" w:date="2024-08-13T14:57:00Z">
        <w:r w:rsidR="006140D7" w:rsidDel="00521956">
          <w:rPr>
            <w:lang w:val="en-US"/>
          </w:rPr>
          <w:delText xml:space="preserve">specific </w:delText>
        </w:r>
      </w:del>
      <w:r w:rsidR="006140D7">
        <w:rPr>
          <w:lang w:val="en-US"/>
        </w:rPr>
        <w:t xml:space="preserve">content </w:t>
      </w:r>
      <w:del w:id="76" w:author="Julian Christensen" w:date="2024-08-13T14:57:00Z">
        <w:r w:rsidR="006140D7" w:rsidDel="00521956">
          <w:rPr>
            <w:lang w:val="en-US"/>
          </w:rPr>
          <w:delText xml:space="preserve">knowledge </w:delText>
        </w:r>
      </w:del>
      <w:ins w:id="77" w:author="Julian Christensen" w:date="2024-08-13T14:57:00Z">
        <w:r w:rsidR="00521956">
          <w:rPr>
            <w:lang w:val="en-US"/>
          </w:rPr>
          <w:t xml:space="preserve">expertise </w:t>
        </w:r>
      </w:ins>
      <w:r w:rsidR="006140D7">
        <w:rPr>
          <w:lang w:val="en-US"/>
        </w:rPr>
        <w:t>related to the given review. This should</w:t>
      </w:r>
      <w:del w:id="78" w:author="Julian Christensen" w:date="2024-08-13T14:58:00Z">
        <w:r w:rsidR="006140D7" w:rsidDel="00581090">
          <w:rPr>
            <w:lang w:val="en-US"/>
          </w:rPr>
          <w:delText>, thereby,</w:delText>
        </w:r>
      </w:del>
      <w:r w:rsidR="006140D7">
        <w:rPr>
          <w:lang w:val="en-US"/>
        </w:rPr>
        <w:t xml:space="preserve"> give a clearer picture of common </w:t>
      </w:r>
      <w:r w:rsidR="00EC6A78">
        <w:rPr>
          <w:lang w:val="en-US"/>
        </w:rPr>
        <w:t>expert/</w:t>
      </w:r>
      <w:r w:rsidR="006140D7">
        <w:rPr>
          <w:lang w:val="en-US"/>
        </w:rPr>
        <w:t xml:space="preserve">researcher performances in systematic reviews. </w:t>
      </w:r>
      <w:del w:id="79" w:author="Julian Christensen" w:date="2024-08-13T14:58:00Z">
        <w:r w:rsidR="006140D7" w:rsidDel="00581090">
          <w:rPr>
            <w:lang w:val="en-US"/>
          </w:rPr>
          <w:delText xml:space="preserve">This </w:delText>
        </w:r>
      </w:del>
      <w:ins w:id="80" w:author="Julian Christensen" w:date="2024-08-13T14:58:00Z">
        <w:r w:rsidR="00581090">
          <w:rPr>
            <w:lang w:val="en-US"/>
          </w:rPr>
          <w:t xml:space="preserve">The added NIPH </w:t>
        </w:r>
      </w:ins>
      <w:r w:rsidR="006140D7">
        <w:rPr>
          <w:lang w:val="en-US"/>
        </w:rPr>
        <w:t xml:space="preserve">data </w:t>
      </w:r>
      <w:del w:id="81" w:author="Julian Christensen" w:date="2024-08-13T14:58:00Z">
        <w:r w:rsidR="006140D7" w:rsidDel="00581090">
          <w:rPr>
            <w:lang w:val="en-US"/>
          </w:rPr>
          <w:delText xml:space="preserve">added </w:delText>
        </w:r>
      </w:del>
      <w:ins w:id="82" w:author="Julian Christensen" w:date="2024-08-13T14:58:00Z">
        <w:r w:rsidR="00581090">
          <w:rPr>
            <w:lang w:val="en-US"/>
          </w:rPr>
          <w:t xml:space="preserve">includes </w:t>
        </w:r>
      </w:ins>
      <w:r w:rsidR="006140D7">
        <w:rPr>
          <w:lang w:val="en-US"/>
        </w:rPr>
        <w:t xml:space="preserve">13,825 title and abstract records that </w:t>
      </w:r>
      <w:del w:id="83" w:author="Julian Christensen" w:date="2024-08-13T14:58:00Z">
        <w:r w:rsidR="006140D7" w:rsidDel="00581090">
          <w:rPr>
            <w:lang w:val="en-US"/>
          </w:rPr>
          <w:delText xml:space="preserve">had </w:delText>
        </w:r>
      </w:del>
      <w:ins w:id="84" w:author="Julian Christensen" w:date="2024-08-13T14:58:00Z">
        <w:r w:rsidR="00581090">
          <w:rPr>
            <w:lang w:val="en-US"/>
          </w:rPr>
          <w:t xml:space="preserve">have </w:t>
        </w:r>
      </w:ins>
      <w:r w:rsidR="006140D7">
        <w:rPr>
          <w:lang w:val="en-US"/>
        </w:rPr>
        <w:t>been independently double-screened by</w:t>
      </w:r>
      <w:r w:rsidR="009868B6">
        <w:rPr>
          <w:lang w:val="en-US"/>
        </w:rPr>
        <w:t xml:space="preserve"> a total of</w:t>
      </w:r>
      <w:r w:rsidR="006140D7">
        <w:rPr>
          <w:lang w:val="en-US"/>
        </w:rPr>
        <w:t xml:space="preserve">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15F3B4DA" w14:textId="3A4FE3BA" w:rsidR="001C52EA" w:rsidDel="00D4382A" w:rsidRDefault="001C52EA" w:rsidP="00D10144">
      <w:pPr>
        <w:spacing w:after="0" w:line="360" w:lineRule="auto"/>
        <w:jc w:val="both"/>
        <w:rPr>
          <w:del w:id="85" w:author="Julian Christensen" w:date="2024-08-09T19:34:00Z"/>
          <w:lang w:val="en-US"/>
        </w:rPr>
      </w:pPr>
    </w:p>
    <w:p w14:paraId="25E01C68" w14:textId="77777777" w:rsidR="00D4382A" w:rsidRDefault="00D4382A" w:rsidP="00D10144">
      <w:pPr>
        <w:spacing w:after="0" w:line="360" w:lineRule="auto"/>
        <w:jc w:val="both"/>
        <w:rPr>
          <w:ins w:id="86" w:author="Julian Christensen" w:date="2024-08-13T15:09:00Z"/>
          <w:lang w:val="en-US"/>
        </w:rPr>
      </w:pPr>
    </w:p>
    <w:p w14:paraId="2C75BF47" w14:textId="3C37C5F5" w:rsidR="001C52EA" w:rsidDel="00D4382A" w:rsidRDefault="001C52EA" w:rsidP="00D10144">
      <w:pPr>
        <w:spacing w:after="0" w:line="360" w:lineRule="auto"/>
        <w:jc w:val="both"/>
        <w:rPr>
          <w:del w:id="87" w:author="Julian Christensen" w:date="2024-08-13T15:08:00Z"/>
          <w:lang w:val="en-US"/>
        </w:rPr>
      </w:pPr>
    </w:p>
    <w:p w14:paraId="42B22690" w14:textId="77777777" w:rsidR="001C52EA" w:rsidRPr="005860BB" w:rsidRDefault="001C52EA"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9F036A"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CF08B6"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4D3C3D" w14:paraId="75B0FFAF" w14:textId="77777777" w:rsidTr="007F4727">
        <w:tc>
          <w:tcPr>
            <w:tcW w:w="1916" w:type="dxa"/>
            <w:tcBorders>
              <w:top w:val="nil"/>
              <w:left w:val="nil"/>
              <w:bottom w:val="nil"/>
              <w:right w:val="nil"/>
            </w:tcBorders>
          </w:tcPr>
          <w:p w14:paraId="1EB677C2" w14:textId="72679CF7" w:rsidR="00D04E6F" w:rsidRPr="00D75717" w:rsidRDefault="00D04E6F" w:rsidP="006F63D8">
            <w:pPr>
              <w:ind w:left="164"/>
              <w:rPr>
                <w:rFonts w:cs="Times New Roman"/>
                <w:sz w:val="22"/>
                <w:lang w:val="en-US"/>
                <w:rPrChange w:id="88" w:author="Julian Christensen" w:date="2024-08-08T10:51:00Z">
                  <w:rPr>
                    <w:rFonts w:cs="Times New Roman"/>
                    <w:sz w:val="22"/>
                  </w:rPr>
                </w:rPrChange>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4D3C3D">
              <w:rPr>
                <w:rFonts w:cs="Times New Roman"/>
                <w:sz w:val="22"/>
                <w:lang w:val="en-US"/>
                <w:rPrChange w:id="89" w:author="Mikkel Helding Vembye" w:date="2024-08-16T08:11:00Z">
                  <w:rPr>
                    <w:rFonts w:cs="Times New Roman"/>
                    <w:sz w:val="22"/>
                  </w:rPr>
                </w:rPrChange>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sidR="00DE061E" w:rsidRPr="00D75717">
              <w:rPr>
                <w:rFonts w:cs="Times New Roman"/>
                <w:sz w:val="22"/>
                <w:lang w:val="en-US"/>
                <w:rPrChange w:id="90" w:author="Julian Christensen" w:date="2024-08-08T10:51:00Z">
                  <w:rPr>
                    <w:rFonts w:cs="Times New Roman"/>
                    <w:sz w:val="22"/>
                  </w:rPr>
                </w:rPrChange>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75717">
              <w:rPr>
                <w:rFonts w:cs="Times New Roman"/>
                <w:noProof/>
                <w:sz w:val="22"/>
                <w:lang w:val="en-US"/>
                <w:rPrChange w:id="91" w:author="Julian Christensen" w:date="2024-08-08T10:51:00Z">
                  <w:rPr>
                    <w:rFonts w:cs="Times New Roman"/>
                    <w:noProof/>
                    <w:sz w:val="22"/>
                  </w:rPr>
                </w:rPrChange>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D75717" w:rsidRDefault="00D04E6F" w:rsidP="006F63D8">
            <w:pPr>
              <w:rPr>
                <w:rFonts w:cs="Times New Roman"/>
                <w:sz w:val="22"/>
                <w:lang w:val="en-US"/>
                <w:rPrChange w:id="92" w:author="Julian Christensen" w:date="2024-08-08T10:51:00Z">
                  <w:rPr>
                    <w:rFonts w:cs="Times New Roman"/>
                    <w:sz w:val="22"/>
                  </w:rPr>
                </w:rPrChange>
              </w:rPr>
            </w:pPr>
            <w:r w:rsidRPr="00D75717">
              <w:rPr>
                <w:rFonts w:cs="Times New Roman"/>
                <w:noProof/>
                <w:sz w:val="22"/>
                <w:lang w:val="en-US"/>
                <w:rPrChange w:id="93" w:author="Julian Christensen" w:date="2024-08-08T10:51:00Z">
                  <w:rPr>
                    <w:rFonts w:cs="Times New Roman"/>
                    <w:noProof/>
                    <w:sz w:val="22"/>
                  </w:rPr>
                </w:rPrChange>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D75717" w:rsidRDefault="00D04E6F" w:rsidP="006F63D8">
            <w:pPr>
              <w:jc w:val="center"/>
              <w:rPr>
                <w:rFonts w:cs="Times New Roman"/>
                <w:sz w:val="22"/>
                <w:lang w:val="en-US"/>
                <w:rPrChange w:id="94" w:author="Julian Christensen" w:date="2024-08-08T10:51:00Z">
                  <w:rPr>
                    <w:rFonts w:cs="Times New Roman"/>
                    <w:sz w:val="22"/>
                  </w:rPr>
                </w:rPrChange>
              </w:rPr>
            </w:pPr>
            <w:r w:rsidRPr="00D75717">
              <w:rPr>
                <w:rFonts w:cs="Times New Roman"/>
                <w:sz w:val="22"/>
                <w:lang w:val="en-US"/>
                <w:rPrChange w:id="95" w:author="Julian Christensen" w:date="2024-08-08T10:51:00Z">
                  <w:rPr>
                    <w:rFonts w:cs="Times New Roman"/>
                    <w:sz w:val="22"/>
                  </w:rPr>
                </w:rPrChange>
              </w:rPr>
              <w:t>258</w:t>
            </w:r>
            <w:r w:rsidR="0023752B" w:rsidRPr="00D75717">
              <w:rPr>
                <w:rFonts w:cs="Times New Roman"/>
                <w:sz w:val="22"/>
                <w:lang w:val="en-US"/>
                <w:rPrChange w:id="96" w:author="Julian Christensen" w:date="2024-08-08T10:51:00Z">
                  <w:rPr>
                    <w:rFonts w:cs="Times New Roman"/>
                    <w:sz w:val="22"/>
                  </w:rPr>
                </w:rPrChange>
              </w:rPr>
              <w:t>/</w:t>
            </w:r>
            <w:r w:rsidRPr="00D75717">
              <w:rPr>
                <w:rFonts w:cs="Times New Roman"/>
                <w:sz w:val="22"/>
                <w:lang w:val="en-US"/>
                <w:rPrChange w:id="97" w:author="Julian Christensen" w:date="2024-08-08T10:51:00Z">
                  <w:rPr>
                    <w:rFonts w:cs="Times New Roman"/>
                    <w:sz w:val="22"/>
                  </w:rPr>
                </w:rPrChange>
              </w:rPr>
              <w:t>3667</w:t>
            </w:r>
          </w:p>
        </w:tc>
        <w:tc>
          <w:tcPr>
            <w:tcW w:w="709" w:type="dxa"/>
            <w:tcBorders>
              <w:top w:val="nil"/>
              <w:left w:val="nil"/>
              <w:bottom w:val="nil"/>
              <w:right w:val="nil"/>
            </w:tcBorders>
          </w:tcPr>
          <w:p w14:paraId="4E8CED89" w14:textId="5B10A672" w:rsidR="00D04E6F" w:rsidRPr="00D75717" w:rsidRDefault="00D04E6F" w:rsidP="006F63D8">
            <w:pPr>
              <w:jc w:val="center"/>
              <w:rPr>
                <w:rFonts w:cs="Times New Roman"/>
                <w:sz w:val="22"/>
                <w:lang w:val="en-US"/>
                <w:rPrChange w:id="98" w:author="Julian Christensen" w:date="2024-08-08T10:51:00Z">
                  <w:rPr>
                    <w:rFonts w:cs="Times New Roman"/>
                    <w:sz w:val="22"/>
                  </w:rPr>
                </w:rPrChange>
              </w:rPr>
            </w:pPr>
            <w:r w:rsidRPr="00D75717">
              <w:rPr>
                <w:rFonts w:cs="Times New Roman"/>
                <w:sz w:val="22"/>
                <w:lang w:val="en-US"/>
                <w:rPrChange w:id="99" w:author="Julian Christensen" w:date="2024-08-08T10:51:00Z">
                  <w:rPr>
                    <w:rFonts w:cs="Times New Roman"/>
                    <w:sz w:val="22"/>
                  </w:rPr>
                </w:rPrChange>
              </w:rPr>
              <w:t>4</w:t>
            </w:r>
          </w:p>
        </w:tc>
        <w:tc>
          <w:tcPr>
            <w:tcW w:w="708" w:type="dxa"/>
            <w:tcBorders>
              <w:top w:val="nil"/>
              <w:left w:val="nil"/>
              <w:bottom w:val="nil"/>
              <w:right w:val="nil"/>
            </w:tcBorders>
          </w:tcPr>
          <w:p w14:paraId="0F817D4F" w14:textId="77777777" w:rsidR="00D04E6F" w:rsidRPr="00D75717" w:rsidRDefault="00D04E6F" w:rsidP="006F63D8">
            <w:pPr>
              <w:jc w:val="center"/>
              <w:rPr>
                <w:rFonts w:cs="Times New Roman"/>
                <w:sz w:val="22"/>
                <w:lang w:val="en-US"/>
                <w:rPrChange w:id="100" w:author="Julian Christensen" w:date="2024-08-08T10:51:00Z">
                  <w:rPr>
                    <w:rFonts w:cs="Times New Roman"/>
                    <w:sz w:val="22"/>
                  </w:rPr>
                </w:rPrChange>
              </w:rPr>
            </w:pPr>
            <w:r w:rsidRPr="00D75717">
              <w:rPr>
                <w:rFonts w:cs="Times New Roman"/>
                <w:sz w:val="22"/>
                <w:lang w:val="en-US"/>
                <w:rPrChange w:id="101" w:author="Julian Christensen" w:date="2024-08-08T10:51:00Z">
                  <w:rPr>
                    <w:rFonts w:cs="Times New Roman"/>
                    <w:sz w:val="22"/>
                  </w:rPr>
                </w:rPrChange>
              </w:rPr>
              <w:t>2</w:t>
            </w:r>
          </w:p>
        </w:tc>
      </w:tr>
      <w:tr w:rsidR="00D04E6F" w:rsidRPr="004D3C3D" w14:paraId="733A88CD" w14:textId="77777777" w:rsidTr="007F4727">
        <w:tc>
          <w:tcPr>
            <w:tcW w:w="1916" w:type="dxa"/>
            <w:tcBorders>
              <w:top w:val="nil"/>
              <w:left w:val="nil"/>
              <w:bottom w:val="nil"/>
              <w:right w:val="nil"/>
            </w:tcBorders>
          </w:tcPr>
          <w:p w14:paraId="224DE16D" w14:textId="4C80ADC8" w:rsidR="00D04E6F" w:rsidRPr="00792A3C" w:rsidRDefault="00D04E6F" w:rsidP="006F63D8">
            <w:pPr>
              <w:ind w:left="164"/>
              <w:rPr>
                <w:rFonts w:cs="Times New Roman"/>
                <w:sz w:val="22"/>
                <w:lang w:val="en-US"/>
              </w:rPr>
            </w:pPr>
            <w:r w:rsidRPr="00792A3C">
              <w:rPr>
                <w:rFonts w:cs="Times New Roman"/>
                <w:sz w:val="22"/>
                <w:lang w:val="en-US"/>
              </w:rPr>
              <w:t xml:space="preserve">Dalgaard, Bondebjerg, Viinholt et al. </w:t>
            </w:r>
            <w:r w:rsidRPr="0040019C">
              <w:rPr>
                <w:rFonts w:cs="Times New Roman"/>
                <w:sz w:val="22"/>
                <w:lang w:val="en-US"/>
              </w:rPr>
              <w:fldChar w:fldCharType="begin" w:fldLock="1"/>
            </w:r>
            <w:r w:rsidR="00DE061E" w:rsidRPr="00792A3C">
              <w:rPr>
                <w:rFonts w:cs="Times New Roman"/>
                <w:sz w:val="22"/>
                <w:lang w:val="en-US"/>
              </w:rPr>
              <w:instrText xml:space="preserve">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w:instrText>
            </w:r>
            <w:r w:rsidR="00DE061E" w:rsidRPr="008A319E">
              <w:rPr>
                <w:rFonts w:cs="Times New Roman"/>
                <w:sz w:val="22"/>
                <w:lang w:val="en-US"/>
              </w:rPr>
              <w:instrText>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00DE061E" w:rsidRPr="00D75717">
              <w:rPr>
                <w:rFonts w:cs="Times New Roman"/>
                <w:sz w:val="22"/>
                <w:lang w:val="en-US"/>
                <w:rPrChange w:id="102" w:author="Julian Christensen" w:date="2024-08-08T10:51:00Z">
                  <w:rPr>
                    <w:rFonts w:cs="Times New Roman"/>
                    <w:sz w:val="22"/>
                  </w:rPr>
                </w:rPrChange>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sidRPr="00792A3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3B25D46" w:rsidR="00D04E6F" w:rsidRPr="00792A3C" w:rsidRDefault="00D04E6F" w:rsidP="006F63D8">
            <w:pPr>
              <w:rPr>
                <w:rFonts w:cs="Times New Roman"/>
                <w:sz w:val="22"/>
                <w:lang w:val="en-US"/>
              </w:rPr>
            </w:pPr>
            <w:r w:rsidRPr="00792A3C">
              <w:rPr>
                <w:rFonts w:cs="Times New Roman"/>
                <w:noProof/>
                <w:sz w:val="22"/>
                <w:lang w:val="en-US"/>
              </w:rPr>
              <w:t>The effects of inclusion on academic achievement, socioemotional development</w:t>
            </w:r>
            <w:r w:rsidR="00792A3C" w:rsidRPr="00D75717">
              <w:rPr>
                <w:rFonts w:cs="Times New Roman"/>
                <w:noProof/>
                <w:sz w:val="22"/>
                <w:lang w:val="en-US"/>
                <w:rPrChange w:id="103" w:author="Julian Christensen" w:date="2024-08-08T10:51:00Z">
                  <w:rPr>
                    <w:rFonts w:cs="Times New Roman"/>
                    <w:noProof/>
                    <w:sz w:val="22"/>
                  </w:rPr>
                </w:rPrChange>
              </w:rPr>
              <w:t>,</w:t>
            </w:r>
            <w:r w:rsidRPr="00792A3C">
              <w:rPr>
                <w:rFonts w:cs="Times New Roman"/>
                <w:noProof/>
                <w:sz w:val="22"/>
                <w:lang w:val="en-US"/>
              </w:rPr>
              <w:t xml:space="preserve"> and wellbeing of children with special educational needs</w:t>
            </w:r>
          </w:p>
        </w:tc>
        <w:tc>
          <w:tcPr>
            <w:tcW w:w="1276" w:type="dxa"/>
            <w:tcBorders>
              <w:top w:val="nil"/>
              <w:left w:val="nil"/>
              <w:bottom w:val="nil"/>
              <w:right w:val="nil"/>
            </w:tcBorders>
          </w:tcPr>
          <w:p w14:paraId="7FE14028" w14:textId="34AB2100" w:rsidR="00D04E6F" w:rsidRPr="00792A3C" w:rsidRDefault="00D04E6F" w:rsidP="006F63D8">
            <w:pPr>
              <w:jc w:val="center"/>
              <w:rPr>
                <w:rFonts w:cs="Times New Roman"/>
                <w:sz w:val="22"/>
                <w:lang w:val="en-US"/>
              </w:rPr>
            </w:pPr>
            <w:r w:rsidRPr="00792A3C">
              <w:rPr>
                <w:rFonts w:cs="Times New Roman"/>
                <w:sz w:val="22"/>
                <w:lang w:val="en-US"/>
              </w:rPr>
              <w:t>373</w:t>
            </w:r>
            <w:r w:rsidR="0023752B" w:rsidRPr="00792A3C">
              <w:rPr>
                <w:rFonts w:cs="Times New Roman"/>
                <w:sz w:val="22"/>
                <w:lang w:val="en-US"/>
              </w:rPr>
              <w:t>/</w:t>
            </w:r>
            <w:r w:rsidRPr="00792A3C">
              <w:rPr>
                <w:rFonts w:cs="Times New Roman"/>
                <w:sz w:val="22"/>
                <w:lang w:val="en-US"/>
              </w:rPr>
              <w:t>14491</w:t>
            </w:r>
          </w:p>
        </w:tc>
        <w:tc>
          <w:tcPr>
            <w:tcW w:w="709" w:type="dxa"/>
            <w:tcBorders>
              <w:top w:val="nil"/>
              <w:left w:val="nil"/>
              <w:bottom w:val="nil"/>
              <w:right w:val="nil"/>
            </w:tcBorders>
          </w:tcPr>
          <w:p w14:paraId="5CF4D9F3" w14:textId="0B3EB638" w:rsidR="00D04E6F" w:rsidRPr="00792A3C" w:rsidRDefault="00D04E6F" w:rsidP="006F63D8">
            <w:pPr>
              <w:jc w:val="center"/>
              <w:rPr>
                <w:rFonts w:cs="Times New Roman"/>
                <w:sz w:val="22"/>
                <w:lang w:val="en-US"/>
              </w:rPr>
            </w:pPr>
            <w:r w:rsidRPr="00792A3C">
              <w:rPr>
                <w:rFonts w:cs="Times New Roman"/>
                <w:sz w:val="22"/>
                <w:lang w:val="en-US"/>
              </w:rPr>
              <w:t>5</w:t>
            </w:r>
          </w:p>
        </w:tc>
        <w:tc>
          <w:tcPr>
            <w:tcW w:w="708" w:type="dxa"/>
            <w:tcBorders>
              <w:top w:val="nil"/>
              <w:left w:val="nil"/>
              <w:bottom w:val="nil"/>
              <w:right w:val="nil"/>
            </w:tcBorders>
          </w:tcPr>
          <w:p w14:paraId="385A173E" w14:textId="77777777" w:rsidR="00D04E6F" w:rsidRPr="00792A3C" w:rsidRDefault="00D04E6F" w:rsidP="006F63D8">
            <w:pPr>
              <w:jc w:val="center"/>
              <w:rPr>
                <w:rFonts w:cs="Times New Roman"/>
                <w:sz w:val="22"/>
                <w:lang w:val="en-US"/>
              </w:rPr>
            </w:pPr>
            <w:r w:rsidRPr="00792A3C">
              <w:rPr>
                <w:rFonts w:cs="Times New Roman"/>
                <w:sz w:val="22"/>
                <w:lang w:val="en-US"/>
              </w:rPr>
              <w:t>2</w:t>
            </w:r>
          </w:p>
        </w:tc>
      </w:tr>
      <w:tr w:rsidR="00D04E6F" w:rsidRPr="004D3C3D"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792A3C">
              <w:rPr>
                <w:rFonts w:cs="Times New Roman"/>
                <w:sz w:val="22"/>
                <w:lang w:val="en-US"/>
              </w:rPr>
              <w:t xml:space="preserve">Dalgaard, Filges et al. </w:t>
            </w:r>
            <w:r w:rsidRPr="0040019C">
              <w:rPr>
                <w:rFonts w:cs="Times New Roman"/>
                <w:sz w:val="22"/>
                <w:lang w:val="en-US"/>
              </w:rPr>
              <w:fldChar w:fldCharType="begin" w:fldLock="1"/>
            </w:r>
            <w:r w:rsidR="00DE061E" w:rsidRPr="00792A3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w:instrText>
            </w:r>
            <w:r w:rsidR="00DE061E">
              <w:rPr>
                <w:rFonts w:cs="Times New Roman"/>
                <w:sz w:val="22"/>
                <w:lang w:val="en-US"/>
              </w:rPr>
              <w:instrText>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4D3C3D"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lastRenderedPageBreak/>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4D3C3D"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4D3C3D"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4D3C3D"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4D3C3D"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D75717" w:rsidP="006F63D8">
            <w:pPr>
              <w:rPr>
                <w:rFonts w:cs="Times New Roman"/>
                <w:noProof/>
                <w:sz w:val="22"/>
                <w:lang w:val="en-US"/>
              </w:rPr>
            </w:pPr>
            <w:r>
              <w:fldChar w:fldCharType="begin"/>
            </w:r>
            <w:r w:rsidRPr="00D75717">
              <w:rPr>
                <w:lang w:val="en-US"/>
                <w:rPrChange w:id="104" w:author="Julian Christensen" w:date="2024-08-08T10:51:00Z">
                  <w:rPr/>
                </w:rPrChange>
              </w:rPr>
              <w:instrText xml:space="preserve"> HYPERLINK "https://onlinelibrary.wiley.com/doi/10.1002/cl2.1212" </w:instrText>
            </w:r>
            <w:r>
              <w:fldChar w:fldCharType="separate"/>
            </w:r>
            <w:r w:rsidR="00A85382" w:rsidRPr="0040019C">
              <w:rPr>
                <w:rStyle w:val="Hyperlink"/>
                <w:color w:val="auto"/>
                <w:sz w:val="22"/>
                <w:u w:val="none"/>
                <w:lang w:val="en"/>
              </w:rPr>
              <w:t>PROTOCOL: Testing frequency and student achievement: A systematic review</w:t>
            </w:r>
            <w:r>
              <w:rPr>
                <w:rStyle w:val="Hyperlink"/>
                <w:color w:val="auto"/>
                <w:sz w:val="22"/>
                <w:u w:val="none"/>
                <w:lang w:val="en"/>
              </w:rPr>
              <w:fldChar w:fldCharType="end"/>
            </w:r>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lastRenderedPageBreak/>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228ADB78" w14:textId="77777777" w:rsidR="009A4CD1" w:rsidDel="00D4382A" w:rsidRDefault="005F5FAC" w:rsidP="009A4CD1">
      <w:pPr>
        <w:spacing w:after="0" w:line="360" w:lineRule="auto"/>
        <w:rPr>
          <w:del w:id="105" w:author="Julian Christensen" w:date="2024-08-13T15:08:00Z"/>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B9EE1CF" w14:textId="77777777" w:rsidR="009A4CD1" w:rsidRDefault="009A4CD1" w:rsidP="009A4CD1">
      <w:pPr>
        <w:spacing w:after="0" w:line="360" w:lineRule="auto"/>
        <w:rPr>
          <w:b/>
          <w:lang w:val="en-US"/>
        </w:rPr>
      </w:pPr>
    </w:p>
    <w:p w14:paraId="07458FAC" w14:textId="020DC658" w:rsidR="005860BB" w:rsidRPr="005861F3" w:rsidRDefault="005860BB">
      <w:pPr>
        <w:spacing w:after="0" w:line="360" w:lineRule="auto"/>
        <w:jc w:val="both"/>
        <w:rPr>
          <w:i/>
          <w:lang w:val="en-US"/>
          <w:rPrChange w:id="106" w:author="Julian Christensen" w:date="2024-08-14T14:06:00Z">
            <w:rPr>
              <w:b/>
              <w:lang w:val="en-US"/>
            </w:rPr>
          </w:rPrChange>
        </w:rPr>
        <w:pPrChange w:id="107" w:author="Julian Christensen" w:date="2024-08-14T14:06:00Z">
          <w:pPr>
            <w:spacing w:after="0" w:line="360" w:lineRule="auto"/>
          </w:pPr>
        </w:pPrChange>
      </w:pPr>
      <w:r w:rsidRPr="005861F3">
        <w:rPr>
          <w:i/>
          <w:lang w:val="en-US"/>
          <w:rPrChange w:id="108" w:author="Julian Christensen" w:date="2024-08-14T14:06:00Z">
            <w:rPr>
              <w:b/>
              <w:lang w:val="en-US"/>
            </w:rPr>
          </w:rPrChange>
        </w:rPr>
        <w:t xml:space="preserve">3.2.2 </w:t>
      </w:r>
      <w:del w:id="109" w:author="Julian Christensen" w:date="2024-08-13T15:00:00Z">
        <w:r w:rsidRPr="005861F3" w:rsidDel="00140D2D">
          <w:rPr>
            <w:i/>
            <w:lang w:val="en-US"/>
            <w:rPrChange w:id="110" w:author="Julian Christensen" w:date="2024-08-14T14:06:00Z">
              <w:rPr>
                <w:b/>
                <w:lang w:val="en-US"/>
              </w:rPr>
            </w:rPrChange>
          </w:rPr>
          <w:delText xml:space="preserve">Statistical analysis used to </w:delText>
        </w:r>
        <w:r w:rsidR="000F40C7" w:rsidRPr="005861F3" w:rsidDel="00140D2D">
          <w:rPr>
            <w:i/>
            <w:lang w:val="en-US"/>
            <w:rPrChange w:id="111" w:author="Julian Christensen" w:date="2024-08-14T14:06:00Z">
              <w:rPr>
                <w:b/>
                <w:lang w:val="en-US"/>
              </w:rPr>
            </w:rPrChange>
          </w:rPr>
          <w:delText>derive</w:delText>
        </w:r>
        <w:r w:rsidRPr="005861F3" w:rsidDel="00140D2D">
          <w:rPr>
            <w:i/>
            <w:lang w:val="en-US"/>
            <w:rPrChange w:id="112" w:author="Julian Christensen" w:date="2024-08-14T14:06:00Z">
              <w:rPr>
                <w:b/>
                <w:lang w:val="en-US"/>
              </w:rPr>
            </w:rPrChange>
          </w:rPr>
          <w:delText xml:space="preserve"> benchmarks</w:delText>
        </w:r>
      </w:del>
      <w:ins w:id="113" w:author="Julian Christensen" w:date="2024-08-13T15:00:00Z">
        <w:r w:rsidR="00140D2D" w:rsidRPr="005861F3">
          <w:rPr>
            <w:i/>
            <w:lang w:val="en-US"/>
            <w:rPrChange w:id="114" w:author="Julian Christensen" w:date="2024-08-14T14:06:00Z">
              <w:rPr>
                <w:b/>
                <w:lang w:val="en-US"/>
              </w:rPr>
            </w:rPrChange>
          </w:rPr>
          <w:t>Analysis</w:t>
        </w:r>
      </w:ins>
      <w:r w:rsidRPr="005861F3">
        <w:rPr>
          <w:i/>
          <w:lang w:val="en-US"/>
          <w:rPrChange w:id="115" w:author="Julian Christensen" w:date="2024-08-14T14:06:00Z">
            <w:rPr>
              <w:b/>
              <w:lang w:val="en-US"/>
            </w:rPr>
          </w:rPrChange>
        </w:rPr>
        <w:t xml:space="preserve"> </w:t>
      </w:r>
    </w:p>
    <w:p w14:paraId="5913DDF9" w14:textId="21DD1B89" w:rsidR="00557310" w:rsidRDefault="008415AB" w:rsidP="00557310">
      <w:pPr>
        <w:spacing w:after="0" w:line="360" w:lineRule="auto"/>
        <w:jc w:val="both"/>
        <w:rPr>
          <w:rFonts w:eastAsiaTheme="minorEastAsia"/>
          <w:lang w:val="en-US"/>
        </w:rPr>
      </w:pPr>
      <w:ins w:id="116" w:author="Julian Christensen" w:date="2024-08-13T15:05:00Z">
        <w:r>
          <w:rPr>
            <w:rFonts w:eastAsiaTheme="minorEastAsia"/>
            <w:lang w:val="en-US"/>
          </w:rPr>
          <w:t xml:space="preserve">To analyze </w:t>
        </w:r>
      </w:ins>
      <w:ins w:id="117" w:author="Julian Christensen" w:date="2024-08-13T15:06:00Z">
        <w:r>
          <w:rPr>
            <w:rFonts w:eastAsiaTheme="minorEastAsia"/>
            <w:lang w:val="en-US"/>
          </w:rPr>
          <w:t>screening performances</w:t>
        </w:r>
      </w:ins>
      <w:ins w:id="118" w:author="Julian Christensen" w:date="2024-08-13T15:10:00Z">
        <w:r w:rsidR="00D4382A">
          <w:rPr>
            <w:rFonts w:eastAsiaTheme="minorEastAsia"/>
            <w:lang w:val="en-US"/>
          </w:rPr>
          <w:t xml:space="preserve"> in the 22 above-described systematic reviews</w:t>
        </w:r>
      </w:ins>
      <w:ins w:id="119" w:author="Julian Christensen" w:date="2024-08-13T15:07:00Z">
        <w:r>
          <w:rPr>
            <w:rFonts w:eastAsiaTheme="minorEastAsia"/>
            <w:lang w:val="en-US"/>
          </w:rPr>
          <w:t>,</w:t>
        </w:r>
      </w:ins>
      <w:ins w:id="120" w:author="Julian Christensen" w:date="2024-08-13T15:06:00Z">
        <w:r>
          <w:rPr>
            <w:rFonts w:eastAsiaTheme="minorEastAsia"/>
            <w:lang w:val="en-US"/>
          </w:rPr>
          <w:t xml:space="preserve"> </w:t>
        </w:r>
      </w:ins>
      <w:del w:id="121" w:author="Julian Christensen" w:date="2024-08-13T15:06:00Z">
        <w:r w:rsidR="00557310" w:rsidDel="008415AB">
          <w:rPr>
            <w:rFonts w:eastAsiaTheme="minorEastAsia"/>
            <w:lang w:val="en-US"/>
          </w:rPr>
          <w:delText xml:space="preserve">All </w:delText>
        </w:r>
      </w:del>
      <w:r w:rsidR="00557310">
        <w:rPr>
          <w:rFonts w:eastAsiaTheme="minorEastAsia"/>
          <w:lang w:val="en-US"/>
        </w:rPr>
        <w:t>statistical data analyses were conducted using R 4.</w:t>
      </w:r>
      <w:r w:rsidR="00DE77E9">
        <w:rPr>
          <w:rFonts w:eastAsiaTheme="minorEastAsia"/>
          <w:lang w:val="en-US"/>
        </w:rPr>
        <w:t>4</w:t>
      </w:r>
      <w:r w:rsidR="00557310">
        <w:rPr>
          <w:rFonts w:eastAsiaTheme="minorEastAsia"/>
          <w:lang w:val="en-US"/>
        </w:rPr>
        <w:t>.</w:t>
      </w:r>
      <w:r w:rsidR="00DE77E9">
        <w:rPr>
          <w:rFonts w:eastAsiaTheme="minorEastAsia"/>
          <w:lang w:val="en-US"/>
        </w:rPr>
        <w:t>0</w:t>
      </w:r>
      <w:r w:rsidR="00557310">
        <w:rPr>
          <w:rFonts w:eastAsiaTheme="minorEastAsia"/>
          <w:lang w:val="en-US"/>
        </w:rPr>
        <w:t xml:space="preserve"> </w:t>
      </w:r>
      <w:r w:rsidR="00557310">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sidR="00557310">
        <w:rPr>
          <w:rFonts w:eastAsiaTheme="minorEastAsia"/>
          <w:lang w:val="en-US"/>
        </w:rPr>
        <w:fldChar w:fldCharType="separate"/>
      </w:r>
      <w:r w:rsidR="00DE061E" w:rsidRPr="00DE061E">
        <w:rPr>
          <w:rFonts w:eastAsiaTheme="minorEastAsia"/>
          <w:noProof/>
          <w:lang w:val="en-US"/>
        </w:rPr>
        <w:t>(R Core Team, 2022)</w:t>
      </w:r>
      <w:r w:rsidR="00557310">
        <w:rPr>
          <w:rFonts w:eastAsiaTheme="minorEastAsia"/>
          <w:lang w:val="en-US"/>
        </w:rPr>
        <w:fldChar w:fldCharType="end"/>
      </w:r>
      <w:r w:rsidR="00557310">
        <w:rPr>
          <w:rFonts w:eastAsiaTheme="minorEastAsia"/>
          <w:lang w:val="en-US"/>
        </w:rPr>
        <w:t xml:space="preserve"> in R</w:t>
      </w:r>
      <w:r w:rsidR="00DE77E9">
        <w:rPr>
          <w:rFonts w:eastAsiaTheme="minorEastAsia"/>
          <w:lang w:val="en-US"/>
        </w:rPr>
        <w:t>S</w:t>
      </w:r>
      <w:r w:rsidR="00557310">
        <w:rPr>
          <w:rFonts w:eastAsiaTheme="minorEastAsia"/>
          <w:lang w:val="en-US"/>
        </w:rPr>
        <w:t xml:space="preserve">tudio </w:t>
      </w:r>
      <w:r w:rsidR="00557310">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sidR="00557310">
        <w:rPr>
          <w:rFonts w:eastAsiaTheme="minorEastAsia"/>
          <w:lang w:val="en-US"/>
        </w:rPr>
        <w:fldChar w:fldCharType="separate"/>
      </w:r>
      <w:r w:rsidR="00DE061E" w:rsidRPr="00DE061E">
        <w:rPr>
          <w:rFonts w:eastAsiaTheme="minorEastAsia"/>
          <w:noProof/>
          <w:lang w:val="en-US"/>
        </w:rPr>
        <w:t>(RStudio Team, 2015)</w:t>
      </w:r>
      <w:r w:rsidR="00557310">
        <w:rPr>
          <w:rFonts w:eastAsiaTheme="minorEastAsia"/>
          <w:lang w:val="en-US"/>
        </w:rPr>
        <w:fldChar w:fldCharType="end"/>
      </w:r>
      <w:r w:rsidR="00557310">
        <w:rPr>
          <w:rFonts w:eastAsiaTheme="minorEastAsia"/>
          <w:lang w:val="en-US"/>
        </w:rPr>
        <w:t>. For the main analyses, we used the metafor</w:t>
      </w:r>
      <w:r w:rsidR="00E92313">
        <w:rPr>
          <w:rFonts w:eastAsiaTheme="minorEastAsia"/>
          <w:lang w:val="en-US"/>
        </w:rPr>
        <w:t xml:space="preserve"> package </w:t>
      </w:r>
      <w:r w:rsidR="00557310">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sidR="00557310">
        <w:rPr>
          <w:rFonts w:eastAsiaTheme="minorEastAsia"/>
          <w:lang w:val="en-US"/>
        </w:rPr>
        <w:fldChar w:fldCharType="separate"/>
      </w:r>
      <w:r w:rsidR="00DE061E" w:rsidRPr="00DE061E">
        <w:rPr>
          <w:rFonts w:eastAsiaTheme="minorEastAsia"/>
          <w:noProof/>
          <w:lang w:val="en-US"/>
        </w:rPr>
        <w:t>(Viechtbauer, 2010)</w:t>
      </w:r>
      <w:r w:rsidR="00557310">
        <w:rPr>
          <w:rFonts w:eastAsiaTheme="minorEastAsia"/>
          <w:lang w:val="en-US"/>
        </w:rPr>
        <w:fldChar w:fldCharType="end"/>
      </w:r>
      <w:r w:rsidR="00DE77E9">
        <w:rPr>
          <w:rFonts w:eastAsiaTheme="minorEastAsia"/>
          <w:lang w:val="en-US"/>
        </w:rPr>
        <w:t xml:space="preserve">, including the </w:t>
      </w:r>
      <w:r w:rsidR="00557310">
        <w:rPr>
          <w:rFonts w:eastAsiaTheme="minorEastAsia"/>
          <w:lang w:val="en-US"/>
        </w:rPr>
        <w:t xml:space="preserve">sandwich estimators herein </w:t>
      </w:r>
      <w:r w:rsidR="00557310">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sidR="00557310">
        <w:rPr>
          <w:rFonts w:eastAsiaTheme="minorEastAsia"/>
          <w:lang w:val="en-US"/>
        </w:rPr>
        <w:fldChar w:fldCharType="separate"/>
      </w:r>
      <w:r w:rsidR="00DE061E" w:rsidRPr="00DE061E">
        <w:rPr>
          <w:rFonts w:eastAsiaTheme="minorEastAsia"/>
          <w:noProof/>
          <w:lang w:val="en-US"/>
        </w:rPr>
        <w:t>(Pustejovsky, 2020)</w:t>
      </w:r>
      <w:r w:rsidR="00557310">
        <w:rPr>
          <w:rFonts w:eastAsiaTheme="minorEastAsia"/>
          <w:lang w:val="en-US"/>
        </w:rPr>
        <w:fldChar w:fldCharType="end"/>
      </w:r>
      <w:r w:rsidR="00557310">
        <w:rPr>
          <w:rFonts w:eastAsiaTheme="minorEastAsia"/>
          <w:lang w:val="en-US"/>
        </w:rPr>
        <w:t xml:space="preserve">. To work with ris-file data, we used the revtools package </w:t>
      </w:r>
      <w:r w:rsidR="00557310">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sidR="00557310">
        <w:rPr>
          <w:rFonts w:eastAsiaTheme="minorEastAsia"/>
          <w:lang w:val="en-US"/>
        </w:rPr>
        <w:fldChar w:fldCharType="separate"/>
      </w:r>
      <w:r w:rsidR="00DE061E" w:rsidRPr="00DE061E">
        <w:rPr>
          <w:rFonts w:eastAsiaTheme="minorEastAsia"/>
          <w:noProof/>
          <w:lang w:val="en-US"/>
        </w:rPr>
        <w:t>(Westgate, 2019)</w:t>
      </w:r>
      <w:r w:rsidR="00557310">
        <w:rPr>
          <w:rFonts w:eastAsiaTheme="minorEastAsia"/>
          <w:lang w:val="en-US"/>
        </w:rPr>
        <w:fldChar w:fldCharType="end"/>
      </w:r>
      <w:r w:rsidR="00557310">
        <w:rPr>
          <w:rFonts w:eastAsiaTheme="minorEastAsia"/>
          <w:lang w:val="en-US"/>
        </w:rPr>
        <w:t xml:space="preserve">. All materials behind this article can be accessed at </w:t>
      </w:r>
      <w:r w:rsidR="00D75717">
        <w:fldChar w:fldCharType="begin"/>
      </w:r>
      <w:r w:rsidR="00D75717" w:rsidRPr="00D75717">
        <w:rPr>
          <w:lang w:val="en-US"/>
          <w:rPrChange w:id="122" w:author="Julian Christensen" w:date="2024-08-08T10:51:00Z">
            <w:rPr/>
          </w:rPrChange>
        </w:rPr>
        <w:instrText xml:space="preserve"> HYPERLINK "https://osf.io/apdfw/" </w:instrText>
      </w:r>
      <w:r w:rsidR="00D75717">
        <w:fldChar w:fldCharType="separate"/>
      </w:r>
      <w:r w:rsidR="00C3763F" w:rsidRPr="00BD4892">
        <w:rPr>
          <w:rStyle w:val="Hyperlink"/>
          <w:lang w:val="en-US"/>
        </w:rPr>
        <w:t>https://osf.io/apdfw/</w:t>
      </w:r>
      <w:r w:rsidR="00D75717">
        <w:rPr>
          <w:rStyle w:val="Hyperlink"/>
          <w:lang w:val="en-US"/>
        </w:rPr>
        <w:fldChar w:fldCharType="end"/>
      </w:r>
      <w:r w:rsidR="00C3763F" w:rsidRPr="00BD4892">
        <w:rPr>
          <w:lang w:val="en-US"/>
        </w:rPr>
        <w:t>.</w:t>
      </w:r>
      <w:r w:rsidR="00C3763F">
        <w:rPr>
          <w:rStyle w:val="Hyperlink"/>
          <w:lang w:val="en-US"/>
        </w:rPr>
        <w:t xml:space="preserve"> </w:t>
      </w:r>
    </w:p>
    <w:p w14:paraId="463DAAE1" w14:textId="39895D8D" w:rsidR="00B6328D" w:rsidRDefault="007A4FC4" w:rsidP="00557310">
      <w:pPr>
        <w:spacing w:after="0" w:line="360" w:lineRule="auto"/>
        <w:ind w:firstLine="1304"/>
        <w:jc w:val="both"/>
        <w:rPr>
          <w:rFonts w:eastAsiaTheme="minorEastAsia"/>
          <w:lang w:val="en-US"/>
        </w:rPr>
      </w:pPr>
      <w:del w:id="123" w:author="Julian Christensen" w:date="2024-08-13T15:10:00Z">
        <w:r w:rsidRPr="00135343" w:rsidDel="00D4382A">
          <w:rPr>
            <w:lang w:val="en-US"/>
          </w:rPr>
          <w:delText xml:space="preserve">From </w:delText>
        </w:r>
      </w:del>
      <w:ins w:id="124" w:author="Julian Christensen" w:date="2024-08-13T15:10:00Z">
        <w:r w:rsidR="00D4382A">
          <w:rPr>
            <w:lang w:val="en-US"/>
          </w:rPr>
          <w:t>Using</w:t>
        </w:r>
        <w:r w:rsidR="00D4382A" w:rsidRPr="00135343">
          <w:rPr>
            <w:lang w:val="en-US"/>
          </w:rPr>
          <w:t xml:space="preserve"> </w:t>
        </w:r>
      </w:ins>
      <w:r w:rsidRPr="00135343">
        <w:rPr>
          <w:lang w:val="en-US"/>
        </w:rPr>
        <w:t xml:space="preserve">the data presented in </w:t>
      </w:r>
      <w:del w:id="125" w:author="Julian Christensen" w:date="2024-08-13T15:09:00Z">
        <w:r w:rsidRPr="00586638" w:rsidDel="00D4382A">
          <w:rPr>
            <w:lang w:val="en-US"/>
          </w:rPr>
          <w:delText xml:space="preserve">the previous </w:delText>
        </w:r>
      </w:del>
      <w:r w:rsidRPr="00D4382A">
        <w:rPr>
          <w:lang w:val="en-US"/>
        </w:rPr>
        <w:t>section</w:t>
      </w:r>
      <w:ins w:id="126" w:author="Julian Christensen" w:date="2024-08-13T15:09:00Z">
        <w:r w:rsidR="00D4382A">
          <w:rPr>
            <w:lang w:val="en-US"/>
          </w:rPr>
          <w:t xml:space="preserve"> 3.2.1</w:t>
        </w:r>
      </w:ins>
      <w:r w:rsidR="005C001E" w:rsidRPr="00135343">
        <w:rPr>
          <w:lang w:val="en-US"/>
        </w:rPr>
        <w:t xml:space="preserve">, we </w:t>
      </w:r>
      <w:r w:rsidRPr="00135343">
        <w:rPr>
          <w:lang w:val="en-US"/>
        </w:rPr>
        <w:t>estimated all the performance metrics via</w:t>
      </w:r>
      <w:r w:rsidR="005C001E" w:rsidRPr="00586638">
        <w:rPr>
          <w:lang w:val="en-US"/>
        </w:rPr>
        <w:t xml:space="preserve"> Equations (1) to (4). </w:t>
      </w:r>
      <w:r w:rsidR="0070110A" w:rsidRPr="00D4382A">
        <w:rPr>
          <w:rFonts w:eastAsiaTheme="minorEastAsia"/>
          <w:lang w:val="en-US"/>
        </w:rPr>
        <w:t xml:space="preserve">The </w:t>
      </w:r>
      <m:oMath>
        <m:r>
          <w:rPr>
            <w:rFonts w:ascii="Cambria Math" w:eastAsiaTheme="minorEastAsia" w:hAnsi="Cambria Math"/>
            <w:lang w:val="en-US"/>
          </w:rPr>
          <m:t>TP</m:t>
        </m:r>
      </m:oMath>
      <w:r w:rsidR="0070110A" w:rsidRPr="00D4382A">
        <w:rPr>
          <w:rFonts w:eastAsiaTheme="minorEastAsia"/>
          <w:lang w:val="en-US"/>
        </w:rPr>
        <w:t xml:space="preserve">, </w:t>
      </w:r>
      <m:oMath>
        <m:r>
          <w:rPr>
            <w:rFonts w:ascii="Cambria Math" w:eastAsiaTheme="minorEastAsia" w:hAnsi="Cambria Math"/>
            <w:lang w:val="en-US"/>
          </w:rPr>
          <m:t>TN</m:t>
        </m:r>
      </m:oMath>
      <w:r w:rsidR="0070110A" w:rsidRPr="00D4382A">
        <w:rPr>
          <w:rFonts w:eastAsiaTheme="minorEastAsia"/>
          <w:lang w:val="en-US"/>
        </w:rPr>
        <w:t xml:space="preserve">, </w:t>
      </w:r>
      <m:oMath>
        <m:r>
          <w:rPr>
            <w:rFonts w:ascii="Cambria Math" w:eastAsiaTheme="minorEastAsia" w:hAnsi="Cambria Math"/>
            <w:lang w:val="en-US"/>
          </w:rPr>
          <m:t>FP</m:t>
        </m:r>
      </m:oMath>
      <w:r w:rsidR="0070110A" w:rsidRPr="00D4382A">
        <w:rPr>
          <w:rFonts w:eastAsiaTheme="minorEastAsia"/>
          <w:lang w:val="en-US"/>
        </w:rPr>
        <w:t xml:space="preserve">, and </w:t>
      </w:r>
      <m:oMath>
        <m:r>
          <w:rPr>
            <w:rFonts w:ascii="Cambria Math" w:eastAsiaTheme="minorEastAsia" w:hAnsi="Cambria Math"/>
            <w:lang w:val="en-US"/>
          </w:rPr>
          <m:t>FN</m:t>
        </m:r>
      </m:oMath>
      <w:r w:rsidR="0070110A" w:rsidRPr="00D4382A">
        <w:rPr>
          <w:rFonts w:eastAsiaTheme="minorEastAsia"/>
          <w:lang w:val="en-US"/>
        </w:rPr>
        <w:t xml:space="preserve"> conditions used in these equations were determined by comparing </w:t>
      </w:r>
      <w:del w:id="127" w:author="Julian Christensen" w:date="2024-08-13T15:52:00Z">
        <w:r w:rsidR="0070110A" w:rsidRPr="00D4382A" w:rsidDel="00073C19">
          <w:rPr>
            <w:rFonts w:eastAsiaTheme="minorEastAsia"/>
            <w:lang w:val="en-US"/>
          </w:rPr>
          <w:delText xml:space="preserve">the </w:delText>
        </w:r>
      </w:del>
      <w:ins w:id="128" w:author="Julian Christensen" w:date="2024-08-13T15:52:00Z">
        <w:r w:rsidR="00073C19">
          <w:rPr>
            <w:rFonts w:eastAsiaTheme="minorEastAsia"/>
            <w:lang w:val="en-US"/>
          </w:rPr>
          <w:t>each</w:t>
        </w:r>
        <w:r w:rsidR="00073C19" w:rsidRPr="00135343">
          <w:rPr>
            <w:rFonts w:eastAsiaTheme="minorEastAsia"/>
            <w:lang w:val="en-US"/>
          </w:rPr>
          <w:t xml:space="preserve"> </w:t>
        </w:r>
      </w:ins>
      <w:r w:rsidR="0070110A" w:rsidRPr="00135343">
        <w:rPr>
          <w:rFonts w:eastAsiaTheme="minorEastAsia"/>
          <w:lang w:val="en-US"/>
        </w:rPr>
        <w:t xml:space="preserve">single human screener decision with the final decision </w:t>
      </w:r>
      <w:r w:rsidR="00B23B21" w:rsidRPr="00D4382A">
        <w:rPr>
          <w:rFonts w:eastAsiaTheme="minorEastAsia"/>
          <w:lang w:val="en-US"/>
        </w:rPr>
        <w:t>reached by</w:t>
      </w:r>
      <w:r w:rsidR="0070110A" w:rsidRPr="00D4382A">
        <w:rPr>
          <w:rFonts w:eastAsiaTheme="minorEastAsia"/>
          <w:lang w:val="en-US"/>
        </w:rPr>
        <w:t xml:space="preserve"> a minimum of two human screeners.</w:t>
      </w:r>
      <w:r w:rsidR="0070110A">
        <w:rPr>
          <w:lang w:val="en-US"/>
        </w:rPr>
        <w:t xml:space="preserve"> </w:t>
      </w:r>
      <w:r w:rsidR="005C001E">
        <w:rPr>
          <w:lang w:val="en-US"/>
        </w:rPr>
        <w:t>When working with proportion metrics</w:t>
      </w:r>
      <w:ins w:id="129" w:author="Julian Christensen" w:date="2024-08-13T15:11:00Z">
        <w:r w:rsidR="00D4382A">
          <w:rPr>
            <w:lang w:val="en-US"/>
          </w:rPr>
          <w:t>,</w:t>
        </w:r>
      </w:ins>
      <w:r w:rsidR="005C001E">
        <w:rPr>
          <w:lang w:val="en-US"/>
        </w:rPr>
        <w:t xml:space="preserve">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 xml:space="preserve">balanced accuracy </w:t>
      </w:r>
      <w:r w:rsidR="005C001E" w:rsidRPr="00E92313">
        <w:rPr>
          <w:lang w:val="en-US"/>
        </w:rPr>
        <w:t>metrics</w:t>
      </w:r>
      <w:r w:rsidR="005C001E">
        <w:rPr>
          <w:lang w:val="en-US"/>
        </w:rPr>
        <w:t>.</w:t>
      </w:r>
      <w:ins w:id="130" w:author="Julian Christensen" w:date="2024-08-13T15:13:00Z">
        <w:r w:rsidR="00D4382A">
          <w:rPr>
            <w:rStyle w:val="FootnoteReference"/>
            <w:lang w:val="en-US"/>
          </w:rPr>
          <w:footnoteReference w:id="5"/>
        </w:r>
      </w:ins>
      <w:r w:rsidR="005C001E">
        <w:rPr>
          <w:lang w:val="en-US"/>
        </w:rPr>
        <w:t xml:space="preserve"> For the balanced accuracy metric, we calculated the sampling variance of the transformed measure by using the total number of records as the sample size. </w:t>
      </w:r>
      <w:del w:id="133" w:author="Julian Christensen" w:date="2024-08-13T15:12:00Z">
        <w:r w:rsidR="005C001E" w:rsidDel="00D4382A">
          <w:rPr>
            <w:lang w:val="en-US"/>
          </w:rPr>
          <w:delText xml:space="preserve">We did not use double arcsine transformation </w:delText>
        </w:r>
        <w:r w:rsidR="005C001E" w:rsidDel="00D4382A">
          <w:rPr>
            <w:lang w:val="en-US"/>
          </w:rPr>
          <w:fldChar w:fldCharType="begin" w:fldLock="1"/>
        </w:r>
        <w:r w:rsidR="00DE061E" w:rsidDel="00D4382A">
          <w:rPr>
            <w:lang w:val="en-US"/>
          </w:rPr>
          <w:del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delInstrText>
        </w:r>
        <w:r w:rsidR="005C001E" w:rsidDel="00D4382A">
          <w:rPr>
            <w:lang w:val="en-US"/>
          </w:rPr>
          <w:fldChar w:fldCharType="separate"/>
        </w:r>
        <w:r w:rsidR="00DE061E" w:rsidRPr="00DE061E" w:rsidDel="00D4382A">
          <w:rPr>
            <w:noProof/>
            <w:lang w:val="en-US"/>
          </w:rPr>
          <w:delText>(Doi &amp; Xu, 2021)</w:delText>
        </w:r>
        <w:r w:rsidR="005C001E" w:rsidDel="00D4382A">
          <w:rPr>
            <w:lang w:val="en-US"/>
          </w:rPr>
          <w:fldChar w:fldCharType="end"/>
        </w:r>
        <w:r w:rsidR="005C001E" w:rsidDel="00D4382A">
          <w:rPr>
            <w:lang w:val="en-US"/>
          </w:rPr>
          <w:delText xml:space="preserve"> due to the inadequate properties of the back transformation of this measure </w:delText>
        </w:r>
        <w:r w:rsidR="005C001E" w:rsidDel="00D4382A">
          <w:rPr>
            <w:rFonts w:eastAsiaTheme="minorEastAsia"/>
            <w:lang w:val="en-US"/>
          </w:rPr>
          <w:fldChar w:fldCharType="begin" w:fldLock="1"/>
        </w:r>
        <w:r w:rsidR="00DE061E" w:rsidDel="00D4382A">
          <w:rPr>
            <w:rFonts w:eastAsiaTheme="minorEastAsia"/>
            <w:lang w:val="en-US"/>
          </w:rPr>
          <w:del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delInstrText>
        </w:r>
        <w:r w:rsidR="005C001E" w:rsidDel="00D4382A">
          <w:rPr>
            <w:rFonts w:eastAsiaTheme="minorEastAsia"/>
            <w:lang w:val="en-US"/>
          </w:rPr>
          <w:fldChar w:fldCharType="separate"/>
        </w:r>
        <w:r w:rsidR="00DE061E" w:rsidRPr="00DE061E" w:rsidDel="00D4382A">
          <w:rPr>
            <w:rFonts w:eastAsiaTheme="minorEastAsia"/>
            <w:noProof/>
            <w:lang w:val="en-US"/>
          </w:rPr>
          <w:delText>(Röver &amp; Friede, 2022; Schwarzer et al., 2019)</w:delText>
        </w:r>
        <w:r w:rsidR="005C001E" w:rsidDel="00D4382A">
          <w:rPr>
            <w:rFonts w:eastAsiaTheme="minorEastAsia"/>
            <w:lang w:val="en-US"/>
          </w:rPr>
          <w:fldChar w:fldCharType="end"/>
        </w:r>
        <w:r w:rsidR="005C001E" w:rsidDel="00D4382A">
          <w:rPr>
            <w:rFonts w:eastAsiaTheme="minorEastAsia"/>
            <w:lang w:val="en-US"/>
          </w:rPr>
          <w:delText xml:space="preserve">. </w:delText>
        </w:r>
      </w:del>
      <w:r w:rsidR="005C001E">
        <w:rPr>
          <w:rFonts w:eastAsiaTheme="minorEastAsia"/>
          <w:lang w:val="en-US"/>
        </w:rPr>
        <w:t xml:space="preserve">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1A10B333" w14:textId="72C88DE9" w:rsidR="001E6DC5" w:rsidRDefault="00B6328D" w:rsidP="00CB5104">
      <w:pPr>
        <w:spacing w:after="0" w:line="360" w:lineRule="auto"/>
        <w:jc w:val="both"/>
        <w:rPr>
          <w:ins w:id="134" w:author="Julian Christensen" w:date="2024-08-13T15:57:00Z"/>
          <w:rFonts w:eastAsiaTheme="minorEastAsia"/>
          <w:lang w:val="en-US"/>
        </w:rPr>
      </w:pPr>
      <w:r>
        <w:rPr>
          <w:rFonts w:eastAsiaTheme="minorEastAsia"/>
          <w:lang w:val="en-US"/>
        </w:rPr>
        <w:tab/>
        <w:t>To derive the overall average performances</w:t>
      </w:r>
      <w:r w:rsidR="00E92313">
        <w:rPr>
          <w:rFonts w:eastAsiaTheme="minorEastAsia"/>
          <w:lang w:val="en-US"/>
        </w:rPr>
        <w:t xml:space="preserve"> </w:t>
      </w:r>
      <w:del w:id="135" w:author="Julian Christensen" w:date="2024-08-13T15:52:00Z">
        <w:r w:rsidR="00E92313" w:rsidDel="00037E9A">
          <w:rPr>
            <w:rFonts w:eastAsiaTheme="minorEastAsia"/>
            <w:lang w:val="en-US"/>
          </w:rPr>
          <w:delText xml:space="preserve">of </w:delText>
        </w:r>
        <w:r w:rsidDel="00037E9A">
          <w:rPr>
            <w:rFonts w:eastAsiaTheme="minorEastAsia"/>
            <w:lang w:val="en-US"/>
          </w:rPr>
          <w:delText>the</w:delText>
        </w:r>
      </w:del>
      <w:ins w:id="136" w:author="Julian Christensen" w:date="2024-08-13T15:52:00Z">
        <w:r w:rsidR="00037E9A">
          <w:rPr>
            <w:rFonts w:eastAsiaTheme="minorEastAsia"/>
            <w:lang w:val="en-US"/>
          </w:rPr>
          <w:t>in terms of</w:t>
        </w:r>
      </w:ins>
      <w:r>
        <w:rPr>
          <w:rFonts w:eastAsiaTheme="minorEastAsia"/>
          <w:lang w:val="en-US"/>
        </w:rPr>
        <w:t xml:space="preserve"> </w:t>
      </w:r>
      <w:r w:rsidR="00C3763F" w:rsidRPr="007A3D20">
        <w:rPr>
          <w:i/>
          <w:lang w:val="en-US"/>
        </w:rPr>
        <w:t>recall</w:t>
      </w:r>
      <w:r w:rsidR="00C3763F">
        <w:rPr>
          <w:lang w:val="en-US"/>
        </w:rPr>
        <w:t xml:space="preserve">, </w:t>
      </w:r>
      <w:r w:rsidR="00C3763F" w:rsidRPr="007A3D20">
        <w:rPr>
          <w:i/>
          <w:lang w:val="en-US"/>
        </w:rPr>
        <w:t>specificity</w:t>
      </w:r>
      <w:ins w:id="137" w:author="Julian Christensen" w:date="2024-08-13T15:52:00Z">
        <w:r w:rsidR="00037E9A">
          <w:rPr>
            <w:i/>
            <w:lang w:val="en-US"/>
          </w:rPr>
          <w:t>,</w:t>
        </w:r>
      </w:ins>
      <w:r w:rsidR="00C3763F">
        <w:rPr>
          <w:lang w:val="en-US"/>
        </w:rPr>
        <w:t xml:space="preserve"> </w:t>
      </w:r>
      <w:r w:rsidR="00C3763F" w:rsidRPr="007A3D20">
        <w:rPr>
          <w:i/>
          <w:lang w:val="en-US"/>
        </w:rPr>
        <w:t>balanced accuracy</w:t>
      </w:r>
      <w:r>
        <w:rPr>
          <w:rFonts w:eastAsiaTheme="minorEastAsia"/>
          <w:lang w:val="en-US"/>
        </w:rPr>
        <w:t xml:space="preserve">, and </w:t>
      </w:r>
      <w:del w:id="138" w:author="Julian Christensen" w:date="2024-08-13T15:52:00Z">
        <w:r w:rsidDel="00037E9A">
          <w:rPr>
            <w:rFonts w:eastAsiaTheme="minorEastAsia"/>
            <w:lang w:val="en-US"/>
          </w:rPr>
          <w:delText xml:space="preserve">the </w:delText>
        </w:r>
      </w:del>
      <w:r w:rsidR="00C3763F">
        <w:rPr>
          <w:rFonts w:eastAsiaTheme="minorEastAsia"/>
          <w:i/>
          <w:lang w:val="en-US"/>
        </w:rPr>
        <w:t xml:space="preserve">nMCC </w:t>
      </w:r>
      <w:r>
        <w:rPr>
          <w:rFonts w:eastAsiaTheme="minorEastAsia"/>
          <w:lang w:val="en-US"/>
        </w:rPr>
        <w:t>metrics</w:t>
      </w:r>
      <w:r w:rsidR="00E92313">
        <w:rPr>
          <w:rFonts w:eastAsiaTheme="minorEastAsia"/>
          <w:lang w:val="en-US"/>
        </w:rPr>
        <w:t xml:space="preserve"> across the included studies</w:t>
      </w:r>
      <w:r>
        <w:rPr>
          <w:rFonts w:eastAsiaTheme="minorEastAsia"/>
          <w:lang w:val="en-US"/>
        </w:rPr>
        <w:t xml:space="preserve">,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w:t>
      </w:r>
      <w:r w:rsidR="00CA7E26">
        <w:rPr>
          <w:rFonts w:eastAsiaTheme="minorEastAsia"/>
          <w:lang w:val="en-US"/>
        </w:rPr>
        <w:lastRenderedPageBreak/>
        <w:t xml:space="preserve">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w:t>
      </w:r>
      <w:r w:rsidR="009A4CD1">
        <w:rPr>
          <w:rFonts w:eastAsiaTheme="minorEastAsia"/>
          <w:lang w:val="en-US"/>
        </w:rPr>
        <w:t xml:space="preserve">; </w:t>
      </w:r>
      <w:r w:rsidR="00CB5104">
        <w:rPr>
          <w:rFonts w:eastAsiaTheme="minorEastAsia"/>
          <w:lang w:val="en-US"/>
        </w:rPr>
        <w:t xml:space="preserve">the variability of the </w:t>
      </w:r>
      <w:r w:rsidR="00C7413A">
        <w:rPr>
          <w:rFonts w:eastAsiaTheme="minorEastAsia"/>
          <w:lang w:val="en-US"/>
        </w:rPr>
        <w:t>true</w:t>
      </w:r>
      <w:r w:rsidR="00E92313">
        <w:rPr>
          <w:rFonts w:eastAsiaTheme="minorEastAsia"/>
          <w:lang w:val="en-US"/>
        </w:rPr>
        <w:t xml:space="preserve"> screener</w:t>
      </w:r>
      <w:r w:rsidR="00C7413A">
        <w:rPr>
          <w:rFonts w:eastAsiaTheme="minorEastAsia"/>
          <w:lang w:val="en-US"/>
        </w:rPr>
        <w:t xml:space="preserve"> </w:t>
      </w:r>
      <w:r w:rsidR="00CB5104">
        <w:rPr>
          <w:rFonts w:eastAsiaTheme="minorEastAsia"/>
          <w:lang w:val="en-US"/>
        </w:rPr>
        <w:t>performance</w:t>
      </w:r>
      <w:r w:rsidR="00E92313">
        <w:rPr>
          <w:rFonts w:eastAsiaTheme="minorEastAsia"/>
          <w:lang w:val="en-US"/>
        </w:rPr>
        <w:t xml:space="preserve">s </w:t>
      </w:r>
      <w:r w:rsidR="00CB5104">
        <w:rPr>
          <w:rFonts w:eastAsiaTheme="minorEastAsia"/>
          <w:lang w:val="en-US"/>
        </w:rPr>
        <w:t>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2F9116B" w14:textId="77777777" w:rsidR="00037E9A" w:rsidRPr="00CB5104" w:rsidRDefault="00037E9A" w:rsidP="00CB5104">
      <w:pPr>
        <w:spacing w:after="0" w:line="360" w:lineRule="auto"/>
        <w:jc w:val="both"/>
        <w:rPr>
          <w:rFonts w:eastAsiaTheme="minorEastAsia"/>
          <w:lang w:val="en-US"/>
        </w:rPr>
      </w:pPr>
    </w:p>
    <w:p w14:paraId="1B552F3D" w14:textId="22971B0D" w:rsidR="005860BB" w:rsidRPr="005861F3" w:rsidRDefault="005860BB" w:rsidP="00BE290F">
      <w:pPr>
        <w:spacing w:after="0" w:line="360" w:lineRule="auto"/>
        <w:jc w:val="both"/>
        <w:rPr>
          <w:i/>
          <w:lang w:val="en-US"/>
          <w:rPrChange w:id="139" w:author="Julian Christensen" w:date="2024-08-14T14:06:00Z">
            <w:rPr>
              <w:b/>
              <w:lang w:val="en-US"/>
            </w:rPr>
          </w:rPrChange>
        </w:rPr>
      </w:pPr>
      <w:r w:rsidRPr="005861F3">
        <w:rPr>
          <w:i/>
          <w:lang w:val="en-US"/>
          <w:rPrChange w:id="140" w:author="Julian Christensen" w:date="2024-08-14T14:06:00Z">
            <w:rPr>
              <w:b/>
              <w:lang w:val="en-US"/>
            </w:rPr>
          </w:rPrChange>
        </w:rPr>
        <w:t>3.2.3 Results</w:t>
      </w:r>
    </w:p>
    <w:p w14:paraId="0B2924CA" w14:textId="7C175B80"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w:t>
      </w:r>
      <w:del w:id="141" w:author="Julian Christensen" w:date="2024-08-13T15:57:00Z">
        <w:r w:rsidR="00192248" w:rsidDel="00037E9A">
          <w:rPr>
            <w:lang w:val="en-US"/>
          </w:rPr>
          <w:delText>how these are</w:delText>
        </w:r>
      </w:del>
      <w:ins w:id="142" w:author="Julian Christensen" w:date="2024-08-13T15:57:00Z">
        <w:r w:rsidR="00037E9A">
          <w:rPr>
            <w:lang w:val="en-US"/>
          </w:rPr>
          <w:t>their</w:t>
        </w:r>
      </w:ins>
      <w:r w:rsidR="00192248">
        <w:rPr>
          <w:lang w:val="en-US"/>
        </w:rPr>
        <w:t xml:space="preserve"> </w:t>
      </w:r>
      <w:del w:id="143" w:author="Julian Christensen" w:date="2024-08-13T15:57:00Z">
        <w:r w:rsidR="00192248" w:rsidDel="00037E9A">
          <w:rPr>
            <w:lang w:val="en-US"/>
          </w:rPr>
          <w:delText xml:space="preserve">distributed </w:delText>
        </w:r>
      </w:del>
      <w:ins w:id="144" w:author="Julian Christensen" w:date="2024-08-13T15:57:00Z">
        <w:r w:rsidR="00037E9A">
          <w:rPr>
            <w:lang w:val="en-US"/>
          </w:rPr>
          <w:t xml:space="preserve">distribution </w:t>
        </w:r>
      </w:ins>
      <w:r w:rsidR="00192248">
        <w:rPr>
          <w:lang w:val="en-US"/>
        </w:rPr>
        <w:t xml:space="preserve">around the overall performance means </w:t>
      </w:r>
      <w:r>
        <w:rPr>
          <w:lang w:val="en-US"/>
        </w:rPr>
        <w:t xml:space="preserve">are </w:t>
      </w:r>
      <w:del w:id="145" w:author="Julian Christensen" w:date="2024-08-13T15:58:00Z">
        <w:r w:rsidDel="00037E9A">
          <w:rPr>
            <w:lang w:val="en-US"/>
          </w:rPr>
          <w:delText xml:space="preserve">exhibited </w:delText>
        </w:r>
      </w:del>
      <w:ins w:id="146" w:author="Julian Christensen" w:date="2024-08-13T15:58:00Z">
        <w:r w:rsidR="00037E9A">
          <w:rPr>
            <w:lang w:val="en-US"/>
          </w:rPr>
          <w:t xml:space="preserve">illustrated </w:t>
        </w:r>
      </w:ins>
      <w:r>
        <w:rPr>
          <w:lang w:val="en-US"/>
        </w:rPr>
        <w:t xml:space="preserve">in Figures 2 and 3. </w:t>
      </w:r>
      <w:r w:rsidR="001A0C60">
        <w:rPr>
          <w:lang w:val="en-US"/>
        </w:rPr>
        <w:t xml:space="preserve">We </w:t>
      </w:r>
      <w:del w:id="147" w:author="Julian Christensen" w:date="2024-08-13T15:58:00Z">
        <w:r w:rsidR="001A0C60" w:rsidDel="00037E9A">
          <w:rPr>
            <w:lang w:val="en-US"/>
          </w:rPr>
          <w:delText xml:space="preserve">found </w:delText>
        </w:r>
      </w:del>
      <w:ins w:id="148" w:author="Julian Christensen" w:date="2024-08-13T15:58:00Z">
        <w:r w:rsidR="00037E9A">
          <w:rPr>
            <w:lang w:val="en-US"/>
          </w:rPr>
          <w:t xml:space="preserve">find </w:t>
        </w:r>
      </w:ins>
      <w:r w:rsidR="001A0C60">
        <w:rPr>
          <w:lang w:val="en-US"/>
        </w:rPr>
        <w:t xml:space="preserve">the overall average </w:t>
      </w:r>
      <w:r w:rsidR="001A0C60" w:rsidRPr="000F43DE">
        <w:rPr>
          <w:i/>
          <w:lang w:val="en-US"/>
          <w:rPrChange w:id="149" w:author="Julian Christensen" w:date="2024-08-13T16:02:00Z">
            <w:rPr>
              <w:lang w:val="en-US"/>
            </w:rPr>
          </w:rPrChange>
        </w:rPr>
        <w:t>recall</w:t>
      </w:r>
      <w:ins w:id="150" w:author="Julian Christensen" w:date="2024-08-14T15:16:00Z">
        <w:r w:rsidR="00EC6E04">
          <w:rPr>
            <w:i/>
            <w:lang w:val="en-US"/>
          </w:rPr>
          <w:t xml:space="preserve"> </w:t>
        </w:r>
      </w:ins>
      <w:del w:id="151" w:author="Julian Christensen" w:date="2024-08-14T15:16:00Z">
        <w:r w:rsidR="001A0C60" w:rsidDel="00EC6E04">
          <w:rPr>
            <w:lang w:val="en-US"/>
          </w:rPr>
          <w:delText xml:space="preserve"> rate</w:delText>
        </w:r>
      </w:del>
      <w:ins w:id="152" w:author="Julian Christensen" w:date="2024-08-14T15:16:00Z">
        <w:r w:rsidR="00EC6E04">
          <w:rPr>
            <w:lang w:val="en-US"/>
          </w:rPr>
          <w:t>value</w:t>
        </w:r>
      </w:ins>
      <w:r w:rsidR="001A0C60">
        <w:rPr>
          <w:lang w:val="en-US"/>
        </w:rPr>
        <w:t xml:space="preserv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w:t>
      </w:r>
      <w:del w:id="153" w:author="Julian Christensen" w:date="2024-08-13T15:58:00Z">
        <w:r w:rsidR="002429D3" w:rsidDel="00037E9A">
          <w:rPr>
            <w:lang w:val="en-US"/>
          </w:rPr>
          <w:delText xml:space="preserve">found </w:delText>
        </w:r>
      </w:del>
      <w:ins w:id="154" w:author="Julian Christensen" w:date="2024-08-13T15:58:00Z">
        <w:r w:rsidR="00037E9A">
          <w:rPr>
            <w:lang w:val="en-US"/>
          </w:rPr>
          <w:t xml:space="preserve">find </w:t>
        </w:r>
      </w:ins>
      <w:r w:rsidR="002429D3">
        <w:rPr>
          <w:lang w:val="en-US"/>
        </w:rPr>
        <w:t xml:space="preserve">the two </w:t>
      </w:r>
      <w:r w:rsidR="00C3763F">
        <w:rPr>
          <w:lang w:val="en-US"/>
        </w:rPr>
        <w:t>group</w:t>
      </w:r>
      <w:r w:rsidR="00E92313">
        <w:rPr>
          <w:lang w:val="en-US"/>
        </w:rPr>
        <w:t>s’</w:t>
      </w:r>
      <w:r w:rsidR="00C3763F">
        <w:rPr>
          <w:lang w:val="en-US"/>
        </w:rPr>
        <w:t xml:space="preserve"> </w:t>
      </w:r>
      <w:r w:rsidR="002429D3">
        <w:rPr>
          <w:lang w:val="en-US"/>
        </w:rPr>
        <w:t xml:space="preserve">average </w:t>
      </w:r>
      <w:r w:rsidR="00C3763F">
        <w:rPr>
          <w:lang w:val="en-US"/>
        </w:rPr>
        <w:t>recal</w:t>
      </w:r>
      <w:ins w:id="155" w:author="Julian Christensen" w:date="2024-08-13T15:58:00Z">
        <w:r w:rsidR="00037E9A">
          <w:rPr>
            <w:lang w:val="en-US"/>
          </w:rPr>
          <w:t xml:space="preserve"> values</w:t>
        </w:r>
      </w:ins>
      <w:del w:id="156" w:author="Julian Christensen" w:date="2024-08-13T15:58:00Z">
        <w:r w:rsidR="00C3763F" w:rsidDel="00037E9A">
          <w:rPr>
            <w:lang w:val="en-US"/>
          </w:rPr>
          <w:delText>ls</w:delText>
        </w:r>
      </w:del>
      <w:r w:rsidR="00C3763F">
        <w:rPr>
          <w:lang w:val="en-US"/>
        </w:rPr>
        <w:t xml:space="preserve"> </w:t>
      </w:r>
      <w:r w:rsidR="002429D3">
        <w:rPr>
          <w:lang w:val="en-US"/>
        </w:rPr>
        <w:t>to be statistically</w:t>
      </w:r>
      <w:r w:rsidR="00BE290F">
        <w:rPr>
          <w:lang w:val="en-US"/>
        </w:rPr>
        <w:t xml:space="preserve"> </w:t>
      </w:r>
      <w:del w:id="157" w:author="Julian Christensen" w:date="2024-08-13T15:58:00Z">
        <w:r w:rsidR="002429D3" w:rsidDel="00037E9A">
          <w:rPr>
            <w:lang w:val="en-US"/>
          </w:rPr>
          <w:delText xml:space="preserve">distinct </w:delText>
        </w:r>
      </w:del>
      <w:ins w:id="158" w:author="Julian Christensen" w:date="2024-08-13T15:58:00Z">
        <w:r w:rsidR="00037E9A">
          <w:rPr>
            <w:lang w:val="en-US"/>
          </w:rPr>
          <w:t xml:space="preserve">different </w:t>
        </w:r>
      </w:ins>
      <w:r w:rsidR="002429D3">
        <w:rPr>
          <w:lang w:val="en-US"/>
        </w:rPr>
        <w:t xml:space="preserve">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We detect</w:t>
      </w:r>
      <w:del w:id="159" w:author="Julian Christensen" w:date="2024-08-13T15:58:00Z">
        <w:r w:rsidR="00DE43D9" w:rsidDel="00037E9A">
          <w:rPr>
            <w:lang w:val="en-US"/>
          </w:rPr>
          <w:delText>ed</w:delText>
        </w:r>
      </w:del>
      <w:r w:rsidR="00DE43D9">
        <w:rPr>
          <w:lang w:val="en-US"/>
        </w:rPr>
        <w:t xml:space="preserve">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t>
      </w:r>
      <w:del w:id="160" w:author="Julian Christensen" w:date="2024-08-13T15:59:00Z">
        <w:r w:rsidR="00DE43D9" w:rsidDel="00037E9A">
          <w:rPr>
            <w:lang w:val="en-US"/>
          </w:rPr>
          <w:delText xml:space="preserve">were </w:delText>
        </w:r>
      </w:del>
      <w:ins w:id="161" w:author="Julian Christensen" w:date="2024-08-13T15:59:00Z">
        <w:r w:rsidR="00037E9A">
          <w:rPr>
            <w:lang w:val="en-US"/>
          </w:rPr>
          <w:t xml:space="preserve">are </w:t>
        </w:r>
      </w:ins>
      <w:del w:id="162" w:author="Julian Christensen" w:date="2024-08-13T16:00:00Z">
        <w:r w:rsidR="00DE43D9" w:rsidDel="00037E9A">
          <w:rPr>
            <w:lang w:val="en-US"/>
          </w:rPr>
          <w:delText xml:space="preserve">not </w:delText>
        </w:r>
      </w:del>
      <w:ins w:id="163" w:author="Julian Christensen" w:date="2024-08-13T16:00:00Z">
        <w:r w:rsidR="00037E9A">
          <w:rPr>
            <w:lang w:val="en-US"/>
          </w:rPr>
          <w:t>un</w:t>
        </w:r>
      </w:ins>
      <w:r w:rsidR="00DE43D9">
        <w:rPr>
          <w:lang w:val="en-US"/>
        </w:rPr>
        <w:t>able to detect any true differences in performance</w:t>
      </w:r>
      <w:ins w:id="164" w:author="Julian Christensen" w:date="2024-08-13T16:01:00Z">
        <w:r w:rsidR="00037E9A">
          <w:rPr>
            <w:lang w:val="en-US"/>
          </w:rPr>
          <w:t xml:space="preserve"> levels</w:t>
        </w:r>
      </w:ins>
      <w:del w:id="165" w:author="Julian Christensen" w:date="2024-08-13T16:01:00Z">
        <w:r w:rsidR="00DE43D9" w:rsidDel="00037E9A">
          <w:rPr>
            <w:lang w:val="en-US"/>
          </w:rPr>
          <w:delText>s</w:delText>
        </w:r>
      </w:del>
      <w:r w:rsidR="00DE43D9">
        <w:rPr>
          <w:lang w:val="en-US"/>
        </w:rPr>
        <w:t xml:space="preserve"> between studies, </w:t>
      </w:r>
      <w:ins w:id="166" w:author="Julian Christensen" w:date="2024-08-13T15:59:00Z">
        <w:r w:rsidR="00037E9A">
          <w:rPr>
            <w:lang w:val="en-US"/>
          </w:rPr>
          <w:t xml:space="preserve">thereby </w:t>
        </w:r>
      </w:ins>
      <w:r w:rsidR="00DE43D9">
        <w:rPr>
          <w:lang w:val="en-US"/>
        </w:rPr>
        <w:t xml:space="preserve">indicating </w:t>
      </w:r>
      <w:del w:id="167" w:author="Julian Christensen" w:date="2024-08-13T15:59:00Z">
        <w:r w:rsidR="00DE43D9" w:rsidDel="00037E9A">
          <w:rPr>
            <w:lang w:val="en-US"/>
          </w:rPr>
          <w:delText xml:space="preserve">that the average screening performance seems to be </w:delText>
        </w:r>
      </w:del>
      <w:r w:rsidR="00DE43D9">
        <w:rPr>
          <w:lang w:val="en-US"/>
        </w:rPr>
        <w:t>consistent</w:t>
      </w:r>
      <w:ins w:id="168" w:author="Julian Christensen" w:date="2024-08-13T15:59:00Z">
        <w:r w:rsidR="00037E9A">
          <w:rPr>
            <w:lang w:val="en-US"/>
          </w:rPr>
          <w:t xml:space="preserve"> average screening performances</w:t>
        </w:r>
      </w:ins>
      <w:r w:rsidR="00DE43D9">
        <w:rPr>
          <w:lang w:val="en-US"/>
        </w:rPr>
        <w:t xml:space="preserve"> across the </w:t>
      </w:r>
      <w:r w:rsidR="00210FA8">
        <w:rPr>
          <w:lang w:val="en-US"/>
        </w:rPr>
        <w:t xml:space="preserve">Campbell </w:t>
      </w:r>
      <w:r w:rsidR="00DE43D9">
        <w:rPr>
          <w:lang w:val="en-US"/>
        </w:rPr>
        <w:t>reviews</w:t>
      </w:r>
      <w:ins w:id="169" w:author="Julian Christensen" w:date="2024-08-13T16:00:00Z">
        <w:r w:rsidR="00037E9A">
          <w:rPr>
            <w:lang w:val="en-US"/>
          </w:rPr>
          <w:t>,</w:t>
        </w:r>
      </w:ins>
      <w:r w:rsidR="00C3763F">
        <w:rPr>
          <w:lang w:val="en-US"/>
        </w:rPr>
        <w:t xml:space="preserve"> both for assistants and expert screeners</w:t>
      </w:r>
      <w:r w:rsidR="00DE43D9">
        <w:rPr>
          <w:lang w:val="en-US"/>
        </w:rPr>
        <w:t xml:space="preserve">. </w:t>
      </w:r>
      <w:r w:rsidR="000837FF">
        <w:rPr>
          <w:lang w:val="en-US"/>
        </w:rPr>
        <w:t xml:space="preserve">The overall average </w:t>
      </w:r>
      <w:r w:rsidR="000837FF" w:rsidRPr="000F43DE">
        <w:rPr>
          <w:i/>
          <w:lang w:val="en-US"/>
          <w:rPrChange w:id="170" w:author="Julian Christensen" w:date="2024-08-13T16:02:00Z">
            <w:rPr>
              <w:lang w:val="en-US"/>
            </w:rPr>
          </w:rPrChange>
        </w:rPr>
        <w:t>specificity</w:t>
      </w:r>
      <w:r w:rsidR="000837FF">
        <w:rPr>
          <w:lang w:val="en-US"/>
        </w:rPr>
        <w:t xml:space="preserve"> for assistant screeners </w:t>
      </w:r>
      <w:del w:id="171" w:author="Julian Christensen" w:date="2024-08-13T16:01:00Z">
        <w:r w:rsidR="000837FF" w:rsidDel="00037E9A">
          <w:rPr>
            <w:lang w:val="en-US"/>
          </w:rPr>
          <w:delText xml:space="preserve">was </w:delText>
        </w:r>
      </w:del>
      <w:ins w:id="172" w:author="Julian Christensen" w:date="2024-08-13T16:01:00Z">
        <w:r w:rsidR="00037E9A">
          <w:rPr>
            <w:lang w:val="en-US"/>
          </w:rPr>
          <w:t xml:space="preserve">is </w:t>
        </w:r>
      </w:ins>
      <w:r w:rsidR="000837FF">
        <w:rPr>
          <w:lang w:val="en-US"/>
        </w:rPr>
        <w:t>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xml:space="preserve">, 0.995]. We </w:t>
      </w:r>
      <w:del w:id="173" w:author="Julian Christensen" w:date="2024-08-13T16:01:00Z">
        <w:r w:rsidR="000837FF" w:rsidDel="00037E9A">
          <w:rPr>
            <w:lang w:val="en-US"/>
          </w:rPr>
          <w:delText xml:space="preserve">found </w:delText>
        </w:r>
      </w:del>
      <w:ins w:id="174" w:author="Julian Christensen" w:date="2024-08-13T16:01:00Z">
        <w:r w:rsidR="00037E9A">
          <w:rPr>
            <w:lang w:val="en-US"/>
          </w:rPr>
          <w:t xml:space="preserve">find </w:t>
        </w:r>
      </w:ins>
      <w:r w:rsidR="000837FF">
        <w:rPr>
          <w:lang w:val="en-US"/>
        </w:rPr>
        <w:t>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w:t>
      </w:r>
      <w:del w:id="175" w:author="Julian Christensen" w:date="2024-08-13T16:02:00Z">
        <w:r w:rsidR="009A42C4" w:rsidDel="00037E9A">
          <w:rPr>
            <w:lang w:val="en-US"/>
          </w:rPr>
          <w:delText xml:space="preserve">did </w:delText>
        </w:r>
      </w:del>
      <w:ins w:id="176" w:author="Julian Christensen" w:date="2024-08-13T16:02:00Z">
        <w:r w:rsidR="00037E9A">
          <w:rPr>
            <w:lang w:val="en-US"/>
          </w:rPr>
          <w:t xml:space="preserve">do </w:t>
        </w:r>
      </w:ins>
      <w:r w:rsidR="009A42C4">
        <w:rPr>
          <w:lang w:val="en-US"/>
        </w:rPr>
        <w:t>only find very minor</w:t>
      </w:r>
      <w:ins w:id="177" w:author="Julian Christensen" w:date="2024-08-13T16:02:00Z">
        <w:r w:rsidR="00037E9A">
          <w:rPr>
            <w:lang w:val="en-US"/>
          </w:rPr>
          <w:t>,</w:t>
        </w:r>
      </w:ins>
      <w:r w:rsidR="009A42C4">
        <w:rPr>
          <w:lang w:val="en-US"/>
        </w:rPr>
        <w:t xml:space="preserve">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69A64331" w:rsidR="00610A3E" w:rsidRDefault="000837FF" w:rsidP="009A42C4">
      <w:pPr>
        <w:spacing w:after="0" w:line="360" w:lineRule="auto"/>
        <w:ind w:firstLine="1304"/>
        <w:jc w:val="both"/>
        <w:rPr>
          <w:lang w:val="en-US"/>
        </w:rPr>
      </w:pPr>
      <w:del w:id="178" w:author="Julian Christensen" w:date="2024-08-13T16:26:00Z">
        <w:r w:rsidDel="003B7713">
          <w:rPr>
            <w:lang w:val="en-US"/>
          </w:rPr>
          <w:delText>For assistant screeners, the average</w:delText>
        </w:r>
      </w:del>
      <w:ins w:id="179" w:author="Julian Christensen" w:date="2024-08-13T16:26:00Z">
        <w:r w:rsidR="003B7713">
          <w:rPr>
            <w:lang w:val="en-US"/>
          </w:rPr>
          <w:t>Moving o</w:t>
        </w:r>
      </w:ins>
      <w:ins w:id="180" w:author="Julian Christensen" w:date="2024-08-13T16:27:00Z">
        <w:r w:rsidR="003B7713">
          <w:rPr>
            <w:lang w:val="en-US"/>
          </w:rPr>
          <w:t>n to the</w:t>
        </w:r>
      </w:ins>
      <w:r>
        <w:rPr>
          <w:lang w:val="en-US"/>
        </w:rPr>
        <w:t xml:space="preserve"> </w:t>
      </w:r>
      <w:r w:rsidRPr="000F43DE">
        <w:rPr>
          <w:i/>
          <w:lang w:val="en-US"/>
          <w:rPrChange w:id="181" w:author="Julian Christensen" w:date="2024-08-13T16:04:00Z">
            <w:rPr>
              <w:lang w:val="en-US"/>
            </w:rPr>
          </w:rPrChange>
        </w:rPr>
        <w:t>balanced accuracy</w:t>
      </w:r>
      <w:r>
        <w:rPr>
          <w:lang w:val="en-US"/>
        </w:rPr>
        <w:t xml:space="preserve"> </w:t>
      </w:r>
      <w:ins w:id="182" w:author="Julian Christensen" w:date="2024-08-13T16:27:00Z">
        <w:r w:rsidR="003B7713">
          <w:rPr>
            <w:lang w:val="en-US"/>
          </w:rPr>
          <w:t xml:space="preserve">metric, </w:t>
        </w:r>
      </w:ins>
      <w:ins w:id="183" w:author="Julian Christensen" w:date="2024-08-13T16:28:00Z">
        <w:r w:rsidR="003B7713">
          <w:rPr>
            <w:lang w:val="en-US"/>
          </w:rPr>
          <w:t>we find</w:t>
        </w:r>
      </w:ins>
      <w:ins w:id="184" w:author="Julian Christensen" w:date="2024-08-13T16:27:00Z">
        <w:r w:rsidR="003B7713">
          <w:rPr>
            <w:lang w:val="en-US"/>
          </w:rPr>
          <w:t xml:space="preserve"> average </w:t>
        </w:r>
      </w:ins>
      <w:ins w:id="185" w:author="Julian Christensen" w:date="2024-08-13T16:32:00Z">
        <w:r w:rsidR="003B7713">
          <w:rPr>
            <w:lang w:val="en-US"/>
          </w:rPr>
          <w:t>performance levels</w:t>
        </w:r>
      </w:ins>
      <w:ins w:id="186" w:author="Julian Christensen" w:date="2024-08-13T16:28:00Z">
        <w:r w:rsidR="003B7713">
          <w:rPr>
            <w:lang w:val="en-US"/>
          </w:rPr>
          <w:t xml:space="preserve"> of</w:t>
        </w:r>
      </w:ins>
      <w:del w:id="187" w:author="Julian Christensen" w:date="2024-08-13T16:04:00Z">
        <w:r w:rsidDel="000F43DE">
          <w:rPr>
            <w:lang w:val="en-US"/>
          </w:rPr>
          <w:delText xml:space="preserve">was </w:delText>
        </w:r>
      </w:del>
      <w:ins w:id="188" w:author="Julian Christensen" w:date="2024-08-13T16:04:00Z">
        <w:r w:rsidR="000F43DE">
          <w:rPr>
            <w:lang w:val="en-US"/>
          </w:rPr>
          <w:t xml:space="preserve"> </w:t>
        </w:r>
      </w:ins>
      <w:r>
        <w:rPr>
          <w:lang w:val="en-US"/>
        </w:rPr>
        <w:t>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w:t>
      </w:r>
      <w:ins w:id="189" w:author="Julian Christensen" w:date="2024-08-13T16:32:00Z">
        <w:r w:rsidR="003B7713" w:rsidRPr="003B7713">
          <w:rPr>
            <w:lang w:val="en-US"/>
          </w:rPr>
          <w:t xml:space="preserve"> </w:t>
        </w:r>
        <w:r w:rsidR="003B7713">
          <w:rPr>
            <w:lang w:val="en-US"/>
          </w:rPr>
          <w:t>among assistant screeners and</w:t>
        </w:r>
      </w:ins>
      <w:del w:id="190" w:author="Julian Christensen" w:date="2024-08-13T16:32:00Z">
        <w:r w:rsidDel="003B7713">
          <w:rPr>
            <w:lang w:val="en-US"/>
          </w:rPr>
          <w:delText xml:space="preserve">, and </w:delText>
        </w:r>
        <w:r w:rsidDel="003B7713">
          <w:rPr>
            <w:lang w:val="en-US"/>
          </w:rPr>
          <w:lastRenderedPageBreak/>
          <w:delText>for author</w:delText>
        </w:r>
      </w:del>
      <w:del w:id="191" w:author="Julian Christensen" w:date="2024-08-13T16:25:00Z">
        <w:r w:rsidDel="003B7713">
          <w:rPr>
            <w:lang w:val="en-US"/>
          </w:rPr>
          <w:delText>s</w:delText>
        </w:r>
      </w:del>
      <w:del w:id="192" w:author="Julian Christensen" w:date="2024-08-13T16:32:00Z">
        <w:r w:rsidDel="003B7713">
          <w:rPr>
            <w:lang w:val="en-US"/>
          </w:rPr>
          <w:delText xml:space="preserve"> screeners it </w:delText>
        </w:r>
      </w:del>
      <w:del w:id="193" w:author="Julian Christensen" w:date="2024-08-13T16:04:00Z">
        <w:r w:rsidDel="000F43DE">
          <w:rPr>
            <w:lang w:val="en-US"/>
          </w:rPr>
          <w:delText xml:space="preserve">was </w:delText>
        </w:r>
      </w:del>
      <w:ins w:id="194" w:author="Julian Christensen" w:date="2024-08-13T16:04:00Z">
        <w:r w:rsidR="000F43DE">
          <w:rPr>
            <w:lang w:val="en-US"/>
          </w:rPr>
          <w:t xml:space="preserve"> </w:t>
        </w:r>
      </w:ins>
      <w:r>
        <w:rPr>
          <w:lang w:val="en-US"/>
        </w:rPr>
        <w:t>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ins w:id="195" w:author="Julian Christensen" w:date="2024-08-13T16:32:00Z">
        <w:r w:rsidR="003B7713">
          <w:rPr>
            <w:lang w:val="en-US"/>
          </w:rPr>
          <w:t xml:space="preserve"> among author screeners</w:t>
        </w:r>
      </w:ins>
      <w:r>
        <w:rPr>
          <w:lang w:val="en-US"/>
        </w:rPr>
        <w:t>.</w:t>
      </w:r>
      <w:r w:rsidR="00610A3E">
        <w:rPr>
          <w:lang w:val="en-US"/>
        </w:rPr>
        <w:t xml:space="preserve"> We </w:t>
      </w:r>
      <w:del w:id="196" w:author="Julian Christensen" w:date="2024-08-13T16:25:00Z">
        <w:r w:rsidR="00610A3E" w:rsidDel="003B7713">
          <w:rPr>
            <w:lang w:val="en-US"/>
          </w:rPr>
          <w:delText xml:space="preserve">found </w:delText>
        </w:r>
      </w:del>
      <w:ins w:id="197" w:author="Julian Christensen" w:date="2024-08-13T16:25:00Z">
        <w:r w:rsidR="003B7713">
          <w:rPr>
            <w:lang w:val="en-US"/>
          </w:rPr>
          <w:t xml:space="preserve">find </w:t>
        </w:r>
      </w:ins>
      <w:r w:rsidR="00610A3E">
        <w:rPr>
          <w:lang w:val="en-US"/>
        </w:rPr>
        <w:t>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del w:id="198" w:author="Julian Christensen" w:date="2024-08-13T16:32:00Z">
        <w:r w:rsidDel="00856E6B">
          <w:rPr>
            <w:rFonts w:eastAsiaTheme="minorEastAsia"/>
            <w:lang w:val="en-US"/>
          </w:rPr>
          <w:delText xml:space="preserve">was </w:delText>
        </w:r>
      </w:del>
      <w:ins w:id="199" w:author="Julian Christensen" w:date="2024-08-13T16:32:00Z">
        <w:r w:rsidR="00856E6B">
          <w:rPr>
            <w:rFonts w:eastAsiaTheme="minorEastAsia"/>
            <w:lang w:val="en-US"/>
          </w:rPr>
          <w:t xml:space="preserve">values are </w:t>
        </w:r>
      </w:ins>
      <w:r>
        <w:rPr>
          <w:rFonts w:eastAsiaTheme="minorEastAsia"/>
          <w:lang w:val="en-US"/>
        </w:rPr>
        <w:t>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w:t>
      </w:r>
      <w:r w:rsidR="00E92313">
        <w:rPr>
          <w:lang w:val="en-US"/>
        </w:rPr>
        <w:t>e</w:t>
      </w:r>
      <w:r w:rsidR="00610A3E">
        <w:rPr>
          <w:lang w:val="en-US"/>
        </w:rPr>
        <w:t xml:space="preserve"> </w:t>
      </w:r>
      <w:r w:rsidR="00E92313">
        <w:rPr>
          <w:lang w:val="en-US"/>
        </w:rPr>
        <w:t xml:space="preserve">group </w:t>
      </w:r>
      <w:r w:rsidR="00610A3E">
        <w:rPr>
          <w:lang w:val="en-US"/>
        </w:rPr>
        <w:t xml:space="preserve">averages </w:t>
      </w:r>
      <w:del w:id="200" w:author="Julian Christensen" w:date="2024-08-13T16:33:00Z">
        <w:r w:rsidR="00610A3E" w:rsidDel="00856E6B">
          <w:rPr>
            <w:lang w:val="en-US"/>
          </w:rPr>
          <w:delText xml:space="preserve">were </w:delText>
        </w:r>
      </w:del>
      <w:ins w:id="201" w:author="Julian Christensen" w:date="2024-08-13T16:33:00Z">
        <w:r w:rsidR="00856E6B">
          <w:rPr>
            <w:lang w:val="en-US"/>
          </w:rPr>
          <w:t xml:space="preserve">are </w:t>
        </w:r>
      </w:ins>
      <w:r w:rsidR="00610A3E">
        <w:rPr>
          <w:lang w:val="en-US"/>
        </w:rPr>
        <w:t>found to be statistically different</w:t>
      </w:r>
      <w:r w:rsidR="00E9329A">
        <w:rPr>
          <w:lang w:val="en-US"/>
        </w:rPr>
        <w:t xml:space="preserve"> from </w:t>
      </w:r>
      <w:del w:id="202" w:author="Julian Christensen" w:date="2024-08-13T16:33:00Z">
        <w:r w:rsidR="00E9329A" w:rsidDel="00856E6B">
          <w:rPr>
            <w:lang w:val="en-US"/>
          </w:rPr>
          <w:delText>one an</w:delText>
        </w:r>
      </w:del>
      <w:ins w:id="203" w:author="Julian Christensen" w:date="2024-08-13T16:33:00Z">
        <w:r w:rsidR="00856E6B">
          <w:rPr>
            <w:lang w:val="en-US"/>
          </w:rPr>
          <w:t>each</w:t>
        </w:r>
      </w:ins>
      <w:r w:rsidR="00E9329A">
        <w:rPr>
          <w:lang w:val="en-US"/>
        </w:rPr>
        <w:t>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7950EC5F" w:rsidR="009A0D77" w:rsidRDefault="00610A3E" w:rsidP="00610A3E">
      <w:pPr>
        <w:spacing w:after="0" w:line="360" w:lineRule="auto"/>
        <w:ind w:firstLine="1304"/>
        <w:jc w:val="both"/>
        <w:rPr>
          <w:lang w:val="en-US"/>
        </w:rPr>
      </w:pPr>
      <w:r>
        <w:rPr>
          <w:lang w:val="en-US"/>
        </w:rPr>
        <w:t xml:space="preserve">Based on these results it </w:t>
      </w:r>
      <w:del w:id="204" w:author="Therese Deocampo Pigott" w:date="2024-08-07T20:27:00Z">
        <w:r w:rsidR="00705E52" w:rsidDel="003043D2">
          <w:rPr>
            <w:lang w:val="en-US"/>
          </w:rPr>
          <w:delText>seems</w:delText>
        </w:r>
        <w:r w:rsidDel="003043D2">
          <w:rPr>
            <w:lang w:val="en-US"/>
          </w:rPr>
          <w:delText xml:space="preserve"> like</w:delText>
        </w:r>
      </w:del>
      <w:ins w:id="205" w:author="Therese Deocampo Pigott" w:date="2024-08-07T20:27:00Z">
        <w:r w:rsidR="003043D2">
          <w:rPr>
            <w:lang w:val="en-US"/>
          </w:rPr>
          <w:t>appears that</w:t>
        </w:r>
      </w:ins>
      <w:ins w:id="206" w:author="Julian Christensen" w:date="2024-08-13T16:34:00Z">
        <w:r w:rsidR="00856E6B">
          <w:rPr>
            <w:lang w:val="en-US"/>
          </w:rPr>
          <w:t xml:space="preserve"> compared to students,</w:t>
        </w:r>
      </w:ins>
      <w:r>
        <w:rPr>
          <w:lang w:val="en-US"/>
        </w:rPr>
        <w:t xml:space="preserve"> research</w:t>
      </w:r>
      <w:r w:rsidR="009A4CD1">
        <w:rPr>
          <w:lang w:val="en-US"/>
        </w:rPr>
        <w:t>er</w:t>
      </w:r>
      <w:ins w:id="207" w:author="Julian Christensen" w:date="2024-08-13T16:34:00Z">
        <w:r w:rsidR="00856E6B">
          <w:rPr>
            <w:lang w:val="en-US"/>
          </w:rPr>
          <w:t xml:space="preserve"> (i.e., content expert)</w:t>
        </w:r>
      </w:ins>
      <w:r>
        <w:rPr>
          <w:lang w:val="en-US"/>
        </w:rPr>
        <w:t xml:space="preserve"> screeners</w:t>
      </w:r>
      <w:r w:rsidR="009A4CD1">
        <w:rPr>
          <w:lang w:val="en-US"/>
        </w:rPr>
        <w:t xml:space="preserve"> </w:t>
      </w:r>
      <w:r>
        <w:rPr>
          <w:lang w:val="en-US"/>
        </w:rPr>
        <w:t>are substantially better at detecting relevant studies</w:t>
      </w:r>
      <w:del w:id="208" w:author="Julian Christensen" w:date="2024-08-13T16:34:00Z">
        <w:r w:rsidDel="00856E6B">
          <w:rPr>
            <w:lang w:val="en-US"/>
          </w:rPr>
          <w:delText xml:space="preserve"> </w:delText>
        </w:r>
        <w:r w:rsidR="001E6DC5" w:rsidDel="00856E6B">
          <w:rPr>
            <w:lang w:val="en-US"/>
          </w:rPr>
          <w:delText>than</w:delText>
        </w:r>
        <w:r w:rsidDel="00856E6B">
          <w:rPr>
            <w:lang w:val="en-US"/>
          </w:rPr>
          <w:delText xml:space="preserve"> assistant</w:delText>
        </w:r>
        <w:r w:rsidR="009A4CD1" w:rsidDel="00856E6B">
          <w:rPr>
            <w:lang w:val="en-US"/>
          </w:rPr>
          <w:delText xml:space="preserve"> </w:delText>
        </w:r>
        <w:r w:rsidDel="00856E6B">
          <w:rPr>
            <w:lang w:val="en-US"/>
          </w:rPr>
          <w:delText>screeners</w:delText>
        </w:r>
      </w:del>
      <w:r>
        <w:rPr>
          <w:lang w:val="en-US"/>
        </w:rPr>
        <w:t>. Yet</w:t>
      </w:r>
      <w:r w:rsidR="001E6DC5">
        <w:rPr>
          <w:lang w:val="en-US"/>
        </w:rPr>
        <w:t xml:space="preserve">, </w:t>
      </w:r>
      <w:ins w:id="209" w:author="Julian Christensen" w:date="2024-08-13T16:35:00Z">
        <w:r w:rsidR="00856E6B">
          <w:rPr>
            <w:lang w:val="en-US"/>
          </w:rPr>
          <w:t xml:space="preserve">as noted, </w:t>
        </w:r>
      </w:ins>
      <w:r>
        <w:rPr>
          <w:lang w:val="en-US"/>
        </w:rPr>
        <w:t xml:space="preserve">this difference </w:t>
      </w:r>
      <w:r w:rsidR="001E6DC5">
        <w:rPr>
          <w:lang w:val="en-US"/>
        </w:rPr>
        <w:t xml:space="preserve">may </w:t>
      </w:r>
      <w:r w:rsidR="00C3763F">
        <w:rPr>
          <w:lang w:val="en-US"/>
        </w:rPr>
        <w:t xml:space="preserve">be </w:t>
      </w:r>
      <w:r>
        <w:rPr>
          <w:lang w:val="en-US"/>
        </w:rPr>
        <w:t xml:space="preserve">driven by </w:t>
      </w:r>
      <w:r w:rsidR="00C3763F">
        <w:rPr>
          <w:lang w:val="en-US"/>
        </w:rPr>
        <w:t>factors</w:t>
      </w:r>
      <w:r w:rsidR="001E6DC5">
        <w:rPr>
          <w:lang w:val="en-US"/>
        </w:rPr>
        <w:t xml:space="preserve"> other</w:t>
      </w:r>
      <w:r>
        <w:rPr>
          <w:lang w:val="en-US"/>
        </w:rPr>
        <w:t xml:space="preserve"> than </w:t>
      </w:r>
      <w:r w:rsidR="001E6DC5">
        <w:rPr>
          <w:lang w:val="en-US"/>
        </w:rPr>
        <w:t>mere</w:t>
      </w:r>
      <w:r>
        <w:rPr>
          <w:lang w:val="en-US"/>
        </w:rPr>
        <w:t xml:space="preserve"> screening </w:t>
      </w:r>
      <w:r w:rsidR="001E6DC5">
        <w:rPr>
          <w:lang w:val="en-US"/>
        </w:rPr>
        <w:t>quality (</w:t>
      </w:r>
      <w:del w:id="210" w:author="Julian Christensen" w:date="2024-08-13T16:35:00Z">
        <w:r w:rsidR="001E6DC5" w:rsidDel="00856E6B">
          <w:rPr>
            <w:lang w:val="en-US"/>
          </w:rPr>
          <w:delText>as noted, the researchers do not only tend to have higher levels of content expertise – they are also in an</w:delText>
        </w:r>
      </w:del>
      <w:ins w:id="211" w:author="Julian Christensen" w:date="2024-08-13T16:35:00Z">
        <w:r w:rsidR="00856E6B">
          <w:rPr>
            <w:lang w:val="en-US"/>
          </w:rPr>
          <w:t>e.g.,</w:t>
        </w:r>
      </w:ins>
      <w:r w:rsidR="001E6DC5">
        <w:rPr>
          <w:lang w:val="en-US"/>
        </w:rPr>
        <w:t xml:space="preserve"> authority relation</w:t>
      </w:r>
      <w:ins w:id="212" w:author="Julian Christensen" w:date="2024-08-13T16:35:00Z">
        <w:r w:rsidR="00856E6B">
          <w:rPr>
            <w:lang w:val="en-US"/>
          </w:rPr>
          <w:t>s</w:t>
        </w:r>
      </w:ins>
      <w:del w:id="213" w:author="Julian Christensen" w:date="2024-08-13T16:35:00Z">
        <w:r w:rsidR="001E6DC5" w:rsidDel="00856E6B">
          <w:rPr>
            <w:lang w:val="en-US"/>
          </w:rPr>
          <w:delText xml:space="preserve"> to the assistants</w:delText>
        </w:r>
        <w:r w:rsidR="0001372B" w:rsidDel="00856E6B">
          <w:rPr>
            <w:lang w:val="en-US"/>
          </w:rPr>
          <w:delText>,</w:delText>
        </w:r>
      </w:del>
      <w:ins w:id="214" w:author="Julian Christensen" w:date="2024-08-13T16:35:00Z">
        <w:r w:rsidR="00856E6B">
          <w:rPr>
            <w:lang w:val="en-US"/>
          </w:rPr>
          <w:t xml:space="preserve"> with a potential to</w:t>
        </w:r>
      </w:ins>
      <w:del w:id="215" w:author="Julian Christensen" w:date="2024-08-13T16:35:00Z">
        <w:r w:rsidR="0001372B" w:rsidDel="00856E6B">
          <w:rPr>
            <w:lang w:val="en-US"/>
          </w:rPr>
          <w:delText xml:space="preserve"> which may</w:delText>
        </w:r>
      </w:del>
      <w:r w:rsidR="0001372B">
        <w:rPr>
          <w:lang w:val="en-US"/>
        </w:rPr>
        <w:t xml:space="preserve"> inflate the researchers’ performance relative to that of the assistants</w:t>
      </w:r>
      <w:r w:rsidR="001E6DC5">
        <w:rPr>
          <w:lang w:val="en-US"/>
        </w:rPr>
        <w:t>)</w:t>
      </w:r>
      <w:r>
        <w:rPr>
          <w:lang w:val="en-US"/>
        </w:rPr>
        <w:t xml:space="preserve">. Interestingly, when </w:t>
      </w:r>
      <w:del w:id="216" w:author="Julian Christensen" w:date="2024-08-13T16:36:00Z">
        <w:r w:rsidDel="00856E6B">
          <w:rPr>
            <w:lang w:val="en-US"/>
          </w:rPr>
          <w:delText xml:space="preserve">investigating </w:delText>
        </w:r>
      </w:del>
      <w:ins w:id="217" w:author="Julian Christensen" w:date="2024-08-13T16:36:00Z">
        <w:r w:rsidR="00856E6B">
          <w:rPr>
            <w:lang w:val="en-US"/>
          </w:rPr>
          <w:t xml:space="preserve">analyzing </w:t>
        </w:r>
      </w:ins>
      <w:r>
        <w:rPr>
          <w:lang w:val="en-US"/>
        </w:rPr>
        <w:t xml:space="preserve">the NIPH data, which </w:t>
      </w:r>
      <w:del w:id="218" w:author="Julian Christensen" w:date="2024-08-13T16:36:00Z">
        <w:r w:rsidDel="00856E6B">
          <w:rPr>
            <w:lang w:val="en-US"/>
          </w:rPr>
          <w:delText xml:space="preserve">was </w:delText>
        </w:r>
      </w:del>
      <w:ins w:id="219" w:author="Julian Christensen" w:date="2024-08-13T16:36:00Z">
        <w:r w:rsidR="00856E6B">
          <w:rPr>
            <w:lang w:val="en-US"/>
          </w:rPr>
          <w:t xml:space="preserve">is </w:t>
        </w:r>
      </w:ins>
      <w:r w:rsidR="0001372B">
        <w:rPr>
          <w:lang w:val="en-US"/>
        </w:rPr>
        <w:t xml:space="preserve">in all cases </w:t>
      </w:r>
      <w:r>
        <w:rPr>
          <w:lang w:val="en-US"/>
        </w:rPr>
        <w:t>based on</w:t>
      </w:r>
      <w:r w:rsidR="00C3763F">
        <w:rPr>
          <w:lang w:val="en-US"/>
        </w:rPr>
        <w:t xml:space="preserve"> independent</w:t>
      </w:r>
      <w:r>
        <w:rPr>
          <w:lang w:val="en-US"/>
        </w:rPr>
        <w:t xml:space="preserve"> researcher-researcher screening comparisons, we </w:t>
      </w:r>
      <w:del w:id="220" w:author="Julian Christensen" w:date="2024-08-13T16:36:00Z">
        <w:r w:rsidDel="00856E6B">
          <w:rPr>
            <w:lang w:val="en-US"/>
          </w:rPr>
          <w:delText xml:space="preserve">found </w:delText>
        </w:r>
      </w:del>
      <w:ins w:id="221" w:author="Julian Christensen" w:date="2024-08-13T16:36:00Z">
        <w:r w:rsidR="00856E6B">
          <w:rPr>
            <w:lang w:val="en-US"/>
          </w:rPr>
          <w:t xml:space="preserve">find </w:t>
        </w:r>
      </w:ins>
      <w:r>
        <w:rPr>
          <w:lang w:val="en-US"/>
        </w:rPr>
        <w:t>performance</w:t>
      </w:r>
      <w:del w:id="222" w:author="Julian Christensen" w:date="2024-08-13T16:36:00Z">
        <w:r w:rsidDel="00856E6B">
          <w:rPr>
            <w:lang w:val="en-US"/>
          </w:rPr>
          <w:delText xml:space="preserve"> pattern</w:delText>
        </w:r>
      </w:del>
      <w:ins w:id="223" w:author="Julian Christensen" w:date="2024-08-13T16:36:00Z">
        <w:r w:rsidR="00856E6B">
          <w:rPr>
            <w:lang w:val="en-US"/>
          </w:rPr>
          <w:t xml:space="preserve"> levels</w:t>
        </w:r>
      </w:ins>
      <w:del w:id="224" w:author="Julian Christensen" w:date="2024-08-13T16:36:00Z">
        <w:r w:rsidDel="00856E6B">
          <w:rPr>
            <w:lang w:val="en-US"/>
          </w:rPr>
          <w:delText xml:space="preserve">s </w:delText>
        </w:r>
      </w:del>
      <w:ins w:id="225" w:author="Julian Christensen" w:date="2024-08-13T16:36:00Z">
        <w:r w:rsidR="00856E6B">
          <w:rPr>
            <w:lang w:val="en-US"/>
          </w:rPr>
          <w:t xml:space="preserve"> </w:t>
        </w:r>
      </w:ins>
      <w:r w:rsidR="00A7375D">
        <w:rPr>
          <w:lang w:val="en-US"/>
        </w:rPr>
        <w:t>closer</w:t>
      </w:r>
      <w:r>
        <w:rPr>
          <w:lang w:val="en-US"/>
        </w:rPr>
        <w:t xml:space="preserve"> to </w:t>
      </w:r>
      <w:del w:id="226" w:author="Julian Christensen" w:date="2024-08-13T16:37:00Z">
        <w:r w:rsidDel="00856E6B">
          <w:rPr>
            <w:lang w:val="en-US"/>
          </w:rPr>
          <w:delText>the performance</w:delText>
        </w:r>
      </w:del>
      <w:ins w:id="227" w:author="Julian Christensen" w:date="2024-08-13T16:37:00Z">
        <w:r w:rsidR="00856E6B">
          <w:rPr>
            <w:lang w:val="en-US"/>
          </w:rPr>
          <w:t>those</w:t>
        </w:r>
      </w:ins>
      <w:r>
        <w:rPr>
          <w:lang w:val="en-US"/>
        </w:rPr>
        <w:t xml:space="preserve"> of the assistant screeners in the </w:t>
      </w:r>
      <w:del w:id="228" w:author="Julian Christensen" w:date="2024-08-13T16:37:00Z">
        <w:r w:rsidDel="00856E6B">
          <w:rPr>
            <w:lang w:val="en-US"/>
          </w:rPr>
          <w:delText xml:space="preserve">included </w:delText>
        </w:r>
      </w:del>
      <w:r>
        <w:rPr>
          <w:lang w:val="en-US"/>
        </w:rPr>
        <w:t>Campbell review</w:t>
      </w:r>
      <w:r w:rsidR="0001372B">
        <w:rPr>
          <w:lang w:val="en-US"/>
        </w:rPr>
        <w:t>s</w:t>
      </w:r>
      <w:r>
        <w:rPr>
          <w:lang w:val="en-US"/>
        </w:rPr>
        <w:t xml:space="preserve">. </w:t>
      </w:r>
      <w:del w:id="229" w:author="Julian Christensen" w:date="2024-08-13T16:38:00Z">
        <w:r w:rsidDel="00856E6B">
          <w:rPr>
            <w:lang w:val="en-US"/>
          </w:rPr>
          <w:delText xml:space="preserve">The </w:delText>
        </w:r>
      </w:del>
      <w:ins w:id="230" w:author="Julian Christensen" w:date="2024-08-13T16:38:00Z">
        <w:r w:rsidR="00856E6B">
          <w:rPr>
            <w:lang w:val="en-US"/>
          </w:rPr>
          <w:t xml:space="preserve">As such, the </w:t>
        </w:r>
      </w:ins>
      <w:del w:id="231" w:author="Julian Christensen" w:date="2024-08-13T16:38:00Z">
        <w:r w:rsidDel="00856E6B">
          <w:rPr>
            <w:lang w:val="en-US"/>
          </w:rPr>
          <w:delText xml:space="preserve">overall </w:delText>
        </w:r>
      </w:del>
      <w:ins w:id="232" w:author="Julian Christensen" w:date="2024-08-13T16:38:00Z">
        <w:r w:rsidR="00856E6B">
          <w:rPr>
            <w:lang w:val="en-US"/>
          </w:rPr>
          <w:t xml:space="preserve">average </w:t>
        </w:r>
      </w:ins>
      <w:r>
        <w:rPr>
          <w:lang w:val="en-US"/>
        </w:rPr>
        <w:t xml:space="preserve">recall </w:t>
      </w:r>
      <w:del w:id="233" w:author="Julian Christensen" w:date="2024-08-14T15:17:00Z">
        <w:r w:rsidDel="00EC6E04">
          <w:rPr>
            <w:lang w:val="en-US"/>
          </w:rPr>
          <w:delText xml:space="preserve">rate </w:delText>
        </w:r>
      </w:del>
      <w:ins w:id="234" w:author="Julian Christensen" w:date="2024-08-14T15:17:00Z">
        <w:r w:rsidR="00EC6E04">
          <w:rPr>
            <w:lang w:val="en-US"/>
          </w:rPr>
          <w:t xml:space="preserve">value </w:t>
        </w:r>
      </w:ins>
      <w:del w:id="235" w:author="Julian Christensen" w:date="2024-08-13T16:38:00Z">
        <w:r w:rsidDel="00856E6B">
          <w:rPr>
            <w:lang w:val="en-US"/>
          </w:rPr>
          <w:delText>in the</w:delText>
        </w:r>
      </w:del>
      <w:ins w:id="236" w:author="Julian Christensen" w:date="2024-08-13T16:39:00Z">
        <w:r w:rsidR="00856E6B">
          <w:rPr>
            <w:lang w:val="en-US"/>
          </w:rPr>
          <w:t>in the</w:t>
        </w:r>
      </w:ins>
      <w:r>
        <w:rPr>
          <w:lang w:val="en-US"/>
        </w:rPr>
        <w:t xml:space="preserve"> NIPH</w:t>
      </w:r>
      <w:ins w:id="237" w:author="Julian Christensen" w:date="2024-08-13T16:38:00Z">
        <w:r w:rsidR="00856E6B">
          <w:rPr>
            <w:lang w:val="en-US"/>
          </w:rPr>
          <w:t xml:space="preserve"> </w:t>
        </w:r>
      </w:ins>
      <w:ins w:id="238" w:author="Julian Christensen" w:date="2024-08-13T16:39:00Z">
        <w:r w:rsidR="00856E6B">
          <w:rPr>
            <w:lang w:val="en-US"/>
          </w:rPr>
          <w:t>data</w:t>
        </w:r>
      </w:ins>
      <w:del w:id="239" w:author="Julian Christensen" w:date="2024-08-13T16:38:00Z">
        <w:r w:rsidDel="00856E6B">
          <w:rPr>
            <w:lang w:val="en-US"/>
          </w:rPr>
          <w:delText xml:space="preserve"> data</w:delText>
        </w:r>
      </w:del>
      <w:r>
        <w:rPr>
          <w:lang w:val="en-US"/>
        </w:rPr>
        <w:t xml:space="preserve"> </w:t>
      </w:r>
      <w:del w:id="240" w:author="Julian Christensen" w:date="2024-08-13T16:37:00Z">
        <w:r w:rsidDel="00856E6B">
          <w:rPr>
            <w:lang w:val="en-US"/>
          </w:rPr>
          <w:delText xml:space="preserve">was </w:delText>
        </w:r>
      </w:del>
      <w:ins w:id="241" w:author="Julian Christensen" w:date="2024-08-13T16:37:00Z">
        <w:r w:rsidR="00856E6B">
          <w:rPr>
            <w:lang w:val="en-US"/>
          </w:rPr>
          <w:t xml:space="preserve">is </w:t>
        </w:r>
      </w:ins>
      <w:r>
        <w:rPr>
          <w:lang w:val="en-US"/>
        </w:rPr>
        <w:t xml:space="preserve">0.839, 95% </w:t>
      </w:r>
      <w:r>
        <w:rPr>
          <w:i/>
          <w:lang w:val="en-US"/>
        </w:rPr>
        <w:t>CI</w:t>
      </w:r>
      <w:r>
        <w:rPr>
          <w:lang w:val="en-US"/>
        </w:rPr>
        <w:t xml:space="preserve">[0.737, 0.920]. Again, we </w:t>
      </w:r>
      <w:del w:id="242" w:author="Julian Christensen" w:date="2024-08-13T16:38:00Z">
        <w:r w:rsidDel="00856E6B">
          <w:rPr>
            <w:lang w:val="en-US"/>
          </w:rPr>
          <w:delText xml:space="preserve">primarily found </w:delText>
        </w:r>
      </w:del>
      <w:ins w:id="243" w:author="Julian Christensen" w:date="2024-08-13T16:38:00Z">
        <w:r w:rsidR="00856E6B">
          <w:rPr>
            <w:lang w:val="en-US"/>
          </w:rPr>
          <w:t xml:space="preserve">find </w:t>
        </w:r>
      </w:ins>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w:t>
      </w:r>
      <w:del w:id="244" w:author="Julian Christensen" w:date="2024-08-14T15:17:00Z">
        <w:r w:rsidDel="00EC6E04">
          <w:rPr>
            <w:rFonts w:eastAsiaTheme="minorEastAsia"/>
            <w:lang w:val="en-US"/>
          </w:rPr>
          <w:delText>rate</w:delText>
        </w:r>
      </w:del>
      <w:ins w:id="245" w:author="Julian Christensen" w:date="2024-08-14T15:17:00Z">
        <w:r w:rsidR="00EC6E04">
          <w:rPr>
            <w:rFonts w:eastAsiaTheme="minorEastAsia"/>
            <w:lang w:val="en-US"/>
          </w:rPr>
          <w:t xml:space="preserve">value </w:t>
        </w:r>
      </w:ins>
      <w:ins w:id="246" w:author="Julian Christensen" w:date="2024-08-13T16:39:00Z">
        <w:r w:rsidR="00856E6B">
          <w:rPr>
            <w:rFonts w:eastAsiaTheme="minorEastAsia"/>
            <w:lang w:val="en-US"/>
          </w:rPr>
          <w:t>of the NIPH researchers</w:t>
        </w:r>
      </w:ins>
      <w:r>
        <w:rPr>
          <w:rFonts w:eastAsiaTheme="minorEastAsia"/>
          <w:lang w:val="en-US"/>
        </w:rPr>
        <w:t xml:space="preserve"> </w:t>
      </w:r>
      <w:del w:id="247" w:author="Julian Christensen" w:date="2024-08-13T16:39:00Z">
        <w:r w:rsidDel="00856E6B">
          <w:rPr>
            <w:rFonts w:eastAsiaTheme="minorEastAsia"/>
            <w:lang w:val="en-US"/>
          </w:rPr>
          <w:delText xml:space="preserve">was </w:delText>
        </w:r>
      </w:del>
      <w:ins w:id="248" w:author="Julian Christensen" w:date="2024-08-13T16:39:00Z">
        <w:r w:rsidR="00856E6B">
          <w:rPr>
            <w:rFonts w:eastAsiaTheme="minorEastAsia"/>
            <w:lang w:val="en-US"/>
          </w:rPr>
          <w:t xml:space="preserve">is </w:t>
        </w:r>
      </w:ins>
      <w:r>
        <w:rPr>
          <w:rFonts w:eastAsiaTheme="minorEastAsia"/>
          <w:lang w:val="en-US"/>
        </w:rPr>
        <w:t xml:space="preserve">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w:t>
      </w:r>
      <w:ins w:id="249" w:author="Julian Christensen" w:date="2024-08-13T16:40:00Z">
        <w:r w:rsidR="00856E6B">
          <w:rPr>
            <w:lang w:val="en-US"/>
          </w:rPr>
          <w:t xml:space="preserve">tion between </w:t>
        </w:r>
      </w:ins>
      <w:del w:id="250" w:author="Julian Christensen" w:date="2024-08-13T16:40:00Z">
        <w:r w:rsidDel="00856E6B">
          <w:rPr>
            <w:lang w:val="en-US"/>
          </w:rPr>
          <w:delText>bility</w:delText>
        </w:r>
        <w:r w:rsidR="009A42C4" w:rsidDel="00856E6B">
          <w:rPr>
            <w:lang w:val="en-US"/>
          </w:rPr>
          <w:delText xml:space="preserve"> </w:delText>
        </w:r>
        <w:r w:rsidR="00DF4566" w:rsidDel="00856E6B">
          <w:rPr>
            <w:lang w:val="en-US"/>
          </w:rPr>
          <w:delText xml:space="preserve">either </w:delText>
        </w:r>
        <w:r w:rsidR="009A42C4" w:rsidDel="00856E6B">
          <w:rPr>
            <w:lang w:val="en-US"/>
          </w:rPr>
          <w:delText>at</w:delText>
        </w:r>
        <w:r w:rsidDel="00856E6B">
          <w:rPr>
            <w:lang w:val="en-US"/>
          </w:rPr>
          <w:delText xml:space="preserve"> </w:delText>
        </w:r>
        <w:r w:rsidR="009A42C4" w:rsidDel="00856E6B">
          <w:rPr>
            <w:lang w:val="en-US"/>
          </w:rPr>
          <w:delText xml:space="preserve">the </w:delText>
        </w:r>
        <w:r w:rsidR="00DF4566" w:rsidDel="00856E6B">
          <w:rPr>
            <w:lang w:val="en-US"/>
          </w:rPr>
          <w:delText xml:space="preserve">levels of the </w:delText>
        </w:r>
      </w:del>
      <w:r w:rsidR="009A4CD1">
        <w:rPr>
          <w:lang w:val="en-US"/>
        </w:rPr>
        <w:t>screeners</w:t>
      </w:r>
      <w:r w:rsidR="00DF4566">
        <w:rPr>
          <w:lang w:val="en-US"/>
        </w:rPr>
        <w:t xml:space="preserve"> </w:t>
      </w:r>
      <w:del w:id="251" w:author="Julian Christensen" w:date="2024-08-13T16:40:00Z">
        <w:r w:rsidR="00DF4566" w:rsidDel="00856E6B">
          <w:rPr>
            <w:lang w:val="en-US"/>
          </w:rPr>
          <w:delText>or</w:delText>
        </w:r>
        <w:r w:rsidR="009A42C4" w:rsidDel="00856E6B">
          <w:rPr>
            <w:lang w:val="en-US"/>
          </w:rPr>
          <w:delText xml:space="preserve"> </w:delText>
        </w:r>
        <w:r w:rsidR="00DF4566" w:rsidDel="00856E6B">
          <w:rPr>
            <w:lang w:val="en-US"/>
          </w:rPr>
          <w:delText>the</w:delText>
        </w:r>
      </w:del>
      <w:ins w:id="252" w:author="Julian Christensen" w:date="2024-08-13T16:40:00Z">
        <w:r w:rsidR="00856E6B">
          <w:rPr>
            <w:lang w:val="en-US"/>
          </w:rPr>
          <w:t>and between</w:t>
        </w:r>
      </w:ins>
      <w:r w:rsidR="00DF4566">
        <w:rPr>
          <w:lang w:val="en-US"/>
        </w:rPr>
        <w:t xml:space="preserve"> </w:t>
      </w:r>
      <w:del w:id="253" w:author="Julian Christensen" w:date="2024-08-13T16:40:00Z">
        <w:r w:rsidR="009A42C4" w:rsidDel="00856E6B">
          <w:rPr>
            <w:lang w:val="en-US"/>
          </w:rPr>
          <w:delText>study</w:delText>
        </w:r>
      </w:del>
      <w:ins w:id="254" w:author="Julian Christensen" w:date="2024-08-13T16:40:00Z">
        <w:r w:rsidR="00856E6B">
          <w:rPr>
            <w:lang w:val="en-US"/>
          </w:rPr>
          <w:t>studies</w:t>
        </w:r>
      </w:ins>
      <w:r>
        <w:rPr>
          <w:lang w:val="en-US"/>
        </w:rPr>
        <w:t xml:space="preserve">. </w:t>
      </w:r>
      <w:r>
        <w:rPr>
          <w:rFonts w:eastAsiaTheme="minorEastAsia"/>
          <w:lang w:val="en-US"/>
        </w:rPr>
        <w:t xml:space="preserve">The </w:t>
      </w:r>
      <w:del w:id="255" w:author="Julian Christensen" w:date="2024-08-13T16:40:00Z">
        <w:r w:rsidDel="00856E6B">
          <w:rPr>
            <w:rFonts w:eastAsiaTheme="minorEastAsia"/>
            <w:lang w:val="en-US"/>
          </w:rPr>
          <w:delText xml:space="preserve">overall </w:delText>
        </w:r>
      </w:del>
      <w:r>
        <w:rPr>
          <w:rFonts w:eastAsiaTheme="minorEastAsia"/>
          <w:lang w:val="en-US"/>
        </w:rPr>
        <w:t>average</w:t>
      </w:r>
      <w:r w:rsidR="009A0D77">
        <w:rPr>
          <w:lang w:val="en-US"/>
        </w:rPr>
        <w:t xml:space="preserve"> balanced accuracy</w:t>
      </w:r>
      <w:ins w:id="256" w:author="Julian Christensen" w:date="2024-08-13T16:40:00Z">
        <w:r w:rsidR="00856E6B">
          <w:rPr>
            <w:lang w:val="en-US"/>
          </w:rPr>
          <w:t xml:space="preserve"> </w:t>
        </w:r>
      </w:ins>
      <w:del w:id="257" w:author="Julian Christensen" w:date="2024-08-13T16:41:00Z">
        <w:r w:rsidR="009A0D77" w:rsidDel="00856E6B">
          <w:rPr>
            <w:lang w:val="en-US"/>
          </w:rPr>
          <w:delText xml:space="preserve"> </w:delText>
        </w:r>
      </w:del>
      <w:r w:rsidR="009A0D77">
        <w:rPr>
          <w:lang w:val="en-US"/>
        </w:rPr>
        <w:t xml:space="preserve">and </w:t>
      </w:r>
      <w:r w:rsidR="00C3763F" w:rsidRPr="00705E52">
        <w:rPr>
          <w:i/>
          <w:lang w:val="en-US"/>
        </w:rPr>
        <w:t>nMCC</w:t>
      </w:r>
      <w:r w:rsidR="00C3763F">
        <w:rPr>
          <w:lang w:val="en-US"/>
        </w:rPr>
        <w:t xml:space="preserve"> </w:t>
      </w:r>
      <w:ins w:id="258" w:author="Julian Christensen" w:date="2024-08-13T16:41:00Z">
        <w:r w:rsidR="00856E6B">
          <w:rPr>
            <w:lang w:val="en-US"/>
          </w:rPr>
          <w:t xml:space="preserve">values of the NIPH researchers </w:t>
        </w:r>
      </w:ins>
      <w:del w:id="259" w:author="Julian Christensen" w:date="2024-08-13T16:41:00Z">
        <w:r w:rsidR="009A0D77" w:rsidRPr="00C3763F" w:rsidDel="00856E6B">
          <w:rPr>
            <w:lang w:val="en-US"/>
          </w:rPr>
          <w:delText>w</w:delText>
        </w:r>
        <w:r w:rsidR="001D0746" w:rsidRPr="00C3763F" w:rsidDel="00856E6B">
          <w:rPr>
            <w:lang w:val="en-US"/>
          </w:rPr>
          <w:delText>ere</w:delText>
        </w:r>
        <w:r w:rsidR="009A0D77" w:rsidDel="00856E6B">
          <w:rPr>
            <w:lang w:val="en-US"/>
          </w:rPr>
          <w:delText xml:space="preserve"> </w:delText>
        </w:r>
      </w:del>
      <w:ins w:id="260" w:author="Julian Christensen" w:date="2024-08-13T16:41:00Z">
        <w:r w:rsidR="00856E6B">
          <w:rPr>
            <w:lang w:val="en-US"/>
          </w:rPr>
          <w:t xml:space="preserve">are </w:t>
        </w:r>
      </w:ins>
      <w:r w:rsidR="009A0D77">
        <w:rPr>
          <w:lang w:val="en-US"/>
        </w:rPr>
        <w:t xml:space="preserve">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4D3C3D" w:rsidRDefault="004D3C3D">
                            <w:pPr>
                              <w:rPr>
                                <w:noProof/>
                                <w:lang w:val="en-US"/>
                              </w:rPr>
                            </w:pPr>
                          </w:p>
                          <w:p w14:paraId="51D821A5" w14:textId="77777777" w:rsidR="004D3C3D" w:rsidRDefault="004D3C3D">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4D3C3D" w:rsidRPr="0011702D" w:rsidRDefault="004D3C3D">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2">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4D3C3D" w:rsidRPr="0035608F" w:rsidRDefault="004D3C3D"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D3C3D" w:rsidRPr="00BD4892" w:rsidRDefault="004D3C3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4D3C3D" w:rsidRDefault="004D3C3D">
                      <w:pPr>
                        <w:rPr>
                          <w:noProof/>
                          <w:lang w:val="en-US"/>
                        </w:rPr>
                      </w:pPr>
                    </w:p>
                    <w:p w14:paraId="51D821A5" w14:textId="77777777" w:rsidR="004D3C3D" w:rsidRDefault="004D3C3D">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4D3C3D" w:rsidRPr="0011702D" w:rsidRDefault="004D3C3D">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2">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4D3C3D" w:rsidRPr="0035608F" w:rsidRDefault="004D3C3D"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D3C3D" w:rsidRPr="00BD4892" w:rsidRDefault="004D3C3D">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29780294" w14:textId="77777777" w:rsidR="009A4CD1" w:rsidRDefault="0035608F" w:rsidP="009A4CD1">
      <w:pPr>
        <w:spacing w:after="0" w:line="360" w:lineRule="auto"/>
        <w:rPr>
          <w:noProof/>
          <w:sz w:val="20"/>
          <w:szCs w:val="24"/>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w:t>
      </w:r>
      <w:r w:rsidR="009A4CD1">
        <w:rPr>
          <w:noProof/>
          <w:sz w:val="20"/>
          <w:szCs w:val="24"/>
          <w:lang w:val="en-US"/>
        </w:rPr>
        <w:t>l</w:t>
      </w:r>
    </w:p>
    <w:p w14:paraId="48752449" w14:textId="77777777" w:rsidR="00856E6B" w:rsidRDefault="00856E6B" w:rsidP="009A4CD1">
      <w:pPr>
        <w:spacing w:after="0" w:line="360" w:lineRule="auto"/>
        <w:rPr>
          <w:ins w:id="261" w:author="Julian Christensen" w:date="2024-08-13T16:41:00Z"/>
          <w:b/>
          <w:lang w:val="en-US"/>
        </w:rPr>
      </w:pPr>
    </w:p>
    <w:p w14:paraId="584DBA1B" w14:textId="75536F80" w:rsidR="002F549D" w:rsidRPr="005A5616" w:rsidRDefault="002F549D" w:rsidP="00023B62">
      <w:pPr>
        <w:spacing w:after="0" w:line="360" w:lineRule="auto"/>
        <w:jc w:val="both"/>
        <w:rPr>
          <w:b/>
          <w:lang w:val="en-US"/>
        </w:rPr>
      </w:pPr>
      <w:r>
        <w:rPr>
          <w:b/>
          <w:lang w:val="en-US"/>
        </w:rPr>
        <w:t>3.</w:t>
      </w:r>
      <w:r w:rsidR="00856E6B">
        <w:rPr>
          <w:b/>
          <w:lang w:val="en-US"/>
        </w:rPr>
        <w:t>3</w:t>
      </w:r>
      <w:r>
        <w:rPr>
          <w:b/>
          <w:lang w:val="en-US"/>
        </w:rPr>
        <w:t xml:space="preserve"> </w:t>
      </w:r>
      <w:r w:rsidR="00FD5AC1">
        <w:rPr>
          <w:b/>
          <w:lang w:val="en-US"/>
        </w:rPr>
        <w:t>Benchmarking</w:t>
      </w:r>
    </w:p>
    <w:p w14:paraId="5E82314D" w14:textId="2D2190FF" w:rsidR="00135343" w:rsidRDefault="002F549D" w:rsidP="002F549D">
      <w:pPr>
        <w:spacing w:after="0" w:line="360" w:lineRule="auto"/>
        <w:jc w:val="both"/>
        <w:rPr>
          <w:ins w:id="262" w:author="Julian Christensen" w:date="2024-08-13T16:48:00Z"/>
          <w:lang w:val="en-US"/>
        </w:rPr>
      </w:pPr>
      <w:r>
        <w:rPr>
          <w:lang w:val="en-US"/>
        </w:rPr>
        <w:t xml:space="preserve">Bearing </w:t>
      </w:r>
      <w:r>
        <w:rPr>
          <w:lang w:val="en-US"/>
        </w:rPr>
        <w:t>on the empirical results presented in the previous section, we developed the</w:t>
      </w:r>
      <w:r w:rsidR="009A4CD1">
        <w:rPr>
          <w:lang w:val="en-US"/>
        </w:rPr>
        <w:t xml:space="preserve"> screening</w:t>
      </w:r>
      <w:r>
        <w:rPr>
          <w:lang w:val="en-US"/>
        </w:rPr>
        <w:t xml:space="preserve"> benchmark scheme presented in Table 3. </w:t>
      </w:r>
      <w:ins w:id="263" w:author="Julian Christensen" w:date="2024-08-13T17:02:00Z">
        <w:r w:rsidR="00455B50">
          <w:rPr>
            <w:lang w:val="en-US"/>
          </w:rPr>
          <w:t>W</w:t>
        </w:r>
      </w:ins>
      <w:ins w:id="264" w:author="Julian Christensen" w:date="2024-08-13T16:45:00Z">
        <w:r w:rsidR="00135343" w:rsidRPr="00135343">
          <w:rPr>
            <w:lang w:val="en-US"/>
          </w:rPr>
          <w:t>e</w:t>
        </w:r>
      </w:ins>
      <w:ins w:id="265" w:author="Julian Christensen" w:date="2024-08-13T17:02:00Z">
        <w:r w:rsidR="00455B50">
          <w:rPr>
            <w:lang w:val="en-US"/>
          </w:rPr>
          <w:t xml:space="preserve"> do thus</w:t>
        </w:r>
      </w:ins>
      <w:ins w:id="266" w:author="Julian Christensen" w:date="2024-08-13T16:45:00Z">
        <w:r w:rsidR="00135343" w:rsidRPr="00135343">
          <w:rPr>
            <w:lang w:val="en-US"/>
          </w:rPr>
          <w:t xml:space="preserve"> suggest—as a coarse-grained rule of thumb—that if a</w:t>
        </w:r>
      </w:ins>
      <w:ins w:id="267" w:author="Julian Christensen" w:date="2024-08-13T16:46:00Z">
        <w:r w:rsidR="00135343">
          <w:rPr>
            <w:lang w:val="en-US"/>
          </w:rPr>
          <w:t xml:space="preserve"> GPT API model (or other</w:t>
        </w:r>
      </w:ins>
      <w:ins w:id="268" w:author="Julian Christensen" w:date="2024-08-13T16:45:00Z">
        <w:r w:rsidR="00135343" w:rsidRPr="00135343">
          <w:rPr>
            <w:lang w:val="en-US"/>
          </w:rPr>
          <w:t xml:space="preserve"> automated </w:t>
        </w:r>
      </w:ins>
      <w:ins w:id="269" w:author="Julian Christensen" w:date="2024-08-13T16:46:00Z">
        <w:r w:rsidR="00135343">
          <w:rPr>
            <w:lang w:val="en-US"/>
          </w:rPr>
          <w:t xml:space="preserve">screening </w:t>
        </w:r>
      </w:ins>
      <w:ins w:id="270" w:author="Julian Christensen" w:date="2024-08-13T16:45:00Z">
        <w:r w:rsidR="00135343" w:rsidRPr="00135343">
          <w:rPr>
            <w:lang w:val="en-US"/>
          </w:rPr>
          <w:t>tool</w:t>
        </w:r>
      </w:ins>
      <w:ins w:id="271" w:author="Julian Christensen" w:date="2024-08-13T16:46:00Z">
        <w:r w:rsidR="00135343">
          <w:rPr>
            <w:lang w:val="en-US"/>
          </w:rPr>
          <w:t>)</w:t>
        </w:r>
      </w:ins>
      <w:ins w:id="272" w:author="Julian Christensen" w:date="2024-08-13T16:45:00Z">
        <w:r w:rsidR="00135343" w:rsidRPr="00135343">
          <w:rPr>
            <w:lang w:val="en-US"/>
          </w:rPr>
          <w:t xml:space="preserve"> can reach a recall </w:t>
        </w:r>
      </w:ins>
      <w:ins w:id="273" w:author="Julian Christensen" w:date="2024-08-13T16:46:00Z">
        <w:r w:rsidR="00135343">
          <w:rPr>
            <w:lang w:val="en-US"/>
          </w:rPr>
          <w:t>level</w:t>
        </w:r>
      </w:ins>
      <w:ins w:id="274" w:author="Julian Christensen" w:date="2024-08-13T16:45:00Z">
        <w:r w:rsidR="00135343" w:rsidRPr="00135343">
          <w:rPr>
            <w:lang w:val="en-US"/>
          </w:rPr>
          <w:t xml:space="preserve"> equal to or above </w:t>
        </w:r>
      </w:ins>
      <w:ins w:id="275" w:author="Julian Christensen" w:date="2024-08-13T16:47:00Z">
        <w:r w:rsidR="00135343">
          <w:rPr>
            <w:lang w:val="en-US"/>
          </w:rPr>
          <w:t>0.8</w:t>
        </w:r>
      </w:ins>
      <w:ins w:id="276" w:author="Julian Christensen" w:date="2024-08-13T16:45:00Z">
        <w:r w:rsidR="00135343" w:rsidRPr="00135343">
          <w:rPr>
            <w:lang w:val="en-US"/>
          </w:rPr>
          <w:t xml:space="preserve"> and </w:t>
        </w:r>
      </w:ins>
      <w:ins w:id="277" w:author="Julian Christensen" w:date="2024-08-13T17:02:00Z">
        <w:r w:rsidR="00455B50">
          <w:rPr>
            <w:lang w:val="en-US"/>
          </w:rPr>
          <w:t xml:space="preserve">a </w:t>
        </w:r>
      </w:ins>
      <w:ins w:id="278" w:author="Julian Christensen" w:date="2024-08-13T16:45:00Z">
        <w:r w:rsidR="00135343" w:rsidRPr="00135343">
          <w:rPr>
            <w:lang w:val="en-US"/>
          </w:rPr>
          <w:t xml:space="preserve">specificity </w:t>
        </w:r>
      </w:ins>
      <w:ins w:id="279" w:author="Julian Christensen" w:date="2024-08-13T17:02:00Z">
        <w:r w:rsidR="00455B50">
          <w:rPr>
            <w:lang w:val="en-US"/>
          </w:rPr>
          <w:t>level</w:t>
        </w:r>
      </w:ins>
      <w:ins w:id="280" w:author="Julian Christensen" w:date="2024-08-13T16:45:00Z">
        <w:r w:rsidR="00135343" w:rsidRPr="00135343">
          <w:rPr>
            <w:lang w:val="en-US"/>
          </w:rPr>
          <w:t xml:space="preserve"> above </w:t>
        </w:r>
      </w:ins>
      <w:ins w:id="281" w:author="Julian Christensen" w:date="2024-08-13T16:47:00Z">
        <w:r w:rsidR="00135343">
          <w:rPr>
            <w:lang w:val="en-US"/>
          </w:rPr>
          <w:t>0.</w:t>
        </w:r>
      </w:ins>
      <w:ins w:id="282" w:author="Julian Christensen" w:date="2024-08-13T16:45:00Z">
        <w:r w:rsidR="00135343" w:rsidRPr="00135343">
          <w:rPr>
            <w:lang w:val="en-US"/>
          </w:rPr>
          <w:t xml:space="preserve">95, </w:t>
        </w:r>
      </w:ins>
      <w:ins w:id="283" w:author="Julian Christensen" w:date="2024-08-13T17:02:00Z">
        <w:r w:rsidR="00455B50">
          <w:rPr>
            <w:lang w:val="en-US"/>
          </w:rPr>
          <w:t>then the performance</w:t>
        </w:r>
      </w:ins>
      <w:ins w:id="284" w:author="Julian Christensen" w:date="2024-08-13T16:45:00Z">
        <w:r w:rsidR="00135343" w:rsidRPr="00135343">
          <w:rPr>
            <w:lang w:val="en-US"/>
          </w:rPr>
          <w:t xml:space="preserve"> can be said to resemble common human screener performance in the context of high-quality systematic reviews</w:t>
        </w:r>
      </w:ins>
      <w:ins w:id="285" w:author="Julian Christensen" w:date="2024-08-13T16:48:00Z">
        <w:r w:rsidR="00135343">
          <w:rPr>
            <w:lang w:val="en-US"/>
          </w:rPr>
          <w:t xml:space="preserve">, meaning that </w:t>
        </w:r>
      </w:ins>
      <w:ins w:id="286" w:author="Julian Christensen" w:date="2024-08-13T17:03:00Z">
        <w:r w:rsidR="00455B50">
          <w:rPr>
            <w:lang w:val="en-US"/>
          </w:rPr>
          <w:t>the model</w:t>
        </w:r>
      </w:ins>
      <w:ins w:id="287" w:author="Julian Christensen" w:date="2024-08-13T16:48:00Z">
        <w:r w:rsidR="00135343">
          <w:rPr>
            <w:lang w:val="en-US"/>
          </w:rPr>
          <w:t xml:space="preserve"> </w:t>
        </w:r>
      </w:ins>
      <w:ins w:id="288" w:author="Julian Christensen" w:date="2024-08-13T17:04:00Z">
        <w:r w:rsidR="007E7274">
          <w:rPr>
            <w:lang w:val="en-US"/>
          </w:rPr>
          <w:t>can</w:t>
        </w:r>
      </w:ins>
      <w:ins w:id="289" w:author="Julian Christensen" w:date="2024-08-13T17:05:00Z">
        <w:r w:rsidR="007E7274">
          <w:rPr>
            <w:lang w:val="en-US"/>
          </w:rPr>
          <w:t xml:space="preserve"> safely be used</w:t>
        </w:r>
      </w:ins>
      <w:ins w:id="290" w:author="Julian Christensen" w:date="2024-08-13T16:48:00Z">
        <w:r w:rsidR="00135343">
          <w:rPr>
            <w:lang w:val="en-US"/>
          </w:rPr>
          <w:t xml:space="preserve"> as </w:t>
        </w:r>
      </w:ins>
      <w:ins w:id="291" w:author="Julian Christensen" w:date="2024-08-13T17:03:00Z">
        <w:r w:rsidR="00455B50">
          <w:rPr>
            <w:lang w:val="en-US"/>
          </w:rPr>
          <w:t xml:space="preserve">an </w:t>
        </w:r>
      </w:ins>
      <w:ins w:id="292" w:author="Julian Christensen" w:date="2024-08-13T16:48:00Z">
        <w:r w:rsidR="00135343">
          <w:rPr>
            <w:lang w:val="en-US"/>
          </w:rPr>
          <w:t>independent second screener</w:t>
        </w:r>
      </w:ins>
      <w:ins w:id="293" w:author="Julian Christensen" w:date="2024-08-13T16:45:00Z">
        <w:r w:rsidR="00135343" w:rsidRPr="00135343">
          <w:rPr>
            <w:lang w:val="en-US"/>
          </w:rPr>
          <w:t xml:space="preserve">. </w:t>
        </w:r>
      </w:ins>
    </w:p>
    <w:p w14:paraId="0815062A" w14:textId="791547F3" w:rsidR="00135343" w:rsidRDefault="00135343">
      <w:pPr>
        <w:spacing w:after="0" w:line="360" w:lineRule="auto"/>
        <w:ind w:firstLine="1304"/>
        <w:jc w:val="both"/>
        <w:rPr>
          <w:ins w:id="294" w:author="Julian Christensen" w:date="2024-08-13T16:43:00Z"/>
          <w:lang w:val="en-US"/>
        </w:rPr>
        <w:pPrChange w:id="295" w:author="Julian Christensen" w:date="2024-08-13T17:12:00Z">
          <w:pPr>
            <w:spacing w:after="0" w:line="360" w:lineRule="auto"/>
            <w:jc w:val="both"/>
          </w:pPr>
        </w:pPrChange>
      </w:pPr>
      <w:ins w:id="296" w:author="Julian Christensen" w:date="2024-08-13T16:45:00Z">
        <w:r w:rsidRPr="00135343">
          <w:rPr>
            <w:lang w:val="en-US"/>
          </w:rPr>
          <w:t xml:space="preserve">There are nuances to this guideline </w:t>
        </w:r>
      </w:ins>
      <w:ins w:id="297" w:author="Julian Christensen" w:date="2024-08-13T17:05:00Z">
        <w:r w:rsidR="007E7274">
          <w:rPr>
            <w:lang w:val="en-US"/>
          </w:rPr>
          <w:t>as</w:t>
        </w:r>
      </w:ins>
      <w:ins w:id="298" w:author="Julian Christensen" w:date="2024-08-13T16:45:00Z">
        <w:r w:rsidRPr="00135343">
          <w:rPr>
            <w:lang w:val="en-US"/>
          </w:rPr>
          <w:t xml:space="preserve"> we believe that automated tools </w:t>
        </w:r>
      </w:ins>
      <w:ins w:id="299" w:author="Julian Christensen" w:date="2024-08-13T17:03:00Z">
        <w:r w:rsidR="00455B50">
          <w:rPr>
            <w:lang w:val="en-US"/>
          </w:rPr>
          <w:t>may</w:t>
        </w:r>
      </w:ins>
      <w:ins w:id="300" w:author="Julian Christensen" w:date="2024-08-13T16:45:00Z">
        <w:r w:rsidRPr="00135343">
          <w:rPr>
            <w:lang w:val="en-US"/>
          </w:rPr>
          <w:t xml:space="preserve"> be useful under less restrictive conditions as well. Held against common human error rates, we consider a recall between 0.75 to 0.80  to be acceptable</w:t>
        </w:r>
      </w:ins>
      <w:ins w:id="301" w:author="Julian Christensen" w:date="2024-08-13T16:49:00Z">
        <w:r>
          <w:rPr>
            <w:lang w:val="en-US"/>
          </w:rPr>
          <w:t xml:space="preserve"> as</w:t>
        </w:r>
      </w:ins>
      <w:ins w:id="302" w:author="Julian Christensen" w:date="2024-08-13T16:45:00Z">
        <w:r w:rsidRPr="00135343">
          <w:rPr>
            <w:lang w:val="en-US"/>
          </w:rPr>
          <w:t xml:space="preserve"> </w:t>
        </w:r>
      </w:ins>
      <w:ins w:id="303" w:author="Julian Christensen" w:date="2024-08-13T17:06:00Z">
        <w:r w:rsidR="007E7274">
          <w:rPr>
            <w:lang w:val="en-US"/>
          </w:rPr>
          <w:t>such recalls are simila</w:t>
        </w:r>
      </w:ins>
      <w:ins w:id="304" w:author="Julian Christensen" w:date="2024-08-13T17:07:00Z">
        <w:r w:rsidR="007E7274">
          <w:rPr>
            <w:lang w:val="en-US"/>
          </w:rPr>
          <w:t>r to those accepted from</w:t>
        </w:r>
      </w:ins>
      <w:ins w:id="305" w:author="Julian Christensen" w:date="2024-08-13T16:45:00Z">
        <w:r w:rsidRPr="00135343">
          <w:rPr>
            <w:lang w:val="en-US"/>
          </w:rPr>
          <w:t xml:space="preserve"> assistant screeners</w:t>
        </w:r>
      </w:ins>
      <w:ins w:id="306" w:author="Julian Christensen" w:date="2024-08-13T17:07:00Z">
        <w:r w:rsidR="007E7274">
          <w:rPr>
            <w:lang w:val="en-US"/>
          </w:rPr>
          <w:t xml:space="preserve"> today</w:t>
        </w:r>
      </w:ins>
      <w:ins w:id="307" w:author="Julian Christensen" w:date="2024-08-13T16:45:00Z">
        <w:r w:rsidRPr="00135343">
          <w:rPr>
            <w:lang w:val="en-US"/>
          </w:rPr>
          <w:t xml:space="preserve">. </w:t>
        </w:r>
      </w:ins>
      <w:ins w:id="308" w:author="Julian Christensen" w:date="2024-08-13T17:07:00Z">
        <w:r w:rsidR="007E7274">
          <w:rPr>
            <w:lang w:val="en-US"/>
          </w:rPr>
          <w:t>C</w:t>
        </w:r>
      </w:ins>
      <w:ins w:id="309" w:author="Julian Christensen" w:date="2024-08-13T16:45:00Z">
        <w:r w:rsidRPr="00135343">
          <w:rPr>
            <w:lang w:val="en-US"/>
          </w:rPr>
          <w:t>onsequen</w:t>
        </w:r>
      </w:ins>
      <w:ins w:id="310" w:author="Julian Christensen" w:date="2024-08-13T17:07:00Z">
        <w:r w:rsidR="007E7274">
          <w:rPr>
            <w:lang w:val="en-US"/>
          </w:rPr>
          <w:t>tly</w:t>
        </w:r>
      </w:ins>
      <w:ins w:id="311" w:author="Julian Christensen" w:date="2024-08-13T16:45:00Z">
        <w:r w:rsidRPr="00135343">
          <w:rPr>
            <w:lang w:val="en-US"/>
          </w:rPr>
          <w:t xml:space="preserve">, and in contrast with previous evaluations (Guo et al., 2024), we would not necessarily interpret a recall </w:t>
        </w:r>
      </w:ins>
      <w:ins w:id="312" w:author="Julian Christensen" w:date="2024-08-14T15:17:00Z">
        <w:r w:rsidR="00EC6E04">
          <w:rPr>
            <w:lang w:val="en-US"/>
          </w:rPr>
          <w:t>value</w:t>
        </w:r>
      </w:ins>
      <w:ins w:id="313" w:author="Julian Christensen" w:date="2024-08-13T16:45:00Z">
        <w:r w:rsidRPr="00135343">
          <w:rPr>
            <w:lang w:val="en-US"/>
          </w:rPr>
          <w:t xml:space="preserve"> of 0.76 to be too low for a GPT API model to function as an independent second screener. </w:t>
        </w:r>
      </w:ins>
      <w:ins w:id="314" w:author="Julian Christensen" w:date="2024-08-13T17:09:00Z">
        <w:r w:rsidR="007E7274">
          <w:rPr>
            <w:lang w:val="en-US"/>
          </w:rPr>
          <w:t>W</w:t>
        </w:r>
      </w:ins>
      <w:ins w:id="315" w:author="Julian Christensen" w:date="2024-08-13T16:45:00Z">
        <w:r w:rsidRPr="00135343">
          <w:rPr>
            <w:lang w:val="en-US"/>
          </w:rPr>
          <w:t>e</w:t>
        </w:r>
      </w:ins>
      <w:ins w:id="316" w:author="Julian Christensen" w:date="2024-08-13T17:09:00Z">
        <w:r w:rsidR="007E7274">
          <w:rPr>
            <w:lang w:val="en-US"/>
          </w:rPr>
          <w:t xml:space="preserve"> even</w:t>
        </w:r>
      </w:ins>
      <w:ins w:id="317" w:author="Julian Christensen" w:date="2024-08-13T16:45:00Z">
        <w:r w:rsidRPr="00135343">
          <w:rPr>
            <w:lang w:val="en-US"/>
          </w:rPr>
          <w:t xml:space="preserve"> believe that recall </w:t>
        </w:r>
      </w:ins>
      <w:ins w:id="318" w:author="Julian Christensen" w:date="2024-08-14T15:17:00Z">
        <w:r w:rsidR="00EC6E04">
          <w:rPr>
            <w:lang w:val="en-US"/>
          </w:rPr>
          <w:t>values</w:t>
        </w:r>
      </w:ins>
      <w:ins w:id="319" w:author="Julian Christensen" w:date="2024-08-13T16:45:00Z">
        <w:r w:rsidRPr="00135343">
          <w:rPr>
            <w:lang w:val="en-US"/>
          </w:rPr>
          <w:t xml:space="preserve"> between</w:t>
        </w:r>
      </w:ins>
      <w:ins w:id="320" w:author="Julian Christensen" w:date="2024-08-13T17:10:00Z">
        <w:r w:rsidR="007E7274">
          <w:rPr>
            <w:lang w:val="en-US"/>
          </w:rPr>
          <w:t>, say,</w:t>
        </w:r>
      </w:ins>
      <w:ins w:id="321" w:author="Julian Christensen" w:date="2024-08-13T16:45:00Z">
        <w:r w:rsidRPr="00135343">
          <w:rPr>
            <w:lang w:val="en-US"/>
          </w:rPr>
          <w:t xml:space="preserve"> </w:t>
        </w:r>
      </w:ins>
      <w:ins w:id="322" w:author="Julian Christensen" w:date="2024-08-13T17:10:00Z">
        <w:r w:rsidR="007E7274">
          <w:rPr>
            <w:lang w:val="en-US"/>
          </w:rPr>
          <w:t>0.</w:t>
        </w:r>
      </w:ins>
      <w:ins w:id="323" w:author="Julian Christensen" w:date="2024-08-13T16:45:00Z">
        <w:r w:rsidRPr="00135343">
          <w:rPr>
            <w:lang w:val="en-US"/>
          </w:rPr>
          <w:t>5-</w:t>
        </w:r>
      </w:ins>
      <w:ins w:id="324" w:author="Julian Christensen" w:date="2024-08-13T17:10:00Z">
        <w:r w:rsidR="007E7274">
          <w:rPr>
            <w:lang w:val="en-US"/>
          </w:rPr>
          <w:t>0.</w:t>
        </w:r>
      </w:ins>
      <w:ins w:id="325" w:author="Julian Christensen" w:date="2024-08-13T16:45:00Z">
        <w:r w:rsidRPr="00135343">
          <w:rPr>
            <w:lang w:val="en-US"/>
          </w:rPr>
          <w:t>75</w:t>
        </w:r>
      </w:ins>
      <w:ins w:id="326" w:author="Julian Christensen" w:date="2024-08-13T17:10:00Z">
        <w:r w:rsidR="007E7274">
          <w:rPr>
            <w:lang w:val="en-US"/>
          </w:rPr>
          <w:t xml:space="preserve"> should disqualify automated screening tools from playing a role in TAB screening</w:t>
        </w:r>
      </w:ins>
      <w:ins w:id="327" w:author="Julian Christensen" w:date="2024-08-13T16:45:00Z">
        <w:r w:rsidRPr="00135343">
          <w:rPr>
            <w:lang w:val="en-US"/>
          </w:rPr>
          <w:t xml:space="preserve">. Under such conditions, </w:t>
        </w:r>
      </w:ins>
      <w:ins w:id="328" w:author="Julian Christensen" w:date="2024-08-13T17:11:00Z">
        <w:r w:rsidR="007E7274">
          <w:rPr>
            <w:lang w:val="en-US"/>
          </w:rPr>
          <w:t xml:space="preserve">we would warn against using the tools as independent screeners but they </w:t>
        </w:r>
      </w:ins>
      <w:ins w:id="329" w:author="Julian Christensen" w:date="2024-08-13T16:45:00Z">
        <w:r w:rsidRPr="00135343">
          <w:rPr>
            <w:lang w:val="en-US"/>
          </w:rPr>
          <w:t xml:space="preserve">could function as an extra assurance, working as a third screener that forces the human screeners to double-check close-to-relevant study records. This would enhance the screening, </w:t>
        </w:r>
      </w:ins>
      <w:ins w:id="330" w:author="Julian Christensen" w:date="2024-08-13T17:12:00Z">
        <w:r w:rsidR="007E7274">
          <w:rPr>
            <w:lang w:val="en-US"/>
          </w:rPr>
          <w:t>lowering the risk of humans</w:t>
        </w:r>
      </w:ins>
      <w:ins w:id="331" w:author="Julian Christensen" w:date="2024-08-13T16:45:00Z">
        <w:r w:rsidRPr="00135343">
          <w:rPr>
            <w:lang w:val="en-US"/>
          </w:rPr>
          <w:t xml:space="preserve"> overlook</w:t>
        </w:r>
      </w:ins>
      <w:ins w:id="332" w:author="Julian Christensen" w:date="2024-08-13T17:12:00Z">
        <w:r w:rsidR="007E7274">
          <w:rPr>
            <w:lang w:val="en-US"/>
          </w:rPr>
          <w:t>ing</w:t>
        </w:r>
      </w:ins>
      <w:ins w:id="333" w:author="Julian Christensen" w:date="2024-08-13T16:45:00Z">
        <w:r w:rsidRPr="00135343">
          <w:rPr>
            <w:lang w:val="en-US"/>
          </w:rPr>
          <w:t xml:space="preserve"> any relevant records.</w:t>
        </w:r>
      </w:ins>
    </w:p>
    <w:p w14:paraId="23FE5F7A" w14:textId="77777777" w:rsidR="00F8664C" w:rsidRDefault="00F8664C" w:rsidP="002F549D">
      <w:pPr>
        <w:spacing w:after="0" w:line="360" w:lineRule="auto"/>
        <w:jc w:val="both"/>
        <w:rPr>
          <w:lang w:val="en-US"/>
        </w:rPr>
      </w:pPr>
    </w:p>
    <w:p w14:paraId="7B1192A6" w14:textId="77777777" w:rsidR="009A4CD1" w:rsidRPr="00065E3A" w:rsidRDefault="009A4CD1" w:rsidP="009A4CD1">
      <w:pPr>
        <w:spacing w:after="0" w:line="360" w:lineRule="auto"/>
        <w:jc w:val="both"/>
        <w:rPr>
          <w:lang w:val="en-US"/>
        </w:rPr>
      </w:pPr>
      <w:r>
        <w:rPr>
          <w:lang w:val="en-US"/>
        </w:rPr>
        <w:t>TABLE 3</w:t>
      </w:r>
      <w:r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9A4CD1" w14:paraId="0E7A8557" w14:textId="77777777" w:rsidTr="00D75717">
        <w:tc>
          <w:tcPr>
            <w:tcW w:w="1276" w:type="dxa"/>
            <w:tcBorders>
              <w:left w:val="nil"/>
              <w:bottom w:val="nil"/>
              <w:right w:val="nil"/>
            </w:tcBorders>
          </w:tcPr>
          <w:p w14:paraId="6C33D719" w14:textId="77777777" w:rsidR="009A4CD1" w:rsidRPr="00583E51" w:rsidRDefault="009A4CD1" w:rsidP="00D75717">
            <w:pPr>
              <w:jc w:val="both"/>
              <w:rPr>
                <w:b/>
                <w:sz w:val="22"/>
                <w:lang w:val="en-US"/>
              </w:rPr>
            </w:pPr>
          </w:p>
        </w:tc>
        <w:tc>
          <w:tcPr>
            <w:tcW w:w="8352" w:type="dxa"/>
            <w:gridSpan w:val="5"/>
            <w:tcBorders>
              <w:left w:val="nil"/>
              <w:bottom w:val="single" w:sz="4" w:space="0" w:color="auto"/>
              <w:right w:val="nil"/>
            </w:tcBorders>
          </w:tcPr>
          <w:p w14:paraId="1BCFD065" w14:textId="77777777" w:rsidR="009A4CD1" w:rsidRPr="00583E51" w:rsidRDefault="009A4CD1" w:rsidP="00D75717">
            <w:pPr>
              <w:jc w:val="center"/>
              <w:rPr>
                <w:b/>
                <w:sz w:val="22"/>
                <w:lang w:val="en-US"/>
              </w:rPr>
            </w:pPr>
            <w:r>
              <w:rPr>
                <w:b/>
                <w:sz w:val="22"/>
                <w:lang w:val="en-US"/>
              </w:rPr>
              <w:t>Values</w:t>
            </w:r>
          </w:p>
        </w:tc>
      </w:tr>
      <w:tr w:rsidR="009A4CD1" w14:paraId="417AD3F2" w14:textId="77777777" w:rsidTr="00D75717">
        <w:tc>
          <w:tcPr>
            <w:tcW w:w="1276" w:type="dxa"/>
            <w:tcBorders>
              <w:top w:val="nil"/>
              <w:left w:val="nil"/>
              <w:bottom w:val="single" w:sz="4" w:space="0" w:color="auto"/>
              <w:right w:val="nil"/>
            </w:tcBorders>
          </w:tcPr>
          <w:p w14:paraId="0D5A1B7F" w14:textId="77777777" w:rsidR="009A4CD1" w:rsidRPr="00583E51" w:rsidRDefault="009A4CD1" w:rsidP="00D75717">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54DD9627" w14:textId="77777777" w:rsidR="009A4CD1" w:rsidRPr="00583E51" w:rsidRDefault="009A4CD1" w:rsidP="00D75717">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3D626CA" w14:textId="77777777" w:rsidR="009A4CD1" w:rsidRPr="00583E51" w:rsidRDefault="009A4CD1" w:rsidP="00D75717">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599AFE4E" w14:textId="77777777" w:rsidR="009A4CD1" w:rsidRPr="00583E51" w:rsidRDefault="009A4CD1" w:rsidP="00D75717">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2A1AD7E5" w14:textId="77777777" w:rsidR="009A4CD1" w:rsidRPr="00583E51" w:rsidRDefault="009A4CD1" w:rsidP="00D75717">
            <w:pPr>
              <w:jc w:val="both"/>
              <w:rPr>
                <w:b/>
                <w:sz w:val="22"/>
                <w:lang w:val="en-US"/>
              </w:rPr>
            </w:pPr>
            <w:r w:rsidRPr="00583E51">
              <w:rPr>
                <w:b/>
                <w:sz w:val="22"/>
                <w:lang w:val="en-US"/>
              </w:rPr>
              <w:t>0.8 &lt; 0.95</w:t>
            </w:r>
          </w:p>
        </w:tc>
        <w:tc>
          <w:tcPr>
            <w:tcW w:w="1548" w:type="dxa"/>
            <w:tcBorders>
              <w:left w:val="nil"/>
              <w:right w:val="nil"/>
            </w:tcBorders>
          </w:tcPr>
          <w:p w14:paraId="62D932B2" w14:textId="77777777" w:rsidR="009A4CD1" w:rsidRPr="00583E51" w:rsidRDefault="009A4CD1" w:rsidP="00D75717">
            <w:pPr>
              <w:jc w:val="both"/>
              <w:rPr>
                <w:b/>
                <w:sz w:val="22"/>
                <w:lang w:val="en-US"/>
              </w:rPr>
            </w:pPr>
            <w:r w:rsidRPr="00583E51">
              <w:rPr>
                <w:b/>
                <w:sz w:val="22"/>
                <w:lang w:val="en-US"/>
              </w:rPr>
              <w:t>0.95 &lt;</w:t>
            </w:r>
          </w:p>
        </w:tc>
      </w:tr>
      <w:tr w:rsidR="009A4CD1" w:rsidRPr="004D3C3D" w14:paraId="209E33EE" w14:textId="77777777" w:rsidTr="00D75717">
        <w:trPr>
          <w:trHeight w:val="1930"/>
        </w:trPr>
        <w:tc>
          <w:tcPr>
            <w:tcW w:w="1276" w:type="dxa"/>
            <w:tcBorders>
              <w:left w:val="nil"/>
              <w:bottom w:val="single" w:sz="4" w:space="0" w:color="auto"/>
              <w:right w:val="nil"/>
            </w:tcBorders>
          </w:tcPr>
          <w:p w14:paraId="2021B95E" w14:textId="77777777" w:rsidR="009A4CD1" w:rsidRPr="00AD64B6" w:rsidRDefault="009A4CD1" w:rsidP="00D75717">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0000"/>
          </w:tcPr>
          <w:p w14:paraId="48D10571" w14:textId="77777777" w:rsidR="009A4CD1" w:rsidRPr="004E7552" w:rsidRDefault="009A4CD1" w:rsidP="00D75717">
            <w:pPr>
              <w:rPr>
                <w:sz w:val="22"/>
                <w:lang w:val="en-US"/>
              </w:rPr>
            </w:pPr>
            <w:r w:rsidRPr="004E7552">
              <w:rPr>
                <w:sz w:val="22"/>
                <w:lang w:val="en-US"/>
              </w:rPr>
              <w:t>Ineligible</w:t>
            </w:r>
          </w:p>
          <w:p w14:paraId="15CAA608" w14:textId="77777777" w:rsidR="009A4CD1" w:rsidRPr="004E7552" w:rsidRDefault="009A4CD1" w:rsidP="00D75717">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1A503C8D" w14:textId="77777777" w:rsidR="009A4CD1" w:rsidRPr="004E7552" w:rsidRDefault="009A4CD1" w:rsidP="00D75717">
            <w:pPr>
              <w:rPr>
                <w:sz w:val="22"/>
                <w:lang w:val="en-US"/>
              </w:rPr>
            </w:pPr>
            <w:r>
              <w:rPr>
                <w:sz w:val="22"/>
                <w:lang w:val="en-US"/>
              </w:rPr>
              <w:t xml:space="preserve">Low </w:t>
            </w:r>
            <w:r w:rsidRPr="004E7552">
              <w:rPr>
                <w:sz w:val="22"/>
                <w:lang w:val="en-US"/>
              </w:rPr>
              <w:t>performance. Only use for extra security as a third screener</w:t>
            </w:r>
            <w:r>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132FB72E" w14:textId="77777777" w:rsidR="009A4CD1" w:rsidRPr="004E7552" w:rsidRDefault="009A4CD1" w:rsidP="00D75717">
            <w:pPr>
              <w:rPr>
                <w:sz w:val="22"/>
                <w:lang w:val="en-US"/>
              </w:rPr>
            </w:pPr>
            <w:r w:rsidRPr="004E7552">
              <w:rPr>
                <w:sz w:val="22"/>
                <w:lang w:val="en-US"/>
              </w:rPr>
              <w:t>On par with non-content expert screeners. Can be accepted</w:t>
            </w:r>
            <w:r>
              <w:rPr>
                <w:sz w:val="22"/>
                <w:lang w:val="en-US"/>
              </w:rPr>
              <w:t>.</w:t>
            </w:r>
          </w:p>
        </w:tc>
        <w:tc>
          <w:tcPr>
            <w:tcW w:w="1417" w:type="dxa"/>
            <w:tcBorders>
              <w:left w:val="nil"/>
              <w:bottom w:val="single" w:sz="4" w:space="0" w:color="auto"/>
              <w:right w:val="nil"/>
            </w:tcBorders>
            <w:shd w:val="clear" w:color="auto" w:fill="A8D08D" w:themeFill="accent6" w:themeFillTint="99"/>
          </w:tcPr>
          <w:p w14:paraId="28931DE7" w14:textId="77777777" w:rsidR="009A4CD1" w:rsidRPr="004E7552" w:rsidRDefault="009A4CD1" w:rsidP="00D75717">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2EEEF79E" w14:textId="77777777" w:rsidR="009A4CD1" w:rsidRPr="004E7552" w:rsidRDefault="009A4CD1" w:rsidP="00D75717">
            <w:pPr>
              <w:rPr>
                <w:sz w:val="22"/>
                <w:lang w:val="en-US"/>
              </w:rPr>
            </w:pPr>
            <w:r w:rsidRPr="004E7552">
              <w:rPr>
                <w:sz w:val="22"/>
                <w:lang w:val="en-US"/>
              </w:rPr>
              <w:t xml:space="preserve">Better than </w:t>
            </w:r>
            <w:r>
              <w:rPr>
                <w:sz w:val="22"/>
                <w:lang w:val="en-US"/>
              </w:rPr>
              <w:t xml:space="preserve">common </w:t>
            </w:r>
            <w:r w:rsidRPr="004E7552">
              <w:rPr>
                <w:sz w:val="22"/>
                <w:lang w:val="en-US"/>
              </w:rPr>
              <w:t>human</w:t>
            </w:r>
            <w:r>
              <w:rPr>
                <w:sz w:val="22"/>
                <w:lang w:val="en-US"/>
              </w:rPr>
              <w:t xml:space="preserve"> performance and traditional machine learning tools</w:t>
            </w:r>
          </w:p>
        </w:tc>
      </w:tr>
      <w:tr w:rsidR="009A4CD1" w:rsidRPr="004D3C3D" w14:paraId="4727F737" w14:textId="77777777" w:rsidTr="00D75717">
        <w:trPr>
          <w:trHeight w:val="2190"/>
        </w:trPr>
        <w:tc>
          <w:tcPr>
            <w:tcW w:w="1276" w:type="dxa"/>
            <w:tcBorders>
              <w:top w:val="single" w:sz="4" w:space="0" w:color="auto"/>
              <w:left w:val="nil"/>
              <w:right w:val="nil"/>
            </w:tcBorders>
          </w:tcPr>
          <w:p w14:paraId="703AE888" w14:textId="77777777" w:rsidR="009A4CD1" w:rsidRPr="00AD64B6" w:rsidRDefault="009A4CD1" w:rsidP="00D75717">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9393"/>
          </w:tcPr>
          <w:p w14:paraId="1EF796A7" w14:textId="77777777" w:rsidR="009A4CD1" w:rsidRPr="004E7552" w:rsidRDefault="009A4CD1" w:rsidP="00D75717">
            <w:pPr>
              <w:rPr>
                <w:sz w:val="22"/>
                <w:lang w:val="en-US"/>
              </w:rPr>
            </w:pPr>
            <w:r w:rsidRPr="004E7552">
              <w:rPr>
                <w:sz w:val="22"/>
                <w:lang w:val="en-US"/>
              </w:rPr>
              <w:t xml:space="preserve">Ineligible </w:t>
            </w:r>
          </w:p>
          <w:p w14:paraId="1B5B5837" w14:textId="77777777" w:rsidR="009A4CD1" w:rsidRPr="004E7552" w:rsidRDefault="009A4CD1" w:rsidP="00D75717">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1A53FDC4" w14:textId="77777777" w:rsidR="009A4CD1" w:rsidRPr="004E7552" w:rsidRDefault="009A4CD1" w:rsidP="00D75717">
            <w:pPr>
              <w:rPr>
                <w:sz w:val="22"/>
                <w:lang w:val="en-US"/>
              </w:rPr>
            </w:pPr>
            <w:r>
              <w:rPr>
                <w:sz w:val="22"/>
                <w:lang w:val="en-US"/>
              </w:rPr>
              <w:t>Low</w:t>
            </w:r>
            <w:r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233AFC21" w14:textId="77777777" w:rsidR="009A4CD1" w:rsidRPr="004E7552" w:rsidRDefault="009A4CD1" w:rsidP="00D75717">
            <w:pPr>
              <w:rPr>
                <w:sz w:val="22"/>
                <w:lang w:val="en-US"/>
              </w:rPr>
            </w:pPr>
            <w:r>
              <w:rPr>
                <w:sz w:val="22"/>
                <w:lang w:val="en-US"/>
              </w:rPr>
              <w:t xml:space="preserve">Low </w:t>
            </w:r>
            <w:r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28E7531C" w14:textId="746FD759" w:rsidR="009A4CD1" w:rsidRPr="004E7552" w:rsidRDefault="009A4CD1" w:rsidP="00D75717">
            <w:pPr>
              <w:rPr>
                <w:sz w:val="22"/>
                <w:lang w:val="en-US"/>
              </w:rPr>
            </w:pPr>
            <w:r w:rsidRPr="004E7552">
              <w:rPr>
                <w:sz w:val="22"/>
                <w:lang w:val="en-US"/>
              </w:rPr>
              <w:t>Can be accepted if having a high recall</w:t>
            </w:r>
            <w:r>
              <w:rPr>
                <w:sz w:val="22"/>
                <w:lang w:val="en-US"/>
              </w:rPr>
              <w:t xml:space="preserve"> </w:t>
            </w:r>
            <w:del w:id="334" w:author="Julian Christensen" w:date="2024-08-14T15:17:00Z">
              <w:r w:rsidDel="00EC6E04">
                <w:rPr>
                  <w:sz w:val="22"/>
                  <w:lang w:val="en-US"/>
                </w:rPr>
                <w:delText xml:space="preserve">rate </w:delText>
              </w:r>
            </w:del>
            <w:ins w:id="335" w:author="Julian Christensen" w:date="2024-08-14T15:17:00Z">
              <w:r w:rsidR="00EC6E04">
                <w:rPr>
                  <w:sz w:val="22"/>
                  <w:lang w:val="en-US"/>
                </w:rPr>
                <w:t xml:space="preserve">value </w:t>
              </w:r>
            </w:ins>
            <w:r>
              <w:rPr>
                <w:sz w:val="22"/>
                <w:lang w:val="en-US"/>
              </w:rPr>
              <w:t xml:space="preserve">above </w:t>
            </w:r>
            <w:del w:id="336" w:author="Julian Christensen" w:date="2024-08-14T15:19:00Z">
              <w:r w:rsidDel="00576DCD">
                <w:rPr>
                  <w:sz w:val="22"/>
                  <w:lang w:val="en-US"/>
                </w:rPr>
                <w:delText>80%</w:delText>
              </w:r>
            </w:del>
            <w:ins w:id="337" w:author="Julian Christensen" w:date="2024-08-14T15:19:00Z">
              <w:r w:rsidR="00576DCD">
                <w:rPr>
                  <w:sz w:val="22"/>
                  <w:lang w:val="en-US"/>
                </w:rPr>
                <w:t>0.8</w:t>
              </w:r>
            </w:ins>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4D6C19D6" w14:textId="77777777" w:rsidR="009A4CD1" w:rsidRPr="004E7552" w:rsidRDefault="009A4CD1" w:rsidP="00D75717">
            <w:pPr>
              <w:rPr>
                <w:sz w:val="22"/>
                <w:lang w:val="en-US"/>
              </w:rPr>
            </w:pPr>
            <w:r w:rsidRPr="004E7552">
              <w:rPr>
                <w:sz w:val="22"/>
                <w:lang w:val="en-US"/>
              </w:rPr>
              <w:t>On par with common human screening performance</w:t>
            </w:r>
          </w:p>
        </w:tc>
      </w:tr>
    </w:tbl>
    <w:p w14:paraId="39FF417E" w14:textId="790F6894" w:rsidR="009A4CD1" w:rsidDel="00135343" w:rsidRDefault="009A4CD1" w:rsidP="002F549D">
      <w:pPr>
        <w:spacing w:after="0" w:line="360" w:lineRule="auto"/>
        <w:jc w:val="both"/>
        <w:rPr>
          <w:del w:id="338" w:author="Julian Christensen" w:date="2024-08-13T16:43:00Z"/>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w:t>
      </w:r>
      <w:r w:rsidR="009B33E5">
        <w:rPr>
          <w:sz w:val="20"/>
          <w:lang w:val="en-US"/>
        </w:rPr>
        <w:t xml:space="preserve">the </w:t>
      </w:r>
      <w:r w:rsidRPr="00A7375D">
        <w:rPr>
          <w:sz w:val="20"/>
          <w:lang w:val="en-US"/>
        </w:rPr>
        <w:t xml:space="preserve">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w:t>
      </w:r>
      <w:r w:rsidR="009B33E5">
        <w:rPr>
          <w:sz w:val="20"/>
          <w:lang w:val="en-US"/>
        </w:rPr>
        <w:t xml:space="preserve"> might</w:t>
      </w:r>
      <w:r w:rsidRPr="00A7375D">
        <w:rPr>
          <w:sz w:val="20"/>
          <w:lang w:val="en-US"/>
        </w:rPr>
        <w:t xml:space="preserve"> still </w:t>
      </w:r>
      <w:r w:rsidR="009B33E5">
        <w:rPr>
          <w:sz w:val="20"/>
          <w:lang w:val="en-US"/>
        </w:rPr>
        <w:t xml:space="preserve">be </w:t>
      </w:r>
      <w:r w:rsidRPr="00A7375D">
        <w:rPr>
          <w:sz w:val="20"/>
          <w:lang w:val="en-US"/>
        </w:rPr>
        <w:t>viable. Green</w:t>
      </w:r>
      <w:r>
        <w:rPr>
          <w:sz w:val="20"/>
          <w:lang w:val="en-US"/>
        </w:rPr>
        <w:t xml:space="preserve"> areas</w:t>
      </w:r>
      <w:r w:rsidRPr="00A7375D">
        <w:rPr>
          <w:sz w:val="20"/>
          <w:lang w:val="en-US"/>
        </w:rPr>
        <w:t xml:space="preserve"> represent acceptable</w:t>
      </w:r>
      <w:r w:rsidR="009B33E5" w:rsidRPr="009B33E5">
        <w:rPr>
          <w:sz w:val="20"/>
          <w:lang w:val="en-US"/>
        </w:rPr>
        <w:t xml:space="preserve"> </w:t>
      </w:r>
      <w:r w:rsidR="009B33E5" w:rsidRPr="00A7375D">
        <w:rPr>
          <w:sz w:val="20"/>
          <w:lang w:val="en-US"/>
        </w:rPr>
        <w:t>screening performance</w:t>
      </w:r>
      <w:r w:rsidR="009B33E5">
        <w:rPr>
          <w:sz w:val="20"/>
          <w:lang w:val="en-US"/>
        </w:rPr>
        <w:t>s</w:t>
      </w:r>
      <w:r w:rsidRPr="00A7375D">
        <w:rPr>
          <w:sz w:val="20"/>
          <w:lang w:val="en-US"/>
        </w:rPr>
        <w:t xml:space="preserve"> on par with or better than human screening</w:t>
      </w:r>
      <w:r w:rsidR="009B33E5">
        <w:rPr>
          <w:sz w:val="20"/>
          <w:lang w:val="en-US"/>
        </w:rPr>
        <w:t>.</w:t>
      </w:r>
    </w:p>
    <w:p w14:paraId="5F2BE6C2" w14:textId="32407705" w:rsidR="00135343" w:rsidRDefault="00135343" w:rsidP="002F549D">
      <w:pPr>
        <w:spacing w:after="0" w:line="360" w:lineRule="auto"/>
        <w:jc w:val="both"/>
        <w:rPr>
          <w:ins w:id="339" w:author="Julian Christensen" w:date="2024-08-13T16:43:00Z"/>
          <w:sz w:val="20"/>
          <w:lang w:val="en-US"/>
        </w:rPr>
      </w:pPr>
    </w:p>
    <w:p w14:paraId="6E22CCC9" w14:textId="77777777" w:rsidR="00135343" w:rsidRPr="009A4CD1" w:rsidRDefault="00135343" w:rsidP="002F549D">
      <w:pPr>
        <w:spacing w:after="0" w:line="360" w:lineRule="auto"/>
        <w:jc w:val="both"/>
        <w:rPr>
          <w:ins w:id="340" w:author="Julian Christensen" w:date="2024-08-13T16:43:00Z"/>
          <w:sz w:val="20"/>
          <w:lang w:val="en-US"/>
        </w:rPr>
      </w:pPr>
    </w:p>
    <w:p w14:paraId="43DEDFE5" w14:textId="3B73806D" w:rsidR="00C3763F" w:rsidDel="00135343" w:rsidRDefault="002F549D" w:rsidP="002F549D">
      <w:pPr>
        <w:spacing w:after="0" w:line="360" w:lineRule="auto"/>
        <w:jc w:val="both"/>
        <w:rPr>
          <w:del w:id="341" w:author="Julian Christensen" w:date="2024-08-13T16:45:00Z"/>
          <w:lang w:val="en-US"/>
        </w:rPr>
      </w:pPr>
      <w:del w:id="342" w:author="Julian Christensen" w:date="2024-08-13T16:45:00Z">
        <w:r w:rsidDel="00135343">
          <w:rPr>
            <w:lang w:val="en-US"/>
          </w:rPr>
          <w:delText>On this basis, we suggest</w:delText>
        </w:r>
        <w:r w:rsidR="00E92313" w:rsidDel="00135343">
          <w:rPr>
            <w:lang w:val="en-US"/>
          </w:rPr>
          <w:delText>—</w:delText>
        </w:r>
        <w:r w:rsidR="0001372B" w:rsidDel="00135343">
          <w:rPr>
            <w:lang w:val="en-US"/>
          </w:rPr>
          <w:delText>as</w:delText>
        </w:r>
        <w:r w:rsidDel="00135343">
          <w:rPr>
            <w:lang w:val="en-US"/>
          </w:rPr>
          <w:delText xml:space="preserve"> a course</w:delText>
        </w:r>
      </w:del>
      <w:ins w:id="343" w:author="Therese Deocampo Pigott" w:date="2024-08-07T20:30:00Z">
        <w:del w:id="344" w:author="Julian Christensen" w:date="2024-08-13T16:45:00Z">
          <w:r w:rsidR="003043D2" w:rsidDel="00135343">
            <w:rPr>
              <w:lang w:val="en-US"/>
            </w:rPr>
            <w:delText>coarse</w:delText>
          </w:r>
        </w:del>
      </w:ins>
      <w:del w:id="345" w:author="Julian Christensen" w:date="2024-08-13T16:45:00Z">
        <w:r w:rsidDel="00135343">
          <w:rPr>
            <w:lang w:val="en-US"/>
          </w:rPr>
          <w:delText>-grained rule of thumb</w:delText>
        </w:r>
        <w:r w:rsidR="00E92313" w:rsidDel="00135343">
          <w:rPr>
            <w:lang w:val="en-US"/>
          </w:rPr>
          <w:delText>—</w:delText>
        </w:r>
        <w:r w:rsidDel="00135343">
          <w:rPr>
            <w:lang w:val="en-US"/>
          </w:rPr>
          <w:delText xml:space="preserve">that </w:delText>
        </w:r>
        <w:r w:rsidR="0001372B" w:rsidDel="00135343">
          <w:rPr>
            <w:lang w:val="en-US"/>
          </w:rPr>
          <w:delText xml:space="preserve">if an </w:delText>
        </w:r>
        <w:r w:rsidDel="00135343">
          <w:rPr>
            <w:lang w:val="en-US"/>
          </w:rPr>
          <w:delText xml:space="preserve">automated tool can </w:delText>
        </w:r>
        <w:r w:rsidR="0001372B" w:rsidDel="00135343">
          <w:rPr>
            <w:lang w:val="en-US"/>
          </w:rPr>
          <w:delText xml:space="preserve">reach </w:delText>
        </w:r>
        <w:r w:rsidR="009A4CD1" w:rsidDel="00135343">
          <w:rPr>
            <w:lang w:val="en-US"/>
          </w:rPr>
          <w:delText xml:space="preserve">a </w:delText>
        </w:r>
        <w:r w:rsidDel="00135343">
          <w:rPr>
            <w:lang w:val="en-US"/>
          </w:rPr>
          <w:delText>recall</w:delText>
        </w:r>
        <w:r w:rsidR="0001372B" w:rsidDel="00135343">
          <w:rPr>
            <w:lang w:val="en-US"/>
          </w:rPr>
          <w:delText xml:space="preserve"> rate</w:delText>
        </w:r>
        <w:r w:rsidR="00C3763F" w:rsidDel="00135343">
          <w:rPr>
            <w:lang w:val="en-US"/>
          </w:rPr>
          <w:delText xml:space="preserve"> equal to or above 80%</w:delText>
        </w:r>
        <w:r w:rsidDel="00135343">
          <w:rPr>
            <w:lang w:val="en-US"/>
          </w:rPr>
          <w:delText xml:space="preserve"> </w:delText>
        </w:r>
        <w:r w:rsidR="00326B48" w:rsidDel="00135343">
          <w:rPr>
            <w:lang w:val="en-US"/>
          </w:rPr>
          <w:delText xml:space="preserve">and specificity </w:delText>
        </w:r>
        <w:r w:rsidDel="00135343">
          <w:rPr>
            <w:lang w:val="en-US"/>
          </w:rPr>
          <w:delText xml:space="preserve">rates above </w:delText>
        </w:r>
        <w:r w:rsidR="00C3763F" w:rsidDel="00135343">
          <w:rPr>
            <w:lang w:val="en-US"/>
          </w:rPr>
          <w:delText>95</w:delText>
        </w:r>
        <w:r w:rsidDel="00135343">
          <w:rPr>
            <w:lang w:val="en-US"/>
          </w:rPr>
          <w:delText>%</w:delText>
        </w:r>
        <w:r w:rsidR="0001372B" w:rsidDel="00135343">
          <w:rPr>
            <w:lang w:val="en-US"/>
          </w:rPr>
          <w:delText>, they can be said to</w:delText>
        </w:r>
        <w:r w:rsidDel="00135343">
          <w:rPr>
            <w:lang w:val="en-US"/>
          </w:rPr>
          <w:delText xml:space="preserve"> </w:delText>
        </w:r>
        <w:r w:rsidR="00C3763F" w:rsidDel="00135343">
          <w:rPr>
            <w:lang w:val="en-US"/>
          </w:rPr>
          <w:delText>resemble</w:delText>
        </w:r>
        <w:r w:rsidDel="00135343">
          <w:rPr>
            <w:lang w:val="en-US"/>
          </w:rPr>
          <w:delText xml:space="preserve"> common human screener</w:delText>
        </w:r>
        <w:r w:rsidR="00C3763F" w:rsidDel="00135343">
          <w:rPr>
            <w:lang w:val="en-US"/>
          </w:rPr>
          <w:delText xml:space="preserve"> performance</w:delText>
        </w:r>
        <w:r w:rsidR="0001372B" w:rsidDel="00135343">
          <w:rPr>
            <w:lang w:val="en-US"/>
          </w:rPr>
          <w:delText xml:space="preserve"> in the context of </w:delText>
        </w:r>
        <w:r w:rsidR="009A4CD1" w:rsidDel="00135343">
          <w:rPr>
            <w:lang w:val="en-US"/>
          </w:rPr>
          <w:delText>high-quality systematic reviews</w:delText>
        </w:r>
        <w:r w:rsidDel="00135343">
          <w:rPr>
            <w:lang w:val="en-US"/>
          </w:rPr>
          <w:delText xml:space="preserve">. There are of course nuances to this broad guideline since we believe that automated tools can also be useful under less restrictive conditions as well. </w:delText>
        </w:r>
        <w:r w:rsidR="00DC3732" w:rsidDel="00135343">
          <w:rPr>
            <w:lang w:val="en-US"/>
          </w:rPr>
          <w:delText xml:space="preserve">Hold </w:delText>
        </w:r>
      </w:del>
      <w:ins w:id="346" w:author="Therese Deocampo Pigott" w:date="2024-08-07T20:30:00Z">
        <w:del w:id="347" w:author="Julian Christensen" w:date="2024-08-13T16:45:00Z">
          <w:r w:rsidR="003043D2" w:rsidDel="00135343">
            <w:rPr>
              <w:lang w:val="en-US"/>
            </w:rPr>
            <w:delText xml:space="preserve">Held </w:delText>
          </w:r>
        </w:del>
      </w:ins>
      <w:del w:id="348" w:author="Julian Christensen" w:date="2024-08-13T16:45:00Z">
        <w:r w:rsidR="00DC3732" w:rsidDel="00135343">
          <w:rPr>
            <w:lang w:val="en-US"/>
          </w:rPr>
          <w:delText>against</w:delText>
        </w:r>
        <w:r w:rsidDel="00135343">
          <w:rPr>
            <w:lang w:val="en-US"/>
          </w:rPr>
          <w:delText xml:space="preserve"> common human error rates, we consider a recall rate between 0.75 to 0.80  to be acceptable because it closely mirrors the common recall rate of assistant screeners. As a consequence, and in contrast with previous evaluations </w:delText>
        </w:r>
        <w:r w:rsidDel="00135343">
          <w:rPr>
            <w:lang w:val="en-US"/>
          </w:rPr>
          <w:fldChar w:fldCharType="begin" w:fldLock="1"/>
        </w:r>
        <w:r w:rsidR="00DE061E" w:rsidDel="00135343">
          <w:rPr>
            <w:lang w:val="en-US"/>
          </w:rPr>
          <w:del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delInstrText>
        </w:r>
        <w:r w:rsidDel="00135343">
          <w:rPr>
            <w:lang w:val="en-US"/>
          </w:rPr>
          <w:fldChar w:fldCharType="separate"/>
        </w:r>
        <w:r w:rsidR="00DE061E" w:rsidRPr="00DE061E" w:rsidDel="00135343">
          <w:rPr>
            <w:noProof/>
            <w:lang w:val="en-US"/>
          </w:rPr>
          <w:delText>(Guo et al., 2024)</w:delText>
        </w:r>
        <w:r w:rsidDel="00135343">
          <w:rPr>
            <w:lang w:val="en-US"/>
          </w:rPr>
          <w:fldChar w:fldCharType="end"/>
        </w:r>
        <w:r w:rsidDel="00135343">
          <w:rPr>
            <w:lang w:val="en-US"/>
          </w:rPr>
          <w:delText xml:space="preserve">, we would not necessarily interpret a recall rate of 0.76 to be </w:delText>
        </w:r>
        <w:r w:rsidR="0001372B" w:rsidDel="00135343">
          <w:rPr>
            <w:lang w:val="en-US"/>
          </w:rPr>
          <w:delText>too low for a</w:delText>
        </w:r>
        <w:r w:rsidDel="00135343">
          <w:rPr>
            <w:lang w:val="en-US"/>
          </w:rPr>
          <w:delText xml:space="preserve"> GPT </w:delText>
        </w:r>
        <w:r w:rsidR="009A4CD1" w:rsidDel="00135343">
          <w:rPr>
            <w:lang w:val="en-US"/>
          </w:rPr>
          <w:delText xml:space="preserve">API </w:delText>
        </w:r>
        <w:r w:rsidDel="00135343">
          <w:rPr>
            <w:lang w:val="en-US"/>
          </w:rPr>
          <w:delText xml:space="preserve">model to function as an independent second screener. </w:delText>
        </w:r>
        <w:r w:rsidR="000C7E30" w:rsidDel="00135343">
          <w:rPr>
            <w:lang w:val="en-US"/>
          </w:rPr>
          <w:delText>Furthermore</w:delText>
        </w:r>
        <w:r w:rsidDel="00135343">
          <w:rPr>
            <w:lang w:val="en-US"/>
          </w:rPr>
          <w:delText xml:space="preserve">, we believe that automated tools can still be </w:delText>
        </w:r>
        <w:r w:rsidR="0001372B" w:rsidDel="00135343">
          <w:rPr>
            <w:lang w:val="en-US"/>
          </w:rPr>
          <w:delText xml:space="preserve">useful, </w:delText>
        </w:r>
        <w:r w:rsidDel="00135343">
          <w:rPr>
            <w:lang w:val="en-US"/>
          </w:rPr>
          <w:delText xml:space="preserve">even </w:delText>
        </w:r>
        <w:r w:rsidR="0001372B" w:rsidDel="00135343">
          <w:rPr>
            <w:lang w:val="en-US"/>
          </w:rPr>
          <w:delText xml:space="preserve">if </w:delText>
        </w:r>
        <w:r w:rsidDel="00135343">
          <w:rPr>
            <w:lang w:val="en-US"/>
          </w:rPr>
          <w:delText>they yield a recall rate</w:delText>
        </w:r>
        <w:r w:rsidR="00326B48" w:rsidDel="00135343">
          <w:rPr>
            <w:lang w:val="en-US"/>
          </w:rPr>
          <w:delText xml:space="preserve"> between 50-75%</w:delText>
        </w:r>
        <w:r w:rsidDel="00135343">
          <w:rPr>
            <w:lang w:val="en-US"/>
          </w:rPr>
          <w:delText>. Under such conditions, the automated tool</w:delText>
        </w:r>
        <w:r w:rsidR="0001372B" w:rsidDel="00135343">
          <w:rPr>
            <w:lang w:val="en-US"/>
          </w:rPr>
          <w:delText>s</w:delText>
        </w:r>
        <w:r w:rsidDel="00135343">
          <w:rPr>
            <w:lang w:val="en-US"/>
          </w:rPr>
          <w:delText xml:space="preserve"> could function as an extra assurance, working as a third screener that forces the duplicate human screeners to double-check close-to-relevant study records. This would enhance the screening, ensuring that the human screeners have not overlooked any relevant records. </w:delText>
        </w:r>
      </w:del>
    </w:p>
    <w:p w14:paraId="34C0694C" w14:textId="42372DC4" w:rsidR="00C3763F" w:rsidDel="00D46E44" w:rsidRDefault="00C3763F" w:rsidP="00C3763F">
      <w:pPr>
        <w:spacing w:after="0" w:line="360" w:lineRule="auto"/>
        <w:ind w:firstLine="1304"/>
        <w:jc w:val="both"/>
        <w:rPr>
          <w:del w:id="349" w:author="Julian Christensen" w:date="2024-08-13T17:18:00Z"/>
          <w:lang w:val="en-US"/>
        </w:rPr>
      </w:pPr>
      <w:r>
        <w:rPr>
          <w:lang w:val="en-US"/>
        </w:rPr>
        <w:lastRenderedPageBreak/>
        <w:t xml:space="preserve">As can be seen from </w:t>
      </w:r>
      <w:del w:id="350" w:author="Julian Christensen" w:date="2024-08-13T17:12:00Z">
        <w:r w:rsidDel="007E7274">
          <w:rPr>
            <w:lang w:val="en-US"/>
          </w:rPr>
          <w:delText>the benchmark scheme</w:delText>
        </w:r>
      </w:del>
      <w:ins w:id="351" w:author="Julian Christensen" w:date="2024-08-13T17:12:00Z">
        <w:r w:rsidR="007E7274">
          <w:rPr>
            <w:lang w:val="en-US"/>
          </w:rPr>
          <w:t>Table 3</w:t>
        </w:r>
      </w:ins>
      <w:r>
        <w:rPr>
          <w:lang w:val="en-US"/>
        </w:rPr>
        <w:t xml:space="preserve">, we do not necessarily conceive a specificity </w:t>
      </w:r>
      <w:del w:id="352" w:author="Julian Christensen" w:date="2024-08-13T17:13:00Z">
        <w:r w:rsidDel="007E7274">
          <w:rPr>
            <w:lang w:val="en-US"/>
          </w:rPr>
          <w:delText>of 100%</w:delText>
        </w:r>
      </w:del>
      <w:ins w:id="353" w:author="Julian Christensen" w:date="2024-08-13T17:13:00Z">
        <w:r w:rsidR="007E7274">
          <w:rPr>
            <w:lang w:val="en-US"/>
          </w:rPr>
          <w:t>value of 1</w:t>
        </w:r>
      </w:ins>
      <w:r>
        <w:rPr>
          <w:lang w:val="en-US"/>
        </w:rPr>
        <w:t xml:space="preserve"> to be</w:t>
      </w:r>
      <w:ins w:id="354" w:author="Julian Christensen" w:date="2024-08-13T17:13:00Z">
        <w:r w:rsidR="007E7274">
          <w:rPr>
            <w:lang w:val="en-US"/>
          </w:rPr>
          <w:t xml:space="preserve"> the</w:t>
        </w:r>
      </w:ins>
      <w:r>
        <w:rPr>
          <w:lang w:val="en-US"/>
        </w:rPr>
        <w:t xml:space="preserve"> ideal, since we </w:t>
      </w:r>
      <w:del w:id="355" w:author="Julian Christensen" w:date="2024-08-13T17:13:00Z">
        <w:r w:rsidDel="007E7274">
          <w:rPr>
            <w:lang w:val="en-US"/>
          </w:rPr>
          <w:delText xml:space="preserve">think it is </w:delText>
        </w:r>
        <w:r w:rsidR="000B782A" w:rsidDel="007E7274">
          <w:rPr>
            <w:lang w:val="en-US"/>
          </w:rPr>
          <w:delText>alright</w:delText>
        </w:r>
      </w:del>
      <w:ins w:id="356" w:author="Therese Deocampo Pigott" w:date="2024-08-07T20:31:00Z">
        <w:del w:id="357" w:author="Julian Christensen" w:date="2024-08-13T17:13:00Z">
          <w:r w:rsidR="003043D2" w:rsidDel="007E7274">
            <w:rPr>
              <w:lang w:val="en-US"/>
            </w:rPr>
            <w:delText>it acceptable</w:delText>
          </w:r>
        </w:del>
      </w:ins>
      <w:del w:id="358" w:author="Julian Christensen" w:date="2024-08-13T17:13:00Z">
        <w:r w:rsidDel="007E7274">
          <w:rPr>
            <w:lang w:val="en-US"/>
          </w:rPr>
          <w:delText xml:space="preserve"> that</w:delText>
        </w:r>
      </w:del>
      <w:ins w:id="359" w:author="Julian Christensen" w:date="2024-08-13T17:13:00Z">
        <w:r w:rsidR="007E7274">
          <w:rPr>
            <w:lang w:val="en-US"/>
          </w:rPr>
          <w:t>do rather want our automated screenings to b</w:t>
        </w:r>
      </w:ins>
      <w:ins w:id="360" w:author="Julian Christensen" w:date="2024-08-13T17:14:00Z">
        <w:r w:rsidR="007E7274">
          <w:rPr>
            <w:lang w:val="en-US"/>
          </w:rPr>
          <w:t>e</w:t>
        </w:r>
      </w:ins>
      <w:del w:id="361" w:author="Julian Christensen" w:date="2024-08-13T17:14:00Z">
        <w:r w:rsidDel="007E7274">
          <w:rPr>
            <w:lang w:val="en-US"/>
          </w:rPr>
          <w:delText xml:space="preserve"> </w:delText>
        </w:r>
      </w:del>
      <w:del w:id="362" w:author="Julian Christensen" w:date="2024-08-13T17:13:00Z">
        <w:r w:rsidDel="007E7274">
          <w:rPr>
            <w:lang w:val="en-US"/>
          </w:rPr>
          <w:delText xml:space="preserve">the </w:delText>
        </w:r>
      </w:del>
      <w:del w:id="363" w:author="Julian Christensen" w:date="2024-08-13T17:14:00Z">
        <w:r w:rsidDel="007E7274">
          <w:rPr>
            <w:lang w:val="en-US"/>
          </w:rPr>
          <w:delText>GPT API models are</w:delText>
        </w:r>
      </w:del>
      <w:r>
        <w:rPr>
          <w:lang w:val="en-US"/>
        </w:rPr>
        <w:t xml:space="preserve"> over-inclusiv</w:t>
      </w:r>
      <w:r w:rsidR="000B782A">
        <w:rPr>
          <w:lang w:val="en-US"/>
        </w:rPr>
        <w:t>e</w:t>
      </w:r>
      <w:r w:rsidR="000F4A3E">
        <w:rPr>
          <w:lang w:val="en-US"/>
        </w:rPr>
        <w:t xml:space="preserve"> </w:t>
      </w:r>
      <w:del w:id="364" w:author="Julian Christensen" w:date="2024-08-13T17:14:00Z">
        <w:r w:rsidR="000F4A3E" w:rsidDel="007E7274">
          <w:rPr>
            <w:lang w:val="en-US"/>
          </w:rPr>
          <w:delText>to some extent</w:delText>
        </w:r>
      </w:del>
      <w:ins w:id="365" w:author="Julian Christensen" w:date="2024-08-13T17:14:00Z">
        <w:r w:rsidR="007E7274">
          <w:rPr>
            <w:lang w:val="en-US"/>
          </w:rPr>
          <w:t>than over-exclusive</w:t>
        </w:r>
      </w:ins>
      <w:r w:rsidR="000B782A">
        <w:rPr>
          <w:lang w:val="en-US"/>
        </w:rPr>
        <w:t xml:space="preserve">. </w:t>
      </w:r>
      <w:del w:id="366" w:author="Julian Christensen" w:date="2024-08-13T17:14:00Z">
        <w:r w:rsidR="000B782A" w:rsidDel="00D46E44">
          <w:rPr>
            <w:lang w:val="en-US"/>
          </w:rPr>
          <w:delText xml:space="preserve">This </w:delText>
        </w:r>
      </w:del>
      <w:ins w:id="367" w:author="Julian Christensen" w:date="2024-08-13T17:14:00Z">
        <w:r w:rsidR="00D46E44">
          <w:rPr>
            <w:lang w:val="en-US"/>
          </w:rPr>
          <w:t xml:space="preserve">Thus, a low specificity value </w:t>
        </w:r>
      </w:ins>
      <w:r w:rsidR="009A4CD1">
        <w:rPr>
          <w:lang w:val="en-US"/>
        </w:rPr>
        <w:t xml:space="preserve">merely </w:t>
      </w:r>
      <w:r>
        <w:rPr>
          <w:lang w:val="en-US"/>
        </w:rPr>
        <w:t>force</w:t>
      </w:r>
      <w:r w:rsidR="000B782A">
        <w:rPr>
          <w:lang w:val="en-US"/>
        </w:rPr>
        <w:t>s</w:t>
      </w:r>
      <w:ins w:id="368" w:author="Julian Christensen" w:date="2024-08-13T17:14:00Z">
        <w:r w:rsidR="00D46E44">
          <w:rPr>
            <w:lang w:val="en-US"/>
          </w:rPr>
          <w:t xml:space="preserve"> </w:t>
        </w:r>
      </w:ins>
      <w:del w:id="369" w:author="Julian Christensen" w:date="2024-08-13T17:14:00Z">
        <w:r w:rsidDel="00D46E44">
          <w:rPr>
            <w:lang w:val="en-US"/>
          </w:rPr>
          <w:delText xml:space="preserve"> the reviewers to</w:delText>
        </w:r>
      </w:del>
      <w:ins w:id="370" w:author="Julian Christensen" w:date="2024-08-13T17:14:00Z">
        <w:r w:rsidR="00D46E44">
          <w:rPr>
            <w:lang w:val="en-US"/>
          </w:rPr>
          <w:t>human screeners to</w:t>
        </w:r>
      </w:ins>
      <w:r>
        <w:rPr>
          <w:lang w:val="en-US"/>
        </w:rPr>
        <w:t xml:space="preserve"> double-check </w:t>
      </w:r>
      <w:del w:id="371" w:author="Julian Christensen" w:date="2024-08-13T17:14:00Z">
        <w:r w:rsidDel="00D46E44">
          <w:rPr>
            <w:lang w:val="en-US"/>
          </w:rPr>
          <w:delText>close-to-</w:delText>
        </w:r>
      </w:del>
      <w:ins w:id="372" w:author="Julian Christensen" w:date="2024-08-13T17:14:00Z">
        <w:r w:rsidR="00D46E44">
          <w:rPr>
            <w:lang w:val="en-US"/>
          </w:rPr>
          <w:t>a larger numb</w:t>
        </w:r>
      </w:ins>
      <w:ins w:id="373" w:author="Julian Christensen" w:date="2024-08-13T17:15:00Z">
        <w:r w:rsidR="00D46E44">
          <w:rPr>
            <w:lang w:val="en-US"/>
          </w:rPr>
          <w:t xml:space="preserve">er of potentially </w:t>
        </w:r>
      </w:ins>
      <w:r>
        <w:rPr>
          <w:lang w:val="en-US"/>
        </w:rPr>
        <w:t>relevant references</w:t>
      </w:r>
      <w:ins w:id="374" w:author="Julian Christensen" w:date="2024-08-13T17:15:00Z">
        <w:r w:rsidR="00D46E44">
          <w:rPr>
            <w:lang w:val="en-US"/>
          </w:rPr>
          <w:t>,</w:t>
        </w:r>
      </w:ins>
      <w:r>
        <w:rPr>
          <w:lang w:val="en-US"/>
        </w:rPr>
        <w:t xml:space="preserve"> </w:t>
      </w:r>
      <w:r w:rsidR="000B782A">
        <w:rPr>
          <w:lang w:val="en-US"/>
        </w:rPr>
        <w:t>which in turn</w:t>
      </w:r>
      <w:r>
        <w:rPr>
          <w:lang w:val="en-US"/>
        </w:rPr>
        <w:t xml:space="preserve"> </w:t>
      </w:r>
      <w:del w:id="375" w:author="Julian Christensen" w:date="2024-08-13T17:15:00Z">
        <w:r w:rsidDel="00D46E44">
          <w:rPr>
            <w:lang w:val="en-US"/>
          </w:rPr>
          <w:delText>assur</w:delText>
        </w:r>
        <w:r w:rsidR="000B782A" w:rsidDel="00D46E44">
          <w:rPr>
            <w:lang w:val="en-US"/>
          </w:rPr>
          <w:delText>es</w:delText>
        </w:r>
        <w:r w:rsidDel="00D46E44">
          <w:rPr>
            <w:lang w:val="en-US"/>
          </w:rPr>
          <w:delText xml:space="preserve"> that </w:delText>
        </w:r>
        <w:r w:rsidR="000B782A" w:rsidDel="00D46E44">
          <w:rPr>
            <w:lang w:val="en-US"/>
          </w:rPr>
          <w:delText>fewer or no</w:delText>
        </w:r>
      </w:del>
      <w:ins w:id="376" w:author="Julian Christensen" w:date="2024-08-13T17:15:00Z">
        <w:r w:rsidR="00D46E44">
          <w:rPr>
            <w:lang w:val="en-US"/>
          </w:rPr>
          <w:t>lowers the risk of</w:t>
        </w:r>
      </w:ins>
      <w:r>
        <w:rPr>
          <w:lang w:val="en-US"/>
        </w:rPr>
        <w:t xml:space="preserve"> relevant studies</w:t>
      </w:r>
      <w:r w:rsidR="000B782A">
        <w:rPr>
          <w:lang w:val="en-US"/>
        </w:rPr>
        <w:t xml:space="preserve"> </w:t>
      </w:r>
      <w:del w:id="377" w:author="Julian Christensen" w:date="2024-08-13T17:15:00Z">
        <w:r w:rsidR="000B782A" w:rsidDel="00D46E44">
          <w:rPr>
            <w:lang w:val="en-US"/>
          </w:rPr>
          <w:delText xml:space="preserve">are </w:delText>
        </w:r>
      </w:del>
      <w:ins w:id="378" w:author="Julian Christensen" w:date="2024-08-13T17:15:00Z">
        <w:r w:rsidR="00D46E44">
          <w:rPr>
            <w:lang w:val="en-US"/>
          </w:rPr>
          <w:t xml:space="preserve">being </w:t>
        </w:r>
      </w:ins>
      <w:r w:rsidR="000B782A">
        <w:rPr>
          <w:lang w:val="en-US"/>
        </w:rPr>
        <w:t>missed</w:t>
      </w:r>
      <w:r>
        <w:rPr>
          <w:lang w:val="en-US"/>
        </w:rPr>
        <w:t xml:space="preserve">. </w:t>
      </w:r>
      <w:del w:id="379" w:author="Julian Christensen" w:date="2024-08-13T17:15:00Z">
        <w:r w:rsidDel="00D46E44">
          <w:rPr>
            <w:lang w:val="en-US"/>
          </w:rPr>
          <w:delText>Thus</w:delText>
        </w:r>
      </w:del>
      <w:ins w:id="380" w:author="Julian Christensen" w:date="2024-08-13T17:15:00Z">
        <w:r w:rsidR="00D46E44">
          <w:rPr>
            <w:lang w:val="en-US"/>
          </w:rPr>
          <w:t>As such</w:t>
        </w:r>
      </w:ins>
      <w:r>
        <w:rPr>
          <w:lang w:val="en-US"/>
        </w:rPr>
        <w:t xml:space="preserve">, we think that a specificity </w:t>
      </w:r>
      <w:del w:id="381" w:author="Julian Christensen" w:date="2024-08-14T15:17:00Z">
        <w:r w:rsidDel="00EC6E04">
          <w:rPr>
            <w:lang w:val="en-US"/>
          </w:rPr>
          <w:delText xml:space="preserve">rate </w:delText>
        </w:r>
      </w:del>
      <w:ins w:id="382" w:author="Julian Christensen" w:date="2024-08-14T15:17:00Z">
        <w:r w:rsidR="00EC6E04">
          <w:rPr>
            <w:lang w:val="en-US"/>
          </w:rPr>
          <w:t>val</w:t>
        </w:r>
      </w:ins>
      <w:ins w:id="383" w:author="Julian Christensen" w:date="2024-08-14T15:18:00Z">
        <w:r w:rsidR="00EC6E04">
          <w:rPr>
            <w:lang w:val="en-US"/>
          </w:rPr>
          <w:t>ue</w:t>
        </w:r>
      </w:ins>
      <w:ins w:id="384" w:author="Julian Christensen" w:date="2024-08-14T15:17:00Z">
        <w:r w:rsidR="00EC6E04">
          <w:rPr>
            <w:lang w:val="en-US"/>
          </w:rPr>
          <w:t xml:space="preserve"> </w:t>
        </w:r>
      </w:ins>
      <w:r>
        <w:rPr>
          <w:lang w:val="en-US"/>
        </w:rPr>
        <w:t xml:space="preserve">equal to or above </w:t>
      </w:r>
      <w:ins w:id="385" w:author="Julian Christensen" w:date="2024-08-13T17:16:00Z">
        <w:r w:rsidR="00D46E44">
          <w:rPr>
            <w:lang w:val="en-US"/>
          </w:rPr>
          <w:t>0.8</w:t>
        </w:r>
      </w:ins>
      <w:del w:id="386" w:author="Julian Christensen" w:date="2024-08-13T17:16:00Z">
        <w:r w:rsidDel="00D46E44">
          <w:rPr>
            <w:lang w:val="en-US"/>
          </w:rPr>
          <w:delText>80%</w:delText>
        </w:r>
      </w:del>
      <w:r>
        <w:rPr>
          <w:lang w:val="en-US"/>
        </w:rPr>
        <w:t xml:space="preserve"> is acceptable as long as the recall </w:t>
      </w:r>
      <w:del w:id="387" w:author="Julian Christensen" w:date="2024-08-14T15:18:00Z">
        <w:r w:rsidDel="00EC6E04">
          <w:rPr>
            <w:lang w:val="en-US"/>
          </w:rPr>
          <w:delText xml:space="preserve">rate </w:delText>
        </w:r>
      </w:del>
      <w:ins w:id="388" w:author="Julian Christensen" w:date="2024-08-14T15:18:00Z">
        <w:r w:rsidR="00EC6E04">
          <w:rPr>
            <w:lang w:val="en-US"/>
          </w:rPr>
          <w:t xml:space="preserve">value </w:t>
        </w:r>
      </w:ins>
      <w:r>
        <w:rPr>
          <w:lang w:val="en-US"/>
        </w:rPr>
        <w:t xml:space="preserve">is equal to or above </w:t>
      </w:r>
      <w:del w:id="389" w:author="Julian Christensen" w:date="2024-08-13T17:15:00Z">
        <w:r w:rsidDel="00D46E44">
          <w:rPr>
            <w:lang w:val="en-US"/>
          </w:rPr>
          <w:delText>80%</w:delText>
        </w:r>
      </w:del>
      <w:ins w:id="390" w:author="Julian Christensen" w:date="2024-08-13T17:15:00Z">
        <w:r w:rsidR="00D46E44">
          <w:rPr>
            <w:lang w:val="en-US"/>
          </w:rPr>
          <w:t>0.8</w:t>
        </w:r>
      </w:ins>
      <w:r>
        <w:rPr>
          <w:lang w:val="en-US"/>
        </w:rPr>
        <w:t xml:space="preserve">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w:t>
      </w:r>
      <w:del w:id="391" w:author="Julian Christensen" w:date="2024-08-14T15:18:00Z">
        <w:r w:rsidDel="00EC6E04">
          <w:rPr>
            <w:lang w:val="en-US"/>
          </w:rPr>
          <w:delText xml:space="preserve">rates </w:delText>
        </w:r>
      </w:del>
      <w:ins w:id="392" w:author="Julian Christensen" w:date="2024-08-14T15:18:00Z">
        <w:r w:rsidR="00EC6E04">
          <w:rPr>
            <w:lang w:val="en-US"/>
          </w:rPr>
          <w:t xml:space="preserve">values </w:t>
        </w:r>
      </w:ins>
      <w:r>
        <w:rPr>
          <w:lang w:val="en-US"/>
        </w:rPr>
        <w:t xml:space="preserve">above </w:t>
      </w:r>
      <w:del w:id="393" w:author="Julian Christensen" w:date="2024-08-13T17:16:00Z">
        <w:r w:rsidDel="00D46E44">
          <w:rPr>
            <w:lang w:val="en-US"/>
          </w:rPr>
          <w:delText>80%</w:delText>
        </w:r>
      </w:del>
      <w:ins w:id="394" w:author="Julian Christensen" w:date="2024-08-13T17:16:00Z">
        <w:r w:rsidR="00D46E44">
          <w:rPr>
            <w:lang w:val="en-US"/>
          </w:rPr>
          <w:t>0.8</w:t>
        </w:r>
      </w:ins>
      <w:r>
        <w:rPr>
          <w:lang w:val="en-US"/>
        </w:rPr>
        <w:t xml:space="preserve"> should be accepted as independent screeners in high</w:t>
      </w:r>
      <w:r w:rsidR="009A4CD1">
        <w:rPr>
          <w:lang w:val="en-US"/>
        </w:rPr>
        <w:t>-</w:t>
      </w:r>
      <w:r w:rsidR="000F4A3E">
        <w:rPr>
          <w:lang w:val="en-US"/>
        </w:rPr>
        <w:t>quality</w:t>
      </w:r>
      <w:r>
        <w:rPr>
          <w:lang w:val="en-US"/>
        </w:rPr>
        <w:t xml:space="preserve"> systematic reviews. </w:t>
      </w:r>
    </w:p>
    <w:p w14:paraId="61F55FA7" w14:textId="47CBA304" w:rsidR="00D46E44" w:rsidRDefault="002F549D" w:rsidP="00D46E44">
      <w:pPr>
        <w:spacing w:after="0" w:line="360" w:lineRule="auto"/>
        <w:ind w:firstLine="1304"/>
        <w:jc w:val="both"/>
        <w:rPr>
          <w:ins w:id="395" w:author="Julian Christensen" w:date="2024-08-13T17:18:00Z"/>
          <w:lang w:val="en-US"/>
        </w:rPr>
      </w:pPr>
      <w:r>
        <w:rPr>
          <w:lang w:val="en-US"/>
        </w:rPr>
        <w:t xml:space="preserve">Finally, we think that automated tools that yield </w:t>
      </w:r>
      <w:r w:rsidR="000B782A">
        <w:rPr>
          <w:lang w:val="en-US"/>
        </w:rPr>
        <w:t>high</w:t>
      </w:r>
      <w:r>
        <w:rPr>
          <w:lang w:val="en-US"/>
        </w:rPr>
        <w:t xml:space="preserve"> recalls </w:t>
      </w:r>
      <w:r w:rsidR="00901540">
        <w:rPr>
          <w:lang w:val="en-US"/>
        </w:rPr>
        <w:t xml:space="preserve">may </w:t>
      </w:r>
      <w:r>
        <w:rPr>
          <w:lang w:val="en-US"/>
        </w:rPr>
        <w:t xml:space="preserve">be used to reduce the total </w:t>
      </w:r>
      <w:r w:rsidR="00901540">
        <w:rPr>
          <w:lang w:val="en-US"/>
        </w:rPr>
        <w:t xml:space="preserve">number </w:t>
      </w:r>
      <w:r>
        <w:rPr>
          <w:lang w:val="en-US"/>
        </w:rPr>
        <w:t>of title and abstract records needed to be screened</w:t>
      </w:r>
      <w:r w:rsidR="00901540">
        <w:rPr>
          <w:lang w:val="en-US"/>
        </w:rPr>
        <w:t>,</w:t>
      </w:r>
      <w:r>
        <w:rPr>
          <w:lang w:val="en-US"/>
        </w:rPr>
        <w:t xml:space="preserve"> even if the specificity </w:t>
      </w:r>
      <w:del w:id="396" w:author="Julian Christensen" w:date="2024-08-14T15:18:00Z">
        <w:r w:rsidDel="00EC6E04">
          <w:rPr>
            <w:lang w:val="en-US"/>
          </w:rPr>
          <w:delText xml:space="preserve">rate </w:delText>
        </w:r>
      </w:del>
      <w:ins w:id="397" w:author="Julian Christensen" w:date="2024-08-14T15:18:00Z">
        <w:r w:rsidR="00EC6E04">
          <w:rPr>
            <w:lang w:val="en-US"/>
          </w:rPr>
          <w:t xml:space="preserve">value </w:t>
        </w:r>
      </w:ins>
      <w:r>
        <w:rPr>
          <w:lang w:val="en-US"/>
        </w:rPr>
        <w:t xml:space="preserve">is </w:t>
      </w:r>
      <w:r w:rsidR="00C3763F">
        <w:rPr>
          <w:lang w:val="en-US"/>
        </w:rPr>
        <w:t xml:space="preserve">below </w:t>
      </w:r>
      <w:del w:id="398" w:author="Julian Christensen" w:date="2024-08-14T15:21:00Z">
        <w:r w:rsidR="00C3763F" w:rsidDel="00576DCD">
          <w:rPr>
            <w:lang w:val="en-US"/>
          </w:rPr>
          <w:delText>80%</w:delText>
        </w:r>
      </w:del>
      <w:ins w:id="399" w:author="Julian Christensen" w:date="2024-08-14T15:21:00Z">
        <w:r w:rsidR="00576DCD">
          <w:rPr>
            <w:lang w:val="en-US"/>
          </w:rPr>
          <w:t>0.8</w:t>
        </w:r>
      </w:ins>
      <w:r>
        <w:rPr>
          <w:lang w:val="en-US"/>
        </w:rPr>
        <w:t xml:space="preserve">. This would especially be relevant when working with very large amounts of title and abstract records </w:t>
      </w:r>
      <w:r>
        <w:rPr>
          <w:lang w:val="en-US"/>
        </w:rPr>
        <w:fldChar w:fldCharType="begin" w:fldLock="1"/>
      </w:r>
      <w:r w:rsidR="00A57647">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C17C89" w:rsidRPr="00C17C89">
        <w:rPr>
          <w:noProof/>
          <w:lang w:val="en-US"/>
        </w:rPr>
        <w:t>(see an example of this in Shemilt et al., 2014)</w:t>
      </w:r>
      <w:r>
        <w:rPr>
          <w:lang w:val="en-US"/>
        </w:rPr>
        <w:fldChar w:fldCharType="end"/>
      </w:r>
      <w:r>
        <w:rPr>
          <w:lang w:val="en-US"/>
        </w:rPr>
        <w:t xml:space="preserve">. </w:t>
      </w:r>
    </w:p>
    <w:p w14:paraId="2057CEA3" w14:textId="4F00F094" w:rsidR="007073A2" w:rsidRDefault="007073A2" w:rsidP="00586638">
      <w:pPr>
        <w:spacing w:after="0" w:line="360" w:lineRule="auto"/>
        <w:ind w:firstLine="1304"/>
        <w:jc w:val="both"/>
        <w:rPr>
          <w:lang w:val="en-US"/>
        </w:rPr>
      </w:pPr>
      <w:del w:id="400" w:author="Julian Christensen" w:date="2024-08-13T17:21:00Z">
        <w:r w:rsidDel="00D46E44">
          <w:rPr>
            <w:lang w:val="en-US"/>
          </w:rPr>
          <w:delText xml:space="preserve">As a </w:delText>
        </w:r>
        <w:r w:rsidR="00326B48" w:rsidDel="00D46E44">
          <w:rPr>
            <w:lang w:val="en-US"/>
          </w:rPr>
          <w:delText>course</w:delText>
        </w:r>
      </w:del>
      <w:ins w:id="401" w:author="Therese Deocampo Pigott" w:date="2024-08-07T20:31:00Z">
        <w:del w:id="402" w:author="Julian Christensen" w:date="2024-08-13T17:21:00Z">
          <w:r w:rsidR="003043D2" w:rsidDel="00D46E44">
            <w:rPr>
              <w:lang w:val="en-US"/>
            </w:rPr>
            <w:delText>coarse</w:delText>
          </w:r>
        </w:del>
      </w:ins>
      <w:del w:id="403" w:author="Julian Christensen" w:date="2024-08-13T17:21:00Z">
        <w:r w:rsidR="00326B48" w:rsidDel="00D46E44">
          <w:rPr>
            <w:lang w:val="en-US"/>
          </w:rPr>
          <w:delText xml:space="preserve">-grained </w:delText>
        </w:r>
        <w:r w:rsidDel="00D46E44">
          <w:rPr>
            <w:lang w:val="en-US"/>
          </w:rPr>
          <w:delText>guideline</w:delText>
        </w:r>
      </w:del>
      <w:ins w:id="404" w:author="Julian Christensen" w:date="2024-08-13T17:21:00Z">
        <w:r w:rsidR="00D46E44">
          <w:rPr>
            <w:lang w:val="en-US"/>
          </w:rPr>
          <w:t>We think that in most cases,</w:t>
        </w:r>
      </w:ins>
      <w:del w:id="405" w:author="Julian Christensen" w:date="2024-08-13T17:21:00Z">
        <w:r w:rsidDel="00D46E44">
          <w:rPr>
            <w:lang w:val="en-US"/>
          </w:rPr>
          <w:delText>, w</w:delText>
        </w:r>
        <w:r w:rsidR="002F549D" w:rsidDel="00D46E44">
          <w:rPr>
            <w:lang w:val="en-US"/>
          </w:rPr>
          <w:delText>e do not consider</w:delText>
        </w:r>
      </w:del>
      <w:r w:rsidR="002F549D">
        <w:rPr>
          <w:lang w:val="en-US"/>
        </w:rPr>
        <w:t xml:space="preserve"> it</w:t>
      </w:r>
      <w:ins w:id="406" w:author="Julian Christensen" w:date="2024-08-13T17:21:00Z">
        <w:r w:rsidR="00D46E44">
          <w:rPr>
            <w:lang w:val="en-US"/>
          </w:rPr>
          <w:t xml:space="preserve"> will not be</w:t>
        </w:r>
      </w:ins>
      <w:r w:rsidR="002F549D">
        <w:rPr>
          <w:lang w:val="en-US"/>
        </w:rPr>
        <w:t xml:space="preserve"> viable to use automated tools </w:t>
      </w:r>
      <w:del w:id="407" w:author="Julian Christensen" w:date="2024-08-13T17:17:00Z">
        <w:r w:rsidR="002F549D" w:rsidDel="00D46E44">
          <w:rPr>
            <w:lang w:val="en-US"/>
          </w:rPr>
          <w:delText>when they yield</w:delText>
        </w:r>
      </w:del>
      <w:ins w:id="408" w:author="Julian Christensen" w:date="2024-08-13T17:17:00Z">
        <w:r w:rsidR="00D46E44">
          <w:rPr>
            <w:lang w:val="en-US"/>
          </w:rPr>
          <w:t>with</w:t>
        </w:r>
      </w:ins>
      <w:r w:rsidR="002F549D">
        <w:rPr>
          <w:lang w:val="en-US"/>
        </w:rPr>
        <w:t xml:space="preserve"> performance </w:t>
      </w:r>
      <w:del w:id="409" w:author="Julian Christensen" w:date="2024-08-13T17:21:00Z">
        <w:r w:rsidR="002F549D" w:rsidDel="00D46E44">
          <w:rPr>
            <w:lang w:val="en-US"/>
          </w:rPr>
          <w:delText>measures</w:delText>
        </w:r>
      </w:del>
      <w:ins w:id="410" w:author="Julian Christensen" w:date="2024-08-13T17:21:00Z">
        <w:r w:rsidR="00D46E44">
          <w:rPr>
            <w:lang w:val="en-US"/>
          </w:rPr>
          <w:t>levels (recall and specificity values)</w:t>
        </w:r>
      </w:ins>
      <w:r w:rsidR="002F549D">
        <w:rPr>
          <w:lang w:val="en-US"/>
        </w:rPr>
        <w:t xml:space="preserve"> below 0.5. </w:t>
      </w:r>
      <w:r w:rsidR="009A4CD1">
        <w:rPr>
          <w:lang w:val="en-US"/>
        </w:rPr>
        <w:t>However,</w:t>
      </w:r>
      <w:ins w:id="411" w:author="Julian Christensen" w:date="2024-08-13T17:19:00Z">
        <w:r w:rsidR="00D46E44">
          <w:rPr>
            <w:lang w:val="en-US"/>
          </w:rPr>
          <w:t xml:space="preserve"> in Table 3,</w:t>
        </w:r>
      </w:ins>
      <w:r w:rsidR="009A4CD1">
        <w:rPr>
          <w:lang w:val="en-US"/>
        </w:rPr>
        <w:t xml:space="preserve"> we </w:t>
      </w:r>
      <w:del w:id="412" w:author="Julian Christensen" w:date="2024-08-13T17:22:00Z">
        <w:r w:rsidR="009A4CD1" w:rsidDel="00D46E44">
          <w:rPr>
            <w:lang w:val="en-US"/>
          </w:rPr>
          <w:delText>have added</w:delText>
        </w:r>
      </w:del>
      <w:ins w:id="413" w:author="Julian Christensen" w:date="2024-08-13T17:22:00Z">
        <w:r w:rsidR="00D46E44">
          <w:rPr>
            <w:lang w:val="en-US"/>
          </w:rPr>
          <w:t>use</w:t>
        </w:r>
      </w:ins>
      <w:r w:rsidR="009A4CD1">
        <w:rPr>
          <w:lang w:val="en-US"/>
        </w:rPr>
        <w:t xml:space="preserve"> graduated shades of red, where the light red color for </w:t>
      </w:r>
      <w:del w:id="414" w:author="Julian Christensen" w:date="2024-08-13T17:19:00Z">
        <w:r w:rsidR="009A4CD1" w:rsidDel="00D46E44">
          <w:rPr>
            <w:lang w:val="en-US"/>
          </w:rPr>
          <w:delText xml:space="preserve">a </w:delText>
        </w:r>
      </w:del>
      <w:r w:rsidR="009A4CD1">
        <w:rPr>
          <w:lang w:val="en-US"/>
        </w:rPr>
        <w:t xml:space="preserve">specificity </w:t>
      </w:r>
      <w:del w:id="415" w:author="Julian Christensen" w:date="2024-08-14T15:18:00Z">
        <w:r w:rsidR="009A4CD1" w:rsidDel="00EC6E04">
          <w:rPr>
            <w:lang w:val="en-US"/>
          </w:rPr>
          <w:delText xml:space="preserve">rate </w:delText>
        </w:r>
      </w:del>
      <w:ins w:id="416" w:author="Julian Christensen" w:date="2024-08-14T15:18:00Z">
        <w:r w:rsidR="00EC6E04">
          <w:rPr>
            <w:lang w:val="en-US"/>
          </w:rPr>
          <w:t xml:space="preserve">values </w:t>
        </w:r>
      </w:ins>
      <w:r w:rsidR="009A4CD1">
        <w:rPr>
          <w:lang w:val="en-US"/>
        </w:rPr>
        <w:t xml:space="preserve">below 0.5 indicates that we cannot reject that </w:t>
      </w:r>
      <w:ins w:id="417" w:author="Julian Christensen" w:date="2024-08-13T17:22:00Z">
        <w:r w:rsidR="00D46E44">
          <w:rPr>
            <w:lang w:val="en-US"/>
          </w:rPr>
          <w:t xml:space="preserve">that there might be cases where automated screenings </w:t>
        </w:r>
      </w:ins>
      <w:ins w:id="418" w:author="Julian Christensen" w:date="2024-08-13T17:23:00Z">
        <w:r w:rsidR="00D46E44">
          <w:rPr>
            <w:lang w:val="en-US"/>
          </w:rPr>
          <w:t xml:space="preserve">could be usefulm even with </w:t>
        </w:r>
      </w:ins>
      <w:r w:rsidR="009A4CD1">
        <w:rPr>
          <w:lang w:val="en-US"/>
        </w:rPr>
        <w:t xml:space="preserve">specificity </w:t>
      </w:r>
      <w:del w:id="419" w:author="Julian Christensen" w:date="2024-08-14T15:18:00Z">
        <w:r w:rsidR="009A4CD1" w:rsidDel="00EC6E04">
          <w:rPr>
            <w:lang w:val="en-US"/>
          </w:rPr>
          <w:delText xml:space="preserve">rates </w:delText>
        </w:r>
      </w:del>
      <w:ins w:id="420" w:author="Julian Christensen" w:date="2024-08-14T15:18:00Z">
        <w:r w:rsidR="00EC6E04">
          <w:rPr>
            <w:lang w:val="en-US"/>
          </w:rPr>
          <w:t xml:space="preserve">values </w:t>
        </w:r>
      </w:ins>
      <w:r w:rsidR="009A4CD1">
        <w:rPr>
          <w:lang w:val="en-US"/>
        </w:rPr>
        <w:t xml:space="preserve">below 0.5 </w:t>
      </w:r>
      <w:del w:id="421" w:author="Julian Christensen" w:date="2024-08-13T17:20:00Z">
        <w:r w:rsidR="009A4CD1" w:rsidDel="00D46E44">
          <w:rPr>
            <w:lang w:val="en-US"/>
          </w:rPr>
          <w:delText xml:space="preserve">(as long as the recall is high) </w:delText>
        </w:r>
      </w:del>
      <w:del w:id="422" w:author="Julian Christensen" w:date="2024-08-13T17:23:00Z">
        <w:r w:rsidR="009A4CD1" w:rsidDel="00D46E44">
          <w:rPr>
            <w:lang w:val="en-US"/>
          </w:rPr>
          <w:delText>can</w:delText>
        </w:r>
      </w:del>
      <w:del w:id="423" w:author="Julian Christensen" w:date="2024-08-13T17:20:00Z">
        <w:r w:rsidR="009A4CD1" w:rsidDel="00D46E44">
          <w:rPr>
            <w:lang w:val="en-US"/>
          </w:rPr>
          <w:delText xml:space="preserve"> be fruitful </w:delText>
        </w:r>
      </w:del>
      <w:del w:id="424" w:author="Julian Christensen" w:date="2024-08-13T17:23:00Z">
        <w:r w:rsidR="009A4CD1" w:rsidDel="00D46E44">
          <w:rPr>
            <w:lang w:val="en-US"/>
          </w:rPr>
          <w:delText>in some extreme cases</w:delText>
        </w:r>
      </w:del>
      <w:ins w:id="425" w:author="Julian Christensen" w:date="2024-08-13T17:20:00Z">
        <w:r w:rsidR="00D46E44">
          <w:rPr>
            <w:lang w:val="en-US"/>
          </w:rPr>
          <w:t>(as long as the recall is high)</w:t>
        </w:r>
      </w:ins>
      <w:r w:rsidR="009A4CD1">
        <w:rPr>
          <w:lang w:val="en-US"/>
        </w:rPr>
        <w:t xml:space="preserve">. </w:t>
      </w:r>
      <w:del w:id="426" w:author="Julian Christensen" w:date="2024-08-13T17:23:00Z">
        <w:r w:rsidR="009A4CD1" w:rsidDel="00D46E44">
          <w:rPr>
            <w:lang w:val="en-US"/>
          </w:rPr>
          <w:delText>For example</w:delText>
        </w:r>
      </w:del>
      <w:ins w:id="427" w:author="Julian Christensen" w:date="2024-08-13T17:23:00Z">
        <w:r w:rsidR="00D46E44">
          <w:rPr>
            <w:lang w:val="en-US"/>
          </w:rPr>
          <w:t>As such</w:t>
        </w:r>
      </w:ins>
      <w:r w:rsidR="009A4CD1">
        <w:rPr>
          <w:lang w:val="en-US"/>
        </w:rPr>
        <w:t xml:space="preserve">, in extreme-sized reviews, </w:t>
      </w:r>
      <w:ins w:id="428" w:author="Julian Christensen" w:date="2024-08-13T17:23:00Z">
        <w:r w:rsidR="00D46E44">
          <w:rPr>
            <w:lang w:val="en-US"/>
          </w:rPr>
          <w:t xml:space="preserve">even a </w:t>
        </w:r>
      </w:ins>
      <w:r w:rsidR="009A4CD1">
        <w:rPr>
          <w:lang w:val="en-US"/>
        </w:rPr>
        <w:t>30% screening reduction</w:t>
      </w:r>
      <w:del w:id="429" w:author="Julian Christensen" w:date="2024-08-13T17:23:00Z">
        <w:r w:rsidR="009A4CD1" w:rsidDel="00D46E44">
          <w:rPr>
            <w:lang w:val="en-US"/>
          </w:rPr>
          <w:delText>s</w:delText>
        </w:r>
      </w:del>
      <w:r w:rsidR="009A4CD1">
        <w:rPr>
          <w:lang w:val="en-US"/>
        </w:rPr>
        <w:t xml:space="preserve"> </w:t>
      </w:r>
      <w:del w:id="430" w:author="Julian Christensen" w:date="2024-08-13T17:23:00Z">
        <w:r w:rsidR="009A4CD1" w:rsidDel="00D46E44">
          <w:rPr>
            <w:lang w:val="en-US"/>
          </w:rPr>
          <w:delText xml:space="preserve">might </w:delText>
        </w:r>
      </w:del>
      <w:ins w:id="431" w:author="Julian Christensen" w:date="2024-08-13T17:23:00Z">
        <w:r w:rsidR="00D46E44">
          <w:rPr>
            <w:lang w:val="en-US"/>
          </w:rPr>
          <w:t xml:space="preserve">may </w:t>
        </w:r>
      </w:ins>
      <w:r w:rsidR="009A4CD1">
        <w:rPr>
          <w:lang w:val="en-US"/>
        </w:rPr>
        <w:t xml:space="preserve">represent substantial workload savings, amounting to multiple days of work saved. </w:t>
      </w:r>
      <w:del w:id="432" w:author="Julian Christensen" w:date="2024-08-13T17:25:00Z">
        <w:r w:rsidR="009A4CD1" w:rsidDel="000263CC">
          <w:rPr>
            <w:lang w:val="en-US"/>
          </w:rPr>
          <w:delText xml:space="preserve">Nonetheless, </w:delText>
        </w:r>
      </w:del>
      <w:del w:id="433" w:author="Julian Christensen" w:date="2024-08-13T17:24:00Z">
        <w:r w:rsidR="009A4CD1" w:rsidDel="00D46E44">
          <w:rPr>
            <w:lang w:val="en-US"/>
          </w:rPr>
          <w:delText xml:space="preserve">our </w:delText>
        </w:r>
      </w:del>
      <w:ins w:id="434" w:author="Julian Christensen" w:date="2024-08-13T17:27:00Z">
        <w:r w:rsidR="000263CC">
          <w:rPr>
            <w:lang w:val="en-US"/>
          </w:rPr>
          <w:t xml:space="preserve">The number of title and abstract records does, however, need to be very high in order for </w:t>
        </w:r>
      </w:ins>
      <w:ins w:id="435" w:author="Julian Christensen" w:date="2024-08-13T17:28:00Z">
        <w:r w:rsidR="000263CC">
          <w:rPr>
            <w:lang w:val="en-US"/>
          </w:rPr>
          <w:t>it to make sense to conduct automated screenings with such low specificity levels.</w:t>
        </w:r>
      </w:ins>
      <w:del w:id="436" w:author="Julian Christensen" w:date="2024-08-13T17:25:00Z">
        <w:r w:rsidR="009A4CD1" w:rsidDel="000263CC">
          <w:rPr>
            <w:lang w:val="en-US"/>
          </w:rPr>
          <w:delText>general recommendation</w:delText>
        </w:r>
      </w:del>
      <w:del w:id="437" w:author="Julian Christensen" w:date="2024-08-13T17:26:00Z">
        <w:r w:rsidR="009A4CD1" w:rsidDel="000263CC">
          <w:rPr>
            <w:lang w:val="en-US"/>
          </w:rPr>
          <w:delText xml:space="preserve">—based </w:delText>
        </w:r>
      </w:del>
      <w:del w:id="438" w:author="Julian Christensen" w:date="2024-08-13T17:24:00Z">
        <w:r w:rsidR="009A4CD1" w:rsidDel="000263CC">
          <w:rPr>
            <w:lang w:val="en-US"/>
          </w:rPr>
          <w:delText>on what is typically encountered</w:delText>
        </w:r>
      </w:del>
      <w:del w:id="439" w:author="Julian Christensen" w:date="2024-08-13T17:26:00Z">
        <w:r w:rsidR="009A4CD1" w:rsidDel="000263CC">
          <w:rPr>
            <w:lang w:val="en-US"/>
          </w:rPr>
          <w:delText xml:space="preserve"> in</w:delText>
        </w:r>
      </w:del>
      <w:del w:id="440" w:author="Julian Christensen" w:date="2024-08-13T17:24:00Z">
        <w:r w:rsidR="009A4CD1" w:rsidDel="00D46E44">
          <w:rPr>
            <w:lang w:val="en-US"/>
          </w:rPr>
          <w:delText xml:space="preserve"> </w:delText>
        </w:r>
      </w:del>
      <w:del w:id="441" w:author="Julian Christensen" w:date="2024-08-13T17:26:00Z">
        <w:r w:rsidR="009A4CD1" w:rsidDel="000263CC">
          <w:rPr>
            <w:lang w:val="en-US"/>
          </w:rPr>
          <w:delText>systematic reviews—is</w:delText>
        </w:r>
      </w:del>
      <w:del w:id="442" w:author="Julian Christensen" w:date="2024-08-13T17:27:00Z">
        <w:r w:rsidR="009A4CD1" w:rsidDel="000263CC">
          <w:rPr>
            <w:lang w:val="en-US"/>
          </w:rPr>
          <w:delText xml:space="preserve"> not to accept any measure</w:delText>
        </w:r>
        <w:r w:rsidR="006D4B7A" w:rsidDel="000263CC">
          <w:rPr>
            <w:lang w:val="en-US"/>
          </w:rPr>
          <w:delText>s</w:delText>
        </w:r>
        <w:r w:rsidR="009A4CD1" w:rsidDel="000263CC">
          <w:rPr>
            <w:lang w:val="en-US"/>
          </w:rPr>
          <w:delText xml:space="preserve"> below 0.5.</w:delText>
        </w:r>
      </w:del>
    </w:p>
    <w:p w14:paraId="3A4F62FE" w14:textId="5DA90C5B" w:rsidR="00901540" w:rsidRDefault="00E43081" w:rsidP="000263CC">
      <w:pPr>
        <w:spacing w:after="0" w:line="360" w:lineRule="auto"/>
        <w:ind w:firstLine="1304"/>
        <w:jc w:val="both"/>
        <w:rPr>
          <w:ins w:id="443" w:author="Julian Christensen" w:date="2024-08-13T17:28:00Z"/>
          <w:lang w:val="en-US"/>
        </w:rPr>
      </w:pPr>
      <w:r>
        <w:rPr>
          <w:lang w:val="en-US"/>
        </w:rPr>
        <w:t xml:space="preserve">With </w:t>
      </w:r>
      <w:del w:id="444" w:author="Julian Christensen" w:date="2024-08-13T17:28:00Z">
        <w:r w:rsidDel="000263CC">
          <w:rPr>
            <w:lang w:val="en-US"/>
          </w:rPr>
          <w:delText xml:space="preserve">this </w:delText>
        </w:r>
      </w:del>
      <w:ins w:id="445" w:author="Julian Christensen" w:date="2024-08-13T17:28:00Z">
        <w:r w:rsidR="000263CC">
          <w:rPr>
            <w:lang w:val="en-US"/>
          </w:rPr>
          <w:t xml:space="preserve">our </w:t>
        </w:r>
      </w:ins>
      <w:r>
        <w:rPr>
          <w:lang w:val="en-US"/>
        </w:rPr>
        <w:t>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w:t>
      </w:r>
      <w:ins w:id="446" w:author="Julian Christensen" w:date="2024-08-13T17:28:00Z">
        <w:r w:rsidR="000263CC">
          <w:rPr>
            <w:lang w:val="en-US"/>
          </w:rPr>
          <w:t xml:space="preserve"> o</w:t>
        </w:r>
      </w:ins>
      <w:ins w:id="447" w:author="Julian Christensen" w:date="2024-08-13T17:29:00Z">
        <w:r w:rsidR="000263CC">
          <w:rPr>
            <w:lang w:val="en-US"/>
          </w:rPr>
          <w:t>r other automated tools</w:t>
        </w:r>
      </w:ins>
      <w:r w:rsidR="00667CB7">
        <w:rPr>
          <w:lang w:val="en-US"/>
        </w:rPr>
        <w:t xml:space="preserve"> for TAB screening tasks in systematic reviews</w:t>
      </w:r>
      <w:r w:rsidR="000F4A3E">
        <w:rPr>
          <w:lang w:val="en-US"/>
        </w:rPr>
        <w:t xml:space="preserve">, avoiding </w:t>
      </w:r>
      <w:r w:rsidR="00515748" w:rsidRPr="00D75717">
        <w:rPr>
          <w:rStyle w:val="translation"/>
          <w:lang w:val="en-US"/>
          <w:rPrChange w:id="448" w:author="Julian Christensen" w:date="2024-08-08T10:51:00Z">
            <w:rPr>
              <w:rStyle w:val="translation"/>
            </w:rPr>
          </w:rPrChange>
        </w:rPr>
        <w:t>trivial</w:t>
      </w:r>
      <w:r w:rsidR="000F4A3E">
        <w:rPr>
          <w:lang w:val="en-US"/>
        </w:rPr>
        <w:t xml:space="preserve"> for and against discussions. </w:t>
      </w:r>
      <w:r w:rsidR="00967CCA">
        <w:rPr>
          <w:lang w:val="en-US"/>
        </w:rPr>
        <w:t xml:space="preserve">Furthermore, we will use this benchmark scheme for interpreting our conducted classifier experiment that we present in the next section. </w:t>
      </w:r>
    </w:p>
    <w:p w14:paraId="25A4D110" w14:textId="77777777" w:rsidR="000263CC" w:rsidRDefault="000263CC">
      <w:pPr>
        <w:spacing w:after="0" w:line="360" w:lineRule="auto"/>
        <w:ind w:firstLine="1304"/>
        <w:jc w:val="both"/>
        <w:rPr>
          <w:lang w:val="en-US"/>
        </w:rPr>
        <w:pPrChange w:id="449" w:author="Julian Christensen" w:date="2024-08-13T17:28:00Z">
          <w:pPr>
            <w:spacing w:after="0" w:line="360" w:lineRule="auto"/>
            <w:jc w:val="both"/>
          </w:pPr>
        </w:pPrChange>
      </w:pPr>
    </w:p>
    <w:p w14:paraId="0E6AD56E" w14:textId="02D2ED48" w:rsidR="00606EB4" w:rsidRDefault="00311FE2" w:rsidP="00FF502E">
      <w:pPr>
        <w:spacing w:after="0" w:line="360" w:lineRule="auto"/>
        <w:jc w:val="both"/>
        <w:rPr>
          <w:b/>
          <w:lang w:val="en-US"/>
        </w:rPr>
      </w:pPr>
      <w:r>
        <w:rPr>
          <w:b/>
          <w:lang w:val="en-US"/>
        </w:rPr>
        <w:t>4</w:t>
      </w:r>
      <w:r w:rsidR="00296111" w:rsidRPr="00296111">
        <w:rPr>
          <w:b/>
          <w:lang w:val="en-US"/>
        </w:rPr>
        <w:t xml:space="preserve"> </w:t>
      </w:r>
      <w:commentRangeStart w:id="450"/>
      <w:r w:rsidR="003259BC">
        <w:rPr>
          <w:b/>
          <w:lang w:val="en-US"/>
        </w:rPr>
        <w:t>CLASSIFIER EXPERIMENT</w:t>
      </w:r>
      <w:ins w:id="451" w:author="Julian Christensen" w:date="2024-08-08T14:13:00Z">
        <w:r w:rsidR="000B363D">
          <w:rPr>
            <w:b/>
            <w:lang w:val="en-US"/>
          </w:rPr>
          <w:t>S</w:t>
        </w:r>
      </w:ins>
      <w:commentRangeEnd w:id="450"/>
      <w:ins w:id="452" w:author="Julian Christensen" w:date="2024-08-14T13:05:00Z">
        <w:r w:rsidR="00E305AD">
          <w:rPr>
            <w:rStyle w:val="CommentReference"/>
          </w:rPr>
          <w:commentReference w:id="450"/>
        </w:r>
      </w:ins>
    </w:p>
    <w:p w14:paraId="74B65226" w14:textId="67C06583" w:rsidR="005A1135" w:rsidRDefault="00606EB4" w:rsidP="00D64633">
      <w:pPr>
        <w:spacing w:after="0" w:line="360" w:lineRule="auto"/>
        <w:jc w:val="both"/>
        <w:rPr>
          <w:ins w:id="453" w:author="Julian Christensen" w:date="2024-08-13T17:35:00Z"/>
          <w:lang w:val="en-US"/>
        </w:rPr>
      </w:pPr>
      <w:r>
        <w:rPr>
          <w:lang w:val="en-US"/>
        </w:rPr>
        <w:t>In th</w:t>
      </w:r>
      <w:r w:rsidR="00967CCA">
        <w:rPr>
          <w:lang w:val="en-US"/>
        </w:rPr>
        <w:t>is</w:t>
      </w:r>
      <w:r>
        <w:rPr>
          <w:lang w:val="en-US"/>
        </w:rPr>
        <w:t xml:space="preserve"> section, we</w:t>
      </w:r>
      <w:ins w:id="454" w:author="Julian Christensen" w:date="2024-08-14T09:39:00Z">
        <w:r w:rsidR="007C3286">
          <w:rPr>
            <w:lang w:val="en-US"/>
          </w:rPr>
          <w:t xml:space="preserve"> </w:t>
        </w:r>
      </w:ins>
      <w:del w:id="455" w:author="Julian Christensen" w:date="2024-08-14T09:41:00Z">
        <w:r w:rsidDel="002D31EB">
          <w:rPr>
            <w:lang w:val="en-US"/>
          </w:rPr>
          <w:delText xml:space="preserve"> </w:delText>
        </w:r>
      </w:del>
      <w:r>
        <w:rPr>
          <w:lang w:val="en-US"/>
        </w:rPr>
        <w:t xml:space="preserve">present the data and prompts used as well as the results </w:t>
      </w:r>
      <w:del w:id="456" w:author="Julian Christensen" w:date="2024-08-14T10:04:00Z">
        <w:r w:rsidDel="0021079A">
          <w:rPr>
            <w:lang w:val="en-US"/>
          </w:rPr>
          <w:delText xml:space="preserve">for </w:delText>
        </w:r>
      </w:del>
      <w:ins w:id="457" w:author="Julian Christensen" w:date="2024-08-14T10:04:00Z">
        <w:r w:rsidR="0021079A">
          <w:rPr>
            <w:lang w:val="en-US"/>
          </w:rPr>
          <w:t xml:space="preserve">of </w:t>
        </w:r>
      </w:ins>
      <w:r>
        <w:rPr>
          <w:lang w:val="en-US"/>
        </w:rPr>
        <w:t>t</w:t>
      </w:r>
      <w:r w:rsidR="003D1167">
        <w:rPr>
          <w:lang w:val="en-US"/>
        </w:rPr>
        <w:t>hree</w:t>
      </w:r>
      <w:r>
        <w:rPr>
          <w:lang w:val="en-US"/>
        </w:rPr>
        <w:t xml:space="preserve"> large-scale classifier experiments.</w:t>
      </w:r>
      <w:r w:rsidR="00586638" w:rsidRPr="00586638">
        <w:rPr>
          <w:vertAlign w:val="superscript"/>
          <w:lang w:val="en-US"/>
        </w:rPr>
        <w:footnoteReference w:id="6"/>
      </w:r>
      <w:r>
        <w:rPr>
          <w:lang w:val="en-US"/>
        </w:rPr>
        <w:t xml:space="preserve"> Differently from previous research, these classifier experiments aim</w:t>
      </w:r>
      <w:del w:id="459" w:author="Julian Christensen" w:date="2024-08-13T17:31:00Z">
        <w:r w:rsidDel="00586638">
          <w:rPr>
            <w:lang w:val="en-US"/>
          </w:rPr>
          <w:delText>ed</w:delText>
        </w:r>
      </w:del>
      <w:r>
        <w:rPr>
          <w:lang w:val="en-US"/>
        </w:rPr>
        <w:t xml:space="preserve"> to test the performance of </w:t>
      </w:r>
      <w:ins w:id="460" w:author="Julian Christensen" w:date="2024-08-14T10:05:00Z">
        <w:r w:rsidR="0021079A">
          <w:rPr>
            <w:lang w:val="en-US"/>
          </w:rPr>
          <w:t xml:space="preserve">OpenAI’s </w:t>
        </w:r>
      </w:ins>
      <w:r>
        <w:rPr>
          <w:lang w:val="en-US"/>
        </w:rPr>
        <w:t>GPT API models</w:t>
      </w:r>
      <w:r w:rsidR="00BE5FCC">
        <w:rPr>
          <w:lang w:val="en-US"/>
        </w:rPr>
        <w:t xml:space="preserve"> </w:t>
      </w:r>
      <w:r w:rsidR="003D1167">
        <w:rPr>
          <w:lang w:val="en-US"/>
        </w:rPr>
        <w:t xml:space="preserve">1) </w:t>
      </w:r>
      <w:r>
        <w:rPr>
          <w:lang w:val="en-US"/>
        </w:rPr>
        <w:t>when applied in social science reviews</w:t>
      </w:r>
      <w:del w:id="461" w:author="Julian Christensen" w:date="2024-08-14T12:44:00Z">
        <w:r w:rsidR="003D1167" w:rsidDel="00487CF5">
          <w:rPr>
            <w:lang w:val="en-US"/>
          </w:rPr>
          <w:delText>,</w:delText>
        </w:r>
      </w:del>
      <w:r w:rsidR="003D1167">
        <w:rPr>
          <w:lang w:val="en-US"/>
        </w:rPr>
        <w:t xml:space="preserve"> </w:t>
      </w:r>
      <w:r w:rsidR="00847C70">
        <w:rPr>
          <w:lang w:val="en-US"/>
        </w:rPr>
        <w:t xml:space="preserve">and </w:t>
      </w:r>
      <w:r w:rsidR="003D1167">
        <w:rPr>
          <w:lang w:val="en-US"/>
        </w:rPr>
        <w:t>2)</w:t>
      </w:r>
      <w:r>
        <w:rPr>
          <w:lang w:val="en-US"/>
        </w:rPr>
        <w:t xml:space="preserve"> </w:t>
      </w:r>
      <w:r w:rsidR="003D1167">
        <w:rPr>
          <w:lang w:val="en-US"/>
        </w:rPr>
        <w:t xml:space="preserve">when using multi-prompt screening </w:t>
      </w:r>
      <w:r w:rsidR="00CF7953">
        <w:rPr>
          <w:lang w:val="en-US"/>
        </w:rPr>
        <w:t>in complex review settings</w:t>
      </w:r>
      <w:r>
        <w:rPr>
          <w:lang w:val="en-US"/>
        </w:rPr>
        <w:t xml:space="preserve">. </w:t>
      </w:r>
      <w:r w:rsidR="005767B6">
        <w:rPr>
          <w:lang w:val="en-US"/>
        </w:rPr>
        <w:t xml:space="preserve">A side-effect of conducting these experiments </w:t>
      </w:r>
      <w:del w:id="462" w:author="Julian Christensen" w:date="2024-08-13T17:31:00Z">
        <w:r w:rsidR="005767B6" w:rsidDel="00586638">
          <w:rPr>
            <w:lang w:val="en-US"/>
          </w:rPr>
          <w:delText xml:space="preserve">was </w:delText>
        </w:r>
      </w:del>
      <w:ins w:id="463" w:author="Julian Christensen" w:date="2024-08-13T17:31:00Z">
        <w:r w:rsidR="00586638">
          <w:rPr>
            <w:lang w:val="en-US"/>
          </w:rPr>
          <w:t xml:space="preserve">is </w:t>
        </w:r>
      </w:ins>
      <w:r w:rsidR="005767B6">
        <w:rPr>
          <w:lang w:val="en-US"/>
        </w:rPr>
        <w:t>further to quality assure the AIscreenR package</w:t>
      </w:r>
      <w:r w:rsidR="007674A2">
        <w:rPr>
          <w:lang w:val="en-US"/>
        </w:rPr>
        <w:t xml:space="preserve"> </w:t>
      </w:r>
      <w:r w:rsidR="007674A2">
        <w:rPr>
          <w:lang w:val="en-US"/>
        </w:rPr>
        <w:fldChar w:fldCharType="begin" w:fldLock="1"/>
      </w:r>
      <w:r w:rsidR="009B33E5">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7674A2">
        <w:rPr>
          <w:lang w:val="en-US"/>
        </w:rPr>
        <w:fldChar w:fldCharType="separate"/>
      </w:r>
      <w:r w:rsidR="007674A2" w:rsidRPr="007674A2">
        <w:rPr>
          <w:noProof/>
          <w:lang w:val="en-US"/>
        </w:rPr>
        <w:t>(Vembye, 2024)</w:t>
      </w:r>
      <w:r w:rsidR="007674A2">
        <w:rPr>
          <w:lang w:val="en-US"/>
        </w:rPr>
        <w:fldChar w:fldCharType="end"/>
      </w:r>
      <w:r w:rsidR="005767B6">
        <w:rPr>
          <w:lang w:val="en-US"/>
        </w:rPr>
        <w:t xml:space="preserve"> </w:t>
      </w:r>
      <w:del w:id="464" w:author="Julian Christensen" w:date="2024-08-13T17:33:00Z">
        <w:r w:rsidR="005767B6" w:rsidDel="00586638">
          <w:rPr>
            <w:lang w:val="en-US"/>
          </w:rPr>
          <w:delText>and ensure that the software yields appropriate screening behavior</w:delText>
        </w:r>
      </w:del>
      <w:ins w:id="465" w:author="Julian Christensen" w:date="2024-08-13T17:33:00Z">
        <w:r w:rsidR="00586638">
          <w:rPr>
            <w:lang w:val="en-US"/>
          </w:rPr>
          <w:t>for automated TAB screenings using GPT API models</w:t>
        </w:r>
      </w:ins>
      <w:del w:id="466" w:author="Julian Christensen" w:date="2024-08-13T17:33:00Z">
        <w:r w:rsidR="00847C70" w:rsidDel="00586638">
          <w:rPr>
            <w:lang w:val="en-US"/>
          </w:rPr>
          <w:delText xml:space="preserve"> </w:delText>
        </w:r>
      </w:del>
      <w:del w:id="467" w:author="Julian Christensen" w:date="2024-08-13T17:32:00Z">
        <w:r w:rsidR="00847C70" w:rsidDel="00586638">
          <w:rPr>
            <w:lang w:val="en-US"/>
          </w:rPr>
          <w:delText>among other things</w:delText>
        </w:r>
      </w:del>
      <w:del w:id="468" w:author="Julian Christensen" w:date="2024-08-13T17:33:00Z">
        <w:r w:rsidR="00847C70" w:rsidDel="00586638">
          <w:rPr>
            <w:lang w:val="en-US"/>
          </w:rPr>
          <w:delText xml:space="preserve"> when drawing on function calling</w:delText>
        </w:r>
      </w:del>
      <w:r w:rsidR="005767B6">
        <w:rPr>
          <w:lang w:val="en-US"/>
        </w:rPr>
        <w:t>. We consider</w:t>
      </w:r>
      <w:del w:id="469" w:author="Julian Christensen" w:date="2024-08-13T17:32:00Z">
        <w:r w:rsidR="005767B6" w:rsidDel="00586638">
          <w:rPr>
            <w:lang w:val="en-US"/>
          </w:rPr>
          <w:delText>ed</w:delText>
        </w:r>
      </w:del>
      <w:r w:rsidR="005767B6">
        <w:rPr>
          <w:lang w:val="en-US"/>
        </w:rPr>
        <w:t xml:space="preserve"> this test </w:t>
      </w:r>
      <w:del w:id="470" w:author="Julian Christensen" w:date="2024-08-14T12:44:00Z">
        <w:r w:rsidR="005767B6" w:rsidDel="00487CF5">
          <w:rPr>
            <w:lang w:val="en-US"/>
          </w:rPr>
          <w:delText xml:space="preserve">to be </w:delText>
        </w:r>
      </w:del>
      <w:r w:rsidR="005767B6">
        <w:rPr>
          <w:lang w:val="en-US"/>
        </w:rPr>
        <w:t>all-important i</w:t>
      </w:r>
      <w:ins w:id="471" w:author="Julian Christensen" w:date="2024-08-14T12:45:00Z">
        <w:r w:rsidR="00487CF5">
          <w:rPr>
            <w:lang w:val="en-US"/>
          </w:rPr>
          <w:t>n order to be able to scale up</w:t>
        </w:r>
      </w:ins>
      <w:del w:id="472" w:author="Julian Christensen" w:date="2024-08-14T12:45:00Z">
        <w:r w:rsidR="005767B6" w:rsidDel="00487CF5">
          <w:rPr>
            <w:lang w:val="en-US"/>
          </w:rPr>
          <w:delText>f</w:delText>
        </w:r>
      </w:del>
      <w:r w:rsidR="005767B6">
        <w:rPr>
          <w:lang w:val="en-US"/>
        </w:rPr>
        <w:t xml:space="preserve"> our suggested screening approach</w:t>
      </w:r>
      <w:del w:id="473" w:author="Julian Christensen" w:date="2024-08-14T12:45:00Z">
        <w:r w:rsidR="005767B6" w:rsidDel="00487CF5">
          <w:rPr>
            <w:lang w:val="en-US"/>
          </w:rPr>
          <w:delText xml:space="preserve"> sh</w:delText>
        </w:r>
        <w:r w:rsidR="00BE5FCC" w:rsidDel="00487CF5">
          <w:rPr>
            <w:lang w:val="en-US"/>
          </w:rPr>
          <w:delText>all</w:delText>
        </w:r>
        <w:r w:rsidR="005767B6" w:rsidDel="00487CF5">
          <w:rPr>
            <w:lang w:val="en-US"/>
          </w:rPr>
          <w:delText xml:space="preserve"> be scaled </w:delText>
        </w:r>
        <w:r w:rsidR="00273FAD" w:rsidDel="00487CF5">
          <w:rPr>
            <w:lang w:val="en-US"/>
          </w:rPr>
          <w:delText>up</w:delText>
        </w:r>
      </w:del>
      <w:r w:rsidR="005767B6">
        <w:rPr>
          <w:lang w:val="en-US"/>
        </w:rPr>
        <w:t xml:space="preserve">. </w:t>
      </w:r>
      <w:del w:id="474" w:author="Julian Christensen" w:date="2024-08-14T12:45:00Z">
        <w:r w:rsidR="005767B6" w:rsidDel="00487CF5">
          <w:rPr>
            <w:lang w:val="en-US"/>
          </w:rPr>
          <w:delText>We narrowed the investigation to</w:delText>
        </w:r>
        <w:r w:rsidR="00273FAD" w:rsidDel="00487CF5">
          <w:rPr>
            <w:lang w:val="en-US"/>
          </w:rPr>
          <w:delText xml:space="preserve"> </w:delText>
        </w:r>
      </w:del>
      <w:del w:id="475" w:author="Julian Christensen" w:date="2024-08-13T17:32:00Z">
        <w:r w:rsidR="00273FAD" w:rsidDel="00586638">
          <w:rPr>
            <w:lang w:val="en-US"/>
          </w:rPr>
          <w:delText>only</w:delText>
        </w:r>
        <w:r w:rsidR="005767B6" w:rsidDel="00586638">
          <w:rPr>
            <w:lang w:val="en-US"/>
          </w:rPr>
          <w:delText xml:space="preserve"> </w:delText>
        </w:r>
      </w:del>
      <w:del w:id="476" w:author="Julian Christensen" w:date="2024-08-14T12:45:00Z">
        <w:r w:rsidR="00CA3D5A" w:rsidDel="00487CF5">
          <w:rPr>
            <w:lang w:val="en-US"/>
          </w:rPr>
          <w:delText xml:space="preserve">include </w:delText>
        </w:r>
      </w:del>
      <w:ins w:id="477" w:author="Julian Christensen" w:date="2024-08-14T12:45:00Z">
        <w:r w:rsidR="00487CF5">
          <w:rPr>
            <w:lang w:val="en-US"/>
          </w:rPr>
          <w:t xml:space="preserve">The </w:t>
        </w:r>
      </w:ins>
      <w:r w:rsidR="005767B6">
        <w:rPr>
          <w:lang w:val="en-US"/>
        </w:rPr>
        <w:t>t</w:t>
      </w:r>
      <w:r w:rsidR="00CA3D5A">
        <w:rPr>
          <w:lang w:val="en-US"/>
        </w:rPr>
        <w:t>hree</w:t>
      </w:r>
      <w:r w:rsidR="005767B6">
        <w:rPr>
          <w:lang w:val="en-US"/>
        </w:rPr>
        <w:t xml:space="preserve"> experiments</w:t>
      </w:r>
      <w:r w:rsidR="00A77221">
        <w:rPr>
          <w:lang w:val="en-US"/>
        </w:rPr>
        <w:t xml:space="preserve"> each represent</w:t>
      </w:r>
      <w:del w:id="478" w:author="Julian Christensen" w:date="2024-08-14T12:45:00Z">
        <w:r w:rsidR="00A77221" w:rsidDel="00487CF5">
          <w:rPr>
            <w:lang w:val="en-US"/>
          </w:rPr>
          <w:delText>ing</w:delText>
        </w:r>
      </w:del>
      <w:r w:rsidR="00A77221">
        <w:rPr>
          <w:lang w:val="en-US"/>
        </w:rPr>
        <w:t xml:space="preserve"> different levels of complexity in </w:t>
      </w:r>
      <w:del w:id="479" w:author="Julian Christensen" w:date="2024-08-14T12:46:00Z">
        <w:r w:rsidR="00A77221" w:rsidDel="00487CF5">
          <w:rPr>
            <w:lang w:val="en-US"/>
          </w:rPr>
          <w:delText>terms of how well the included interventions are defined</w:delText>
        </w:r>
      </w:del>
      <w:ins w:id="480" w:author="Julian Christensen" w:date="2024-08-14T12:46:00Z">
        <w:r w:rsidR="00487CF5">
          <w:rPr>
            <w:lang w:val="en-US"/>
          </w:rPr>
          <w:t>terms of inclusion criteria</w:t>
        </w:r>
      </w:ins>
      <w:r w:rsidR="00A77221">
        <w:rPr>
          <w:lang w:val="en-US"/>
        </w:rPr>
        <w:t xml:space="preserve">. </w:t>
      </w:r>
      <w:r w:rsidR="00423F5C">
        <w:rPr>
          <w:lang w:val="en-US"/>
        </w:rPr>
        <w:t>T</w:t>
      </w:r>
      <w:r w:rsidR="00CA3D5A">
        <w:rPr>
          <w:lang w:val="en-US"/>
        </w:rPr>
        <w:t>he</w:t>
      </w:r>
      <w:r w:rsidR="005767B6">
        <w:rPr>
          <w:lang w:val="en-US"/>
        </w:rPr>
        <w:t xml:space="preserve"> </w:t>
      </w:r>
      <w:r w:rsidR="00423F5C">
        <w:rPr>
          <w:lang w:val="en-US"/>
        </w:rPr>
        <w:t xml:space="preserve">main </w:t>
      </w:r>
      <w:r w:rsidR="005767B6">
        <w:rPr>
          <w:lang w:val="en-US"/>
        </w:rPr>
        <w:t xml:space="preserve">purpose of </w:t>
      </w:r>
      <w:del w:id="481" w:author="Julian Christensen" w:date="2024-08-14T12:47:00Z">
        <w:r w:rsidR="005767B6" w:rsidDel="00487CF5">
          <w:rPr>
            <w:lang w:val="en-US"/>
          </w:rPr>
          <w:delText xml:space="preserve">this </w:delText>
        </w:r>
      </w:del>
      <w:ins w:id="482" w:author="Julian Christensen" w:date="2024-08-14T12:47:00Z">
        <w:r w:rsidR="00487CF5">
          <w:rPr>
            <w:lang w:val="en-US"/>
          </w:rPr>
          <w:t xml:space="preserve">the </w:t>
        </w:r>
      </w:ins>
      <w:r w:rsidR="005767B6">
        <w:rPr>
          <w:lang w:val="en-US"/>
        </w:rPr>
        <w:t xml:space="preserve">paper </w:t>
      </w:r>
      <w:r w:rsidR="00423F5C">
        <w:rPr>
          <w:lang w:val="en-US"/>
        </w:rPr>
        <w:t xml:space="preserve">is </w:t>
      </w:r>
      <w:r w:rsidR="005767B6">
        <w:rPr>
          <w:lang w:val="en-US"/>
        </w:rPr>
        <w:t>not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w:t>
      </w:r>
      <w:ins w:id="483" w:author="Julian Christensen" w:date="2024-08-14T12:47:00Z">
        <w:r w:rsidR="00487CF5">
          <w:rPr>
            <w:lang w:val="en-US"/>
          </w:rPr>
          <w:t>,</w:t>
        </w:r>
      </w:ins>
      <w:r w:rsidR="005767B6">
        <w:rPr>
          <w:lang w:val="en-US"/>
        </w:rPr>
        <w:t xml:space="preserve"> these models </w:t>
      </w:r>
      <w:r w:rsidR="005767B6" w:rsidRPr="00DA6F92">
        <w:rPr>
          <w:i/>
          <w:lang w:val="en-US"/>
        </w:rPr>
        <w:t>can</w:t>
      </w:r>
      <w:r w:rsidR="005767B6">
        <w:rPr>
          <w:lang w:val="en-US"/>
        </w:rPr>
        <w:t xml:space="preserve"> function as </w:t>
      </w:r>
      <w:r w:rsidR="005767B6" w:rsidRPr="00DA6F92">
        <w:rPr>
          <w:lang w:val="en-US"/>
        </w:rPr>
        <w:t>highly</w:t>
      </w:r>
      <w:r w:rsidR="005767B6">
        <w:rPr>
          <w:lang w:val="en-US"/>
        </w:rPr>
        <w:t xml:space="preserve"> reliably independent second screeners</w:t>
      </w:r>
      <w:r w:rsidR="00A77221">
        <w:rPr>
          <w:lang w:val="en-US"/>
        </w:rPr>
        <w:t xml:space="preserve"> across various types of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ins w:id="484" w:author="Julian Christensen" w:date="2024-08-14T12:48:00Z">
        <w:r w:rsidR="00487CF5">
          <w:rPr>
            <w:lang w:val="en-US"/>
          </w:rPr>
          <w:t>, cf. the</w:t>
        </w:r>
      </w:ins>
      <w:ins w:id="485" w:author="Julian Christensen" w:date="2024-08-14T12:50:00Z">
        <w:r w:rsidR="00487CF5">
          <w:rPr>
            <w:lang w:val="en-US"/>
          </w:rPr>
          <w:t xml:space="preserve"> proposed</w:t>
        </w:r>
      </w:ins>
      <w:ins w:id="486" w:author="Julian Christensen" w:date="2024-08-14T12:48:00Z">
        <w:r w:rsidR="00487CF5">
          <w:rPr>
            <w:lang w:val="en-US"/>
          </w:rPr>
          <w:t xml:space="preserve"> guidelines in </w:t>
        </w:r>
      </w:ins>
      <w:ins w:id="487" w:author="Julian Christensen" w:date="2024-08-14T12:49:00Z">
        <w:r w:rsidR="00487CF5">
          <w:rPr>
            <w:lang w:val="en-US"/>
          </w:rPr>
          <w:t>Section</w:t>
        </w:r>
      </w:ins>
      <w:ins w:id="488" w:author="Julian Christensen" w:date="2024-08-14T12:48:00Z">
        <w:r w:rsidR="00487CF5">
          <w:rPr>
            <w:lang w:val="en-US"/>
          </w:rPr>
          <w:t xml:space="preserve"> </w:t>
        </w:r>
      </w:ins>
      <w:ins w:id="489" w:author="Julian Christensen" w:date="2024-08-14T12:49:00Z">
        <w:r w:rsidR="00487CF5">
          <w:rPr>
            <w:lang w:val="en-US"/>
          </w:rPr>
          <w:t>3.3 and our discussion in Section 5.1</w:t>
        </w:r>
      </w:ins>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7BFF4816" w14:textId="77777777" w:rsidR="00FA7824" w:rsidRPr="00586638" w:rsidRDefault="00FA7824" w:rsidP="00D64633">
      <w:pPr>
        <w:spacing w:after="0" w:line="360" w:lineRule="auto"/>
        <w:jc w:val="both"/>
        <w:rPr>
          <w:b/>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2AA2F0FF" w:rsidR="00D64633" w:rsidRDefault="00D64633" w:rsidP="007674A2">
      <w:pPr>
        <w:spacing w:after="0" w:line="360" w:lineRule="auto"/>
        <w:jc w:val="both"/>
        <w:rPr>
          <w:rFonts w:cs="Times New Roman"/>
          <w:lang w:val="en-US"/>
        </w:rPr>
      </w:pPr>
      <w:r w:rsidRPr="00597AE8">
        <w:rPr>
          <w:rFonts w:cs="Times New Roman"/>
          <w:lang w:val="en-US"/>
        </w:rPr>
        <w:t xml:space="preserve">In </w:t>
      </w:r>
      <w:del w:id="490" w:author="Julian Christensen" w:date="2024-08-14T13:09:00Z">
        <w:r w:rsidR="00333AF9" w:rsidDel="00E305AD">
          <w:rPr>
            <w:rFonts w:cs="Times New Roman"/>
            <w:lang w:val="en-US"/>
          </w:rPr>
          <w:delText>c</w:delText>
        </w:r>
        <w:r w:rsidRPr="00597AE8" w:rsidDel="00E305AD">
          <w:rPr>
            <w:rFonts w:cs="Times New Roman"/>
            <w:lang w:val="en-US"/>
          </w:rPr>
          <w:delText>lassifi</w:delText>
        </w:r>
        <w:r w:rsidR="00423F5C" w:rsidDel="00E305AD">
          <w:rPr>
            <w:rFonts w:cs="Times New Roman"/>
            <w:lang w:val="en-US"/>
          </w:rPr>
          <w:delText>er</w:delText>
        </w:r>
        <w:r w:rsidRPr="00597AE8" w:rsidDel="00E305AD">
          <w:rPr>
            <w:rFonts w:cs="Times New Roman"/>
            <w:lang w:val="en-US"/>
          </w:rPr>
          <w:delText xml:space="preserve"> </w:delText>
        </w:r>
      </w:del>
      <w:r w:rsidR="00423F5C">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w:t>
      </w:r>
      <w:del w:id="491" w:author="Julian Christensen" w:date="2024-08-14T13:06:00Z">
        <w:r w:rsidR="00423F5C" w:rsidDel="00E305AD">
          <w:rPr>
            <w:rFonts w:cs="Times New Roman"/>
            <w:lang w:val="en-US"/>
          </w:rPr>
          <w:delText xml:space="preserve">the </w:delText>
        </w:r>
      </w:del>
      <w:r w:rsidR="00423F5C">
        <w:rPr>
          <w:rFonts w:cs="Times New Roman"/>
          <w:lang w:val="en-US"/>
        </w:rPr>
        <w:t>GPT API models</w:t>
      </w:r>
      <w:r w:rsidRPr="00597AE8">
        <w:rPr>
          <w:rFonts w:cs="Times New Roman"/>
          <w:lang w:val="en-US"/>
        </w:rPr>
        <w:t xml:space="preserve"> in the context of a </w:t>
      </w:r>
      <w:r w:rsidR="000E2DE6">
        <w:rPr>
          <w:rFonts w:cs="Times New Roman"/>
          <w:lang w:val="en-US"/>
        </w:rPr>
        <w:t xml:space="preserve">Campbell </w:t>
      </w:r>
      <w:r w:rsidR="00423F5C">
        <w:rPr>
          <w:rFonts w:cs="Times New Roman"/>
          <w:lang w:val="en-US"/>
        </w:rPr>
        <w:t>S</w:t>
      </w:r>
      <w:r w:rsidRPr="00597AE8">
        <w:rPr>
          <w:rFonts w:cs="Times New Roman"/>
          <w:lang w:val="en-US"/>
        </w:rPr>
        <w:t xml:space="preserve">ystematic </w:t>
      </w:r>
      <w:r w:rsidR="00423F5C">
        <w:rPr>
          <w:rFonts w:cs="Times New Roman"/>
          <w:lang w:val="en-US"/>
        </w:rPr>
        <w:t>R</w:t>
      </w:r>
      <w:r w:rsidRPr="00597AE8">
        <w:rPr>
          <w:rFonts w:cs="Times New Roman"/>
          <w:lang w:val="en-US"/>
        </w:rPr>
        <w:t>eview</w:t>
      </w:r>
      <w:ins w:id="492" w:author="Julian Christensen" w:date="2024-08-14T13:07:00Z">
        <w:r w:rsidR="00E305AD">
          <w:rPr>
            <w:rFonts w:cs="Times New Roman"/>
            <w:lang w:val="en-US"/>
          </w:rPr>
          <w:t xml:space="preserve">, </w:t>
        </w:r>
      </w:ins>
      <w:ins w:id="493" w:author="Julian Christensen" w:date="2024-08-14T13:09:00Z">
        <w:r w:rsidR="00E305AD" w:rsidRPr="00E305AD">
          <w:rPr>
            <w:rFonts w:cs="Times New Roman"/>
            <w:lang w:val="en-US"/>
          </w:rPr>
          <w:t xml:space="preserve">conducted by Filges et al. </w:t>
        </w:r>
        <w:r w:rsidR="00E305AD" w:rsidRPr="00E305AD">
          <w:rPr>
            <w:rFonts w:cs="Times New Roman"/>
            <w:lang w:val="en-US"/>
          </w:rPr>
          <w:fldChar w:fldCharType="begin" w:fldLock="1"/>
        </w:r>
        <w:r w:rsidR="00E305AD" w:rsidRPr="00E305AD">
          <w:rPr>
            <w:rFonts w:cs="Times New Roman"/>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E305AD" w:rsidRPr="00E305AD">
          <w:rPr>
            <w:rFonts w:cs="Times New Roman"/>
            <w:lang w:val="en-US"/>
          </w:rPr>
          <w:fldChar w:fldCharType="separate"/>
        </w:r>
        <w:r w:rsidR="00E305AD" w:rsidRPr="00E305AD">
          <w:rPr>
            <w:rFonts w:cs="Times New Roman"/>
            <w:noProof/>
            <w:lang w:val="en-US"/>
          </w:rPr>
          <w:t>(2015)</w:t>
        </w:r>
        <w:r w:rsidR="00E305AD" w:rsidRPr="00E305AD">
          <w:rPr>
            <w:rFonts w:cs="Times New Roman"/>
            <w:lang w:val="en-US"/>
          </w:rPr>
          <w:fldChar w:fldCharType="end"/>
        </w:r>
        <w:r w:rsidR="00E305AD">
          <w:rPr>
            <w:rFonts w:cs="Times New Roman"/>
            <w:lang w:val="en-US"/>
          </w:rPr>
          <w:t>,</w:t>
        </w:r>
      </w:ins>
      <w:r w:rsidRPr="00597AE8">
        <w:rPr>
          <w:rFonts w:cs="Times New Roman"/>
          <w:lang w:val="en-US"/>
        </w:rPr>
        <w:t xml:space="preserve"> </w:t>
      </w:r>
      <w:del w:id="494" w:author="Julian Christensen" w:date="2024-08-14T13:09:00Z">
        <w:r w:rsidR="000E2DE6" w:rsidDel="00E305AD">
          <w:rPr>
            <w:rFonts w:cs="Times New Roman"/>
            <w:lang w:val="en-US"/>
          </w:rPr>
          <w:delText>concerning</w:delText>
        </w:r>
        <w:r w:rsidRPr="00597AE8" w:rsidDel="00E305AD">
          <w:rPr>
            <w:rFonts w:cs="Times New Roman"/>
            <w:lang w:val="en-US"/>
          </w:rPr>
          <w:delText xml:space="preserve"> </w:delText>
        </w:r>
      </w:del>
      <w:ins w:id="495" w:author="Julian Christensen" w:date="2024-08-14T13:09:00Z">
        <w:r w:rsidR="00E305AD">
          <w:rPr>
            <w:rFonts w:cs="Times New Roman"/>
            <w:lang w:val="en-US"/>
          </w:rPr>
          <w:t>on</w:t>
        </w:r>
        <w:r w:rsidR="00E305AD" w:rsidRPr="00597AE8">
          <w:rPr>
            <w:rFonts w:cs="Times New Roman"/>
            <w:lang w:val="en-US"/>
          </w:rPr>
          <w:t xml:space="preserve"> </w:t>
        </w:r>
      </w:ins>
      <w:r w:rsidRPr="00597AE8">
        <w:rPr>
          <w:rFonts w:cs="Times New Roman"/>
          <w:lang w:val="en-US"/>
        </w:rPr>
        <w:t>the effects of functional family therapy (FFT) on drug abuse reduction for young people in treatment for nonopioid drug</w:t>
      </w:r>
      <w:r w:rsidR="00FE4EA1">
        <w:rPr>
          <w:rFonts w:cs="Times New Roman"/>
          <w:lang w:val="en-US"/>
        </w:rPr>
        <w:t>s</w:t>
      </w:r>
      <w:del w:id="496" w:author="Julian Christensen" w:date="2024-08-14T13:10:00Z">
        <w:r w:rsidRPr="00597AE8" w:rsidDel="00E305AD">
          <w:rPr>
            <w:rFonts w:cs="Times New Roman"/>
            <w:lang w:val="en-US"/>
          </w:rPr>
          <w:delText xml:space="preserve"> </w:delText>
        </w:r>
        <w:bookmarkStart w:id="497" w:name="_Hlk174533401"/>
        <w:r w:rsidR="00FE4EA1" w:rsidDel="00E305AD">
          <w:rPr>
            <w:rFonts w:cs="Times New Roman"/>
            <w:lang w:val="en-US"/>
          </w:rPr>
          <w:delText xml:space="preserve">conducted by </w:delText>
        </w:r>
        <w:r w:rsidR="00C247F3" w:rsidDel="00E305AD">
          <w:rPr>
            <w:lang w:val="en-US"/>
          </w:rPr>
          <w:delText xml:space="preserve">Filges et al. </w:delText>
        </w:r>
        <w:r w:rsidR="00C247F3" w:rsidDel="00E305AD">
          <w:rPr>
            <w:lang w:val="en-US"/>
          </w:rPr>
          <w:fldChar w:fldCharType="begin" w:fldLock="1"/>
        </w:r>
        <w:r w:rsidR="00DE061E" w:rsidRPr="00E305AD" w:rsidDel="00E305AD">
          <w:rPr>
            <w:lang w:val="en-US"/>
          </w:rPr>
          <w:del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delInstrText>
        </w:r>
        <w:r w:rsidR="00C247F3" w:rsidDel="00E305AD">
          <w:rPr>
            <w:lang w:val="en-US"/>
          </w:rPr>
          <w:fldChar w:fldCharType="separate"/>
        </w:r>
        <w:r w:rsidR="00DE061E" w:rsidRPr="00DE061E" w:rsidDel="00E305AD">
          <w:rPr>
            <w:noProof/>
            <w:lang w:val="en-US"/>
          </w:rPr>
          <w:delText>(2015)</w:delText>
        </w:r>
        <w:r w:rsidR="00C247F3" w:rsidDel="00E305AD">
          <w:rPr>
            <w:lang w:val="en-US"/>
          </w:rPr>
          <w:fldChar w:fldCharType="end"/>
        </w:r>
      </w:del>
      <w:bookmarkEnd w:id="497"/>
      <w:r w:rsidR="00C247F3">
        <w:rPr>
          <w:lang w:val="en-US"/>
        </w:rPr>
        <w:t>.</w:t>
      </w:r>
      <w:r w:rsidRPr="00597AE8">
        <w:rPr>
          <w:rFonts w:cs="Times New Roman"/>
          <w:lang w:val="en-US"/>
        </w:rPr>
        <w:t xml:space="preserve"> By leveraging a previously published review, we were able to immediately evaluate </w:t>
      </w:r>
      <w:r w:rsidR="00423F5C">
        <w:rPr>
          <w:rFonts w:cs="Times New Roman"/>
          <w:lang w:val="en-US"/>
        </w:rPr>
        <w:t>the GPT API models’</w:t>
      </w:r>
      <w:r w:rsidRPr="00597AE8">
        <w:rPr>
          <w:rFonts w:cs="Times New Roman"/>
          <w:lang w:val="en-US"/>
        </w:rPr>
        <w:t xml:space="preserve"> performance</w:t>
      </w:r>
      <w:r w:rsidR="00423F5C">
        <w:rPr>
          <w:rFonts w:cs="Times New Roman"/>
          <w:lang w:val="en-US"/>
        </w:rPr>
        <w:t>s</w:t>
      </w:r>
      <w:r w:rsidRPr="00597AE8">
        <w:rPr>
          <w:rFonts w:cs="Times New Roman"/>
          <w:lang w:val="en-US"/>
        </w:rPr>
        <w:t xml:space="preserv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w:t>
      </w:r>
      <w:ins w:id="498" w:author="Julian Christensen" w:date="2024-08-14T13:13:00Z">
        <w:r w:rsidR="00E305AD">
          <w:rPr>
            <w:rFonts w:cs="Times New Roman"/>
            <w:lang w:val="en-US"/>
          </w:rPr>
          <w:t xml:space="preserve"> (FFT)</w:t>
        </w:r>
      </w:ins>
      <w:r w:rsidR="00C247F3">
        <w:rPr>
          <w:rFonts w:cs="Times New Roman"/>
          <w:lang w:val="en-US"/>
        </w:rPr>
        <w:t xml:space="preserve"> represented a well-defined intervention. This made </w:t>
      </w:r>
      <w:r w:rsidRPr="00597AE8">
        <w:rPr>
          <w:rFonts w:cs="Times New Roman"/>
          <w:lang w:val="en-US"/>
        </w:rPr>
        <w:t xml:space="preserve">it an ideal initial test case for proof of concept purposes. </w:t>
      </w:r>
      <w:del w:id="499" w:author="Julian Christensen" w:date="2024-08-14T13:13:00Z">
        <w:r w:rsidRPr="00597AE8" w:rsidDel="00E305AD">
          <w:rPr>
            <w:rFonts w:cs="Times New Roman"/>
            <w:lang w:val="en-US"/>
          </w:rPr>
          <w:delText>Thus, i</w:delText>
        </w:r>
      </w:del>
      <w:ins w:id="500" w:author="Julian Christensen" w:date="2024-08-14T13:13:00Z">
        <w:r w:rsidR="00E305AD">
          <w:rPr>
            <w:rFonts w:cs="Times New Roman"/>
            <w:lang w:val="en-US"/>
          </w:rPr>
          <w:t>I</w:t>
        </w:r>
      </w:ins>
      <w:r w:rsidRPr="00597AE8">
        <w:rPr>
          <w:rFonts w:cs="Times New Roman"/>
          <w:lang w:val="en-US"/>
        </w:rPr>
        <w:t xml:space="preserve">f </w:t>
      </w:r>
      <w:r w:rsidR="005A1135">
        <w:rPr>
          <w:rFonts w:cs="Times New Roman"/>
          <w:lang w:val="en-US"/>
        </w:rPr>
        <w:t>the GPT API model</w:t>
      </w:r>
      <w:r w:rsidR="00DA6F92">
        <w:rPr>
          <w:rFonts w:cs="Times New Roman"/>
          <w:lang w:val="en-US"/>
        </w:rPr>
        <w:t>s</w:t>
      </w:r>
      <w:r w:rsidR="005A1135" w:rsidRPr="00597AE8">
        <w:rPr>
          <w:rFonts w:cs="Times New Roman"/>
          <w:lang w:val="en-US"/>
        </w:rPr>
        <w:t xml:space="preserve"> </w:t>
      </w:r>
      <w:r w:rsidRPr="00597AE8">
        <w:rPr>
          <w:rFonts w:cs="Times New Roman"/>
          <w:lang w:val="en-US"/>
        </w:rPr>
        <w:t xml:space="preserve">could not achieve satisfactory performance in this context, </w:t>
      </w:r>
      <w:r w:rsidR="00423F5C">
        <w:rPr>
          <w:rFonts w:cs="Times New Roman"/>
          <w:lang w:val="en-US"/>
        </w:rPr>
        <w:t>they</w:t>
      </w:r>
      <w:r w:rsidRPr="00597AE8">
        <w:rPr>
          <w:rFonts w:cs="Times New Roman"/>
          <w:lang w:val="en-US"/>
        </w:rPr>
        <w:t xml:space="preserve">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 xml:space="preserve">with only 69 </w:t>
      </w:r>
      <w:del w:id="501" w:author="Julian Christensen" w:date="2024-08-14T13:25:00Z">
        <w:r w:rsidR="00C247F3" w:rsidDel="00D93A49">
          <w:rPr>
            <w:rFonts w:cs="Times New Roman"/>
            <w:lang w:val="en-US"/>
          </w:rPr>
          <w:delText xml:space="preserve">relevant records out </w:delText>
        </w:r>
      </w:del>
      <w:r w:rsidR="00C247F3">
        <w:rPr>
          <w:rFonts w:cs="Times New Roman"/>
          <w:lang w:val="en-US"/>
        </w:rPr>
        <w:t>of 4135</w:t>
      </w:r>
      <w:ins w:id="502" w:author="Julian Christensen" w:date="2024-08-14T13:25:00Z">
        <w:r w:rsidR="00D93A49">
          <w:rPr>
            <w:rFonts w:cs="Times New Roman"/>
            <w:lang w:val="en-US"/>
          </w:rPr>
          <w:t xml:space="preserve"> records being relevant</w:t>
        </w:r>
      </w:ins>
      <w:del w:id="503" w:author="Julian Christensen" w:date="2024-08-14T13:15:00Z">
        <w:r w:rsidR="00C247F3" w:rsidDel="001B531D">
          <w:rPr>
            <w:rFonts w:cs="Times New Roman"/>
            <w:lang w:val="en-US"/>
          </w:rPr>
          <w:delText xml:space="preserve"> </w:delText>
        </w:r>
        <w:r w:rsidR="00C247F3" w:rsidDel="001B531D">
          <w:rPr>
            <w:rFonts w:cs="Times New Roman"/>
            <w:lang w:val="en-US"/>
          </w:rPr>
          <w:lastRenderedPageBreak/>
          <w:delText>records.</w:delText>
        </w:r>
        <w:r w:rsidR="00333AF9" w:rsidDel="001B531D">
          <w:rPr>
            <w:rFonts w:cs="Times New Roman"/>
            <w:lang w:val="en-US"/>
          </w:rPr>
          <w:delText xml:space="preserve"> That</w:delText>
        </w:r>
      </w:del>
      <w:ins w:id="504" w:author="Julian Christensen" w:date="2024-08-14T13:15:00Z">
        <w:r w:rsidR="001B531D">
          <w:rPr>
            <w:rFonts w:cs="Times New Roman"/>
            <w:lang w:val="en-US"/>
          </w:rPr>
          <w:t>,</w:t>
        </w:r>
      </w:ins>
      <w:r w:rsidR="00333AF9">
        <w:rPr>
          <w:rFonts w:cs="Times New Roman"/>
          <w:lang w:val="en-US"/>
        </w:rPr>
        <w:t xml:space="preserve"> </w:t>
      </w:r>
      <w:del w:id="505" w:author="Julian Christensen" w:date="2024-08-14T13:15:00Z">
        <w:r w:rsidR="00333AF9" w:rsidDel="001B531D">
          <w:rPr>
            <w:rFonts w:cs="Times New Roman"/>
            <w:lang w:val="en-US"/>
          </w:rPr>
          <w:delText xml:space="preserve">amounts </w:delText>
        </w:r>
      </w:del>
      <w:ins w:id="506" w:author="Julian Christensen" w:date="2024-08-14T13:15:00Z">
        <w:r w:rsidR="001B531D">
          <w:rPr>
            <w:rFonts w:cs="Times New Roman"/>
            <w:lang w:val="en-US"/>
          </w:rPr>
          <w:t xml:space="preserve">amounting </w:t>
        </w:r>
      </w:ins>
      <w:r w:rsidR="00333AF9">
        <w:rPr>
          <w:rFonts w:cs="Times New Roman"/>
          <w:lang w:val="en-US"/>
        </w:rPr>
        <w:t>to an approximate inclusion ratio of 17 relevant</w:t>
      </w:r>
      <w:r w:rsidR="00423F5C">
        <w:rPr>
          <w:rFonts w:cs="Times New Roman"/>
          <w:lang w:val="en-US"/>
        </w:rPr>
        <w:t xml:space="preserve"> studies</w:t>
      </w:r>
      <w:r w:rsidR="00333AF9">
        <w:rPr>
          <w:rFonts w:cs="Times New Roman"/>
          <w:lang w:val="en-US"/>
        </w:rPr>
        <w:t xml:space="preserve"> </w:t>
      </w:r>
      <w:r w:rsidR="00423F5C">
        <w:rPr>
          <w:rFonts w:cs="Times New Roman"/>
          <w:lang w:val="en-US"/>
        </w:rPr>
        <w:t>per</w:t>
      </w:r>
      <w:r w:rsidR="00333AF9">
        <w:rPr>
          <w:rFonts w:cs="Times New Roman"/>
          <w:lang w:val="en-US"/>
        </w:rPr>
        <w:t xml:space="preserve"> 1000 records.</w:t>
      </w:r>
      <w:r w:rsidR="00C247F3">
        <w:rPr>
          <w:rFonts w:cs="Times New Roman"/>
          <w:lang w:val="en-US"/>
        </w:rPr>
        <w:t xml:space="preserve"> </w:t>
      </w:r>
      <w:commentRangeStart w:id="507"/>
      <w:r w:rsidR="00C247F3">
        <w:rPr>
          <w:rFonts w:cs="Times New Roman"/>
          <w:lang w:val="en-US"/>
        </w:rPr>
        <w:t xml:space="preserve">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commentRangeEnd w:id="507"/>
      <w:r w:rsidR="001B531D">
        <w:rPr>
          <w:rStyle w:val="CommentReference"/>
        </w:rPr>
        <w:commentReference w:id="507"/>
      </w:r>
    </w:p>
    <w:p w14:paraId="03808581" w14:textId="4381810D" w:rsidR="000E2DE6" w:rsidRDefault="00FE4EA1" w:rsidP="007674A2">
      <w:pPr>
        <w:spacing w:after="0" w:line="360" w:lineRule="auto"/>
        <w:jc w:val="both"/>
        <w:rPr>
          <w:rFonts w:cs="Times New Roman"/>
          <w:lang w:val="en-US"/>
        </w:rPr>
      </w:pPr>
      <w:r>
        <w:rPr>
          <w:rFonts w:cs="Times New Roman"/>
          <w:lang w:val="en-US"/>
        </w:rPr>
        <w:tab/>
        <w:t xml:space="preserve">A </w:t>
      </w:r>
      <w:ins w:id="508" w:author="Julian Christensen" w:date="2024-08-14T13:17:00Z">
        <w:r w:rsidR="001B531D">
          <w:rPr>
            <w:rFonts w:cs="Times New Roman"/>
            <w:lang w:val="en-US"/>
          </w:rPr>
          <w:t xml:space="preserve">possible </w:t>
        </w:r>
      </w:ins>
      <w:r>
        <w:rPr>
          <w:rFonts w:cs="Times New Roman"/>
          <w:lang w:val="en-US"/>
        </w:rPr>
        <w:t xml:space="preserve">critique against </w:t>
      </w:r>
      <w:del w:id="509" w:author="Julian Christensen" w:date="2024-08-14T13:17:00Z">
        <w:r w:rsidDel="001B531D">
          <w:rPr>
            <w:rFonts w:cs="Times New Roman"/>
            <w:lang w:val="en-US"/>
          </w:rPr>
          <w:delText>classifi</w:delText>
        </w:r>
        <w:r w:rsidR="00423F5C" w:rsidDel="001B531D">
          <w:rPr>
            <w:rFonts w:cs="Times New Roman"/>
            <w:lang w:val="en-US"/>
          </w:rPr>
          <w:delText>er</w:delText>
        </w:r>
        <w:r w:rsidDel="001B531D">
          <w:rPr>
            <w:rFonts w:cs="Times New Roman"/>
            <w:lang w:val="en-US"/>
          </w:rPr>
          <w:delText xml:space="preserve"> </w:delText>
        </w:r>
      </w:del>
      <w:r>
        <w:rPr>
          <w:rFonts w:cs="Times New Roman"/>
          <w:lang w:val="en-US"/>
        </w:rPr>
        <w:t>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GPT models can potentially have been trained on th</w:t>
      </w:r>
      <w:ins w:id="510" w:author="Julian Christensen" w:date="2024-08-14T13:18:00Z">
        <w:r w:rsidR="001B531D">
          <w:rPr>
            <w:rFonts w:cs="Times New Roman"/>
            <w:lang w:val="en-US"/>
          </w:rPr>
          <w:t>e</w:t>
        </w:r>
      </w:ins>
      <w:del w:id="511" w:author="Julian Christensen" w:date="2024-08-14T13:18:00Z">
        <w:r w:rsidR="000E2DE6" w:rsidDel="001B531D">
          <w:rPr>
            <w:rFonts w:cs="Times New Roman"/>
            <w:lang w:val="en-US"/>
          </w:rPr>
          <w:delText>is</w:delText>
        </w:r>
      </w:del>
      <w:r w:rsidR="000E2DE6">
        <w:rPr>
          <w:rFonts w:cs="Times New Roman"/>
          <w:lang w:val="en-US"/>
        </w:rPr>
        <w:t xml:space="preserve"> review. If this is the case, </w:t>
      </w:r>
      <w:del w:id="512" w:author="Julian Christensen" w:date="2024-08-14T13:19:00Z">
        <w:r w:rsidR="000E2DE6" w:rsidDel="001B531D">
          <w:rPr>
            <w:rFonts w:cs="Times New Roman"/>
            <w:lang w:val="en-US"/>
          </w:rPr>
          <w:delText>this possibly excludes the opportunity to generalize the</w:delText>
        </w:r>
      </w:del>
      <w:ins w:id="513" w:author="Julian Christensen" w:date="2024-08-14T13:19:00Z">
        <w:r w:rsidR="001B531D">
          <w:rPr>
            <w:rFonts w:cs="Times New Roman"/>
            <w:lang w:val="en-US"/>
          </w:rPr>
          <w:t>may reduce the generalizability of the experiment’s</w:t>
        </w:r>
      </w:ins>
      <w:r w:rsidR="000E2DE6">
        <w:rPr>
          <w:rFonts w:cs="Times New Roman"/>
          <w:lang w:val="en-US"/>
        </w:rPr>
        <w:t xml:space="preserve"> results</w:t>
      </w:r>
      <w:del w:id="514" w:author="Julian Christensen" w:date="2024-08-14T13:19:00Z">
        <w:r w:rsidR="000E2DE6" w:rsidDel="001B531D">
          <w:rPr>
            <w:rFonts w:cs="Times New Roman"/>
            <w:lang w:val="en-US"/>
          </w:rPr>
          <w:delText xml:space="preserve"> of this experiment</w:delText>
        </w:r>
      </w:del>
      <w:r w:rsidR="000E2DE6">
        <w:rPr>
          <w:rFonts w:cs="Times New Roman"/>
          <w:lang w:val="en-US"/>
        </w:rPr>
        <w:t xml:space="preserve"> to applications where GPT API models are used </w:t>
      </w:r>
      <w:del w:id="515" w:author="Julian Christensen" w:date="2024-08-14T13:19:00Z">
        <w:r w:rsidR="000E2DE6" w:rsidDel="001B531D">
          <w:rPr>
            <w:rFonts w:cs="Times New Roman"/>
            <w:lang w:val="en-US"/>
          </w:rPr>
          <w:delText>to conduct</w:delText>
        </w:r>
      </w:del>
      <w:ins w:id="516" w:author="Julian Christensen" w:date="2024-08-14T13:19:00Z">
        <w:r w:rsidR="001B531D">
          <w:rPr>
            <w:rFonts w:cs="Times New Roman"/>
            <w:lang w:val="en-US"/>
          </w:rPr>
          <w:t>for</w:t>
        </w:r>
      </w:ins>
      <w:r w:rsidR="000E2DE6">
        <w:rPr>
          <w:rFonts w:cs="Times New Roman"/>
          <w:lang w:val="en-US"/>
        </w:rPr>
        <w:t xml:space="preserve"> </w:t>
      </w:r>
      <w:del w:id="517" w:author="Julian Christensen" w:date="2024-08-14T13:20:00Z">
        <w:r w:rsidR="000E2DE6" w:rsidDel="001B531D">
          <w:rPr>
            <w:rFonts w:cs="Times New Roman"/>
            <w:lang w:val="en-US"/>
          </w:rPr>
          <w:delText xml:space="preserve">screenings on </w:delText>
        </w:r>
      </w:del>
      <w:r w:rsidR="000E2DE6">
        <w:rPr>
          <w:rFonts w:cs="Times New Roman"/>
          <w:lang w:val="en-US"/>
        </w:rPr>
        <w:t xml:space="preserve">prospective reviews where </w:t>
      </w:r>
      <w:del w:id="518" w:author="Julian Christensen" w:date="2024-08-14T13:20:00Z">
        <w:r w:rsidR="000E2DE6" w:rsidDel="001B531D">
          <w:rPr>
            <w:rFonts w:cs="Times New Roman"/>
            <w:lang w:val="en-US"/>
          </w:rPr>
          <w:delText>no previous information has</w:delText>
        </w:r>
      </w:del>
      <w:ins w:id="519" w:author="Julian Christensen" w:date="2024-08-14T13:20:00Z">
        <w:r w:rsidR="001B531D">
          <w:rPr>
            <w:rFonts w:cs="Times New Roman"/>
            <w:lang w:val="en-US"/>
          </w:rPr>
          <w:t>the screening results</w:t>
        </w:r>
      </w:ins>
      <w:ins w:id="520" w:author="Julian Christensen" w:date="2024-08-14T13:21:00Z">
        <w:r w:rsidR="001B531D">
          <w:rPr>
            <w:rFonts w:cs="Times New Roman"/>
            <w:lang w:val="en-US"/>
          </w:rPr>
          <w:t xml:space="preserve"> have not</w:t>
        </w:r>
      </w:ins>
      <w:r w:rsidR="000E2DE6">
        <w:rPr>
          <w:rFonts w:cs="Times New Roman"/>
          <w:lang w:val="en-US"/>
        </w:rPr>
        <w:t xml:space="preserve"> been fed to </w:t>
      </w:r>
      <w:del w:id="521" w:author="Julian Christensen" w:date="2024-08-14T13:20:00Z">
        <w:r w:rsidR="000E2DE6" w:rsidDel="001B531D">
          <w:rPr>
            <w:rFonts w:cs="Times New Roman"/>
            <w:lang w:val="en-US"/>
          </w:rPr>
          <w:delText>OpenAI’s GPT</w:delText>
        </w:r>
      </w:del>
      <w:ins w:id="522" w:author="Julian Christensen" w:date="2024-08-14T13:20:00Z">
        <w:r w:rsidR="001B531D">
          <w:rPr>
            <w:rFonts w:cs="Times New Roman"/>
            <w:lang w:val="en-US"/>
          </w:rPr>
          <w:t>the</w:t>
        </w:r>
      </w:ins>
      <w:r w:rsidR="000E2DE6">
        <w:rPr>
          <w:rFonts w:cs="Times New Roman"/>
          <w:lang w:val="en-US"/>
        </w:rPr>
        <w:t xml:space="preserve"> models. </w:t>
      </w:r>
      <w:r w:rsidR="00333AF9">
        <w:rPr>
          <w:rFonts w:cs="Times New Roman"/>
          <w:lang w:val="en-US"/>
        </w:rPr>
        <w:t xml:space="preserve">To </w:t>
      </w:r>
      <w:del w:id="523" w:author="Julian Christensen" w:date="2024-08-14T13:21:00Z">
        <w:r w:rsidR="00333AF9" w:rsidDel="001B531D">
          <w:rPr>
            <w:rFonts w:cs="Times New Roman"/>
            <w:lang w:val="en-US"/>
          </w:rPr>
          <w:delText>test and potentially overcome</w:delText>
        </w:r>
      </w:del>
      <w:ins w:id="524" w:author="Julian Christensen" w:date="2024-08-14T13:21:00Z">
        <w:r w:rsidR="001B531D">
          <w:rPr>
            <w:rFonts w:cs="Times New Roman"/>
            <w:lang w:val="en-US"/>
          </w:rPr>
          <w:t>address</w:t>
        </w:r>
      </w:ins>
      <w:r w:rsidR="00333AF9">
        <w:rPr>
          <w:rFonts w:cs="Times New Roman"/>
          <w:lang w:val="en-US"/>
        </w:rPr>
        <w:t xml:space="preserve"> this issue, we conducted a second </w:t>
      </w:r>
      <w:r w:rsidR="00423F5C">
        <w:rPr>
          <w:rFonts w:cs="Times New Roman"/>
          <w:lang w:val="en-US"/>
        </w:rPr>
        <w:t>classifier</w:t>
      </w:r>
      <w:r w:rsidR="00333AF9">
        <w:rPr>
          <w:rFonts w:cs="Times New Roman"/>
          <w:lang w:val="en-US"/>
        </w:rPr>
        <w:t xml:space="preserve"> experiment drawing on data from an unpublished/ongoing systematic review. </w:t>
      </w:r>
      <w:del w:id="525" w:author="Julian Christensen" w:date="2024-08-14T13:21:00Z">
        <w:r w:rsidR="00333AF9" w:rsidDel="001B531D">
          <w:rPr>
            <w:rFonts w:cs="Times New Roman"/>
            <w:lang w:val="en-US"/>
          </w:rPr>
          <w:delText xml:space="preserve">In </w:delText>
        </w:r>
      </w:del>
      <w:ins w:id="526" w:author="Julian Christensen" w:date="2024-08-14T13:21:00Z">
        <w:r w:rsidR="001B531D">
          <w:rPr>
            <w:rFonts w:cs="Times New Roman"/>
            <w:lang w:val="en-US"/>
          </w:rPr>
          <w:t xml:space="preserve">Thus, in </w:t>
        </w:r>
      </w:ins>
      <w:del w:id="527" w:author="Julian Christensen" w:date="2024-08-14T13:21:00Z">
        <w:r w:rsidR="00423F5C" w:rsidDel="001B531D">
          <w:rPr>
            <w:rFonts w:cs="Times New Roman"/>
            <w:lang w:val="en-US"/>
          </w:rPr>
          <w:delText>classifier</w:delText>
        </w:r>
        <w:r w:rsidR="00333AF9" w:rsidDel="001B531D">
          <w:rPr>
            <w:rFonts w:cs="Times New Roman"/>
            <w:lang w:val="en-US"/>
          </w:rPr>
          <w:delText xml:space="preserve"> e</w:delText>
        </w:r>
      </w:del>
      <w:ins w:id="528" w:author="Julian Christensen" w:date="2024-08-14T13:21:00Z">
        <w:r w:rsidR="001B531D">
          <w:rPr>
            <w:rFonts w:cs="Times New Roman"/>
            <w:lang w:val="en-US"/>
          </w:rPr>
          <w:t>E</w:t>
        </w:r>
      </w:ins>
      <w:r w:rsidR="00333AF9">
        <w:rPr>
          <w:rFonts w:cs="Times New Roman"/>
          <w:lang w:val="en-US"/>
        </w:rPr>
        <w:t>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 xml:space="preserve">review </w:t>
      </w:r>
      <w:del w:id="529" w:author="Julian Christensen" w:date="2024-08-14T13:22:00Z">
        <w:r w:rsidR="00333AF9" w:rsidDel="001B531D">
          <w:rPr>
            <w:rFonts w:cs="Times New Roman"/>
            <w:lang w:val="en-US"/>
          </w:rPr>
          <w:delText xml:space="preserve">regarding </w:delText>
        </w:r>
      </w:del>
      <w:ins w:id="530" w:author="Julian Christensen" w:date="2024-08-14T13:22:00Z">
        <w:r w:rsidR="001B531D">
          <w:rPr>
            <w:rFonts w:cs="Times New Roman"/>
            <w:lang w:val="en-US"/>
          </w:rPr>
          <w:t>o</w:t>
        </w:r>
      </w:ins>
      <w:ins w:id="531" w:author="Julian Christensen" w:date="2024-08-14T13:36:00Z">
        <w:r w:rsidR="0017605E">
          <w:rPr>
            <w:rFonts w:cs="Times New Roman"/>
            <w:lang w:val="en-US"/>
          </w:rPr>
          <w:t>f</w:t>
        </w:r>
      </w:ins>
      <w:ins w:id="532" w:author="Julian Christensen" w:date="2024-08-14T13:22:00Z">
        <w:r w:rsidR="001B531D">
          <w:rPr>
            <w:rFonts w:cs="Times New Roman"/>
            <w:lang w:val="en-US"/>
          </w:rPr>
          <w:t xml:space="preserve"> </w:t>
        </w:r>
      </w:ins>
      <w:r w:rsidR="00333AF9">
        <w:rPr>
          <w:rFonts w:cs="Times New Roman"/>
          <w:lang w:val="en-US"/>
        </w:rPr>
        <w:t>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w:t>
      </w:r>
      <w:commentRangeStart w:id="533"/>
      <w:r w:rsidR="00611A91">
        <w:rPr>
          <w:rFonts w:cs="Times New Roman"/>
          <w:lang w:val="en-US"/>
        </w:rPr>
        <w:t>Filges</w:t>
      </w:r>
      <w:r w:rsidR="00094E93">
        <w:rPr>
          <w:rFonts w:cs="Times New Roman"/>
          <w:lang w:val="en-US"/>
        </w:rPr>
        <w:t xml:space="preserve">, </w:t>
      </w:r>
      <w:r w:rsidR="00611A91">
        <w:rPr>
          <w:rFonts w:cs="Times New Roman"/>
          <w:lang w:val="en-US"/>
        </w:rPr>
        <w:t xml:space="preserve">Smedslund et al. </w:t>
      </w:r>
      <w:commentRangeEnd w:id="533"/>
      <w:r w:rsidR="001B531D">
        <w:rPr>
          <w:rStyle w:val="CommentReference"/>
        </w:rPr>
        <w:commentReference w:id="533"/>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7"/>
      </w:r>
      <w:r w:rsidR="00611A91">
        <w:rPr>
          <w:rFonts w:cs="Times New Roman"/>
          <w:lang w:val="en-US"/>
        </w:rPr>
        <w:t xml:space="preserve"> </w:t>
      </w:r>
      <w:r w:rsidR="00F651F6">
        <w:rPr>
          <w:rFonts w:cs="Times New Roman"/>
          <w:lang w:val="en-US"/>
        </w:rPr>
        <w:t>Th</w:t>
      </w:r>
      <w:r w:rsidR="00423F5C">
        <w:rPr>
          <w:rFonts w:cs="Times New Roman"/>
          <w:lang w:val="en-US"/>
        </w:rPr>
        <w:t>e</w:t>
      </w:r>
      <w:r w:rsidR="00F651F6">
        <w:rPr>
          <w:rFonts w:cs="Times New Roman"/>
          <w:lang w:val="en-US"/>
        </w:rPr>
        <w:t xml:space="preserve">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del w:id="534" w:author="Julian Christensen" w:date="2024-08-14T13:23:00Z">
        <w:r w:rsidR="00F651F6" w:rsidDel="001B531D">
          <w:rPr>
            <w:rFonts w:cs="Times New Roman"/>
            <w:lang w:val="en-US"/>
          </w:rPr>
          <w:delText>.</w:delText>
        </w:r>
        <w:r w:rsidR="00333AF9" w:rsidDel="001B531D">
          <w:rPr>
            <w:rFonts w:cs="Times New Roman"/>
            <w:lang w:val="en-US"/>
          </w:rPr>
          <w:delText xml:space="preserve"> </w:delText>
        </w:r>
        <w:r w:rsidR="00F651F6" w:rsidDel="001B531D">
          <w:rPr>
            <w:rFonts w:cs="Times New Roman"/>
            <w:lang w:val="en-US"/>
          </w:rPr>
          <w:delText>For example</w:delText>
        </w:r>
      </w:del>
      <w:ins w:id="535" w:author="Julian Christensen" w:date="2024-08-14T13:23:00Z">
        <w:r w:rsidR="001B531D">
          <w:rPr>
            <w:rFonts w:cs="Times New Roman"/>
            <w:lang w:val="en-US"/>
          </w:rPr>
          <w:t>, with</w:t>
        </w:r>
      </w:ins>
      <w:del w:id="536" w:author="Julian Christensen" w:date="2024-08-14T13:23:00Z">
        <w:r w:rsidR="00F651F6" w:rsidDel="001B531D">
          <w:rPr>
            <w:rFonts w:cs="Times New Roman"/>
            <w:lang w:val="en-US"/>
          </w:rPr>
          <w:delText>, the</w:delText>
        </w:r>
      </w:del>
      <w:r w:rsidR="00F651F6">
        <w:rPr>
          <w:rFonts w:cs="Times New Roman"/>
          <w:lang w:val="en-US"/>
        </w:rPr>
        <w:t xml:space="preserve"> inclusion criteria </w:t>
      </w:r>
      <w:del w:id="537" w:author="Julian Christensen" w:date="2024-08-14T13:23:00Z">
        <w:r w:rsidR="00F651F6" w:rsidDel="001B531D">
          <w:rPr>
            <w:rFonts w:cs="Times New Roman"/>
            <w:lang w:val="en-US"/>
          </w:rPr>
          <w:delText xml:space="preserve">were </w:delText>
        </w:r>
      </w:del>
      <w:ins w:id="538" w:author="Julian Christensen" w:date="2024-08-14T13:23:00Z">
        <w:r w:rsidR="001B531D">
          <w:rPr>
            <w:rFonts w:cs="Times New Roman"/>
            <w:lang w:val="en-US"/>
          </w:rPr>
          <w:t xml:space="preserve">being </w:t>
        </w:r>
      </w:ins>
      <w:r w:rsidR="00F651F6">
        <w:rPr>
          <w:rFonts w:cs="Times New Roman"/>
          <w:lang w:val="en-US"/>
        </w:rPr>
        <w:t xml:space="preserve">rather simple and the intervention </w:t>
      </w:r>
      <w:del w:id="539" w:author="Julian Christensen" w:date="2024-08-14T13:23:00Z">
        <w:r w:rsidR="00F651F6" w:rsidDel="001B531D">
          <w:rPr>
            <w:rFonts w:cs="Times New Roman"/>
            <w:lang w:val="en-US"/>
          </w:rPr>
          <w:delText xml:space="preserve">is </w:delText>
        </w:r>
      </w:del>
      <w:ins w:id="540" w:author="Julian Christensen" w:date="2024-08-14T13:23:00Z">
        <w:r w:rsidR="001B531D">
          <w:rPr>
            <w:rFonts w:cs="Times New Roman"/>
            <w:lang w:val="en-US"/>
          </w:rPr>
          <w:t xml:space="preserve">being </w:t>
        </w:r>
      </w:ins>
      <w:r w:rsidR="00F651F6">
        <w:rPr>
          <w:rFonts w:cs="Times New Roman"/>
          <w:lang w:val="en-US"/>
        </w:rPr>
        <w:t xml:space="preserve">well-defined. Moreover, the data is highly imbalanced with </w:t>
      </w:r>
      <w:ins w:id="541" w:author="Julian Christensen" w:date="2024-08-14T13:23:00Z">
        <w:r w:rsidR="001B531D">
          <w:rPr>
            <w:rFonts w:cs="Times New Roman"/>
            <w:lang w:val="en-US"/>
          </w:rPr>
          <w:t xml:space="preserve">only </w:t>
        </w:r>
      </w:ins>
      <w:r w:rsidR="00F651F6">
        <w:rPr>
          <w:rFonts w:cs="Times New Roman"/>
          <w:lang w:val="en-US"/>
        </w:rPr>
        <w:t xml:space="preserve">64 </w:t>
      </w:r>
      <w:del w:id="542" w:author="Julian Christensen" w:date="2024-08-14T13:24:00Z">
        <w:r w:rsidR="00F651F6" w:rsidDel="001B531D">
          <w:rPr>
            <w:rFonts w:cs="Times New Roman"/>
            <w:lang w:val="en-US"/>
          </w:rPr>
          <w:delText>relevant records in</w:delText>
        </w:r>
      </w:del>
      <w:ins w:id="543" w:author="Julian Christensen" w:date="2024-08-14T13:24:00Z">
        <w:r w:rsidR="001B531D">
          <w:rPr>
            <w:rFonts w:cs="Times New Roman"/>
            <w:lang w:val="en-US"/>
          </w:rPr>
          <w:t>of</w:t>
        </w:r>
      </w:ins>
      <w:r w:rsidR="00F651F6">
        <w:rPr>
          <w:rFonts w:cs="Times New Roman"/>
          <w:lang w:val="en-US"/>
        </w:rPr>
        <w:t xml:space="preserve"> 2572 records</w:t>
      </w:r>
      <w:ins w:id="544" w:author="Julian Christensen" w:date="2024-08-14T13:24:00Z">
        <w:r w:rsidR="001B531D">
          <w:rPr>
            <w:rFonts w:cs="Times New Roman"/>
            <w:lang w:val="en-US"/>
          </w:rPr>
          <w:t xml:space="preserve"> being relevant</w:t>
        </w:r>
      </w:ins>
      <w:r w:rsidR="00F651F6">
        <w:rPr>
          <w:rFonts w:cs="Times New Roman"/>
          <w:lang w:val="en-US"/>
        </w:rPr>
        <w:t xml:space="preserve">, amounting to an </w:t>
      </w:r>
      <w:r w:rsidR="008B43CA">
        <w:rPr>
          <w:rFonts w:cs="Times New Roman"/>
          <w:lang w:val="en-US"/>
        </w:rPr>
        <w:t xml:space="preserve">approximate </w:t>
      </w:r>
      <w:r w:rsidR="00F651F6">
        <w:rPr>
          <w:rFonts w:cs="Times New Roman"/>
          <w:lang w:val="en-US"/>
        </w:rPr>
        <w:t xml:space="preserve">inclusion ratio of 25 relevant </w:t>
      </w:r>
      <w:r w:rsidR="00423F5C">
        <w:rPr>
          <w:rFonts w:cs="Times New Roman"/>
          <w:lang w:val="en-US"/>
        </w:rPr>
        <w:t xml:space="preserve">studies </w:t>
      </w:r>
      <w:r w:rsidR="00F651F6">
        <w:rPr>
          <w:rFonts w:cs="Times New Roman"/>
          <w:lang w:val="en-US"/>
        </w:rPr>
        <w:t xml:space="preserve">per 1000 records. </w:t>
      </w:r>
    </w:p>
    <w:p w14:paraId="5780F4EF" w14:textId="5FDDDDCD" w:rsidR="00606587" w:rsidRDefault="00C05D15" w:rsidP="005F6FAA">
      <w:pPr>
        <w:spacing w:after="0" w:line="360" w:lineRule="auto"/>
        <w:jc w:val="both"/>
        <w:rPr>
          <w:lang w:val="en-US"/>
        </w:rPr>
      </w:pPr>
      <w:r>
        <w:rPr>
          <w:rFonts w:cs="Times New Roman"/>
          <w:lang w:val="en-US"/>
        </w:rPr>
        <w:tab/>
      </w:r>
      <w:del w:id="545" w:author="Julian Christensen" w:date="2024-08-14T13:25:00Z">
        <w:r w:rsidR="00F326C5" w:rsidDel="00D93A49">
          <w:rPr>
            <w:rFonts w:cs="Times New Roman"/>
            <w:lang w:val="en-US"/>
          </w:rPr>
          <w:delText xml:space="preserve">A </w:delText>
        </w:r>
      </w:del>
      <w:ins w:id="546" w:author="Julian Christensen" w:date="2024-08-14T13:25:00Z">
        <w:r w:rsidR="00D93A49">
          <w:rPr>
            <w:rFonts w:cs="Times New Roman"/>
            <w:lang w:val="en-US"/>
          </w:rPr>
          <w:t xml:space="preserve">Finally, a </w:t>
        </w:r>
      </w:ins>
      <w:r w:rsidR="00AD057D">
        <w:rPr>
          <w:rFonts w:cs="Times New Roman"/>
          <w:lang w:val="en-US"/>
        </w:rPr>
        <w:t xml:space="preserve">fair </w:t>
      </w:r>
      <w:r w:rsidR="00F326C5">
        <w:rPr>
          <w:rFonts w:cs="Times New Roman"/>
          <w:lang w:val="en-US"/>
        </w:rPr>
        <w:t xml:space="preserve">critique of </w:t>
      </w:r>
      <w:del w:id="547" w:author="Julian Christensen" w:date="2024-08-14T13:37:00Z">
        <w:r w:rsidR="00D955EF" w:rsidDel="0017605E">
          <w:rPr>
            <w:rFonts w:cs="Times New Roman"/>
            <w:lang w:val="en-US"/>
          </w:rPr>
          <w:delText>e</w:delText>
        </w:r>
        <w:r w:rsidR="00F326C5" w:rsidDel="0017605E">
          <w:rPr>
            <w:rFonts w:cs="Times New Roman"/>
            <w:lang w:val="en-US"/>
          </w:rPr>
          <w:delText xml:space="preserve">xperiments </w:delText>
        </w:r>
      </w:del>
      <w:ins w:id="548" w:author="Julian Christensen" w:date="2024-08-14T13:37:00Z">
        <w:r w:rsidR="0017605E">
          <w:rPr>
            <w:rFonts w:cs="Times New Roman"/>
            <w:lang w:val="en-US"/>
          </w:rPr>
          <w:t xml:space="preserve">Experiments </w:t>
        </w:r>
      </w:ins>
      <w:r w:rsidR="00F326C5">
        <w:rPr>
          <w:rFonts w:cs="Times New Roman"/>
          <w:lang w:val="en-US"/>
        </w:rPr>
        <w:t xml:space="preserve">1 and 2 is that they both </w:t>
      </w:r>
      <w:del w:id="549" w:author="Julian Christensen" w:date="2024-08-14T13:33:00Z">
        <w:r w:rsidR="00F326C5" w:rsidDel="00D93A49">
          <w:rPr>
            <w:rFonts w:cs="Times New Roman"/>
            <w:lang w:val="en-US"/>
          </w:rPr>
          <w:delText xml:space="preserve">represent </w:delText>
        </w:r>
      </w:del>
      <w:ins w:id="550" w:author="Julian Christensen" w:date="2024-08-14T13:33:00Z">
        <w:r w:rsidR="00D93A49">
          <w:rPr>
            <w:rFonts w:cs="Times New Roman"/>
            <w:lang w:val="en-US"/>
          </w:rPr>
          <w:t>involve ‘</w:t>
        </w:r>
      </w:ins>
      <w:del w:id="551" w:author="Julian Christensen" w:date="2024-08-14T13:33:00Z">
        <w:r w:rsidR="00F326C5" w:rsidDel="00D93A49">
          <w:rPr>
            <w:rFonts w:cs="Times New Roman"/>
            <w:lang w:val="en-US"/>
          </w:rPr>
          <w:delText>very simple</w:delText>
        </w:r>
      </w:del>
      <w:ins w:id="552" w:author="Julian Christensen" w:date="2024-08-14T13:33:00Z">
        <w:r w:rsidR="00D93A49">
          <w:rPr>
            <w:rFonts w:cs="Times New Roman"/>
            <w:lang w:val="en-US"/>
          </w:rPr>
          <w:t>easy’</w:t>
        </w:r>
      </w:ins>
      <w:r w:rsidR="00F326C5">
        <w:rPr>
          <w:rFonts w:cs="Times New Roman"/>
          <w:lang w:val="en-US"/>
        </w:rPr>
        <w:t xml:space="preserve"> TAB screening </w:t>
      </w:r>
      <w:del w:id="553" w:author="Julian Christensen" w:date="2024-08-14T13:33:00Z">
        <w:r w:rsidR="00F326C5" w:rsidDel="00D93A49">
          <w:rPr>
            <w:rFonts w:cs="Times New Roman"/>
            <w:lang w:val="en-US"/>
          </w:rPr>
          <w:delText>cases</w:delText>
        </w:r>
      </w:del>
      <w:ins w:id="554" w:author="Julian Christensen" w:date="2024-08-14T13:33:00Z">
        <w:r w:rsidR="00D93A49">
          <w:rPr>
            <w:rFonts w:cs="Times New Roman"/>
            <w:lang w:val="en-US"/>
          </w:rPr>
          <w:t xml:space="preserve">tasks </w:t>
        </w:r>
      </w:ins>
      <w:ins w:id="555" w:author="Julian Christensen" w:date="2024-08-14T13:28:00Z">
        <w:r w:rsidR="00D93A49">
          <w:rPr>
            <w:rFonts w:cs="Times New Roman"/>
            <w:lang w:val="en-US"/>
          </w:rPr>
          <w:t xml:space="preserve">with </w:t>
        </w:r>
      </w:ins>
      <w:ins w:id="556" w:author="Julian Christensen" w:date="2024-08-14T13:29:00Z">
        <w:r w:rsidR="00D93A49">
          <w:rPr>
            <w:rFonts w:cs="Times New Roman"/>
            <w:lang w:val="en-US"/>
          </w:rPr>
          <w:t>interventions</w:t>
        </w:r>
      </w:ins>
      <w:ins w:id="557" w:author="Julian Christensen" w:date="2024-08-14T13:34:00Z">
        <w:r w:rsidR="00D93A49">
          <w:rPr>
            <w:rFonts w:cs="Times New Roman"/>
            <w:lang w:val="en-US"/>
          </w:rPr>
          <w:t xml:space="preserve"> being more well-defined</w:t>
        </w:r>
      </w:ins>
      <w:ins w:id="558" w:author="Julian Christensen" w:date="2024-08-14T13:29:00Z">
        <w:r w:rsidR="00D93A49">
          <w:rPr>
            <w:rFonts w:cs="Times New Roman"/>
            <w:lang w:val="en-US"/>
          </w:rPr>
          <w:t xml:space="preserve"> and</w:t>
        </w:r>
      </w:ins>
      <w:ins w:id="559" w:author="Julian Christensen" w:date="2024-08-14T13:30:00Z">
        <w:r w:rsidR="00D93A49">
          <w:rPr>
            <w:rFonts w:cs="Times New Roman"/>
            <w:lang w:val="en-US"/>
          </w:rPr>
          <w:t xml:space="preserve"> </w:t>
        </w:r>
      </w:ins>
      <w:ins w:id="560" w:author="Julian Christensen" w:date="2024-08-14T13:29:00Z">
        <w:r w:rsidR="00D93A49">
          <w:rPr>
            <w:rFonts w:cs="Times New Roman"/>
            <w:lang w:val="en-US"/>
          </w:rPr>
          <w:t>inclusion criteria</w:t>
        </w:r>
      </w:ins>
      <w:ins w:id="561" w:author="Julian Christensen" w:date="2024-08-14T13:34:00Z">
        <w:r w:rsidR="00D93A49">
          <w:rPr>
            <w:rFonts w:cs="Times New Roman"/>
            <w:lang w:val="en-US"/>
          </w:rPr>
          <w:t xml:space="preserve"> being more simple than is often the case in systematic reviews</w:t>
        </w:r>
      </w:ins>
      <w:del w:id="562" w:author="Julian Christensen" w:date="2024-08-14T13:30:00Z">
        <w:r w:rsidR="00423F5C" w:rsidDel="00D93A49">
          <w:rPr>
            <w:rFonts w:cs="Times New Roman"/>
            <w:lang w:val="en-US"/>
          </w:rPr>
          <w:delText xml:space="preserve"> that rarely resemble systematic review structures commonly encountered by reviewers</w:delText>
        </w:r>
      </w:del>
      <w:r w:rsidR="00F326C5">
        <w:rPr>
          <w:rFonts w:cs="Times New Roman"/>
          <w:lang w:val="en-US"/>
        </w:rPr>
        <w:t xml:space="preserve">. </w:t>
      </w:r>
      <w:r w:rsidR="00CB2AEE">
        <w:rPr>
          <w:rFonts w:cs="Times New Roman"/>
          <w:lang w:val="en-US"/>
        </w:rPr>
        <w:t xml:space="preserve">To </w:t>
      </w:r>
      <w:r w:rsidR="005A1135">
        <w:rPr>
          <w:rFonts w:cs="Times New Roman"/>
          <w:lang w:val="en-US"/>
        </w:rPr>
        <w:t xml:space="preserve">address </w:t>
      </w:r>
      <w:r w:rsidR="00CB2AEE">
        <w:rPr>
          <w:rFonts w:cs="Times New Roman"/>
          <w:lang w:val="en-US"/>
        </w:rPr>
        <w:t>this</w:t>
      </w:r>
      <w:del w:id="563" w:author="Julian Christensen" w:date="2024-08-14T13:35:00Z">
        <w:r w:rsidR="00CB2AEE" w:rsidDel="0017605E">
          <w:rPr>
            <w:rFonts w:cs="Times New Roman"/>
            <w:lang w:val="en-US"/>
          </w:rPr>
          <w:delText xml:space="preserve"> issue</w:delText>
        </w:r>
      </w:del>
      <w:r w:rsidR="00CB2AEE">
        <w:rPr>
          <w:rFonts w:cs="Times New Roman"/>
          <w:lang w:val="en-US"/>
        </w:rPr>
        <w:t>, we</w:t>
      </w:r>
      <w:del w:id="564" w:author="Julian Christensen" w:date="2024-08-14T13:35:00Z">
        <w:r w:rsidR="007674A2" w:rsidDel="0017605E">
          <w:rPr>
            <w:rFonts w:cs="Times New Roman"/>
            <w:lang w:val="en-US"/>
          </w:rPr>
          <w:delText>,</w:delText>
        </w:r>
        <w:r w:rsidR="00CB2AEE" w:rsidDel="0017605E">
          <w:rPr>
            <w:rFonts w:cs="Times New Roman"/>
            <w:lang w:val="en-US"/>
          </w:rPr>
          <w:delText xml:space="preserve"> therefore</w:delText>
        </w:r>
        <w:r w:rsidR="007674A2" w:rsidDel="0017605E">
          <w:rPr>
            <w:rFonts w:cs="Times New Roman"/>
            <w:lang w:val="en-US"/>
          </w:rPr>
          <w:delText>,</w:delText>
        </w:r>
      </w:del>
      <w:r w:rsidR="00CB2AEE">
        <w:rPr>
          <w:rFonts w:cs="Times New Roman"/>
          <w:lang w:val="en-US"/>
        </w:rPr>
        <w:t xml:space="preserve"> conducted a third </w:t>
      </w:r>
      <w:r w:rsidR="00423F5C">
        <w:rPr>
          <w:rFonts w:cs="Times New Roman"/>
          <w:lang w:val="en-US"/>
        </w:rPr>
        <w:t>classifier</w:t>
      </w:r>
      <w:r w:rsidR="005A1135">
        <w:rPr>
          <w:rFonts w:cs="Times New Roman"/>
          <w:lang w:val="en-US"/>
        </w:rPr>
        <w:t xml:space="preserve"> </w:t>
      </w:r>
      <w:r w:rsidR="00CB2AEE">
        <w:rPr>
          <w:rFonts w:cs="Times New Roman"/>
          <w:lang w:val="en-US"/>
        </w:rPr>
        <w:t xml:space="preserve">experiment </w:t>
      </w:r>
      <w:del w:id="565" w:author="Julian Christensen" w:date="2024-08-14T13:36:00Z">
        <w:r w:rsidR="00CB2AEE" w:rsidDel="0017605E">
          <w:rPr>
            <w:rFonts w:cs="Times New Roman"/>
            <w:lang w:val="en-US"/>
          </w:rPr>
          <w:delText xml:space="preserve">that aimed </w:delText>
        </w:r>
      </w:del>
      <w:r w:rsidR="00CB2AEE">
        <w:rPr>
          <w:rFonts w:cs="Times New Roman"/>
          <w:lang w:val="en-US"/>
        </w:rPr>
        <w:t xml:space="preserve">to investigate if GPT API models can be used for TAB screening in </w:t>
      </w:r>
      <w:del w:id="566" w:author="Julian Christensen" w:date="2024-08-14T13:35:00Z">
        <w:r w:rsidR="00CB2AEE" w:rsidDel="0017605E">
          <w:rPr>
            <w:rFonts w:cs="Times New Roman"/>
            <w:lang w:val="en-US"/>
          </w:rPr>
          <w:delText xml:space="preserve">what we consider to be a </w:delText>
        </w:r>
        <w:r w:rsidR="00094E93" w:rsidDel="0017605E">
          <w:rPr>
            <w:rFonts w:cs="Times New Roman"/>
            <w:lang w:val="en-US"/>
          </w:rPr>
          <w:delText>highly</w:delText>
        </w:r>
        <w:r w:rsidR="007051A9" w:rsidDel="0017605E">
          <w:rPr>
            <w:rFonts w:cs="Times New Roman"/>
            <w:lang w:val="en-US"/>
          </w:rPr>
          <w:delText xml:space="preserve"> </w:delText>
        </w:r>
        <w:r w:rsidR="00CB2AEE" w:rsidDel="0017605E">
          <w:rPr>
            <w:rFonts w:cs="Times New Roman"/>
            <w:lang w:val="en-US"/>
          </w:rPr>
          <w:delText xml:space="preserve">complex </w:delText>
        </w:r>
      </w:del>
      <w:r w:rsidR="00CB2AEE">
        <w:rPr>
          <w:rFonts w:cs="Times New Roman"/>
          <w:lang w:val="en-US"/>
        </w:rPr>
        <w:t>review setting</w:t>
      </w:r>
      <w:ins w:id="567" w:author="Julian Christensen" w:date="2024-08-14T13:35:00Z">
        <w:r w:rsidR="0017605E">
          <w:rPr>
            <w:rFonts w:cs="Times New Roman"/>
            <w:lang w:val="en-US"/>
          </w:rPr>
          <w:t>s that are more complex</w:t>
        </w:r>
      </w:ins>
      <w:r w:rsidR="00CB2AEE">
        <w:rPr>
          <w:rFonts w:cs="Times New Roman"/>
          <w:lang w:val="en-US"/>
        </w:rPr>
        <w:t>. For</w:t>
      </w:r>
      <w:r w:rsidR="00D955EF">
        <w:rPr>
          <w:rFonts w:cs="Times New Roman"/>
          <w:lang w:val="en-US"/>
        </w:rPr>
        <w:t xml:space="preserve"> </w:t>
      </w:r>
      <w:del w:id="568" w:author="Julian Christensen" w:date="2024-08-14T13:36:00Z">
        <w:r w:rsidR="00423F5C" w:rsidDel="0017605E">
          <w:rPr>
            <w:rFonts w:cs="Times New Roman"/>
            <w:lang w:val="en-US"/>
          </w:rPr>
          <w:delText>classifier</w:delText>
        </w:r>
        <w:r w:rsidR="00D955EF" w:rsidDel="0017605E">
          <w:rPr>
            <w:rFonts w:cs="Times New Roman"/>
            <w:lang w:val="en-US"/>
          </w:rPr>
          <w:delText xml:space="preserve"> e</w:delText>
        </w:r>
      </w:del>
      <w:ins w:id="569" w:author="Julian Christensen" w:date="2024-08-14T13:36:00Z">
        <w:r w:rsidR="0017605E">
          <w:rPr>
            <w:rFonts w:cs="Times New Roman"/>
            <w:lang w:val="en-US"/>
          </w:rPr>
          <w:t>E</w:t>
        </w:r>
      </w:ins>
      <w:r w:rsidR="00D955EF">
        <w:rPr>
          <w:rFonts w:cs="Times New Roman"/>
          <w:lang w:val="en-US"/>
        </w:rPr>
        <w:t>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w:t>
      </w:r>
      <w:del w:id="570" w:author="Julian Christensen" w:date="2024-08-14T13:37:00Z">
        <w:r w:rsidR="00CB2AEE" w:rsidRPr="00BD4892" w:rsidDel="0017605E">
          <w:rPr>
            <w:lang w:val="en-US"/>
          </w:rPr>
          <w:delText xml:space="preserve">different </w:delText>
        </w:r>
      </w:del>
      <w:r w:rsidR="00CB2AEE" w:rsidRPr="00BD4892">
        <w:rPr>
          <w:lang w:val="en-US"/>
        </w:rPr>
        <w:t>testing frequencies on student</w:t>
      </w:r>
      <w:r w:rsidR="00104D0B">
        <w:rPr>
          <w:lang w:val="en-US"/>
        </w:rPr>
        <w:t>s’ academic</w:t>
      </w:r>
      <w:r w:rsidR="00CB2AEE" w:rsidRPr="00BD4892">
        <w:rPr>
          <w:lang w:val="en-US"/>
        </w:rPr>
        <w:t xml:space="preserve">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104D0B">
        <w:rPr>
          <w:lang w:val="en-US"/>
        </w:rPr>
        <w:t xml:space="preserve">Compared to the screenings in </w:t>
      </w:r>
      <w:del w:id="571" w:author="Julian Christensen" w:date="2024-08-14T13:37:00Z">
        <w:r w:rsidR="00104D0B" w:rsidDel="0017605E">
          <w:rPr>
            <w:lang w:val="en-US"/>
          </w:rPr>
          <w:delText xml:space="preserve">experiments </w:delText>
        </w:r>
      </w:del>
      <w:ins w:id="572" w:author="Julian Christensen" w:date="2024-08-14T13:37:00Z">
        <w:r w:rsidR="0017605E">
          <w:rPr>
            <w:lang w:val="en-US"/>
          </w:rPr>
          <w:t xml:space="preserve">Experiments </w:t>
        </w:r>
      </w:ins>
      <w:r w:rsidR="00104D0B">
        <w:rPr>
          <w:lang w:val="en-US"/>
        </w:rPr>
        <w:t>1 and 2, w</w:t>
      </w:r>
      <w:r w:rsidR="00104D0B" w:rsidRPr="00BD4892">
        <w:rPr>
          <w:lang w:val="en-US"/>
        </w:rPr>
        <w:t xml:space="preserve">e </w:t>
      </w:r>
      <w:r w:rsidR="00D955EF" w:rsidRPr="00BD4892">
        <w:rPr>
          <w:lang w:val="en-US"/>
        </w:rPr>
        <w:t>considered this a</w:t>
      </w:r>
      <w:r w:rsidR="00322EF3" w:rsidRPr="00BD4892">
        <w:rPr>
          <w:lang w:val="en-US"/>
        </w:rPr>
        <w:t xml:space="preserve"> </w:t>
      </w:r>
      <w:ins w:id="573" w:author="Julian Christensen" w:date="2024-08-14T13:38:00Z">
        <w:r w:rsidR="0017605E">
          <w:rPr>
            <w:lang w:val="en-US"/>
          </w:rPr>
          <w:t xml:space="preserve">more </w:t>
        </w:r>
      </w:ins>
      <w:r w:rsidR="00D955EF" w:rsidRPr="00BD4892">
        <w:rPr>
          <w:lang w:val="en-US"/>
        </w:rPr>
        <w:t xml:space="preserve">difficult screening case </w:t>
      </w:r>
      <w:del w:id="574" w:author="Julian Christensen" w:date="2024-08-14T13:38:00Z">
        <w:r w:rsidR="00D955EF" w:rsidRPr="00BD4892" w:rsidDel="0017605E">
          <w:rPr>
            <w:lang w:val="en-US"/>
          </w:rPr>
          <w:delText xml:space="preserve">because </w:delText>
        </w:r>
      </w:del>
      <w:ins w:id="575" w:author="Julian Christensen" w:date="2024-08-14T13:38:00Z">
        <w:r w:rsidR="0017605E">
          <w:rPr>
            <w:lang w:val="en-US"/>
          </w:rPr>
          <w:t>as</w:t>
        </w:r>
        <w:r w:rsidR="0017605E" w:rsidRPr="00BD4892">
          <w:rPr>
            <w:lang w:val="en-US"/>
          </w:rPr>
          <w:t xml:space="preserve"> </w:t>
        </w:r>
      </w:ins>
      <w:r w:rsidR="00D955EF" w:rsidRPr="00BD4892">
        <w:rPr>
          <w:lang w:val="en-US"/>
        </w:rPr>
        <w:t>the review</w:t>
      </w:r>
      <w:ins w:id="576" w:author="Julian Christensen" w:date="2024-08-14T13:39:00Z">
        <w:r w:rsidR="0017605E">
          <w:rPr>
            <w:lang w:val="en-US"/>
          </w:rPr>
          <w:t>’s</w:t>
        </w:r>
      </w:ins>
      <w:del w:id="577" w:author="Julian Christensen" w:date="2024-08-14T13:39:00Z">
        <w:r w:rsidR="00D955EF" w:rsidRPr="00BD4892" w:rsidDel="0017605E">
          <w:rPr>
            <w:lang w:val="en-US"/>
          </w:rPr>
          <w:delText xml:space="preserve"> draws on rather subtle</w:delText>
        </w:r>
      </w:del>
      <w:r w:rsidR="00D955EF" w:rsidRPr="00BD4892">
        <w:rPr>
          <w:lang w:val="en-US"/>
        </w:rPr>
        <w:t xml:space="preserve"> inclusion</w:t>
      </w:r>
      <w:del w:id="578" w:author="Julian Christensen" w:date="2024-08-14T13:38:00Z">
        <w:r w:rsidR="00D955EF" w:rsidRPr="00BD4892" w:rsidDel="0017605E">
          <w:rPr>
            <w:lang w:val="en-US"/>
          </w:rPr>
          <w:delText>/exclusion</w:delText>
        </w:r>
      </w:del>
      <w:r w:rsidR="00D955EF" w:rsidRPr="00BD4892">
        <w:rPr>
          <w:lang w:val="en-US"/>
        </w:rPr>
        <w:t xml:space="preserve"> criteria</w:t>
      </w:r>
      <w:ins w:id="579" w:author="Julian Christensen" w:date="2024-08-14T13:39:00Z">
        <w:r w:rsidR="0017605E">
          <w:rPr>
            <w:lang w:val="en-US"/>
          </w:rPr>
          <w:t xml:space="preserve"> are more </w:t>
        </w:r>
        <w:commentRangeStart w:id="580"/>
        <w:r w:rsidR="0017605E">
          <w:rPr>
            <w:lang w:val="en-US"/>
          </w:rPr>
          <w:t>subtle</w:t>
        </w:r>
        <w:commentRangeEnd w:id="580"/>
        <w:r w:rsidR="0017605E">
          <w:rPr>
            <w:rStyle w:val="CommentReference"/>
          </w:rPr>
          <w:commentReference w:id="580"/>
        </w:r>
        <w:r w:rsidR="0017605E">
          <w:rPr>
            <w:lang w:val="en-US"/>
          </w:rPr>
          <w:t>,</w:t>
        </w:r>
      </w:ins>
      <w:del w:id="581" w:author="Julian Christensen" w:date="2024-08-14T13:39:00Z">
        <w:r w:rsidR="00322EF3" w:rsidRPr="00BD4892" w:rsidDel="0017605E">
          <w:rPr>
            <w:lang w:val="en-US"/>
          </w:rPr>
          <w:delText xml:space="preserve"> that</w:delText>
        </w:r>
      </w:del>
      <w:r w:rsidR="00322EF3" w:rsidRPr="00BD4892">
        <w:rPr>
          <w:lang w:val="en-US"/>
        </w:rPr>
        <w:t xml:space="preserve"> </w:t>
      </w:r>
      <w:del w:id="582" w:author="Julian Christensen" w:date="2024-08-14T13:39:00Z">
        <w:r w:rsidR="00322EF3" w:rsidRPr="00BD4892" w:rsidDel="0017605E">
          <w:rPr>
            <w:lang w:val="en-US"/>
          </w:rPr>
          <w:delText xml:space="preserve">include </w:delText>
        </w:r>
      </w:del>
      <w:ins w:id="583" w:author="Julian Christensen" w:date="2024-08-14T13:39:00Z">
        <w:r w:rsidR="0017605E" w:rsidRPr="00BD4892">
          <w:rPr>
            <w:lang w:val="en-US"/>
          </w:rPr>
          <w:t>includ</w:t>
        </w:r>
        <w:r w:rsidR="0017605E">
          <w:rPr>
            <w:lang w:val="en-US"/>
          </w:rPr>
          <w:t>ing</w:t>
        </w:r>
        <w:r w:rsidR="0017605E" w:rsidRPr="00BD4892">
          <w:rPr>
            <w:lang w:val="en-US"/>
          </w:rPr>
          <w:t xml:space="preserve"> </w:t>
        </w:r>
      </w:ins>
      <w:r w:rsidR="00322EF3" w:rsidRPr="00BD4892">
        <w:rPr>
          <w:lang w:val="en-US"/>
        </w:rPr>
        <w:t>notions that are not well-defined</w:t>
      </w:r>
      <w:r w:rsidR="00D955EF" w:rsidRPr="00BD4892">
        <w:rPr>
          <w:lang w:val="en-US"/>
        </w:rPr>
        <w:t xml:space="preserve">. </w:t>
      </w:r>
      <w:del w:id="584" w:author="Julian Christensen" w:date="2024-08-14T13:40:00Z">
        <w:r w:rsidR="00606587" w:rsidRPr="00BD4892" w:rsidDel="0017605E">
          <w:rPr>
            <w:lang w:val="en-US"/>
          </w:rPr>
          <w:delText>One of the reasons why</w:delText>
        </w:r>
        <w:r w:rsidR="00D955EF" w:rsidRPr="00BD4892" w:rsidDel="0017605E">
          <w:rPr>
            <w:lang w:val="en-US"/>
          </w:rPr>
          <w:delText xml:space="preserve"> this particular case </w:delText>
        </w:r>
        <w:r w:rsidR="00606587" w:rsidRPr="00BD4892" w:rsidDel="0017605E">
          <w:rPr>
            <w:lang w:val="en-US"/>
          </w:rPr>
          <w:delText xml:space="preserve">is </w:delText>
        </w:r>
        <w:r w:rsidR="00D955EF" w:rsidRPr="00BD4892" w:rsidDel="0017605E">
          <w:rPr>
            <w:lang w:val="en-US"/>
          </w:rPr>
          <w:delText>difficult is</w:delText>
        </w:r>
        <w:r w:rsidR="00606587" w:rsidRPr="00606587" w:rsidDel="0017605E">
          <w:rPr>
            <w:rFonts w:cstheme="minorHAnsi"/>
            <w:lang w:val="en-US"/>
          </w:rPr>
          <w:delText xml:space="preserve"> </w:delText>
        </w:r>
        <w:r w:rsidR="00606587" w:rsidDel="0017605E">
          <w:rPr>
            <w:rFonts w:cstheme="minorHAnsi"/>
            <w:lang w:val="en-US"/>
          </w:rPr>
          <w:delText>that</w:delText>
        </w:r>
      </w:del>
      <w:ins w:id="585" w:author="Julian Christensen" w:date="2024-08-14T13:40:00Z">
        <w:r w:rsidR="0017605E">
          <w:rPr>
            <w:lang w:val="en-US"/>
          </w:rPr>
          <w:t>As such,</w:t>
        </w:r>
      </w:ins>
      <w:r w:rsidR="00606587">
        <w:rPr>
          <w:rFonts w:cstheme="minorHAnsi"/>
          <w:lang w:val="en-US"/>
        </w:rPr>
        <w:t xml:space="preserve"> the intervention (</w:t>
      </w:r>
      <w:del w:id="586" w:author="Julian Christensen" w:date="2024-08-14T13:40:00Z">
        <w:r w:rsidR="00606587" w:rsidDel="0017605E">
          <w:rPr>
            <w:rFonts w:cstheme="minorHAnsi"/>
            <w:lang w:val="en-US"/>
          </w:rPr>
          <w:delText xml:space="preserve">i.e., </w:delText>
        </w:r>
      </w:del>
      <w:r w:rsidR="00606587">
        <w:rPr>
          <w:rFonts w:cstheme="minorHAnsi"/>
          <w:lang w:val="en-US"/>
        </w:rPr>
        <w:t xml:space="preserve">student testing) is a type of learning </w:t>
      </w:r>
      <w:r w:rsidR="00606587">
        <w:rPr>
          <w:rFonts w:cstheme="minorHAnsi"/>
          <w:lang w:val="en-US"/>
        </w:rPr>
        <w:lastRenderedPageBreak/>
        <w:t>strategy that is ubiquitous in education and</w:t>
      </w:r>
      <w:ins w:id="587" w:author="Julian Christensen" w:date="2024-08-14T13:40:00Z">
        <w:r w:rsidR="0017605E">
          <w:rPr>
            <w:rFonts w:cstheme="minorHAnsi"/>
            <w:lang w:val="en-US"/>
          </w:rPr>
          <w:t xml:space="preserve"> is</w:t>
        </w:r>
      </w:ins>
      <w:r w:rsidR="00606587">
        <w:rPr>
          <w:rFonts w:cstheme="minorHAnsi"/>
          <w:lang w:val="en-US"/>
        </w:rPr>
        <w:t xml:space="preserve"> used in a variety of ways </w:t>
      </w:r>
      <w:del w:id="588" w:author="Julian Christensen" w:date="2024-08-14T13:40:00Z">
        <w:r w:rsidR="00606587" w:rsidDel="0017605E">
          <w:rPr>
            <w:rFonts w:cstheme="minorHAnsi"/>
            <w:lang w:val="en-US"/>
          </w:rPr>
          <w:delText xml:space="preserve">and </w:delText>
        </w:r>
      </w:del>
      <w:r w:rsidR="00606587">
        <w:rPr>
          <w:rFonts w:cstheme="minorHAnsi"/>
          <w:lang w:val="en-US"/>
        </w:rPr>
        <w:t xml:space="preserve">for </w:t>
      </w:r>
      <w:del w:id="589" w:author="Julian Christensen" w:date="2024-08-14T13:40:00Z">
        <w:r w:rsidR="00606587" w:rsidDel="0017605E">
          <w:rPr>
            <w:rFonts w:cstheme="minorHAnsi"/>
            <w:lang w:val="en-US"/>
          </w:rPr>
          <w:delText xml:space="preserve">very </w:delText>
        </w:r>
      </w:del>
      <w:ins w:id="590" w:author="Julian Christensen" w:date="2024-08-14T13:40:00Z">
        <w:r w:rsidR="0017605E">
          <w:rPr>
            <w:rFonts w:cstheme="minorHAnsi"/>
            <w:lang w:val="en-US"/>
          </w:rPr>
          <w:t xml:space="preserve">many </w:t>
        </w:r>
      </w:ins>
      <w:r w:rsidR="00606587">
        <w:rPr>
          <w:rFonts w:cstheme="minorHAnsi"/>
          <w:lang w:val="en-US"/>
        </w:rPr>
        <w:t>different purposes. Testing can be used as a formative tool, e.g.</w:t>
      </w:r>
      <w:r w:rsidR="00423F5C">
        <w:rPr>
          <w:rFonts w:cstheme="minorHAnsi"/>
          <w:lang w:val="en-US"/>
        </w:rPr>
        <w:t>,</w:t>
      </w:r>
      <w:r w:rsidR="00606587">
        <w:rPr>
          <w:rFonts w:cstheme="minorHAnsi"/>
          <w:lang w:val="en-US"/>
        </w:rPr>
        <w:t xml:space="preserve">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w:t>
      </w:r>
      <w:del w:id="591" w:author="Julian Christensen" w:date="2024-08-14T13:41:00Z">
        <w:r w:rsidR="00606587" w:rsidDel="0017605E">
          <w:rPr>
            <w:rFonts w:cstheme="minorHAnsi"/>
            <w:lang w:val="en-US"/>
          </w:rPr>
          <w:delText>t follows that</w:delText>
        </w:r>
      </w:del>
      <w:ins w:id="592" w:author="Julian Christensen" w:date="2024-08-14T13:41:00Z">
        <w:r w:rsidR="0017605E">
          <w:rPr>
            <w:rFonts w:cstheme="minorHAnsi"/>
            <w:lang w:val="en-US"/>
          </w:rPr>
          <w:t>n effect,</w:t>
        </w:r>
      </w:ins>
      <w:r w:rsidR="00606587">
        <w:rPr>
          <w:rFonts w:cstheme="minorHAnsi"/>
          <w:lang w:val="en-US"/>
        </w:rPr>
        <w:t xml:space="preserve"> testing is not a uniform type of intervention, but a multi-facetted phenomenon encompassing a variety of approaches and a heterogeneous terminology (tests are not just called tests, but may also be referred to</w:t>
      </w:r>
      <w:ins w:id="593" w:author="Julian Christensen" w:date="2024-08-14T13:42:00Z">
        <w:r w:rsidR="0017605E">
          <w:rPr>
            <w:rFonts w:cstheme="minorHAnsi"/>
            <w:lang w:val="en-US"/>
          </w:rPr>
          <w:t>, e.g.,</w:t>
        </w:r>
      </w:ins>
      <w:r w:rsidR="00606587">
        <w:rPr>
          <w:rFonts w:cstheme="minorHAnsi"/>
          <w:lang w:val="en-US"/>
        </w:rPr>
        <w:t xml:space="preserve"> as</w:t>
      </w:r>
      <w:del w:id="594" w:author="Julian Christensen" w:date="2024-08-14T13:42:00Z">
        <w:r w:rsidR="00606587" w:rsidDel="0017605E">
          <w:rPr>
            <w:rFonts w:cstheme="minorHAnsi"/>
            <w:lang w:val="en-US"/>
          </w:rPr>
          <w:delText xml:space="preserve"> e.g.</w:delText>
        </w:r>
      </w:del>
      <w:r w:rsidR="00606587">
        <w:rPr>
          <w:rFonts w:cstheme="minorHAnsi"/>
          <w:lang w:val="en-US"/>
        </w:rPr>
        <w:t xml:space="preserve"> quizzes, progress-monitoring, curriculum-based measures, and retrieval practice). Judging the eligibility of particular </w:t>
      </w:r>
      <w:del w:id="595" w:author="Julian Christensen" w:date="2024-08-14T13:42:00Z">
        <w:r w:rsidR="00606587" w:rsidDel="0017605E">
          <w:rPr>
            <w:rFonts w:cstheme="minorHAnsi"/>
            <w:lang w:val="en-US"/>
          </w:rPr>
          <w:delText xml:space="preserve">interventions </w:delText>
        </w:r>
      </w:del>
      <w:ins w:id="596" w:author="Julian Christensen" w:date="2024-08-14T13:42:00Z">
        <w:r w:rsidR="0017605E">
          <w:rPr>
            <w:rFonts w:cstheme="minorHAnsi"/>
            <w:lang w:val="en-US"/>
          </w:rPr>
          <w:t xml:space="preserve">studies </w:t>
        </w:r>
      </w:ins>
      <w:r w:rsidR="00606587">
        <w:rPr>
          <w:rFonts w:cstheme="minorHAnsi"/>
          <w:lang w:val="en-US"/>
        </w:rPr>
        <w:t>therefore requires</w:t>
      </w:r>
      <w:ins w:id="597" w:author="Julian Christensen" w:date="2024-08-14T13:43:00Z">
        <w:r w:rsidR="0017605E">
          <w:rPr>
            <w:rFonts w:cstheme="minorHAnsi"/>
            <w:lang w:val="en-US"/>
          </w:rPr>
          <w:t xml:space="preserve"> a great deal of</w:t>
        </w:r>
      </w:ins>
      <w:r w:rsidR="00606587">
        <w:rPr>
          <w:rFonts w:cstheme="minorHAnsi"/>
          <w:lang w:val="en-US"/>
        </w:rPr>
        <w:t xml:space="preserve">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ontrary to Experiment</w:t>
      </w:r>
      <w:ins w:id="598" w:author="Julian Christensen" w:date="2024-08-14T13:43:00Z">
        <w:r w:rsidR="0017605E">
          <w:rPr>
            <w:rFonts w:cs="Times New Roman"/>
            <w:lang w:val="en-US"/>
          </w:rPr>
          <w:t>s</w:t>
        </w:r>
      </w:ins>
      <w:r w:rsidR="007051A9">
        <w:rPr>
          <w:rFonts w:cs="Times New Roman"/>
          <w:lang w:val="en-US"/>
        </w:rPr>
        <w:t xml:space="preserve"> 1</w:t>
      </w:r>
      <w:ins w:id="599" w:author="Julian Christensen" w:date="2024-08-14T13:43:00Z">
        <w:r w:rsidR="0017605E">
          <w:rPr>
            <w:rFonts w:cs="Times New Roman"/>
            <w:lang w:val="en-US"/>
          </w:rPr>
          <w:t xml:space="preserve"> and 2</w:t>
        </w:r>
      </w:ins>
      <w:r w:rsidR="007051A9">
        <w:rPr>
          <w:rFonts w:cs="Times New Roman"/>
          <w:lang w:val="en-US"/>
        </w:rPr>
        <w:t xml:space="preserve">, we </w:t>
      </w:r>
      <w:r w:rsidR="00D955EF">
        <w:rPr>
          <w:rFonts w:cs="Times New Roman"/>
          <w:lang w:val="en-US"/>
        </w:rPr>
        <w:t>think</w:t>
      </w:r>
      <w:r w:rsidR="007051A9">
        <w:rPr>
          <w:rFonts w:cs="Times New Roman"/>
          <w:lang w:val="en-US"/>
        </w:rPr>
        <w:t xml:space="preserve"> that if </w:t>
      </w:r>
      <w:del w:id="600" w:author="Julian Christensen" w:date="2024-08-14T13:43:00Z">
        <w:r w:rsidR="007051A9" w:rsidDel="0017605E">
          <w:rPr>
            <w:rFonts w:cs="Times New Roman"/>
            <w:lang w:val="en-US"/>
          </w:rPr>
          <w:delText xml:space="preserve">the </w:delText>
        </w:r>
      </w:del>
      <w:r w:rsidR="007051A9">
        <w:rPr>
          <w:rFonts w:cs="Times New Roman"/>
          <w:lang w:val="en-US"/>
        </w:rPr>
        <w:t xml:space="preserve">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del w:id="601" w:author="Julian Christensen" w:date="2024-08-14T13:44:00Z">
        <w:r w:rsidR="00D955EF" w:rsidRPr="00BD4892" w:rsidDel="0017605E">
          <w:rPr>
            <w:lang w:val="en-US"/>
          </w:rPr>
          <w:delText>The data we used for the experiment</w:delText>
        </w:r>
      </w:del>
      <w:ins w:id="602" w:author="Julian Christensen" w:date="2024-08-14T13:44:00Z">
        <w:r w:rsidR="0017605E">
          <w:rPr>
            <w:lang w:val="en-US"/>
          </w:rPr>
          <w:t>In this experiment, our data</w:t>
        </w:r>
      </w:ins>
      <w:r w:rsidR="00D955EF" w:rsidRPr="00BD4892">
        <w:rPr>
          <w:lang w:val="en-US"/>
        </w:rPr>
        <w:t xml:space="preserve"> consist</w:t>
      </w:r>
      <w:ins w:id="603" w:author="Julian Christensen" w:date="2024-08-14T13:44:00Z">
        <w:r w:rsidR="000D713C">
          <w:rPr>
            <w:lang w:val="en-US"/>
          </w:rPr>
          <w:t>s</w:t>
        </w:r>
      </w:ins>
      <w:del w:id="604" w:author="Julian Christensen" w:date="2024-08-14T13:44:00Z">
        <w:r w:rsidR="00D955EF" w:rsidRPr="00BD4892" w:rsidDel="000D713C">
          <w:rPr>
            <w:lang w:val="en-US"/>
          </w:rPr>
          <w:delText>ed</w:delText>
        </w:r>
      </w:del>
      <w:r w:rsidR="00D955EF" w:rsidRPr="00BD4892">
        <w:rPr>
          <w:lang w:val="en-US"/>
        </w:rPr>
        <w:t xml:space="preserve">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5612 irrelevant and 627 relevant records</w:t>
      </w:r>
      <w:r w:rsidR="00423F5C">
        <w:rPr>
          <w:lang w:val="en-US"/>
        </w:rPr>
        <w:t>, respectively</w:t>
      </w:r>
      <w:r w:rsidR="008560D4" w:rsidRPr="00BD4892">
        <w:rPr>
          <w:lang w:val="en-US"/>
        </w:rPr>
        <w:t xml:space="preserve">. We did so </w:t>
      </w:r>
      <w:del w:id="605" w:author="Julian Christensen" w:date="2024-08-14T13:45:00Z">
        <w:r w:rsidR="008560D4" w:rsidRPr="00BD4892" w:rsidDel="000D713C">
          <w:rPr>
            <w:lang w:val="en-US"/>
          </w:rPr>
          <w:delText xml:space="preserve">to ease </w:delText>
        </w:r>
        <w:r w:rsidR="00AD057D" w:rsidRPr="00BD4892" w:rsidDel="000D713C">
          <w:rPr>
            <w:lang w:val="en-US"/>
          </w:rPr>
          <w:delText xml:space="preserve">the </w:delText>
        </w:r>
        <w:r w:rsidR="008560D4" w:rsidRPr="00BD4892" w:rsidDel="000D713C">
          <w:rPr>
            <w:lang w:val="en-US"/>
          </w:rPr>
          <w:delText>screening</w:delText>
        </w:r>
      </w:del>
      <w:ins w:id="606" w:author="Julian Christensen" w:date="2024-08-14T13:47:00Z">
        <w:r w:rsidR="000D713C">
          <w:rPr>
            <w:lang w:val="en-US"/>
          </w:rPr>
          <w:t>to optimize our use of resources as</w:t>
        </w:r>
      </w:ins>
      <w:del w:id="607" w:author="Julian Christensen" w:date="2024-08-14T13:47:00Z">
        <w:r w:rsidR="008560D4" w:rsidRPr="00BD4892" w:rsidDel="000D713C">
          <w:rPr>
            <w:lang w:val="en-US"/>
          </w:rPr>
          <w:delText xml:space="preserve"> since</w:delText>
        </w:r>
      </w:del>
      <w:r w:rsidR="008560D4" w:rsidRPr="00BD4892">
        <w:rPr>
          <w:lang w:val="en-US"/>
        </w:rPr>
        <w:t xml:space="preserve"> this screening was </w:t>
      </w:r>
      <w:del w:id="608" w:author="Julian Christensen" w:date="2024-08-14T13:47:00Z">
        <w:r w:rsidR="008560D4" w:rsidRPr="00BD4892" w:rsidDel="000D713C">
          <w:rPr>
            <w:lang w:val="en-US"/>
          </w:rPr>
          <w:delText>based on</w:delText>
        </w:r>
      </w:del>
      <w:ins w:id="609" w:author="Julian Christensen" w:date="2024-08-14T13:47:00Z">
        <w:r w:rsidR="000D713C">
          <w:rPr>
            <w:lang w:val="en-US"/>
          </w:rPr>
          <w:t xml:space="preserve">carried out </w:t>
        </w:r>
      </w:ins>
      <w:ins w:id="610" w:author="Julian Christensen" w:date="2024-08-14T13:48:00Z">
        <w:r w:rsidR="000D713C">
          <w:rPr>
            <w:lang w:val="en-US"/>
          </w:rPr>
          <w:t>as a</w:t>
        </w:r>
      </w:ins>
      <w:r w:rsidR="008560D4" w:rsidRPr="00BD4892">
        <w:rPr>
          <w:lang w:val="en-US"/>
        </w:rPr>
        <w:t xml:space="preserve"> multi-prompt screening,</w:t>
      </w:r>
      <w:ins w:id="611" w:author="Julian Christensen" w:date="2024-08-14T13:49:00Z">
        <w:r w:rsidR="000D713C" w:rsidRPr="000D713C">
          <w:rPr>
            <w:lang w:val="en-US"/>
            <w:rPrChange w:id="612" w:author="Julian Christensen" w:date="2024-08-14T13:49:00Z">
              <w:rPr/>
            </w:rPrChange>
          </w:rPr>
          <w:t xml:space="preserve"> with each title and abstract being evaluated against six individual prompts, each corresponding to a specific inclusion criterion.</w:t>
        </w:r>
        <w:r w:rsidR="000D713C" w:rsidRPr="00BD4892" w:rsidDel="000D713C">
          <w:rPr>
            <w:lang w:val="en-US"/>
          </w:rPr>
          <w:t xml:space="preserve"> </w:t>
        </w:r>
      </w:ins>
      <w:del w:id="613" w:author="Julian Christensen" w:date="2024-08-14T13:49:00Z">
        <w:r w:rsidR="008560D4" w:rsidRPr="00BD4892" w:rsidDel="000D713C">
          <w:rPr>
            <w:lang w:val="en-US"/>
          </w:rPr>
          <w:delText xml:space="preserve"> meaning that all title and abstract records were screened with six individual prompts</w:delText>
        </w:r>
      </w:del>
      <w:del w:id="614" w:author="Julian Christensen" w:date="2024-08-14T13:48:00Z">
        <w:r w:rsidR="008560D4" w:rsidRPr="00BD4892" w:rsidDel="000D713C">
          <w:rPr>
            <w:lang w:val="en-US"/>
          </w:rPr>
          <w:delText xml:space="preserve"> each including on</w:delText>
        </w:r>
        <w:r w:rsidR="00917BD7" w:rsidRPr="00BD4892" w:rsidDel="000D713C">
          <w:rPr>
            <w:lang w:val="en-US"/>
          </w:rPr>
          <w:delText>e</w:delText>
        </w:r>
      </w:del>
      <w:del w:id="615" w:author="Julian Christensen" w:date="2024-08-14T13:49:00Z">
        <w:r w:rsidR="008560D4" w:rsidRPr="00BD4892" w:rsidDel="000D713C">
          <w:rPr>
            <w:lang w:val="en-US"/>
          </w:rPr>
          <w:delText xml:space="preserve"> inclusion criteri</w:delText>
        </w:r>
      </w:del>
      <w:del w:id="616" w:author="Julian Christensen" w:date="2024-08-14T13:48:00Z">
        <w:r w:rsidR="00911363" w:rsidRPr="00BD4892" w:rsidDel="000D713C">
          <w:rPr>
            <w:lang w:val="en-US"/>
          </w:rPr>
          <w:delText>on</w:delText>
        </w:r>
      </w:del>
      <w:del w:id="617" w:author="Julian Christensen" w:date="2024-08-14T13:49:00Z">
        <w:r w:rsidR="00917BD7" w:rsidRPr="00BD4892" w:rsidDel="000D713C">
          <w:rPr>
            <w:lang w:val="en-US"/>
          </w:rPr>
          <w:delText>.</w:delText>
        </w:r>
      </w:del>
      <w:r w:rsidR="008560D4" w:rsidRPr="00BD4892">
        <w:rPr>
          <w:lang w:val="en-US"/>
        </w:rPr>
        <w:t xml:space="preserve"> </w:t>
      </w:r>
      <w:r w:rsidR="008B43CA">
        <w:rPr>
          <w:lang w:val="en-US"/>
        </w:rPr>
        <w:tab/>
      </w:r>
    </w:p>
    <w:p w14:paraId="44AD026E" w14:textId="12AB6868" w:rsidR="005A1135" w:rsidRDefault="00967FBA" w:rsidP="00533626">
      <w:pPr>
        <w:spacing w:after="0" w:line="360" w:lineRule="auto"/>
        <w:ind w:firstLine="1304"/>
        <w:jc w:val="both"/>
        <w:rPr>
          <w:ins w:id="618" w:author="Julian Christensen" w:date="2024-08-14T13:52:00Z"/>
          <w:lang w:val="en-US"/>
        </w:rPr>
      </w:pPr>
      <w:del w:id="619" w:author="Julian Christensen" w:date="2024-08-14T13:50:00Z">
        <w:r w:rsidDel="004B2C71">
          <w:rPr>
            <w:lang w:val="en-US"/>
          </w:rPr>
          <w:delText xml:space="preserve">For </w:delText>
        </w:r>
        <w:r w:rsidR="00C05D15" w:rsidDel="004B2C71">
          <w:rPr>
            <w:lang w:val="en-US"/>
          </w:rPr>
          <w:delText>all</w:delText>
        </w:r>
        <w:r w:rsidDel="004B2C71">
          <w:rPr>
            <w:lang w:val="en-US"/>
          </w:rPr>
          <w:delText xml:space="preserve"> datasets</w:delText>
        </w:r>
      </w:del>
      <w:ins w:id="620" w:author="Julian Christensen" w:date="2024-08-14T13:50:00Z">
        <w:r w:rsidR="004B2C71">
          <w:rPr>
            <w:lang w:val="en-US"/>
          </w:rPr>
          <w:t>In all three experiments</w:t>
        </w:r>
      </w:ins>
      <w:r>
        <w:rPr>
          <w:lang w:val="en-US"/>
        </w:rPr>
        <w:t xml:space="preserve">, we excluded </w:t>
      </w:r>
      <w:del w:id="621" w:author="Julian Christensen" w:date="2024-08-14T13:51:00Z">
        <w:r w:rsidDel="004B2C71">
          <w:rPr>
            <w:lang w:val="en-US"/>
          </w:rPr>
          <w:delText xml:space="preserve">all </w:delText>
        </w:r>
      </w:del>
      <w:r>
        <w:rPr>
          <w:lang w:val="en-US"/>
        </w:rPr>
        <w:t>study records</w:t>
      </w:r>
      <w:ins w:id="622" w:author="Julian Christensen" w:date="2024-08-14T13:50:00Z">
        <w:r w:rsidR="004B2C71">
          <w:rPr>
            <w:lang w:val="en-US"/>
          </w:rPr>
          <w:t xml:space="preserve"> that did not have</w:t>
        </w:r>
      </w:ins>
      <w:del w:id="623" w:author="Julian Christensen" w:date="2024-08-14T13:50:00Z">
        <w:r w:rsidDel="004B2C71">
          <w:rPr>
            <w:lang w:val="en-US"/>
          </w:rPr>
          <w:delText xml:space="preserve"> without</w:delText>
        </w:r>
      </w:del>
      <w:r>
        <w:rPr>
          <w:lang w:val="en-US"/>
        </w:rPr>
        <w:t xml:space="preserve">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del w:id="624" w:author="Julian Christensen" w:date="2024-08-14T13:50:00Z">
        <w:r w:rsidR="00C032C3" w:rsidDel="004B2C71">
          <w:rPr>
            <w:lang w:val="en-US"/>
          </w:rPr>
          <w:delText xml:space="preserve">for </w:delText>
        </w:r>
      </w:del>
      <w:ins w:id="625" w:author="Julian Christensen" w:date="2024-08-14T13:50:00Z">
        <w:r w:rsidR="004B2C71">
          <w:rPr>
            <w:lang w:val="en-US"/>
          </w:rPr>
          <w:t xml:space="preserve">in </w:t>
        </w:r>
      </w:ins>
      <w:r w:rsidR="00C032C3">
        <w:rPr>
          <w:lang w:val="en-US"/>
        </w:rPr>
        <w:t>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del w:id="626" w:author="Julian Christensen" w:date="2024-08-14T13:52:00Z">
        <w:r w:rsidR="00CC5A94" w:rsidDel="004B2C71">
          <w:rPr>
            <w:lang w:val="en-US"/>
          </w:rPr>
          <w:delText xml:space="preserve">For </w:delText>
        </w:r>
      </w:del>
      <w:ins w:id="627" w:author="Julian Christensen" w:date="2024-08-14T13:52:00Z">
        <w:r w:rsidR="004B2C71">
          <w:rPr>
            <w:lang w:val="en-US"/>
          </w:rPr>
          <w:t xml:space="preserve">In </w:t>
        </w:r>
      </w:ins>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54D10C63" w14:textId="77777777" w:rsidR="004B2C71" w:rsidRPr="00BD4892" w:rsidRDefault="004B2C71" w:rsidP="00533626">
      <w:pPr>
        <w:spacing w:after="0" w:line="360" w:lineRule="auto"/>
        <w:ind w:firstLine="1304"/>
        <w:jc w:val="both"/>
        <w:rPr>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1414BE78"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w:t>
      </w:r>
      <w:del w:id="628" w:author="Julian Christensen" w:date="2024-08-14T13:53:00Z">
        <w:r w:rsidR="005F3C97" w:rsidDel="001E702F">
          <w:rPr>
            <w:lang w:val="en-US"/>
          </w:rPr>
          <w:delText>so that they</w:delText>
        </w:r>
      </w:del>
      <w:del w:id="629" w:author="Julian Christensen" w:date="2024-08-14T13:54:00Z">
        <w:r w:rsidR="005F3C97" w:rsidDel="001E702F">
          <w:rPr>
            <w:lang w:val="en-US"/>
          </w:rPr>
          <w:delText xml:space="preserve"> included</w:delText>
        </w:r>
      </w:del>
      <w:ins w:id="630" w:author="Julian Christensen" w:date="2024-08-14T13:54:00Z">
        <w:r w:rsidR="001E702F">
          <w:rPr>
            <w:lang w:val="en-US"/>
          </w:rPr>
          <w:t>to include</w:t>
        </w:r>
      </w:ins>
      <w:r w:rsidR="005F3C97">
        <w:rPr>
          <w:lang w:val="en-US"/>
        </w:rPr>
        <w:t xml:space="preserve"> an introduction </w:t>
      </w:r>
      <w:r w:rsidR="002D0DAF">
        <w:rPr>
          <w:lang w:val="en-US"/>
        </w:rPr>
        <w:t>section describing the general aim of the review followed by the inclusion</w:t>
      </w:r>
      <w:del w:id="631" w:author="Julian Christensen" w:date="2024-08-14T13:54:00Z">
        <w:r w:rsidR="002D0DAF" w:rsidDel="001E702F">
          <w:rPr>
            <w:lang w:val="en-US"/>
          </w:rPr>
          <w:delText>/exclusion</w:delText>
        </w:r>
      </w:del>
      <w:r w:rsidR="002D0DAF">
        <w:rPr>
          <w:lang w:val="en-US"/>
        </w:rPr>
        <w:t xml:space="preserve">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 xml:space="preserve">he prompt used for </w:t>
      </w:r>
      <w:del w:id="632" w:author="Julian Christensen" w:date="2024-08-14T13:55:00Z">
        <w:r w:rsidR="002D0DAF" w:rsidDel="003857CD">
          <w:rPr>
            <w:lang w:val="en-US"/>
          </w:rPr>
          <w:delText xml:space="preserve">classifier </w:delText>
        </w:r>
      </w:del>
      <w:r w:rsidR="00423F5C">
        <w:rPr>
          <w:lang w:val="en-US"/>
        </w:rPr>
        <w:t>E</w:t>
      </w:r>
      <w:r w:rsidR="002D0DAF">
        <w:rPr>
          <w:lang w:val="en-US"/>
        </w:rPr>
        <w:t>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w:lastRenderedPageBreak/>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4D3C3D" w:rsidRPr="002C471E" w:rsidRDefault="004D3C3D"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4D3C3D" w:rsidRPr="002C471E" w:rsidRDefault="004D3C3D"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ADBBC1C" w:rsidR="004D3C3D" w:rsidRDefault="004D3C3D" w:rsidP="002C471E">
                            <w:r>
                              <w:t>Inclusion</w:t>
                            </w:r>
                            <w:del w:id="633" w:author="Julian Christensen" w:date="2024-08-14T13:55:00Z">
                              <w:r w:rsidDel="003857CD">
                                <w:delText>/exclusion</w:delText>
                              </w:r>
                            </w:del>
                            <w:r>
                              <w:t xml:space="preserve">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ADBBC1C" w:rsidR="004D3C3D" w:rsidRDefault="004D3C3D" w:rsidP="002C471E">
                      <w:r>
                        <w:t>Inclusion</w:t>
                      </w:r>
                      <w:del w:id="634" w:author="Julian Christensen" w:date="2024-08-14T13:55:00Z">
                        <w:r w:rsidDel="003857CD">
                          <w:delText>/exclusion</w:delText>
                        </w:r>
                      </w:del>
                      <w:r>
                        <w:t xml:space="preserve">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4D3C3D" w:rsidRDefault="004D3C3D"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4D3C3D" w:rsidRDefault="004D3C3D"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52D8956A" w:rsidR="00311FE2" w:rsidRDefault="00311FE2" w:rsidP="00311FE2">
      <w:pPr>
        <w:spacing w:after="0" w:line="360" w:lineRule="auto"/>
        <w:jc w:val="both"/>
        <w:rPr>
          <w:lang w:val="en-US"/>
        </w:rPr>
      </w:pPr>
      <w:del w:id="635" w:author="Julian Christensen" w:date="2024-08-14T14:01:00Z">
        <w:r w:rsidDel="003857CD">
          <w:rPr>
            <w:lang w:val="en-US"/>
          </w:rPr>
          <w:delText xml:space="preserve">Then </w:delText>
        </w:r>
      </w:del>
      <w:ins w:id="636" w:author="Julian Christensen" w:date="2024-08-14T14:01:00Z">
        <w:r w:rsidR="003857CD">
          <w:rPr>
            <w:lang w:val="en-US"/>
          </w:rPr>
          <w:t xml:space="preserve">Next, </w:t>
        </w:r>
      </w:ins>
      <w:r>
        <w:rPr>
          <w:lang w:val="en-US"/>
        </w:rPr>
        <w:t>when given study ID</w:t>
      </w:r>
      <w:r w:rsidR="002D0DAF">
        <w:rPr>
          <w:lang w:val="en-US"/>
        </w:rPr>
        <w:t>s</w:t>
      </w:r>
      <w:ins w:id="637" w:author="Julian Christensen" w:date="2024-08-14T13:57:00Z">
        <w:r w:rsidR="003857CD">
          <w:rPr>
            <w:lang w:val="en-US"/>
          </w:rPr>
          <w:t>,</w:t>
        </w:r>
      </w:ins>
      <w:ins w:id="638" w:author="Julian Christensen" w:date="2024-08-14T13:56:00Z">
        <w:r w:rsidR="003857CD">
          <w:rPr>
            <w:rStyle w:val="FootnoteReference"/>
            <w:lang w:val="en-US"/>
          </w:rPr>
          <w:footnoteReference w:id="8"/>
        </w:r>
      </w:ins>
      <w:del w:id="644" w:author="Julian Christensen" w:date="2024-08-14T13:57:00Z">
        <w:r w:rsidR="00855A5F" w:rsidDel="003857CD">
          <w:rPr>
            <w:lang w:val="en-US"/>
          </w:rPr>
          <w:delText xml:space="preserve"> (if not provided by the user, these are automatically generated)</w:delText>
        </w:r>
        <w:r w:rsidDel="003857CD">
          <w:rPr>
            <w:lang w:val="en-US"/>
          </w:rPr>
          <w:delText>,</w:delText>
        </w:r>
      </w:del>
      <w:r>
        <w:rPr>
          <w:lang w:val="en-US"/>
        </w:rPr>
        <w:t xml:space="preserve">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w:t>
      </w:r>
      <w:del w:id="645" w:author="Julian Christensen" w:date="2024-08-14T13:58:00Z">
        <w:r w:rsidDel="003857CD">
          <w:rPr>
            <w:lang w:val="en-US"/>
          </w:rPr>
          <w:delText>pastes</w:delText>
        </w:r>
        <w:r w:rsidR="00104D0B" w:rsidDel="003857CD">
          <w:rPr>
            <w:lang w:val="en-US"/>
          </w:rPr>
          <w:delText xml:space="preserve"> </w:delText>
        </w:r>
      </w:del>
      <w:ins w:id="646" w:author="Julian Christensen" w:date="2024-08-14T13:58:00Z">
        <w:r w:rsidR="003857CD">
          <w:rPr>
            <w:lang w:val="en-US"/>
          </w:rPr>
          <w:t>integra</w:t>
        </w:r>
      </w:ins>
      <w:ins w:id="647" w:author="Julian Christensen" w:date="2024-08-14T13:59:00Z">
        <w:r w:rsidR="003857CD">
          <w:rPr>
            <w:lang w:val="en-US"/>
          </w:rPr>
          <w:t>tes</w:t>
        </w:r>
      </w:ins>
      <w:ins w:id="648" w:author="Julian Christensen" w:date="2024-08-14T13:58:00Z">
        <w:r w:rsidR="003857CD">
          <w:rPr>
            <w:lang w:val="en-US"/>
          </w:rPr>
          <w:t xml:space="preserve"> </w:t>
        </w:r>
      </w:ins>
      <w:r w:rsidR="00104D0B">
        <w:rPr>
          <w:lang w:val="en-US"/>
        </w:rPr>
        <w:t>this</w:t>
      </w:r>
      <w:ins w:id="649" w:author="Julian Christensen" w:date="2024-08-14T13:59:00Z">
        <w:r w:rsidR="003857CD">
          <w:rPr>
            <w:lang w:val="en-US"/>
          </w:rPr>
          <w:t xml:space="preserve"> information</w:t>
        </w:r>
      </w:ins>
      <w:r>
        <w:rPr>
          <w:lang w:val="en-US"/>
        </w:rPr>
        <w:t xml:space="preserve"> </w:t>
      </w:r>
      <w:del w:id="650" w:author="Julian Christensen" w:date="2024-08-14T13:59:00Z">
        <w:r w:rsidDel="003857CD">
          <w:rPr>
            <w:lang w:val="en-US"/>
          </w:rPr>
          <w:delText>together</w:delText>
        </w:r>
        <w:r w:rsidR="00104D0B" w:rsidDel="003857CD">
          <w:rPr>
            <w:lang w:val="en-US"/>
          </w:rPr>
          <w:delText xml:space="preserve"> with</w:delText>
        </w:r>
      </w:del>
      <w:ins w:id="651" w:author="Julian Christensen" w:date="2024-08-14T13:59:00Z">
        <w:r w:rsidR="003857CD">
          <w:rPr>
            <w:lang w:val="en-US"/>
          </w:rPr>
          <w:t>in</w:t>
        </w:r>
      </w:ins>
      <w:r>
        <w:rPr>
          <w:lang w:val="en-US"/>
        </w:rPr>
        <w:t xml:space="preserve"> the</w:t>
      </w:r>
      <w:ins w:id="652" w:author="Julian Christensen" w:date="2024-08-14T13:59:00Z">
        <w:r w:rsidR="003857CD">
          <w:rPr>
            <w:lang w:val="en-US"/>
          </w:rPr>
          <w:t xml:space="preserve"> prompt, using the</w:t>
        </w:r>
      </w:ins>
      <w:r>
        <w:rPr>
          <w:lang w:val="en-US"/>
        </w:rPr>
        <w:t xml:space="preserve"> text</w:t>
      </w:r>
      <w:r w:rsidR="005B181F">
        <w:rPr>
          <w:lang w:val="en-US"/>
        </w:rPr>
        <w:t xml:space="preserve"> </w:t>
      </w:r>
      <w:del w:id="653" w:author="Julian Christensen" w:date="2024-08-14T13:59:00Z">
        <w:r w:rsidR="005B181F" w:rsidDel="003857CD">
          <w:rPr>
            <w:lang w:val="en-US"/>
          </w:rPr>
          <w:delText xml:space="preserve">presented </w:delText>
        </w:r>
      </w:del>
      <w:r w:rsidR="005B181F">
        <w:rPr>
          <w:lang w:val="en-US"/>
        </w:rPr>
        <w:t xml:space="preserve">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4D3C3D" w:rsidRPr="008A477D" w:rsidRDefault="004D3C3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4D3C3D" w:rsidRPr="008A477D" w:rsidRDefault="004D3C3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308B06B" w:rsidR="00311FE2" w:rsidRDefault="00794565" w:rsidP="003541DE">
      <w:pPr>
        <w:spacing w:after="0" w:line="360" w:lineRule="auto"/>
        <w:jc w:val="both"/>
        <w:rPr>
          <w:lang w:val="en-US"/>
        </w:rPr>
      </w:pPr>
      <w:del w:id="654" w:author="Julian Christensen" w:date="2024-08-14T14:00:00Z">
        <w:r w:rsidDel="003857CD">
          <w:rPr>
            <w:lang w:val="en-US"/>
          </w:rPr>
          <w:delText xml:space="preserve">Pasting </w:delText>
        </w:r>
      </w:del>
      <w:ins w:id="655" w:author="Julian Christensen" w:date="2024-08-14T14:00:00Z">
        <w:r w:rsidR="003857CD">
          <w:rPr>
            <w:lang w:val="en-US"/>
          </w:rPr>
          <w:t xml:space="preserve">By pasting </w:t>
        </w:r>
      </w:ins>
      <w:r>
        <w:rPr>
          <w:lang w:val="en-US"/>
        </w:rPr>
        <w:t>the</w:t>
      </w:r>
      <w:ins w:id="656" w:author="Julian Christensen" w:date="2024-08-14T14:00:00Z">
        <w:r w:rsidR="003857CD">
          <w:rPr>
            <w:lang w:val="en-US"/>
          </w:rPr>
          <w:t xml:space="preserve"> full</w:t>
        </w:r>
      </w:ins>
      <w:r>
        <w:rPr>
          <w:lang w:val="en-US"/>
        </w:rPr>
        <w:t xml:space="preserve"> prompt together with each title and abstract</w:t>
      </w:r>
      <w:ins w:id="657" w:author="Julian Christensen" w:date="2024-08-14T14:00:00Z">
        <w:r w:rsidR="003857CD">
          <w:rPr>
            <w:lang w:val="en-US"/>
          </w:rPr>
          <w:t>, we aim</w:t>
        </w:r>
      </w:ins>
      <w:r>
        <w:rPr>
          <w:lang w:val="en-US"/>
        </w:rPr>
        <w:t xml:space="preserve"> </w:t>
      </w:r>
      <w:del w:id="658" w:author="Julian Christensen" w:date="2024-08-14T14:00:00Z">
        <w:r w:rsidDel="003857CD">
          <w:rPr>
            <w:lang w:val="en-US"/>
          </w:rPr>
          <w:delText>aim</w:delText>
        </w:r>
        <w:r w:rsidR="00423F5C" w:rsidDel="003857CD">
          <w:rPr>
            <w:lang w:val="en-US"/>
          </w:rPr>
          <w:delText>ed</w:delText>
        </w:r>
        <w:r w:rsidDel="003857CD">
          <w:rPr>
            <w:lang w:val="en-US"/>
          </w:rPr>
          <w:delText xml:space="preserve"> </w:delText>
        </w:r>
      </w:del>
      <w:r>
        <w:rPr>
          <w:lang w:val="en-US"/>
        </w:rPr>
        <w:t>to guard against model drifting/</w:t>
      </w:r>
      <w:r w:rsidRPr="00794565">
        <w:rPr>
          <w:lang w:val="en-US"/>
        </w:rPr>
        <w:t>hallucina</w:t>
      </w:r>
      <w:r>
        <w:rPr>
          <w:lang w:val="en-US"/>
        </w:rPr>
        <w:t>tions</w:t>
      </w:r>
      <w:r w:rsidR="00BA4A0C">
        <w:rPr>
          <w:lang w:val="en-US"/>
        </w:rPr>
        <w:t xml:space="preserve">. </w:t>
      </w:r>
      <w:del w:id="659" w:author="Julian Christensen" w:date="2024-08-08T15:33:00Z">
        <w:r w:rsidR="00724671" w:rsidDel="003815AC">
          <w:rPr>
            <w:lang w:val="en-US"/>
          </w:rPr>
          <w:delText>As previously mentioned, w</w:delText>
        </w:r>
      </w:del>
      <w:ins w:id="660" w:author="Julian Christensen" w:date="2024-08-08T15:33:00Z">
        <w:r w:rsidR="003815AC">
          <w:rPr>
            <w:lang w:val="en-US"/>
          </w:rPr>
          <w:t>W</w:t>
        </w:r>
      </w:ins>
      <w:r w:rsidR="00724671">
        <w:rPr>
          <w:lang w:val="en-US"/>
        </w:rPr>
        <w:t xml:space="preserve">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w:t>
      </w:r>
      <w:del w:id="661" w:author="Julian Christensen" w:date="2024-08-14T14:01:00Z">
        <w:r w:rsidR="00EE588F" w:rsidDel="003857CD">
          <w:rPr>
            <w:lang w:val="en-US"/>
          </w:rPr>
          <w:delText>research evaluations</w:delText>
        </w:r>
      </w:del>
      <w:ins w:id="662" w:author="Julian Christensen" w:date="2024-08-14T14:01:00Z">
        <w:r w:rsidR="003857CD">
          <w:rPr>
            <w:lang w:val="en-US"/>
          </w:rPr>
          <w:t>studies</w:t>
        </w:r>
      </w:ins>
      <w:ins w:id="663" w:author="Julian Christensen" w:date="2024-08-08T15:33:00Z">
        <w:r w:rsidR="003815AC">
          <w:rPr>
            <w:lang w:val="en-US"/>
          </w:rPr>
          <w:t xml:space="preserve"> (</w:t>
        </w:r>
        <w:r w:rsidR="003815AC" w:rsidRPr="003815AC">
          <w:rPr>
            <w:highlight w:val="yellow"/>
            <w:lang w:val="en-US"/>
            <w:rPrChange w:id="664" w:author="Julian Christensen" w:date="2024-08-08T15:33:00Z">
              <w:rPr>
                <w:lang w:val="en-US"/>
              </w:rPr>
            </w:rPrChange>
          </w:rPr>
          <w:t>REFS</w:t>
        </w:r>
        <w:r w:rsidR="003815AC">
          <w:rPr>
            <w:lang w:val="en-US"/>
          </w:rPr>
          <w:t>)</w:t>
        </w:r>
      </w:ins>
      <w:r w:rsidR="00724671">
        <w:rPr>
          <w:lang w:val="en-US"/>
        </w:rPr>
        <w:t xml:space="preserve">. Instead, we </w:t>
      </w:r>
      <w:ins w:id="665" w:author="Julian Christensen" w:date="2024-08-08T14:14:00Z">
        <w:r w:rsidR="000B363D">
          <w:rPr>
            <w:lang w:val="en-US"/>
          </w:rPr>
          <w:t xml:space="preserve">relied on function calling and </w:t>
        </w:r>
      </w:ins>
      <w:r w:rsidR="00724671">
        <w:rPr>
          <w:lang w:val="en-US"/>
        </w:rPr>
        <w:t>built two JSON</w:t>
      </w:r>
      <w:r w:rsidR="00311FE2">
        <w:rPr>
          <w:lang w:val="en-US"/>
        </w:rPr>
        <w:t xml:space="preserve"> fun</w:t>
      </w:r>
      <w:r w:rsidR="00514F04">
        <w:rPr>
          <w:lang w:val="en-US"/>
        </w:rPr>
        <w:t>c</w:t>
      </w:r>
      <w:r w:rsidR="00311FE2">
        <w:rPr>
          <w:lang w:val="en-US"/>
        </w:rPr>
        <w:t>tion</w:t>
      </w:r>
      <w:r w:rsidR="00724671">
        <w:rPr>
          <w:lang w:val="en-US"/>
        </w:rPr>
        <w:t xml:space="preserve">s </w:t>
      </w:r>
      <w:r w:rsidR="007674A2">
        <w:rPr>
          <w:lang w:val="en-US"/>
        </w:rPr>
        <w:t>(</w:t>
      </w:r>
      <w:del w:id="666" w:author="Julian Christensen" w:date="2024-08-14T14:02:00Z">
        <w:r w:rsidR="007674A2" w:rsidDel="003857CD">
          <w:rPr>
            <w:lang w:val="en-US"/>
          </w:rPr>
          <w:delText xml:space="preserve">i.e., </w:delText>
        </w:r>
      </w:del>
      <w:r w:rsidR="007674A2">
        <w:rPr>
          <w:lang w:val="en-US"/>
        </w:rPr>
        <w:t>one function call</w:t>
      </w:r>
      <w:del w:id="667" w:author="Julian Christensen" w:date="2024-08-08T14:14:00Z">
        <w:r w:rsidR="007674A2" w:rsidDel="000B363D">
          <w:rPr>
            <w:lang w:val="en-US"/>
          </w:rPr>
          <w:delText>ing</w:delText>
        </w:r>
      </w:del>
      <w:r w:rsidR="007674A2">
        <w:rPr>
          <w:lang w:val="en-US"/>
        </w:rPr>
        <w:t xml:space="preserve"> yielding simple trinary results and another yielding descriptive screening responses) </w:t>
      </w:r>
      <w:del w:id="668" w:author="Julian Christensen" w:date="2024-08-08T14:15:00Z">
        <w:r w:rsidR="00724671" w:rsidDel="000B363D">
          <w:rPr>
            <w:lang w:val="en-US"/>
          </w:rPr>
          <w:delText>providing this</w:delText>
        </w:r>
      </w:del>
      <w:ins w:id="669" w:author="Julian Christensen" w:date="2024-08-08T14:15:00Z">
        <w:r w:rsidR="000B363D">
          <w:rPr>
            <w:lang w:val="en-US"/>
          </w:rPr>
          <w:t>with</w:t>
        </w:r>
      </w:ins>
      <w:r w:rsidR="00724671">
        <w:rPr>
          <w:lang w:val="en-US"/>
        </w:rPr>
        <w:t xml:space="preserve"> instruction</w:t>
      </w:r>
      <w:ins w:id="670" w:author="Julian Christensen" w:date="2024-08-08T14:15:00Z">
        <w:r w:rsidR="000B363D">
          <w:rPr>
            <w:lang w:val="en-US"/>
          </w:rPr>
          <w:t>s to be provided</w:t>
        </w:r>
      </w:ins>
      <w:r w:rsidR="00724671">
        <w:rPr>
          <w:lang w:val="en-US"/>
        </w:rPr>
        <w:t xml:space="preserve"> to the model</w:t>
      </w:r>
      <w:ins w:id="671" w:author="Julian Christensen" w:date="2024-08-14T14:02:00Z">
        <w:r w:rsidR="003857CD">
          <w:rPr>
            <w:lang w:val="en-US"/>
          </w:rPr>
          <w:t>.</w:t>
        </w:r>
      </w:ins>
      <w:del w:id="672" w:author="Julian Christensen" w:date="2024-08-08T15:32:00Z">
        <w:r w:rsidR="00724671" w:rsidDel="003815AC">
          <w:rPr>
            <w:lang w:val="en-US"/>
          </w:rPr>
          <w:delText xml:space="preserve"> </w:delText>
        </w:r>
      </w:del>
      <w:ins w:id="673" w:author="Julian Christensen" w:date="2024-08-08T15:31:00Z">
        <w:r w:rsidR="003815AC">
          <w:rPr>
            <w:lang w:val="en-US"/>
          </w:rPr>
          <w:t xml:space="preserve"> </w:t>
        </w:r>
      </w:ins>
      <w:ins w:id="674" w:author="Julian Christensen" w:date="2024-08-14T14:02:00Z">
        <w:r w:rsidR="003857CD">
          <w:rPr>
            <w:lang w:val="en-US"/>
          </w:rPr>
          <w:t xml:space="preserve">According </w:t>
        </w:r>
      </w:ins>
      <w:ins w:id="675" w:author="Julian Christensen" w:date="2024-08-14T14:03:00Z">
        <w:r w:rsidR="003857CD">
          <w:rPr>
            <w:lang w:val="en-US"/>
          </w:rPr>
          <w:t>to OpenAI, this</w:t>
        </w:r>
      </w:ins>
      <w:ins w:id="676" w:author="Julian Christensen" w:date="2024-08-08T15:31:00Z">
        <w:r w:rsidR="003815AC">
          <w:rPr>
            <w:lang w:val="en-US"/>
          </w:rPr>
          <w:t xml:space="preserve"> should re</w:t>
        </w:r>
      </w:ins>
      <w:ins w:id="677" w:author="Julian Christensen" w:date="2024-08-08T15:32:00Z">
        <w:r w:rsidR="003815AC">
          <w:rPr>
            <w:lang w:val="en-US"/>
          </w:rPr>
          <w:t>sult in</w:t>
        </w:r>
        <w:r w:rsidR="003815AC" w:rsidRPr="003815AC">
          <w:rPr>
            <w:lang w:val="en-US"/>
          </w:rPr>
          <w:t xml:space="preserve"> </w:t>
        </w:r>
        <w:r w:rsidR="003815AC">
          <w:rPr>
            <w:lang w:val="en-US"/>
          </w:rPr>
          <w:t xml:space="preserve">more reliable and standardized responses from the models </w:t>
        </w:r>
      </w:ins>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w:t>
      </w:r>
      <w:del w:id="678" w:author="Julian Christensen" w:date="2024-08-08T15:32:00Z">
        <w:r w:rsidR="00724671" w:rsidDel="003815AC">
          <w:rPr>
            <w:lang w:val="en-US"/>
          </w:rPr>
          <w:delText xml:space="preserve">This should </w:delText>
        </w:r>
      </w:del>
      <w:del w:id="679" w:author="Julian Christensen" w:date="2024-08-08T15:30:00Z">
        <w:r w:rsidR="00724671" w:rsidDel="008D04E7">
          <w:rPr>
            <w:lang w:val="en-US"/>
          </w:rPr>
          <w:delText xml:space="preserve">theoretically </w:delText>
        </w:r>
      </w:del>
      <w:del w:id="680" w:author="Julian Christensen" w:date="2024-08-08T15:32:00Z">
        <w:r w:rsidR="00724671" w:rsidDel="003815AC">
          <w:rPr>
            <w:lang w:val="en-US"/>
          </w:rPr>
          <w:delText>ensure that we get more reliable and standardized responses from the models</w:delText>
        </w:r>
      </w:del>
      <w:del w:id="681" w:author="Julian Christensen" w:date="2024-08-08T15:31:00Z">
        <w:r w:rsidR="00724671" w:rsidDel="003815AC">
          <w:rPr>
            <w:lang w:val="en-US"/>
          </w:rPr>
          <w:delText>.</w:delText>
        </w:r>
      </w:del>
      <w:del w:id="682" w:author="Julian Christensen" w:date="2024-08-08T15:32:00Z">
        <w:r w:rsidR="00515C28" w:rsidDel="003815AC">
          <w:rPr>
            <w:lang w:val="en-US"/>
          </w:rPr>
          <w:delText xml:space="preserve"> </w:delText>
        </w:r>
      </w:del>
      <w:r w:rsidR="00515C28">
        <w:rPr>
          <w:lang w:val="en-US"/>
        </w:rPr>
        <w:t xml:space="preserve">The main JSON </w:t>
      </w:r>
      <w:r w:rsidR="00EE588F">
        <w:rPr>
          <w:lang w:val="en-US"/>
        </w:rPr>
        <w:t xml:space="preserve">respond </w:t>
      </w:r>
      <w:r w:rsidR="00515C28">
        <w:rPr>
          <w:lang w:val="en-US"/>
        </w:rPr>
        <w:t>function</w:t>
      </w:r>
      <w:r w:rsidR="001E3E96">
        <w:rPr>
          <w:rStyle w:val="FootnoteReference"/>
          <w:lang w:val="en-US"/>
        </w:rPr>
        <w:footnoteReference w:id="9"/>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4D3C3D" w:rsidRPr="00515C28" w:rsidRDefault="004D3C3D"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4D3C3D" w:rsidRPr="007B20AC" w:rsidRDefault="004D3C3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4D3C3D" w:rsidRPr="00515C28" w:rsidRDefault="004D3C3D"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4D3C3D" w:rsidRPr="007B20AC" w:rsidRDefault="004D3C3D">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2AE37EEF" w14:textId="398DD642" w:rsidR="00104D0B" w:rsidRDefault="002D0DAF" w:rsidP="007674A2">
      <w:pPr>
        <w:spacing w:after="0" w:line="360" w:lineRule="auto"/>
        <w:ind w:firstLine="1304"/>
        <w:jc w:val="both"/>
        <w:rPr>
          <w:ins w:id="684" w:author="Julian Christensen" w:date="2024-08-14T14:06:00Z"/>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w:t>
      </w:r>
      <w:r w:rsidR="007674A2">
        <w:rPr>
          <w:lang w:val="en-US"/>
        </w:rPr>
        <w:t>was</w:t>
      </w:r>
      <w:r w:rsidR="00EE588F">
        <w:rPr>
          <w:lang w:val="en-US"/>
        </w:rPr>
        <w:t xml:space="preserve">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w:t>
      </w:r>
      <w:ins w:id="685" w:author="Julian Christensen" w:date="2024-08-14T14:04:00Z">
        <w:r w:rsidR="003857CD">
          <w:rPr>
            <w:lang w:val="en-US"/>
          </w:rPr>
          <w:t>W</w:t>
        </w:r>
      </w:ins>
      <w:del w:id="686" w:author="Julian Christensen" w:date="2024-08-14T14:04:00Z">
        <w:r w:rsidR="00EE588F" w:rsidDel="003857CD">
          <w:rPr>
            <w:lang w:val="en-US"/>
          </w:rPr>
          <w:delText>Instead w</w:delText>
        </w:r>
      </w:del>
      <w:r w:rsidR="00EE588F">
        <w:rPr>
          <w:lang w:val="en-US"/>
        </w:rPr>
        <w:t xml:space="preserve">hat they need to work properly are concise </w:t>
      </w:r>
      <w:del w:id="687" w:author="Julian Christensen" w:date="2024-08-14T14:04:00Z">
        <w:r w:rsidR="00EE588F" w:rsidDel="003857CD">
          <w:rPr>
            <w:lang w:val="en-US"/>
          </w:rPr>
          <w:delText xml:space="preserve">(into-the-bone) </w:delText>
        </w:r>
      </w:del>
      <w:r w:rsidR="00EE588F">
        <w:rPr>
          <w:lang w:val="en-US"/>
        </w:rPr>
        <w:t>prompts</w:t>
      </w:r>
      <w:del w:id="688" w:author="Julian Christensen" w:date="2024-08-14T14:05:00Z">
        <w:r w:rsidR="00EE588F" w:rsidDel="005861F3">
          <w:rPr>
            <w:lang w:val="en-US"/>
          </w:rPr>
          <w:delText xml:space="preserve">. </w:delText>
        </w:r>
        <w:r w:rsidR="008E5E3D" w:rsidDel="005861F3">
          <w:rPr>
            <w:lang w:val="en-US"/>
          </w:rPr>
          <w:delText>Said differently</w:delText>
        </w:r>
        <w:r w:rsidR="00EE588F" w:rsidDel="005861F3">
          <w:rPr>
            <w:lang w:val="en-US"/>
          </w:rPr>
          <w:delText>, less is more.</w:delText>
        </w:r>
        <w:r w:rsidR="00E83D67" w:rsidDel="005861F3">
          <w:rPr>
            <w:lang w:val="en-US"/>
          </w:rPr>
          <w:delText xml:space="preserve"> </w:delText>
        </w:r>
        <w:r w:rsidR="00104D0B" w:rsidDel="005861F3">
          <w:rPr>
            <w:lang w:val="en-US"/>
          </w:rPr>
          <w:delText>T</w:delText>
        </w:r>
        <w:r w:rsidR="00E83D67" w:rsidDel="005861F3">
          <w:rPr>
            <w:lang w:val="en-US"/>
          </w:rPr>
          <w:delText>he</w:delText>
        </w:r>
      </w:del>
      <w:ins w:id="689" w:author="Julian Christensen" w:date="2024-08-14T14:05:00Z">
        <w:r w:rsidR="005861F3">
          <w:rPr>
            <w:lang w:val="en-US"/>
          </w:rPr>
          <w:t xml:space="preserve"> and thus,</w:t>
        </w:r>
      </w:ins>
      <w:r w:rsidR="00E83D67">
        <w:rPr>
          <w:lang w:val="en-US"/>
        </w:rPr>
        <w:t xml:space="preserve"> test performance</w:t>
      </w:r>
      <w:ins w:id="690" w:author="Julian Christensen" w:date="2024-08-14T14:05:00Z">
        <w:r w:rsidR="005861F3">
          <w:rPr>
            <w:lang w:val="en-US"/>
          </w:rPr>
          <w:t>s</w:t>
        </w:r>
      </w:ins>
      <w:del w:id="691" w:author="Julian Christensen" w:date="2024-08-14T14:05:00Z">
        <w:r w:rsidR="00E83D67" w:rsidDel="005861F3">
          <w:rPr>
            <w:lang w:val="en-US"/>
          </w:rPr>
          <w:delText xml:space="preserve"> of the models </w:delText>
        </w:r>
        <w:r w:rsidR="00104D0B" w:rsidDel="005861F3">
          <w:rPr>
            <w:lang w:val="en-US"/>
          </w:rPr>
          <w:delText>did thus</w:delText>
        </w:r>
      </w:del>
      <w:ins w:id="692" w:author="Julian Christensen" w:date="2024-08-14T14:05:00Z">
        <w:r w:rsidR="005861F3">
          <w:rPr>
            <w:lang w:val="en-US"/>
          </w:rPr>
          <w:t xml:space="preserve"> increased</w:t>
        </w:r>
      </w:ins>
      <w:r w:rsidR="00104D0B">
        <w:rPr>
          <w:lang w:val="en-US"/>
        </w:rPr>
        <w:t xml:space="preserve"> </w:t>
      </w:r>
      <w:r w:rsidR="00E83D67">
        <w:rPr>
          <w:lang w:val="en-US"/>
        </w:rPr>
        <w:t xml:space="preserve">dramatically </w:t>
      </w:r>
      <w:del w:id="693" w:author="Julian Christensen" w:date="2024-08-14T14:05:00Z">
        <w:r w:rsidR="00E83D67" w:rsidDel="005861F3">
          <w:rPr>
            <w:lang w:val="en-US"/>
          </w:rPr>
          <w:delText>increas</w:delText>
        </w:r>
        <w:r w:rsidR="00104D0B" w:rsidDel="005861F3">
          <w:rPr>
            <w:lang w:val="en-US"/>
          </w:rPr>
          <w:delText>e</w:delText>
        </w:r>
        <w:r w:rsidR="00E83D67" w:rsidDel="005861F3">
          <w:rPr>
            <w:lang w:val="en-US"/>
          </w:rPr>
          <w:delText xml:space="preserve"> </w:delText>
        </w:r>
      </w:del>
      <w:r w:rsidR="00E83D67">
        <w:rPr>
          <w:lang w:val="en-US"/>
        </w:rPr>
        <w:t>when given more precise prompts with fewer inclusion/exclusion criteria</w:t>
      </w:r>
      <w:ins w:id="694" w:author="Julian Christensen" w:date="2024-08-14T14:05:00Z">
        <w:r w:rsidR="005861F3">
          <w:rPr>
            <w:lang w:val="en-US"/>
          </w:rPr>
          <w:t xml:space="preserve"> at a time</w:t>
        </w:r>
      </w:ins>
      <w:r w:rsidR="00E83D67">
        <w:rPr>
          <w:lang w:val="en-US"/>
        </w:rPr>
        <w:t xml:space="preserve">. </w:t>
      </w:r>
      <w:del w:id="695" w:author="Julian Christensen" w:date="2024-08-14T14:05:00Z">
        <w:r w:rsidR="006236F5" w:rsidDel="005861F3">
          <w:rPr>
            <w:lang w:val="en-US"/>
          </w:rPr>
          <w:delText>Therefore,</w:delText>
        </w:r>
      </w:del>
      <w:ins w:id="696" w:author="Julian Christensen" w:date="2024-08-14T14:05:00Z">
        <w:r w:rsidR="005861F3">
          <w:rPr>
            <w:lang w:val="en-US"/>
          </w:rPr>
          <w:t>As such,</w:t>
        </w:r>
      </w:ins>
      <w:r w:rsidR="006236F5">
        <w:rPr>
          <w:lang w:val="en-US"/>
        </w:rPr>
        <w:t xml:space="preserv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w:t>
      </w:r>
      <w:del w:id="697" w:author="Julian Christensen" w:date="2024-08-14T14:05:00Z">
        <w:r w:rsidR="006236F5" w:rsidDel="005861F3">
          <w:rPr>
            <w:lang w:val="en-US"/>
          </w:rPr>
          <w:delText>/exclusion</w:delText>
        </w:r>
      </w:del>
      <w:r w:rsidR="006236F5">
        <w:rPr>
          <w:lang w:val="en-US"/>
        </w:rPr>
        <w:t xml:space="preserve">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All engineered prompts used for Experiment 3 are presented in Appendix A.</w:t>
      </w:r>
      <w:r w:rsidR="00B33FB9" w:rsidRPr="00B33FB9">
        <w:rPr>
          <w:lang w:val="en-US"/>
        </w:rPr>
        <w:t xml:space="preserve"> </w:t>
      </w:r>
      <w:r w:rsidR="00B33FB9">
        <w:rPr>
          <w:lang w:val="en-US"/>
        </w:rPr>
        <w:t>We elaborate further on multi-prompt screening in Section 5.</w:t>
      </w:r>
      <w:del w:id="698" w:author="Julian Christensen" w:date="2024-08-15T11:17:00Z">
        <w:r w:rsidR="00B33FB9" w:rsidRPr="002E02C6" w:rsidDel="00DB1558">
          <w:rPr>
            <w:rStyle w:val="FootnoteReference"/>
            <w:lang w:val="en-US"/>
          </w:rPr>
          <w:delText xml:space="preserve"> </w:delText>
        </w:r>
      </w:del>
      <w:r w:rsidR="00B33FB9">
        <w:rPr>
          <w:rStyle w:val="FootnoteReference"/>
          <w:lang w:val="en-US"/>
        </w:rPr>
        <w:footnoteReference w:id="10"/>
      </w:r>
    </w:p>
    <w:p w14:paraId="41E6986E" w14:textId="77777777" w:rsidR="005861F3" w:rsidRPr="00497B8E" w:rsidRDefault="005861F3" w:rsidP="007674A2">
      <w:pPr>
        <w:spacing w:after="0" w:line="360" w:lineRule="auto"/>
        <w:ind w:firstLine="1304"/>
        <w:jc w:val="both"/>
        <w:rPr>
          <w:lang w:val="en-US"/>
        </w:rPr>
      </w:pPr>
    </w:p>
    <w:p w14:paraId="101E1F50" w14:textId="23223FF7" w:rsidR="00413D40" w:rsidRPr="00413D40" w:rsidRDefault="006C2BE8" w:rsidP="00575122">
      <w:pPr>
        <w:spacing w:after="0" w:line="360" w:lineRule="auto"/>
        <w:jc w:val="both"/>
        <w:rPr>
          <w:i/>
          <w:lang w:val="en-US"/>
        </w:rPr>
      </w:pPr>
      <w:r>
        <w:rPr>
          <w:i/>
          <w:lang w:val="en-US"/>
        </w:rPr>
        <w:t xml:space="preserve">4.2.1 </w:t>
      </w:r>
      <w:r w:rsidR="00575122">
        <w:rPr>
          <w:i/>
          <w:lang w:val="en-US"/>
        </w:rPr>
        <w:t>P</w:t>
      </w:r>
      <w:del w:id="699" w:author="Julian Christensen" w:date="2024-08-14T14:19:00Z">
        <w:r w:rsidR="00575122" w:rsidDel="00B703D0">
          <w:rPr>
            <w:i/>
            <w:lang w:val="en-US"/>
          </w:rPr>
          <w:delText>erformance tests</w:delText>
        </w:r>
      </w:del>
      <w:ins w:id="700" w:author="Julian Christensen" w:date="2024-08-14T14:19:00Z">
        <w:r w:rsidR="00B703D0">
          <w:rPr>
            <w:i/>
            <w:lang w:val="en-US"/>
          </w:rPr>
          <w:t>rompt calibration</w:t>
        </w:r>
      </w:ins>
      <w:r w:rsidR="00413D40" w:rsidRPr="00413D40">
        <w:rPr>
          <w:i/>
          <w:lang w:val="en-US"/>
        </w:rPr>
        <w:t xml:space="preserve"> </w:t>
      </w:r>
    </w:p>
    <w:p w14:paraId="65DAA34E" w14:textId="5C8219A5" w:rsidR="007008F8" w:rsidRDefault="00575122" w:rsidP="002D3CE4">
      <w:pPr>
        <w:spacing w:after="0" w:line="360" w:lineRule="auto"/>
        <w:jc w:val="both"/>
        <w:rPr>
          <w:ins w:id="701" w:author="Julian Christensen" w:date="2024-08-14T14:48:00Z"/>
          <w:lang w:val="en-US"/>
        </w:rPr>
      </w:pPr>
      <w:r>
        <w:rPr>
          <w:lang w:val="en-US"/>
        </w:rPr>
        <w:t xml:space="preserve">Before initiating </w:t>
      </w:r>
      <w:del w:id="702" w:author="Julian Christensen" w:date="2024-08-14T14:20:00Z">
        <w:r w:rsidDel="00B703D0">
          <w:rPr>
            <w:lang w:val="en-US"/>
          </w:rPr>
          <w:delText xml:space="preserve">the </w:delText>
        </w:r>
        <w:r w:rsidR="00B7312F" w:rsidDel="00B703D0">
          <w:rPr>
            <w:lang w:val="en-US"/>
          </w:rPr>
          <w:delText>three</w:delText>
        </w:r>
      </w:del>
      <w:ins w:id="703" w:author="Julian Christensen" w:date="2024-08-14T14:20:00Z">
        <w:r w:rsidR="00B703D0">
          <w:rPr>
            <w:lang w:val="en-US"/>
          </w:rPr>
          <w:t>each</w:t>
        </w:r>
      </w:ins>
      <w:r>
        <w:rPr>
          <w:lang w:val="en-US"/>
        </w:rPr>
        <w:t xml:space="preserve"> classifier experiment</w:t>
      </w:r>
      <w:del w:id="704" w:author="Julian Christensen" w:date="2024-08-14T14:20:00Z">
        <w:r w:rsidDel="00B703D0">
          <w:rPr>
            <w:lang w:val="en-US"/>
          </w:rPr>
          <w:delText>s</w:delText>
        </w:r>
      </w:del>
      <w:r>
        <w:rPr>
          <w:lang w:val="en-US"/>
        </w:rPr>
        <w:t>, we tested</w:t>
      </w:r>
      <w:ins w:id="705" w:author="Julian Christensen" w:date="2024-08-14T14:20:00Z">
        <w:r w:rsidR="00B703D0">
          <w:rPr>
            <w:lang w:val="en-US"/>
          </w:rPr>
          <w:t xml:space="preserve"> and refined our</w:t>
        </w:r>
      </w:ins>
      <w:del w:id="706" w:author="Julian Christensen" w:date="2024-08-14T14:20:00Z">
        <w:r w:rsidDel="00B703D0">
          <w:rPr>
            <w:lang w:val="en-US"/>
          </w:rPr>
          <w:delText xml:space="preserve"> the performance of our developed</w:delText>
        </w:r>
      </w:del>
      <w:r>
        <w:rPr>
          <w:lang w:val="en-US"/>
        </w:rPr>
        <w:t xml:space="preserve"> prompts</w:t>
      </w:r>
      <w:ins w:id="707" w:author="Julian Christensen" w:date="2024-08-14T14:20:00Z">
        <w:r w:rsidR="00B703D0">
          <w:rPr>
            <w:lang w:val="en-US"/>
          </w:rPr>
          <w:t xml:space="preserve"> on a subet of the title and abstract records</w:t>
        </w:r>
      </w:ins>
      <w:r>
        <w:rPr>
          <w:lang w:val="en-US"/>
        </w:rPr>
        <w:t xml:space="preserve">. For the FFT review, we started by testing </w:t>
      </w:r>
      <w:del w:id="708" w:author="Julian Christensen" w:date="2024-08-14T14:21:00Z">
        <w:r w:rsidDel="00B703D0">
          <w:rPr>
            <w:lang w:val="en-US"/>
          </w:rPr>
          <w:delText xml:space="preserve">the </w:delText>
        </w:r>
      </w:del>
      <w:ins w:id="709" w:author="Julian Christensen" w:date="2024-08-14T14:21:00Z">
        <w:r w:rsidR="00B703D0">
          <w:rPr>
            <w:lang w:val="en-US"/>
          </w:rPr>
          <w:t xml:space="preserve">our </w:t>
        </w:r>
      </w:ins>
      <w:r>
        <w:rPr>
          <w:lang w:val="en-US"/>
        </w:rPr>
        <w:t xml:space="preserve">prompt on </w:t>
      </w:r>
      <w:del w:id="710" w:author="Julian Christensen" w:date="2024-08-14T14:30:00Z">
        <w:r w:rsidDel="00432F1E">
          <w:rPr>
            <w:lang w:val="en-US"/>
          </w:rPr>
          <w:delText xml:space="preserve">one </w:delText>
        </w:r>
      </w:del>
      <w:ins w:id="711" w:author="Julian Christensen" w:date="2024-08-14T14:30:00Z">
        <w:r w:rsidR="00432F1E">
          <w:rPr>
            <w:lang w:val="en-US"/>
          </w:rPr>
          <w:t xml:space="preserve">a single </w:t>
        </w:r>
      </w:ins>
      <w:r>
        <w:rPr>
          <w:lang w:val="en-US"/>
        </w:rPr>
        <w:t>relevant reference</w:t>
      </w:r>
      <w:del w:id="712" w:author="Julian Christensen" w:date="2024-08-14T14:30:00Z">
        <w:r w:rsidDel="00432F1E">
          <w:rPr>
            <w:lang w:val="en-US"/>
          </w:rPr>
          <w:delText xml:space="preserve"> only</w:delText>
        </w:r>
      </w:del>
      <w:r>
        <w:rPr>
          <w:lang w:val="en-US"/>
        </w:rPr>
        <w:t>,</w:t>
      </w:r>
      <w:r w:rsidR="007008F8">
        <w:rPr>
          <w:lang w:val="en-US"/>
        </w:rPr>
        <w:t xml:space="preserve"> and</w:t>
      </w:r>
      <w:r>
        <w:rPr>
          <w:lang w:val="en-US"/>
        </w:rPr>
        <w:t xml:space="preserve"> we </w:t>
      </w:r>
      <w:r w:rsidR="00CF5DF6">
        <w:rPr>
          <w:lang w:val="en-US"/>
        </w:rPr>
        <w:t>refined</w:t>
      </w:r>
      <w:r>
        <w:rPr>
          <w:lang w:val="en-US"/>
        </w:rPr>
        <w:t xml:space="preserve"> the prompt until the models consistently included this </w:t>
      </w:r>
      <w:del w:id="713" w:author="Julian Christensen" w:date="2024-08-14T14:31:00Z">
        <w:r w:rsidDel="00432F1E">
          <w:rPr>
            <w:lang w:val="en-US"/>
          </w:rPr>
          <w:delText xml:space="preserve">particular </w:delText>
        </w:r>
      </w:del>
      <w:r>
        <w:rPr>
          <w:lang w:val="en-US"/>
        </w:rPr>
        <w:t>study</w:t>
      </w:r>
      <w:r w:rsidR="00CF5DF6">
        <w:rPr>
          <w:lang w:val="en-US"/>
        </w:rPr>
        <w:t xml:space="preserve"> record</w:t>
      </w:r>
      <w:r>
        <w:rPr>
          <w:lang w:val="en-US"/>
        </w:rPr>
        <w:t xml:space="preserve">. Then, we scaled up the test to include </w:t>
      </w:r>
      <w:del w:id="714" w:author="Julian Christensen" w:date="2024-08-14T14:30:00Z">
        <w:r w:rsidDel="00432F1E">
          <w:rPr>
            <w:lang w:val="en-US"/>
          </w:rPr>
          <w:delText>200 references</w:delText>
        </w:r>
        <w:r w:rsidR="00CF5DF6" w:rsidDel="00432F1E">
          <w:rPr>
            <w:lang w:val="en-US"/>
          </w:rPr>
          <w:delText>, including</w:delText>
        </w:r>
        <w:r w:rsidDel="00432F1E">
          <w:rPr>
            <w:lang w:val="en-US"/>
          </w:rPr>
          <w:delText xml:space="preserve"> </w:delText>
        </w:r>
      </w:del>
      <w:r>
        <w:rPr>
          <w:lang w:val="en-US"/>
        </w:rPr>
        <w:t>150 irrelevant</w:t>
      </w:r>
      <w:r w:rsidR="00CF5DF6">
        <w:rPr>
          <w:lang w:val="en-US"/>
        </w:rPr>
        <w:t xml:space="preserve"> </w:t>
      </w:r>
      <w:r>
        <w:rPr>
          <w:lang w:val="en-US"/>
        </w:rPr>
        <w:t xml:space="preserve">and 50 relevant records. </w:t>
      </w:r>
      <w:ins w:id="715" w:author="Julian Christensen" w:date="2024-08-14T14:44:00Z">
        <w:r w:rsidR="005F6FAA" w:rsidRPr="005F6FAA">
          <w:rPr>
            <w:highlight w:val="yellow"/>
            <w:lang w:val="en-US"/>
            <w:rPrChange w:id="716" w:author="Julian Christensen" w:date="2024-08-14T14:47:00Z">
              <w:rPr>
                <w:lang w:val="en-US"/>
              </w:rPr>
            </w:rPrChange>
          </w:rPr>
          <w:t xml:space="preserve">Using our proposed </w:t>
        </w:r>
      </w:ins>
      <w:ins w:id="717" w:author="Julian Christensen" w:date="2024-08-14T14:45:00Z">
        <w:r w:rsidR="005F6FAA" w:rsidRPr="005F6FAA">
          <w:rPr>
            <w:highlight w:val="yellow"/>
            <w:lang w:val="en-US"/>
            <w:rPrChange w:id="718" w:author="Julian Christensen" w:date="2024-08-14T14:47:00Z">
              <w:rPr>
                <w:lang w:val="en-US"/>
              </w:rPr>
            </w:rPrChange>
          </w:rPr>
          <w:t xml:space="preserve">benchmark criteria from section 3.3, </w:t>
        </w:r>
      </w:ins>
      <w:del w:id="719" w:author="Julian Christensen" w:date="2024-08-14T14:45:00Z">
        <w:r w:rsidRPr="005F6FAA" w:rsidDel="005F6FAA">
          <w:rPr>
            <w:highlight w:val="yellow"/>
            <w:lang w:val="en-US"/>
            <w:rPrChange w:id="720" w:author="Julian Christensen" w:date="2024-08-14T14:47:00Z">
              <w:rPr>
                <w:lang w:val="en-US"/>
              </w:rPr>
            </w:rPrChange>
          </w:rPr>
          <w:delText xml:space="preserve">This </w:delText>
        </w:r>
      </w:del>
      <w:ins w:id="721" w:author="Julian Christensen" w:date="2024-08-14T14:45:00Z">
        <w:r w:rsidR="005F6FAA" w:rsidRPr="005F6FAA">
          <w:rPr>
            <w:highlight w:val="yellow"/>
            <w:lang w:val="en-US"/>
            <w:rPrChange w:id="722" w:author="Julian Christensen" w:date="2024-08-14T14:47:00Z">
              <w:rPr>
                <w:lang w:val="en-US"/>
              </w:rPr>
            </w:rPrChange>
          </w:rPr>
          <w:t xml:space="preserve">this </w:t>
        </w:r>
      </w:ins>
      <w:r w:rsidRPr="005F6FAA">
        <w:rPr>
          <w:highlight w:val="yellow"/>
          <w:lang w:val="en-US"/>
          <w:rPrChange w:id="723" w:author="Julian Christensen" w:date="2024-08-14T14:47:00Z">
            <w:rPr>
              <w:lang w:val="en-US"/>
            </w:rPr>
          </w:rPrChange>
        </w:rPr>
        <w:t>test yield</w:t>
      </w:r>
      <w:r w:rsidR="00CF5DF6" w:rsidRPr="005F6FAA">
        <w:rPr>
          <w:highlight w:val="yellow"/>
          <w:lang w:val="en-US"/>
          <w:rPrChange w:id="724" w:author="Julian Christensen" w:date="2024-08-14T14:47:00Z">
            <w:rPr>
              <w:lang w:val="en-US"/>
            </w:rPr>
          </w:rPrChange>
        </w:rPr>
        <w:t>ed</w:t>
      </w:r>
      <w:ins w:id="725" w:author="Julian Christensen" w:date="2024-08-14T14:31:00Z">
        <w:r w:rsidR="00432F1E" w:rsidRPr="005F6FAA">
          <w:rPr>
            <w:highlight w:val="yellow"/>
            <w:lang w:val="en-US"/>
            <w:rPrChange w:id="726" w:author="Julian Christensen" w:date="2024-08-14T14:47:00Z">
              <w:rPr>
                <w:lang w:val="en-US"/>
              </w:rPr>
            </w:rPrChange>
          </w:rPr>
          <w:t xml:space="preserve"> satisfactory</w:t>
        </w:r>
      </w:ins>
      <w:r w:rsidRPr="005F6FAA">
        <w:rPr>
          <w:highlight w:val="yellow"/>
          <w:lang w:val="en-US"/>
          <w:rPrChange w:id="727" w:author="Julian Christensen" w:date="2024-08-14T14:47:00Z">
            <w:rPr>
              <w:lang w:val="en-US"/>
            </w:rPr>
          </w:rPrChange>
        </w:rPr>
        <w:t xml:space="preserve"> results</w:t>
      </w:r>
      <w:ins w:id="728" w:author="Julian Christensen" w:date="2024-08-14T14:46:00Z">
        <w:r w:rsidR="005F6FAA" w:rsidRPr="005F6FAA">
          <w:rPr>
            <w:highlight w:val="yellow"/>
            <w:lang w:val="en-US"/>
            <w:rPrChange w:id="729" w:author="Julian Christensen" w:date="2024-08-14T14:47:00Z">
              <w:rPr>
                <w:lang w:val="en-US"/>
              </w:rPr>
            </w:rPrChange>
          </w:rPr>
          <w:t>,</w:t>
        </w:r>
      </w:ins>
      <w:ins w:id="730" w:author="Julian Christensen" w:date="2024-08-14T14:38:00Z">
        <w:r w:rsidR="005F6FAA" w:rsidRPr="005F6FAA">
          <w:rPr>
            <w:highlight w:val="yellow"/>
            <w:lang w:val="en-US"/>
            <w:rPrChange w:id="731" w:author="Julian Christensen" w:date="2024-08-14T14:47:00Z">
              <w:rPr>
                <w:lang w:val="en-US"/>
              </w:rPr>
            </w:rPrChange>
          </w:rPr>
          <w:t xml:space="preserve"> </w:t>
        </w:r>
      </w:ins>
      <w:ins w:id="732" w:author="Julian Christensen" w:date="2024-08-14T14:44:00Z">
        <w:r w:rsidR="005F6FAA" w:rsidRPr="005F6FAA">
          <w:rPr>
            <w:highlight w:val="yellow"/>
            <w:lang w:val="en-US"/>
            <w:rPrChange w:id="733" w:author="Julian Christensen" w:date="2024-08-14T14:47:00Z">
              <w:rPr>
                <w:lang w:val="en-US"/>
              </w:rPr>
            </w:rPrChange>
          </w:rPr>
          <w:t xml:space="preserve">demonstrating an ability to reach a recall </w:t>
        </w:r>
      </w:ins>
      <w:ins w:id="734" w:author="Julian Christensen" w:date="2024-08-14T14:39:00Z">
        <w:r w:rsidR="005F6FAA" w:rsidRPr="005F6FAA">
          <w:rPr>
            <w:highlight w:val="yellow"/>
            <w:lang w:val="en-US"/>
            <w:rPrChange w:id="735" w:author="Julian Christensen" w:date="2024-08-14T14:47:00Z">
              <w:rPr>
                <w:lang w:val="en-US"/>
              </w:rPr>
            </w:rPrChange>
          </w:rPr>
          <w:t xml:space="preserve">above </w:t>
        </w:r>
        <w:commentRangeStart w:id="736"/>
        <w:r w:rsidR="005F6FAA" w:rsidRPr="005F6FAA">
          <w:rPr>
            <w:highlight w:val="yellow"/>
            <w:lang w:val="en-US"/>
            <w:rPrChange w:id="737" w:author="Julian Christensen" w:date="2024-08-14T14:47:00Z">
              <w:rPr>
                <w:lang w:val="en-US"/>
              </w:rPr>
            </w:rPrChange>
          </w:rPr>
          <w:t xml:space="preserve">0.8 and </w:t>
        </w:r>
      </w:ins>
      <w:ins w:id="738" w:author="Julian Christensen" w:date="2024-08-14T14:44:00Z">
        <w:r w:rsidR="005F6FAA" w:rsidRPr="002025ED">
          <w:rPr>
            <w:highlight w:val="yellow"/>
            <w:lang w:val="en-US"/>
          </w:rPr>
          <w:t xml:space="preserve">a </w:t>
        </w:r>
      </w:ins>
      <w:ins w:id="739" w:author="Julian Christensen" w:date="2024-08-14T14:39:00Z">
        <w:r w:rsidR="005F6FAA" w:rsidRPr="005F6FAA">
          <w:rPr>
            <w:highlight w:val="yellow"/>
            <w:lang w:val="en-US"/>
            <w:rPrChange w:id="740" w:author="Julian Christensen" w:date="2024-08-14T14:47:00Z">
              <w:rPr>
                <w:lang w:val="en-US"/>
              </w:rPr>
            </w:rPrChange>
          </w:rPr>
          <w:t>specificity above 0.9</w:t>
        </w:r>
        <w:commentRangeEnd w:id="736"/>
        <w:r w:rsidR="005F6FAA" w:rsidRPr="005F6FAA">
          <w:rPr>
            <w:rStyle w:val="CommentReference"/>
            <w:highlight w:val="yellow"/>
            <w:rPrChange w:id="741" w:author="Julian Christensen" w:date="2024-08-14T14:47:00Z">
              <w:rPr>
                <w:rStyle w:val="CommentReference"/>
              </w:rPr>
            </w:rPrChange>
          </w:rPr>
          <w:commentReference w:id="736"/>
        </w:r>
      </w:ins>
      <w:ins w:id="742" w:author="Julian Christensen" w:date="2024-08-14T14:46:00Z">
        <w:r w:rsidR="005F6FAA">
          <w:rPr>
            <w:lang w:val="en-US"/>
          </w:rPr>
          <w:t>,</w:t>
        </w:r>
      </w:ins>
      <w:r>
        <w:rPr>
          <w:lang w:val="en-US"/>
        </w:rPr>
        <w:t xml:space="preserve"> </w:t>
      </w:r>
      <w:del w:id="743" w:author="Julian Christensen" w:date="2024-08-14T14:36:00Z">
        <w:r w:rsidDel="00432F1E">
          <w:rPr>
            <w:lang w:val="en-US"/>
          </w:rPr>
          <w:delText xml:space="preserve">very similar to the ones presented in Table 4. </w:delText>
        </w:r>
        <w:r w:rsidR="00B7312F" w:rsidDel="00432F1E">
          <w:rPr>
            <w:lang w:val="en-US"/>
          </w:rPr>
          <w:delText>T</w:delText>
        </w:r>
        <w:r w:rsidDel="00432F1E">
          <w:rPr>
            <w:lang w:val="en-US"/>
          </w:rPr>
          <w:delText xml:space="preserve">hereafter, we </w:delText>
        </w:r>
        <w:r w:rsidDel="00432F1E">
          <w:rPr>
            <w:lang w:val="en-US"/>
          </w:rPr>
          <w:lastRenderedPageBreak/>
          <w:delText>screened</w:delText>
        </w:r>
      </w:del>
      <w:ins w:id="744" w:author="Julian Christensen" w:date="2024-08-14T14:36:00Z">
        <w:r w:rsidR="00432F1E">
          <w:rPr>
            <w:lang w:val="en-US"/>
          </w:rPr>
          <w:t>and thus, we moved on to screening</w:t>
        </w:r>
      </w:ins>
      <w:r>
        <w:rPr>
          <w:lang w:val="en-US"/>
        </w:rPr>
        <w:t xml:space="preserve"> all records </w:t>
      </w:r>
      <w:del w:id="745" w:author="Julian Christensen" w:date="2024-08-14T14:36:00Z">
        <w:r w:rsidDel="00432F1E">
          <w:rPr>
            <w:lang w:val="en-US"/>
          </w:rPr>
          <w:delText xml:space="preserve">with </w:delText>
        </w:r>
      </w:del>
      <w:ins w:id="746" w:author="Julian Christensen" w:date="2024-08-14T14:36:00Z">
        <w:r w:rsidR="00432F1E">
          <w:rPr>
            <w:lang w:val="en-US"/>
          </w:rPr>
          <w:t xml:space="preserve">using </w:t>
        </w:r>
      </w:ins>
      <w:r>
        <w:rPr>
          <w:lang w:val="en-US"/>
        </w:rPr>
        <w:t>the GPT API model</w:t>
      </w:r>
      <w:r w:rsidR="00EC7C76">
        <w:rPr>
          <w:lang w:val="en-US"/>
        </w:rPr>
        <w:t>s</w:t>
      </w:r>
      <w:r>
        <w:rPr>
          <w:lang w:val="en-US"/>
        </w:rPr>
        <w:t xml:space="preserve"> to investigate </w:t>
      </w:r>
      <w:del w:id="747" w:author="Julian Christensen" w:date="2024-08-14T14:37:00Z">
        <w:r w:rsidDel="00432F1E">
          <w:rPr>
            <w:lang w:val="en-US"/>
          </w:rPr>
          <w:delText xml:space="preserve">whether </w:delText>
        </w:r>
      </w:del>
      <w:ins w:id="748" w:author="Julian Christensen" w:date="2024-08-14T14:37:00Z">
        <w:r w:rsidR="00432F1E">
          <w:rPr>
            <w:lang w:val="en-US"/>
          </w:rPr>
          <w:t xml:space="preserve">if </w:t>
        </w:r>
      </w:ins>
      <w:r>
        <w:rPr>
          <w:lang w:val="en-US"/>
        </w:rPr>
        <w:t xml:space="preserve">the </w:t>
      </w:r>
      <w:ins w:id="749" w:author="Julian Christensen" w:date="2024-08-14T14:37:00Z">
        <w:r w:rsidR="00432F1E">
          <w:rPr>
            <w:lang w:val="en-US"/>
          </w:rPr>
          <w:t xml:space="preserve">models’ </w:t>
        </w:r>
      </w:ins>
      <w:r>
        <w:rPr>
          <w:lang w:val="en-US"/>
        </w:rPr>
        <w:t xml:space="preserve">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w:t>
      </w:r>
      <w:ins w:id="750" w:author="Julian Christensen" w:date="2024-08-14T14:48:00Z">
        <w:r w:rsidR="005F6FAA">
          <w:rPr>
            <w:lang w:val="en-US"/>
          </w:rPr>
          <w:t xml:space="preserve">gain, </w:t>
        </w:r>
      </w:ins>
      <w:del w:id="751" w:author="Julian Christensen" w:date="2024-08-14T14:48:00Z">
        <w:r w:rsidR="00CB6E62" w:rsidDel="005F6FAA">
          <w:rPr>
            <w:lang w:val="en-US"/>
          </w:rPr>
          <w:delText xml:space="preserve">fter </w:delText>
        </w:r>
      </w:del>
      <w:del w:id="752" w:author="Julian Christensen" w:date="2024-08-14T14:47:00Z">
        <w:r w:rsidR="00EC7C76" w:rsidDel="005F6FAA">
          <w:rPr>
            <w:lang w:val="en-US"/>
          </w:rPr>
          <w:delText>detecting</w:delText>
        </w:r>
      </w:del>
      <w:del w:id="753" w:author="Julian Christensen" w:date="2024-08-14T14:48:00Z">
        <w:r w:rsidR="00EC7C76" w:rsidDel="005F6FAA">
          <w:rPr>
            <w:lang w:val="en-US"/>
          </w:rPr>
          <w:delText xml:space="preserve"> </w:delText>
        </w:r>
        <w:r w:rsidR="00CB6E62" w:rsidDel="005F6FAA">
          <w:rPr>
            <w:lang w:val="en-US"/>
          </w:rPr>
          <w:delText>results very similar to the ones presented later in Table 4</w:delText>
        </w:r>
        <w:r w:rsidR="00023F63" w:rsidDel="005F6FAA">
          <w:rPr>
            <w:lang w:val="en-US"/>
          </w:rPr>
          <w:delText xml:space="preserve">, </w:delText>
        </w:r>
      </w:del>
      <w:r w:rsidR="00023F63">
        <w:rPr>
          <w:lang w:val="en-US"/>
        </w:rPr>
        <w:t>we initiated the full screening</w:t>
      </w:r>
      <w:ins w:id="754" w:author="Julian Christensen" w:date="2024-08-14T14:48:00Z">
        <w:r w:rsidR="005F6FAA" w:rsidRPr="005F6FAA">
          <w:rPr>
            <w:lang w:val="en-US"/>
          </w:rPr>
          <w:t xml:space="preserve"> </w:t>
        </w:r>
        <w:r w:rsidR="005F6FAA">
          <w:rPr>
            <w:lang w:val="en-US"/>
          </w:rPr>
          <w:t>after finding the GPT models to yield satisfactory screening performances</w:t>
        </w:r>
      </w:ins>
      <w:r w:rsidR="00023F63">
        <w:rPr>
          <w:lang w:val="en-US"/>
        </w:rPr>
        <w:t xml:space="preserve">. </w:t>
      </w:r>
    </w:p>
    <w:p w14:paraId="183E0AEE" w14:textId="77777777" w:rsidR="005F6FAA" w:rsidRPr="00497B8E" w:rsidRDefault="005F6FAA" w:rsidP="002D3CE4">
      <w:pPr>
        <w:spacing w:after="0" w:line="360" w:lineRule="auto"/>
        <w:jc w:val="both"/>
        <w:rPr>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82A0522" w14:textId="21DAF292" w:rsidR="007008F8" w:rsidRDefault="00624EC5" w:rsidP="002D3CE4">
      <w:pPr>
        <w:spacing w:after="0" w:line="360" w:lineRule="auto"/>
        <w:jc w:val="both"/>
        <w:rPr>
          <w:ins w:id="755" w:author="Julian Christensen" w:date="2024-08-14T14:53:00Z"/>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w:t>
      </w:r>
      <w:r w:rsidR="00423F5C">
        <w:rPr>
          <w:lang w:val="en-US"/>
        </w:rPr>
        <w:t>s</w:t>
      </w:r>
      <w:r w:rsidR="002D3CE4">
        <w:rPr>
          <w:lang w:val="en-US"/>
        </w:rPr>
        <w:t xml:space="preserve"> by using </w:t>
      </w:r>
      <w:commentRangeStart w:id="756"/>
      <w:r w:rsidR="002D3CE4">
        <w:rPr>
          <w:lang w:val="en-US"/>
        </w:rPr>
        <w:t>Equation</w:t>
      </w:r>
      <w:r w:rsidR="004C4B30">
        <w:rPr>
          <w:lang w:val="en-US"/>
        </w:rPr>
        <w:t>s</w:t>
      </w:r>
      <w:r w:rsidR="002D3CE4">
        <w:rPr>
          <w:lang w:val="en-US"/>
        </w:rPr>
        <w:t xml:space="preserve"> (1) to (3)</w:t>
      </w:r>
      <w:ins w:id="757" w:author="Julian Christensen" w:date="2024-08-14T14:53:00Z">
        <w:r w:rsidR="002025ED">
          <w:rPr>
            <w:lang w:val="en-US"/>
          </w:rPr>
          <w:t xml:space="preserve"> from section </w:t>
        </w:r>
      </w:ins>
      <w:ins w:id="758" w:author="Julian Christensen" w:date="2024-08-14T14:54:00Z">
        <w:r w:rsidR="002025ED">
          <w:rPr>
            <w:lang w:val="en-US"/>
          </w:rPr>
          <w:t>3.1</w:t>
        </w:r>
      </w:ins>
      <w:r w:rsidR="002D3CE4">
        <w:rPr>
          <w:lang w:val="en-US"/>
        </w:rPr>
        <w:t xml:space="preserve">. </w:t>
      </w:r>
      <w:commentRangeEnd w:id="756"/>
      <w:r w:rsidR="0075660D">
        <w:rPr>
          <w:rStyle w:val="CommentReference"/>
        </w:rPr>
        <w:commentReference w:id="756"/>
      </w:r>
      <w:del w:id="759" w:author="Julian Christensen" w:date="2024-08-14T14:53:00Z">
        <w:r w:rsidR="002D3CE4" w:rsidDel="002025ED">
          <w:rPr>
            <w:lang w:val="en-US"/>
          </w:rPr>
          <w:delText>In this regard, t</w:delText>
        </w:r>
      </w:del>
      <w:ins w:id="760" w:author="Julian Christensen" w:date="2024-08-14T14:53:00Z">
        <w:r w:rsidR="002025ED">
          <w:rPr>
            <w:lang w:val="en-US"/>
          </w:rPr>
          <w:t>T</w:t>
        </w:r>
      </w:ins>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w:t>
      </w:r>
      <w:ins w:id="761" w:author="Julian Christensen" w:date="2024-08-14T14:54:00Z">
        <w:r w:rsidR="002025ED">
          <w:rPr>
            <w:rFonts w:eastAsiaTheme="minorEastAsia"/>
            <w:lang w:val="en-US"/>
          </w:rPr>
          <w:t xml:space="preserve">models, </w:t>
        </w:r>
      </w:ins>
      <w:r w:rsidR="00877639">
        <w:rPr>
          <w:rFonts w:eastAsiaTheme="minorEastAsia"/>
          <w:lang w:val="en-US"/>
        </w:rPr>
        <w:t xml:space="preserve">reached from the ‘v1/chat/completions/’ endpoint. </w:t>
      </w:r>
      <w:r w:rsidR="00F3212D">
        <w:rPr>
          <w:rFonts w:eastAsiaTheme="minorEastAsia"/>
          <w:lang w:val="en-US"/>
        </w:rPr>
        <w:t xml:space="preserve">Since </w:t>
      </w:r>
      <w:r w:rsidR="004A6777">
        <w:rPr>
          <w:rFonts w:eastAsiaTheme="minorEastAsia"/>
          <w:lang w:val="en-US"/>
        </w:rPr>
        <w:t xml:space="preserve">the </w:t>
      </w:r>
      <w:del w:id="762" w:author="Julian Christensen" w:date="2024-08-14T14:58:00Z">
        <w:r w:rsidR="004A6777" w:rsidDel="002025ED">
          <w:rPr>
            <w:rFonts w:eastAsiaTheme="minorEastAsia"/>
            <w:lang w:val="en-US"/>
          </w:rPr>
          <w:delText>gpt</w:delText>
        </w:r>
      </w:del>
      <w:ins w:id="763" w:author="Julian Christensen" w:date="2024-08-14T14:58:00Z">
        <w:r w:rsidR="002025ED">
          <w:rPr>
            <w:rFonts w:eastAsiaTheme="minorEastAsia"/>
            <w:lang w:val="en-US"/>
          </w:rPr>
          <w:t>GPT</w:t>
        </w:r>
      </w:ins>
      <w:r w:rsidR="004A6777">
        <w:rPr>
          <w:rFonts w:eastAsiaTheme="minorEastAsia"/>
          <w:lang w:val="en-US"/>
        </w:rPr>
        <w:t>-3.5</w:t>
      </w:r>
      <w:del w:id="764" w:author="Julian Christensen" w:date="2024-08-14T14:58:00Z">
        <w:r w:rsidR="00423F5C" w:rsidDel="002025ED">
          <w:rPr>
            <w:rFonts w:eastAsiaTheme="minorEastAsia"/>
            <w:lang w:val="en-US"/>
          </w:rPr>
          <w:delText>-turbo</w:delText>
        </w:r>
      </w:del>
      <w:r w:rsidR="004A6777">
        <w:rPr>
          <w:rFonts w:eastAsiaTheme="minorEastAsia"/>
          <w:lang w:val="en-US"/>
        </w:rPr>
        <w:t xml:space="preserve"> models are generally </w:t>
      </w:r>
      <w:del w:id="765" w:author="Julian Christensen" w:date="2024-08-14T15:00:00Z">
        <w:r w:rsidR="004A6777" w:rsidDel="00733623">
          <w:rPr>
            <w:rFonts w:eastAsiaTheme="minorEastAsia"/>
            <w:lang w:val="en-US"/>
          </w:rPr>
          <w:delText xml:space="preserve">considered </w:delText>
        </w:r>
      </w:del>
      <w:del w:id="766" w:author="Julian Christensen" w:date="2024-08-14T14:56:00Z">
        <w:r w:rsidR="004A6777" w:rsidDel="002025ED">
          <w:rPr>
            <w:rFonts w:eastAsiaTheme="minorEastAsia"/>
            <w:lang w:val="en-US"/>
          </w:rPr>
          <w:delText xml:space="preserve">to be </w:delText>
        </w:r>
      </w:del>
      <w:r w:rsidR="004A6777">
        <w:rPr>
          <w:rFonts w:eastAsiaTheme="minorEastAsia"/>
          <w:lang w:val="en-US"/>
        </w:rPr>
        <w:t xml:space="preserve">less </w:t>
      </w:r>
      <w:del w:id="767" w:author="Julian Christensen" w:date="2024-08-14T14:59:00Z">
        <w:r w:rsidR="004A6777" w:rsidDel="00733623">
          <w:rPr>
            <w:rFonts w:eastAsiaTheme="minorEastAsia"/>
            <w:lang w:val="en-US"/>
          </w:rPr>
          <w:delText xml:space="preserve">accurate </w:delText>
        </w:r>
      </w:del>
      <w:ins w:id="768" w:author="Julian Christensen" w:date="2024-08-14T14:59:00Z">
        <w:r w:rsidR="00733623">
          <w:rPr>
            <w:rFonts w:eastAsiaTheme="minorEastAsia"/>
            <w:lang w:val="en-US"/>
          </w:rPr>
          <w:t xml:space="preserve">consistent </w:t>
        </w:r>
      </w:ins>
      <w:r w:rsidR="004A6777">
        <w:rPr>
          <w:rFonts w:eastAsiaTheme="minorEastAsia"/>
          <w:lang w:val="en-US"/>
        </w:rPr>
        <w:t>in their response</w:t>
      </w:r>
      <w:r w:rsidR="007008F8">
        <w:rPr>
          <w:rFonts w:eastAsiaTheme="minorEastAsia"/>
          <w:lang w:val="en-US"/>
        </w:rPr>
        <w:t>s</w:t>
      </w:r>
      <w:ins w:id="769" w:author="Julian Christensen" w:date="2024-08-14T14:55:00Z">
        <w:r w:rsidR="002025ED">
          <w:rPr>
            <w:rFonts w:eastAsiaTheme="minorEastAsia"/>
            <w:lang w:val="en-US"/>
          </w:rPr>
          <w:t xml:space="preserve"> than </w:t>
        </w:r>
      </w:ins>
      <w:ins w:id="770" w:author="Julian Christensen" w:date="2024-08-14T14:59:00Z">
        <w:r w:rsidR="00733623">
          <w:rPr>
            <w:rFonts w:eastAsiaTheme="minorEastAsia"/>
            <w:lang w:val="en-US"/>
          </w:rPr>
          <w:t>GPT-4</w:t>
        </w:r>
      </w:ins>
      <w:r w:rsidR="004A6777">
        <w:rPr>
          <w:rFonts w:eastAsiaTheme="minorEastAsia"/>
          <w:lang w:val="en-US"/>
        </w:rPr>
        <w:t>,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w:t>
      </w:r>
      <w:del w:id="771" w:author="Julian Christensen" w:date="2024-08-14T14:55:00Z">
        <w:r w:rsidR="004A6777" w:rsidDel="002025ED">
          <w:rPr>
            <w:rFonts w:eastAsiaTheme="minorEastAsia"/>
            <w:lang w:val="en-US"/>
          </w:rPr>
          <w:delText xml:space="preserve">its </w:delText>
        </w:r>
      </w:del>
      <w:ins w:id="772" w:author="Julian Christensen" w:date="2024-08-14T14:55:00Z">
        <w:r w:rsidR="002025ED">
          <w:rPr>
            <w:rFonts w:eastAsiaTheme="minorEastAsia"/>
            <w:lang w:val="en-US"/>
          </w:rPr>
          <w:t xml:space="preserve">the model’s </w:t>
        </w:r>
      </w:ins>
      <w:r w:rsidR="004A6777">
        <w:rPr>
          <w:rFonts w:eastAsiaTheme="minorEastAsia"/>
          <w:lang w:val="en-US"/>
        </w:rPr>
        <w:t xml:space="preserve">consistency across </w:t>
      </w:r>
      <w:del w:id="773" w:author="Julian Christensen" w:date="2024-08-14T14:57:00Z">
        <w:r w:rsidR="004A6777" w:rsidDel="002025ED">
          <w:rPr>
            <w:rFonts w:eastAsiaTheme="minorEastAsia"/>
            <w:lang w:val="en-US"/>
          </w:rPr>
          <w:delText xml:space="preserve">the </w:delText>
        </w:r>
      </w:del>
      <w:r w:rsidR="004A6777">
        <w:rPr>
          <w:rFonts w:eastAsiaTheme="minorEastAsia"/>
          <w:lang w:val="en-US"/>
        </w:rPr>
        <w:t xml:space="preserve">screenings and </w:t>
      </w:r>
      <w:ins w:id="774" w:author="Julian Christensen" w:date="2024-08-14T14:57:00Z">
        <w:r w:rsidR="002025ED">
          <w:rPr>
            <w:rFonts w:eastAsiaTheme="minorEastAsia"/>
            <w:lang w:val="en-US"/>
          </w:rPr>
          <w:t xml:space="preserve">to assess </w:t>
        </w:r>
      </w:ins>
      <w:r w:rsidR="004A6777">
        <w:rPr>
          <w:rFonts w:eastAsiaTheme="minorEastAsia"/>
          <w:lang w:val="en-US"/>
        </w:rPr>
        <w:t xml:space="preserve">how </w:t>
      </w:r>
      <w:del w:id="775" w:author="Julian Christensen" w:date="2024-08-14T14:57:00Z">
        <w:r w:rsidR="004A6777" w:rsidDel="002025ED">
          <w:rPr>
            <w:rFonts w:eastAsiaTheme="minorEastAsia"/>
            <w:lang w:val="en-US"/>
          </w:rPr>
          <w:delText xml:space="preserve">it </w:delText>
        </w:r>
      </w:del>
      <w:ins w:id="776" w:author="Julian Christensen" w:date="2024-08-14T14:57:00Z">
        <w:r w:rsidR="002025ED">
          <w:rPr>
            <w:rFonts w:eastAsiaTheme="minorEastAsia"/>
            <w:lang w:val="en-US"/>
          </w:rPr>
          <w:t xml:space="preserve">this </w:t>
        </w:r>
      </w:ins>
      <w:r w:rsidR="004A6777">
        <w:rPr>
          <w:rFonts w:eastAsiaTheme="minorEastAsia"/>
          <w:lang w:val="en-US"/>
        </w:rPr>
        <w:t>impacted its final inclusion decision</w:t>
      </w:r>
      <w:ins w:id="777" w:author="Julian Christensen" w:date="2024-08-14T14:57:00Z">
        <w:r w:rsidR="002025ED">
          <w:rPr>
            <w:rFonts w:eastAsiaTheme="minorEastAsia"/>
            <w:lang w:val="en-US"/>
          </w:rPr>
          <w:t>s</w:t>
        </w:r>
      </w:ins>
      <w:r w:rsidR="004A6777">
        <w:rPr>
          <w:rFonts w:eastAsiaTheme="minorEastAsia"/>
          <w:lang w:val="en-US"/>
        </w:rPr>
        <w:t xml:space="preserve">. </w:t>
      </w:r>
      <w:r w:rsidR="0096492D">
        <w:rPr>
          <w:rFonts w:eastAsiaTheme="minorEastAsia"/>
          <w:lang w:val="en-US"/>
        </w:rPr>
        <w:t>The final inclusion decision of GPT</w:t>
      </w:r>
      <w:r w:rsidR="00423F5C">
        <w:rPr>
          <w:rFonts w:eastAsiaTheme="minorEastAsia"/>
          <w:lang w:val="en-US"/>
        </w:rPr>
        <w:t>-3.5</w:t>
      </w:r>
      <w:r w:rsidR="0096492D">
        <w:rPr>
          <w:rFonts w:eastAsiaTheme="minorEastAsia"/>
          <w:lang w:val="en-US"/>
        </w:rPr>
        <w:t xml:space="preserve">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w:t>
      </w:r>
      <w:del w:id="778" w:author="Julian Christensen" w:date="2024-08-14T15:01:00Z">
        <w:r w:rsidR="004A6777" w:rsidDel="00733623">
          <w:rPr>
            <w:rFonts w:eastAsiaTheme="minorEastAsia"/>
            <w:lang w:val="en-US"/>
          </w:rPr>
          <w:delText xml:space="preserve">considered </w:delText>
        </w:r>
      </w:del>
      <w:del w:id="779" w:author="Julian Christensen" w:date="2024-08-14T14:59:00Z">
        <w:r w:rsidR="004A6777" w:rsidDel="00733623">
          <w:rPr>
            <w:rFonts w:eastAsiaTheme="minorEastAsia"/>
            <w:lang w:val="en-US"/>
          </w:rPr>
          <w:delText xml:space="preserve">to be </w:delText>
        </w:r>
      </w:del>
      <w:del w:id="780" w:author="Julian Christensen" w:date="2024-08-14T15:01:00Z">
        <w:r w:rsidR="004A6777" w:rsidDel="00733623">
          <w:rPr>
            <w:rFonts w:eastAsiaTheme="minorEastAsia"/>
            <w:lang w:val="en-US"/>
          </w:rPr>
          <w:delText xml:space="preserve">more accurate (meaning </w:delText>
        </w:r>
        <w:r w:rsidR="00EC7C76" w:rsidDel="00733623">
          <w:rPr>
            <w:rFonts w:eastAsiaTheme="minorEastAsia"/>
            <w:lang w:val="en-US"/>
          </w:rPr>
          <w:delText xml:space="preserve">that they are </w:delText>
        </w:r>
      </w:del>
      <w:r w:rsidR="00EC7C76">
        <w:rPr>
          <w:rFonts w:eastAsiaTheme="minorEastAsia"/>
          <w:lang w:val="en-US"/>
        </w:rPr>
        <w:t>more</w:t>
      </w:r>
      <w:r w:rsidR="004A6777">
        <w:rPr>
          <w:rFonts w:eastAsiaTheme="minorEastAsia"/>
          <w:lang w:val="en-US"/>
        </w:rPr>
        <w:t xml:space="preserve"> consistent in their responses</w:t>
      </w:r>
      <w:del w:id="781" w:author="Julian Christensen" w:date="2024-08-14T15:01:00Z">
        <w:r w:rsidR="004A6777" w:rsidDel="00733623">
          <w:rPr>
            <w:rFonts w:eastAsiaTheme="minorEastAsia"/>
            <w:lang w:val="en-US"/>
          </w:rPr>
          <w:delText xml:space="preserve">) </w:delText>
        </w:r>
      </w:del>
      <w:ins w:id="782" w:author="Julian Christensen" w:date="2024-08-14T15:01:00Z">
        <w:r w:rsidR="00733623">
          <w:rPr>
            <w:rFonts w:eastAsiaTheme="minorEastAsia"/>
            <w:lang w:val="en-US"/>
          </w:rPr>
          <w:t xml:space="preserve">, </w:t>
        </w:r>
      </w:ins>
      <w:r w:rsidR="004A6777">
        <w:rPr>
          <w:rFonts w:eastAsiaTheme="minorEastAsia"/>
          <w:lang w:val="en-US"/>
        </w:rPr>
        <w:t xml:space="preserve">and </w:t>
      </w:r>
      <w:r w:rsidR="0096492D">
        <w:rPr>
          <w:rFonts w:eastAsiaTheme="minorEastAsia"/>
          <w:lang w:val="en-US"/>
        </w:rPr>
        <w:t>in part</w:t>
      </w:r>
      <w:r w:rsidR="004A6777">
        <w:rPr>
          <w:rFonts w:eastAsiaTheme="minorEastAsia"/>
          <w:lang w:val="en-US"/>
        </w:rPr>
        <w:t xml:space="preserve"> because of the </w:t>
      </w:r>
      <w:r w:rsidR="007008F8">
        <w:rPr>
          <w:rFonts w:eastAsiaTheme="minorEastAsia"/>
          <w:lang w:val="en-US"/>
        </w:rPr>
        <w:t xml:space="preserve">higher </w:t>
      </w:r>
      <w:r w:rsidR="004A6777">
        <w:rPr>
          <w:rFonts w:eastAsiaTheme="minorEastAsia"/>
          <w:lang w:val="en-US"/>
        </w:rPr>
        <w:t>cost</w:t>
      </w:r>
      <w:r w:rsidR="007008F8">
        <w:rPr>
          <w:rFonts w:eastAsiaTheme="minorEastAsia"/>
          <w:lang w:val="en-US"/>
        </w:rPr>
        <w:t>s of using these models</w:t>
      </w:r>
      <w:r w:rsidR="004A6777">
        <w:rPr>
          <w:rFonts w:eastAsiaTheme="minorEastAsia"/>
          <w:lang w:val="en-US"/>
        </w:rPr>
        <w:t xml:space="preserve">,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ins w:id="783" w:author="Julian Christensen" w:date="2024-08-14T15:07:00Z">
        <w:r w:rsidR="009D5F05">
          <w:rPr>
            <w:rFonts w:eastAsiaTheme="minorEastAsia"/>
            <w:lang w:val="en-US"/>
          </w:rPr>
          <w:t>, which</w:t>
        </w:r>
      </w:ins>
      <w:r w:rsidR="00A31996">
        <w:rPr>
          <w:rFonts w:eastAsiaTheme="minorEastAsia"/>
          <w:lang w:val="en-US"/>
        </w:rPr>
        <w:t xml:space="preserve"> </w:t>
      </w:r>
      <w:del w:id="784" w:author="Julian Christensen" w:date="2024-08-14T15:07:00Z">
        <w:r w:rsidR="00A31996" w:rsidDel="009D5F05">
          <w:rPr>
            <w:rFonts w:eastAsiaTheme="minorEastAsia"/>
            <w:lang w:val="en-US"/>
          </w:rPr>
          <w:delText xml:space="preserve">involving </w:delText>
        </w:r>
      </w:del>
      <w:ins w:id="785" w:author="Julian Christensen" w:date="2024-08-14T15:07:00Z">
        <w:r w:rsidR="009D5F05">
          <w:rPr>
            <w:rFonts w:eastAsiaTheme="minorEastAsia"/>
            <w:lang w:val="en-US"/>
          </w:rPr>
          <w:t xml:space="preserve">involved </w:t>
        </w:r>
      </w:ins>
      <w:r w:rsidR="00A31996">
        <w:rPr>
          <w:rFonts w:eastAsiaTheme="minorEastAsia"/>
          <w:lang w:val="en-US"/>
        </w:rPr>
        <w:t>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w:t>
      </w:r>
      <w:del w:id="786" w:author="Julian Christensen" w:date="2024-08-14T15:01:00Z">
        <w:r w:rsidR="0096492D" w:rsidDel="00733623">
          <w:rPr>
            <w:rFonts w:eastAsiaTheme="minorEastAsia"/>
            <w:lang w:val="en-US"/>
          </w:rPr>
          <w:delText xml:space="preserve">GPT </w:delText>
        </w:r>
      </w:del>
      <w:ins w:id="787" w:author="Julian Christensen" w:date="2024-08-14T15:01:00Z">
        <w:r w:rsidR="00733623">
          <w:rPr>
            <w:rFonts w:eastAsiaTheme="minorEastAsia"/>
            <w:lang w:val="en-US"/>
          </w:rPr>
          <w:t>the mo</w:t>
        </w:r>
      </w:ins>
      <w:ins w:id="788" w:author="Julian Christensen" w:date="2024-08-14T15:02:00Z">
        <w:r w:rsidR="00733623">
          <w:rPr>
            <w:rFonts w:eastAsiaTheme="minorEastAsia"/>
            <w:lang w:val="en-US"/>
          </w:rPr>
          <w:t>del</w:t>
        </w:r>
      </w:ins>
      <w:ins w:id="789" w:author="Julian Christensen" w:date="2024-08-14T15:01:00Z">
        <w:r w:rsidR="00733623">
          <w:rPr>
            <w:rFonts w:eastAsiaTheme="minorEastAsia"/>
            <w:lang w:val="en-US"/>
          </w:rPr>
          <w:t xml:space="preserve"> </w:t>
        </w:r>
      </w:ins>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w:t>
      </w:r>
      <w:ins w:id="790" w:author="Julian Christensen" w:date="2024-08-14T15:08:00Z">
        <w:r w:rsidR="009D5F05">
          <w:rPr>
            <w:lang w:val="en-US"/>
          </w:rPr>
          <w:t xml:space="preserve">the </w:t>
        </w:r>
      </w:ins>
      <w:r w:rsidR="00B70A12">
        <w:rPr>
          <w:lang w:val="en-US"/>
        </w:rPr>
        <w:t xml:space="preserve">GPT </w:t>
      </w:r>
      <w:ins w:id="791" w:author="Julian Christensen" w:date="2024-08-14T15:08:00Z">
        <w:r w:rsidR="009D5F05">
          <w:rPr>
            <w:lang w:val="en-US"/>
          </w:rPr>
          <w:t xml:space="preserve">model </w:t>
        </w:r>
      </w:ins>
      <w:r w:rsidR="00B70A12">
        <w:rPr>
          <w:lang w:val="en-US"/>
        </w:rPr>
        <w:t xml:space="preserve">in at least 5 </w:t>
      </w:r>
      <w:del w:id="792" w:author="Julian Christensen" w:date="2024-08-14T15:08:00Z">
        <w:r w:rsidR="00B70A12" w:rsidDel="009D5F05">
          <w:rPr>
            <w:lang w:val="en-US"/>
          </w:rPr>
          <w:delText xml:space="preserve">out </w:delText>
        </w:r>
      </w:del>
      <w:r w:rsidR="00B70A12">
        <w:rPr>
          <w:lang w:val="en-US"/>
        </w:rPr>
        <w:t xml:space="preserve">of the 6 used prompts. </w:t>
      </w:r>
      <w:r w:rsidR="00B70A12">
        <w:rPr>
          <w:rFonts w:eastAsiaTheme="minorEastAsia"/>
          <w:lang w:val="en-US"/>
        </w:rPr>
        <w:t>For all experiments, w</w:t>
      </w:r>
      <w:r w:rsidR="004A6777">
        <w:rPr>
          <w:rFonts w:eastAsiaTheme="minorEastAsia"/>
          <w:lang w:val="en-US"/>
        </w:rPr>
        <w:t>e used invariant top_p and temperature values</w:t>
      </w:r>
      <w:del w:id="793" w:author="Julian Christensen" w:date="2024-08-14T15:09:00Z">
        <w:r w:rsidR="005A5FC4" w:rsidDel="000D1F56">
          <w:rPr>
            <w:rFonts w:eastAsiaTheme="minorEastAsia"/>
            <w:lang w:val="en-US"/>
          </w:rPr>
          <w:delText>. That is</w:delText>
        </w:r>
      </w:del>
      <w:ins w:id="794" w:author="Julian Christensen" w:date="2024-08-14T15:09:00Z">
        <w:r w:rsidR="000D1F56">
          <w:rPr>
            <w:rFonts w:eastAsiaTheme="minorEastAsia"/>
            <w:lang w:val="en-US"/>
          </w:rPr>
          <w:t>, using</w:t>
        </w:r>
      </w:ins>
      <w:r w:rsidR="005A5FC4">
        <w:rPr>
          <w:rFonts w:eastAsiaTheme="minorEastAsia"/>
          <w:lang w:val="en-US"/>
        </w:rPr>
        <w:t xml:space="preserve"> </w:t>
      </w:r>
      <w:r w:rsidR="00D92DFC">
        <w:rPr>
          <w:rFonts w:eastAsiaTheme="minorEastAsia"/>
          <w:lang w:val="en-US"/>
        </w:rPr>
        <w:t xml:space="preserve">the default value of 1 for both hyperparameters. </w:t>
      </w:r>
    </w:p>
    <w:p w14:paraId="0054BC99" w14:textId="77777777" w:rsidR="002025ED" w:rsidRPr="007674A2" w:rsidRDefault="002025ED" w:rsidP="002D3CE4">
      <w:pPr>
        <w:spacing w:after="0" w:line="360" w:lineRule="auto"/>
        <w:jc w:val="both"/>
        <w:rPr>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29A33AC2"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w:t>
      </w:r>
      <w:del w:id="795" w:author="Julian Christensen" w:date="2024-08-14T15:11:00Z">
        <w:r w:rsidR="007674A2" w:rsidDel="00EC6E04">
          <w:rPr>
            <w:lang w:val="en-US"/>
          </w:rPr>
          <w:delText>gpt</w:delText>
        </w:r>
      </w:del>
      <w:ins w:id="796" w:author="Julian Christensen" w:date="2024-08-14T15:11:00Z">
        <w:r w:rsidR="00EC6E04">
          <w:rPr>
            <w:lang w:val="en-US"/>
          </w:rPr>
          <w:t>GPT</w:t>
        </w:r>
      </w:ins>
      <w:r w:rsidR="007674A2">
        <w:rPr>
          <w:lang w:val="en-US"/>
        </w:rPr>
        <w:t>-4</w:t>
      </w:r>
      <w:r>
        <w:rPr>
          <w:lang w:val="en-US"/>
        </w:rPr>
        <w:t xml:space="preserve"> model yielded recall and specificity </w:t>
      </w:r>
      <w:del w:id="797" w:author="Julian Christensen" w:date="2024-08-14T15:11:00Z">
        <w:r w:rsidDel="00EC6E04">
          <w:rPr>
            <w:lang w:val="en-US"/>
          </w:rPr>
          <w:delText xml:space="preserve">rates </w:delText>
        </w:r>
      </w:del>
      <w:ins w:id="798" w:author="Julian Christensen" w:date="2024-08-14T15:11:00Z">
        <w:r w:rsidR="00EC6E04">
          <w:rPr>
            <w:lang w:val="en-US"/>
          </w:rPr>
          <w:t xml:space="preserve">values </w:t>
        </w:r>
      </w:ins>
      <w:del w:id="799" w:author="Julian Christensen" w:date="2024-08-14T15:11:00Z">
        <w:r w:rsidDel="00EC6E04">
          <w:rPr>
            <w:lang w:val="en-US"/>
          </w:rPr>
          <w:delText>equal to</w:delText>
        </w:r>
      </w:del>
      <w:ins w:id="800" w:author="Julian Christensen" w:date="2024-08-14T15:11:00Z">
        <w:r w:rsidR="00EC6E04">
          <w:rPr>
            <w:lang w:val="en-US"/>
          </w:rPr>
          <w:t>of</w:t>
        </w:r>
      </w:ins>
      <w:r>
        <w:rPr>
          <w:lang w:val="en-US"/>
        </w:rPr>
        <w:t xml:space="preserve"> </w:t>
      </w:r>
      <w:ins w:id="801" w:author="Julian Christensen" w:date="2024-08-14T15:21:00Z">
        <w:r w:rsidR="00576DCD">
          <w:rPr>
            <w:lang w:val="en-US"/>
          </w:rPr>
          <w:t>0.</w:t>
        </w:r>
      </w:ins>
      <w:r>
        <w:rPr>
          <w:lang w:val="en-US"/>
        </w:rPr>
        <w:t>89</w:t>
      </w:r>
      <w:del w:id="802" w:author="Julian Christensen" w:date="2024-08-14T15:21:00Z">
        <w:r w:rsidDel="00576DCD">
          <w:rPr>
            <w:lang w:val="en-US"/>
          </w:rPr>
          <w:delText>.</w:delText>
        </w:r>
      </w:del>
      <w:r>
        <w:rPr>
          <w:lang w:val="en-US"/>
        </w:rPr>
        <w:t>9</w:t>
      </w:r>
      <w:del w:id="803" w:author="Julian Christensen" w:date="2024-08-14T15:21:00Z">
        <w:r w:rsidDel="00576DCD">
          <w:rPr>
            <w:lang w:val="en-US"/>
          </w:rPr>
          <w:delText>%</w:delText>
        </w:r>
      </w:del>
      <w:r>
        <w:rPr>
          <w:lang w:val="en-US"/>
        </w:rPr>
        <w:t xml:space="preserve"> and </w:t>
      </w:r>
      <w:ins w:id="804" w:author="Julian Christensen" w:date="2024-08-14T15:21:00Z">
        <w:r w:rsidR="00576DCD">
          <w:rPr>
            <w:lang w:val="en-US"/>
          </w:rPr>
          <w:t>0.</w:t>
        </w:r>
      </w:ins>
      <w:r>
        <w:rPr>
          <w:lang w:val="en-US"/>
        </w:rPr>
        <w:t>93</w:t>
      </w:r>
      <w:del w:id="805" w:author="Julian Christensen" w:date="2024-08-14T15:22:00Z">
        <w:r w:rsidDel="00576DCD">
          <w:rPr>
            <w:lang w:val="en-US"/>
          </w:rPr>
          <w:delText>.</w:delText>
        </w:r>
      </w:del>
      <w:r>
        <w:rPr>
          <w:lang w:val="en-US"/>
        </w:rPr>
        <w:t>3</w:t>
      </w:r>
      <w:del w:id="806" w:author="Julian Christensen" w:date="2024-08-14T15:22:00Z">
        <w:r w:rsidDel="00576DCD">
          <w:rPr>
            <w:lang w:val="en-US"/>
          </w:rPr>
          <w:delText>%</w:delText>
        </w:r>
      </w:del>
      <w:r w:rsidR="00C36ABB">
        <w:rPr>
          <w:lang w:val="en-US"/>
        </w:rPr>
        <w:t xml:space="preserve"> in </w:t>
      </w:r>
      <w:r w:rsidR="00C36ABB">
        <w:rPr>
          <w:lang w:val="en-US"/>
        </w:rPr>
        <w:lastRenderedPageBreak/>
        <w:t>Experiment 1</w:t>
      </w:r>
      <w:r>
        <w:rPr>
          <w:lang w:val="en-US"/>
        </w:rPr>
        <w:t>, which</w:t>
      </w:r>
      <w:r w:rsidR="007008F8">
        <w:rPr>
          <w:lang w:val="en-US"/>
        </w:rPr>
        <w:t xml:space="preserve">, using the benchmark scheme from </w:t>
      </w:r>
      <w:r w:rsidR="00423F5C">
        <w:rPr>
          <w:lang w:val="en-US"/>
        </w:rPr>
        <w:t>S</w:t>
      </w:r>
      <w:r w:rsidR="007008F8">
        <w:rPr>
          <w:lang w:val="en-US"/>
        </w:rPr>
        <w:t>ection 3,</w:t>
      </w:r>
      <w:r>
        <w:rPr>
          <w:lang w:val="en-US"/>
        </w:rPr>
        <w:t xml:space="preserve"> can be considered to be on par with</w:t>
      </w:r>
      <w:ins w:id="807" w:author="Julian Christensen" w:date="2024-08-14T15:22:00Z">
        <w:r w:rsidR="00576DCD">
          <w:rPr>
            <w:lang w:val="en-US"/>
          </w:rPr>
          <w:t xml:space="preserve"> typical</w:t>
        </w:r>
      </w:ins>
      <w:r>
        <w:rPr>
          <w:lang w:val="en-US"/>
        </w:rPr>
        <w:t xml:space="preserve"> human screening</w:t>
      </w:r>
      <w:ins w:id="808" w:author="Julian Christensen" w:date="2024-08-14T15:22:00Z">
        <w:r w:rsidR="00576DCD">
          <w:rPr>
            <w:lang w:val="en-US"/>
          </w:rPr>
          <w:t xml:space="preserve"> perf</w:t>
        </w:r>
      </w:ins>
      <w:ins w:id="809" w:author="Julian Christensen" w:date="2024-08-14T15:23:00Z">
        <w:r w:rsidR="00576DCD">
          <w:rPr>
            <w:lang w:val="en-US"/>
          </w:rPr>
          <w:t>ormances in high-quality systematic reviews</w:t>
        </w:r>
      </w:ins>
      <w:r>
        <w:rPr>
          <w:lang w:val="en-US"/>
        </w:rPr>
        <w:t>. The gpt-3.5-turbo model was also able to reach human-like screening performances. Yet these result</w:t>
      </w:r>
      <w:r w:rsidR="00EC7C76">
        <w:rPr>
          <w:lang w:val="en-US"/>
        </w:rPr>
        <w:t>s</w:t>
      </w:r>
      <w:r>
        <w:rPr>
          <w:lang w:val="en-US"/>
        </w:rPr>
        <w:t xml:space="preserve"> </w:t>
      </w:r>
      <w:del w:id="810" w:author="Julian Christensen" w:date="2024-08-14T15:27:00Z">
        <w:r w:rsidDel="00576DCD">
          <w:rPr>
            <w:lang w:val="en-US"/>
          </w:rPr>
          <w:delText>w</w:delText>
        </w:r>
        <w:r w:rsidR="00EC7C76" w:rsidDel="00576DCD">
          <w:rPr>
            <w:lang w:val="en-US"/>
          </w:rPr>
          <w:delText>ere</w:delText>
        </w:r>
        <w:r w:rsidDel="00576DCD">
          <w:rPr>
            <w:lang w:val="en-US"/>
          </w:rPr>
          <w:delText xml:space="preserve"> </w:delText>
        </w:r>
      </w:del>
      <w:ins w:id="811" w:author="Julian Christensen" w:date="2024-08-14T15:27:00Z">
        <w:r w:rsidR="00576DCD">
          <w:rPr>
            <w:lang w:val="en-US"/>
          </w:rPr>
          <w:t xml:space="preserve">varied </w:t>
        </w:r>
      </w:ins>
      <w:r>
        <w:rPr>
          <w:lang w:val="en-US"/>
        </w:rPr>
        <w:t xml:space="preserve">substantially </w:t>
      </w:r>
      <w:del w:id="812" w:author="Julian Christensen" w:date="2024-08-14T15:27:00Z">
        <w:r w:rsidDel="00576DCD">
          <w:rPr>
            <w:lang w:val="en-US"/>
          </w:rPr>
          <w:delText>impacted by</w:delText>
        </w:r>
      </w:del>
      <w:ins w:id="813" w:author="Julian Christensen" w:date="2024-08-14T15:27:00Z">
        <w:r w:rsidR="00576DCD">
          <w:rPr>
            <w:lang w:val="en-US"/>
          </w:rPr>
          <w:t>depending on</w:t>
        </w:r>
      </w:ins>
      <w:r>
        <w:rPr>
          <w:lang w:val="en-US"/>
        </w:rPr>
        <w:t xml:space="preserve"> the chosen inclusion probability threshold, </w:t>
      </w:r>
      <w:del w:id="814" w:author="Julian Christensen" w:date="2024-08-14T15:23:00Z">
        <w:r w:rsidDel="00576DCD">
          <w:rPr>
            <w:lang w:val="en-US"/>
          </w:rPr>
          <w:delText xml:space="preserve">indicating </w:delText>
        </w:r>
      </w:del>
      <w:ins w:id="815" w:author="Julian Christensen" w:date="2024-08-14T15:23:00Z">
        <w:r w:rsidR="00576DCD">
          <w:rPr>
            <w:lang w:val="en-US"/>
          </w:rPr>
          <w:t>reflecting the mode</w:t>
        </w:r>
      </w:ins>
      <w:ins w:id="816" w:author="Julian Christensen" w:date="2024-08-14T15:24:00Z">
        <w:r w:rsidR="00576DCD">
          <w:rPr>
            <w:lang w:val="en-US"/>
          </w:rPr>
          <w:t>l’s higher l</w:t>
        </w:r>
      </w:ins>
      <w:ins w:id="817" w:author="Julian Christensen" w:date="2024-08-14T15:29:00Z">
        <w:r w:rsidR="005352B7">
          <w:rPr>
            <w:lang w:val="en-US"/>
          </w:rPr>
          <w:t>e</w:t>
        </w:r>
      </w:ins>
      <w:ins w:id="818" w:author="Julian Christensen" w:date="2024-08-14T15:24:00Z">
        <w:r w:rsidR="00576DCD">
          <w:rPr>
            <w:lang w:val="en-US"/>
          </w:rPr>
          <w:t>vel of inconsistency in screening decisions</w:t>
        </w:r>
      </w:ins>
      <w:del w:id="819" w:author="Julian Christensen" w:date="2024-08-14T15:24:00Z">
        <w:r w:rsidDel="00576DCD">
          <w:rPr>
            <w:lang w:val="en-US"/>
          </w:rPr>
          <w:delText>that these model generally yields rather inconsistent decisions</w:delText>
        </w:r>
      </w:del>
      <w:r>
        <w:rPr>
          <w:lang w:val="en-US"/>
        </w:rPr>
        <w:t>, especially when it comes to detecting relevant studies</w:t>
      </w:r>
      <w:ins w:id="820" w:author="Julian Christensen" w:date="2024-08-14T15:24:00Z">
        <w:r w:rsidR="00576DCD">
          <w:rPr>
            <w:lang w:val="en-US"/>
          </w:rPr>
          <w:t xml:space="preserve"> (</w:t>
        </w:r>
      </w:ins>
      <w:ins w:id="821" w:author="Julian Christensen" w:date="2024-08-14T15:25:00Z">
        <w:r w:rsidR="00576DCD">
          <w:rPr>
            <w:lang w:val="en-US"/>
          </w:rPr>
          <w:t xml:space="preserve">cf. Table 4’s </w:t>
        </w:r>
      </w:ins>
      <w:ins w:id="822" w:author="Julian Christensen" w:date="2024-08-14T15:24:00Z">
        <w:r w:rsidR="00576DCD">
          <w:rPr>
            <w:lang w:val="en-US"/>
          </w:rPr>
          <w:t>recall</w:t>
        </w:r>
      </w:ins>
      <w:ins w:id="823" w:author="Julian Christensen" w:date="2024-08-14T15:25:00Z">
        <w:r w:rsidR="00576DCD">
          <w:rPr>
            <w:lang w:val="en-US"/>
          </w:rPr>
          <w:t xml:space="preserve"> column</w:t>
        </w:r>
      </w:ins>
      <w:ins w:id="824" w:author="Julian Christensen" w:date="2024-08-14T15:24:00Z">
        <w:r w:rsidR="00576DCD">
          <w:rPr>
            <w:lang w:val="en-US"/>
          </w:rPr>
          <w:t>)</w:t>
        </w:r>
      </w:ins>
      <w:r>
        <w:rPr>
          <w:lang w:val="en-US"/>
        </w:rPr>
        <w:t xml:space="preserve">.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 xml:space="preserve">ecision sensibility of the </w:t>
      </w:r>
      <w:del w:id="825" w:author="Julian Christensen" w:date="2024-08-14T15:26:00Z">
        <w:r w:rsidR="00E22047" w:rsidRPr="00065E3A" w:rsidDel="00576DCD">
          <w:rPr>
            <w:rFonts w:cs="Times New Roman"/>
            <w:szCs w:val="20"/>
            <w:lang w:val="en-US"/>
          </w:rPr>
          <w:delText>gpt</w:delText>
        </w:r>
      </w:del>
      <w:ins w:id="826" w:author="Julian Christensen" w:date="2024-08-14T15:26:00Z">
        <w:r w:rsidR="00576DCD">
          <w:rPr>
            <w:rFonts w:cs="Times New Roman"/>
            <w:szCs w:val="20"/>
            <w:lang w:val="en-US"/>
          </w:rPr>
          <w:t>GPT</w:t>
        </w:r>
      </w:ins>
      <w:r w:rsidR="00E22047" w:rsidRPr="00065E3A">
        <w:rPr>
          <w:rFonts w:cs="Times New Roman"/>
          <w:szCs w:val="20"/>
          <w:lang w:val="en-US"/>
        </w:rPr>
        <w:t>-3.5</w:t>
      </w:r>
      <w:r w:rsidR="00E22047">
        <w:rPr>
          <w:rFonts w:cs="Times New Roman"/>
          <w:szCs w:val="20"/>
          <w:lang w:val="en-US"/>
        </w:rPr>
        <w:t xml:space="preserve"> </w:t>
      </w:r>
      <w:r w:rsidR="00E22047" w:rsidRPr="00065E3A">
        <w:rPr>
          <w:rFonts w:cs="Times New Roman"/>
          <w:szCs w:val="20"/>
          <w:lang w:val="en-US"/>
        </w:rPr>
        <w:t>model across</w:t>
      </w:r>
      <w:ins w:id="827" w:author="Julian Christensen" w:date="2024-08-14T15:30:00Z">
        <w:r w:rsidR="005352B7">
          <w:rPr>
            <w:rFonts w:cs="Times New Roman"/>
            <w:szCs w:val="20"/>
            <w:lang w:val="en-US"/>
          </w:rPr>
          <w:t xml:space="preserve"> different</w:t>
        </w:r>
      </w:ins>
      <w:r w:rsidR="00E22047" w:rsidRPr="00065E3A">
        <w:rPr>
          <w:rFonts w:cs="Times New Roman"/>
          <w:szCs w:val="20"/>
          <w:lang w:val="en-US"/>
        </w:rPr>
        <w:t xml:space="preserve"> inclusion probabilit</w:t>
      </w:r>
      <w:ins w:id="828" w:author="Julian Christensen" w:date="2024-08-14T15:30:00Z">
        <w:r w:rsidR="005352B7">
          <w:rPr>
            <w:rFonts w:cs="Times New Roman"/>
            <w:szCs w:val="20"/>
            <w:lang w:val="en-US"/>
          </w:rPr>
          <w:t>y thresholds</w:t>
        </w:r>
      </w:ins>
      <w:del w:id="829" w:author="Julian Christensen" w:date="2024-08-14T15:30:00Z">
        <w:r w:rsidR="00E22047" w:rsidRPr="00065E3A" w:rsidDel="005352B7">
          <w:rPr>
            <w:rFonts w:cs="Times New Roman"/>
            <w:szCs w:val="20"/>
            <w:lang w:val="en-US"/>
          </w:rPr>
          <w:delText>ies</w:delText>
        </w:r>
      </w:del>
      <w:r w:rsidR="00E22047">
        <w:rPr>
          <w:rFonts w:cs="Times New Roman"/>
          <w:szCs w:val="20"/>
          <w:lang w:val="en-US"/>
        </w:rPr>
        <w:t xml:space="preserve"> </w:t>
      </w:r>
      <w:del w:id="830" w:author="Julian Christensen" w:date="2024-08-14T15:26:00Z">
        <w:r w:rsidR="00E22047" w:rsidDel="00576DCD">
          <w:rPr>
            <w:rFonts w:cs="Times New Roman"/>
            <w:szCs w:val="20"/>
            <w:lang w:val="en-US"/>
          </w:rPr>
          <w:delText>for the FFT data</w:delText>
        </w:r>
      </w:del>
      <w:ins w:id="831" w:author="Julian Christensen" w:date="2024-08-14T15:26:00Z">
        <w:r w:rsidR="00576DCD">
          <w:rPr>
            <w:rFonts w:cs="Times New Roman"/>
            <w:szCs w:val="20"/>
            <w:lang w:val="en-US"/>
          </w:rPr>
          <w:t>in</w:t>
        </w:r>
      </w:ins>
      <w:ins w:id="832" w:author="Julian Christensen" w:date="2024-08-14T15:30:00Z">
        <w:r w:rsidR="005352B7">
          <w:rPr>
            <w:rFonts w:cs="Times New Roman"/>
            <w:szCs w:val="20"/>
            <w:lang w:val="en-US"/>
          </w:rPr>
          <w:t xml:space="preserve"> the context of</w:t>
        </w:r>
      </w:ins>
      <w:ins w:id="833" w:author="Julian Christensen" w:date="2024-08-14T15:26:00Z">
        <w:r w:rsidR="00576DCD">
          <w:rPr>
            <w:rFonts w:cs="Times New Roman"/>
            <w:szCs w:val="20"/>
            <w:lang w:val="en-US"/>
          </w:rPr>
          <w:t xml:space="preserve"> Experiment 1</w:t>
        </w:r>
      </w:ins>
      <w:r w:rsidR="00E22047">
        <w:rPr>
          <w:rFonts w:cs="Times New Roman"/>
          <w:szCs w:val="20"/>
          <w:lang w:val="en-US"/>
        </w:rPr>
        <w:t>.</w:t>
      </w:r>
      <w:r w:rsidR="00E22047" w:rsidRPr="00065E3A">
        <w:rPr>
          <w:rFonts w:cs="Times New Roman"/>
          <w:szCs w:val="20"/>
          <w:lang w:val="en-US"/>
        </w:rPr>
        <w:t xml:space="preserve"> </w:t>
      </w:r>
      <w:r>
        <w:rPr>
          <w:lang w:val="en-US"/>
        </w:rPr>
        <w:t xml:space="preserve">When </w:t>
      </w:r>
      <w:del w:id="834" w:author="Julian Christensen" w:date="2024-08-14T15:28:00Z">
        <w:r w:rsidDel="00576DCD">
          <w:rPr>
            <w:lang w:val="en-US"/>
          </w:rPr>
          <w:delText>setting the inclusion probability equal to</w:delText>
        </w:r>
      </w:del>
      <w:ins w:id="835" w:author="Julian Christensen" w:date="2024-08-14T15:28:00Z">
        <w:r w:rsidR="00576DCD">
          <w:rPr>
            <w:lang w:val="en-US"/>
          </w:rPr>
          <w:t>using an inclusion probability threshold of</w:t>
        </w:r>
      </w:ins>
      <w:r>
        <w:rPr>
          <w:lang w:val="en-US"/>
        </w:rPr>
        <w:t xml:space="preserve"> 0.2 </w:t>
      </w:r>
      <w:ins w:id="836" w:author="Julian Christensen" w:date="2024-08-14T15:32:00Z">
        <w:r w:rsidR="005352B7">
          <w:rPr>
            <w:lang w:val="en-US"/>
          </w:rPr>
          <w:t>(</w:t>
        </w:r>
      </w:ins>
      <w:del w:id="837" w:author="Julian Christensen" w:date="2024-08-14T15:31:00Z">
        <w:r w:rsidDel="005352B7">
          <w:rPr>
            <w:lang w:val="en-US"/>
          </w:rPr>
          <w:delText>(</w:delText>
        </w:r>
      </w:del>
      <w:r>
        <w:rPr>
          <w:lang w:val="en-US"/>
        </w:rPr>
        <w:t>meaning that</w:t>
      </w:r>
      <w:ins w:id="838" w:author="Julian Christensen" w:date="2024-08-14T15:28:00Z">
        <w:r w:rsidR="00576DCD">
          <w:rPr>
            <w:lang w:val="en-US"/>
          </w:rPr>
          <w:t xml:space="preserve"> </w:t>
        </w:r>
      </w:ins>
      <w:ins w:id="839" w:author="Julian Christensen" w:date="2024-08-14T15:32:00Z">
        <w:r w:rsidR="005352B7">
          <w:rPr>
            <w:lang w:val="en-US"/>
          </w:rPr>
          <w:t>s</w:t>
        </w:r>
      </w:ins>
      <w:ins w:id="840" w:author="Julian Christensen" w:date="2024-08-14T15:28:00Z">
        <w:r w:rsidR="00576DCD">
          <w:rPr>
            <w:lang w:val="en-US"/>
          </w:rPr>
          <w:t>tud</w:t>
        </w:r>
      </w:ins>
      <w:ins w:id="841" w:author="Julian Christensen" w:date="2024-08-14T15:32:00Z">
        <w:r w:rsidR="005352B7">
          <w:rPr>
            <w:lang w:val="en-US"/>
          </w:rPr>
          <w:t>ies</w:t>
        </w:r>
      </w:ins>
      <w:ins w:id="842" w:author="Julian Christensen" w:date="2024-08-14T15:28:00Z">
        <w:r w:rsidR="00576DCD">
          <w:rPr>
            <w:lang w:val="en-US"/>
          </w:rPr>
          <w:t xml:space="preserve"> </w:t>
        </w:r>
      </w:ins>
      <w:ins w:id="843" w:author="Julian Christensen" w:date="2024-08-14T15:32:00Z">
        <w:r w:rsidR="005352B7">
          <w:rPr>
            <w:lang w:val="en-US"/>
          </w:rPr>
          <w:t>were</w:t>
        </w:r>
      </w:ins>
      <w:ins w:id="844" w:author="Julian Christensen" w:date="2024-08-14T15:28:00Z">
        <w:r w:rsidR="00576DCD">
          <w:rPr>
            <w:lang w:val="en-US"/>
          </w:rPr>
          <w:t xml:space="preserve"> coded as relevant if</w:t>
        </w:r>
      </w:ins>
      <w:ins w:id="845" w:author="Julian Christensen" w:date="2024-08-14T15:29:00Z">
        <w:r w:rsidR="00576DCD">
          <w:rPr>
            <w:lang w:val="en-US"/>
          </w:rPr>
          <w:t xml:space="preserve"> the</w:t>
        </w:r>
      </w:ins>
      <w:r>
        <w:rPr>
          <w:lang w:val="en-US"/>
        </w:rPr>
        <w:t xml:space="preserve"> </w:t>
      </w:r>
      <w:del w:id="846" w:author="Julian Christensen" w:date="2024-08-14T15:26:00Z">
        <w:r w:rsidDel="00576DCD">
          <w:rPr>
            <w:lang w:val="en-US"/>
          </w:rPr>
          <w:delText>gpt</w:delText>
        </w:r>
      </w:del>
      <w:ins w:id="847" w:author="Julian Christensen" w:date="2024-08-14T15:26:00Z">
        <w:r w:rsidR="00576DCD">
          <w:rPr>
            <w:lang w:val="en-US"/>
          </w:rPr>
          <w:t>GPT</w:t>
        </w:r>
      </w:ins>
      <w:del w:id="848" w:author="Julian Christensen" w:date="2024-08-14T15:29:00Z">
        <w:r w:rsidDel="00576DCD">
          <w:rPr>
            <w:lang w:val="en-US"/>
          </w:rPr>
          <w:delText>-3.5</w:delText>
        </w:r>
      </w:del>
      <w:ins w:id="849" w:author="Julian Christensen" w:date="2024-08-14T15:29:00Z">
        <w:r w:rsidR="00576DCD">
          <w:rPr>
            <w:lang w:val="en-US"/>
          </w:rPr>
          <w:t xml:space="preserve"> model</w:t>
        </w:r>
      </w:ins>
      <w:r>
        <w:rPr>
          <w:lang w:val="en-US"/>
        </w:rPr>
        <w:t xml:space="preserve"> </w:t>
      </w:r>
      <w:del w:id="850" w:author="Julian Christensen" w:date="2024-08-14T15:29:00Z">
        <w:r w:rsidDel="00576DCD">
          <w:rPr>
            <w:lang w:val="en-US"/>
          </w:rPr>
          <w:delText xml:space="preserve">included </w:delText>
        </w:r>
      </w:del>
      <w:ins w:id="851" w:author="Julian Christensen" w:date="2024-08-14T15:29:00Z">
        <w:r w:rsidR="00576DCD">
          <w:rPr>
            <w:lang w:val="en-US"/>
          </w:rPr>
          <w:t>include</w:t>
        </w:r>
      </w:ins>
      <w:ins w:id="852" w:author="Julian Christensen" w:date="2024-08-14T15:32:00Z">
        <w:r w:rsidR="005352B7">
          <w:rPr>
            <w:lang w:val="en-US"/>
          </w:rPr>
          <w:t>d</w:t>
        </w:r>
      </w:ins>
      <w:ins w:id="853" w:author="Julian Christensen" w:date="2024-08-14T15:29:00Z">
        <w:r w:rsidR="00576DCD">
          <w:rPr>
            <w:lang w:val="en-US"/>
          </w:rPr>
          <w:t xml:space="preserve"> </w:t>
        </w:r>
      </w:ins>
      <w:del w:id="854" w:author="Julian Christensen" w:date="2024-08-14T15:29:00Z">
        <w:r w:rsidDel="00576DCD">
          <w:rPr>
            <w:lang w:val="en-US"/>
          </w:rPr>
          <w:delText>the study</w:delText>
        </w:r>
      </w:del>
      <w:ins w:id="855" w:author="Julian Christensen" w:date="2024-08-14T15:29:00Z">
        <w:r w:rsidR="00576DCD">
          <w:rPr>
            <w:lang w:val="en-US"/>
          </w:rPr>
          <w:t>it</w:t>
        </w:r>
      </w:ins>
      <w:r>
        <w:rPr>
          <w:lang w:val="en-US"/>
        </w:rPr>
        <w:t xml:space="preserve"> in </w:t>
      </w:r>
      <w:del w:id="856" w:author="Julian Christensen" w:date="2024-08-14T15:29:00Z">
        <w:r w:rsidDel="00576DCD">
          <w:rPr>
            <w:lang w:val="en-US"/>
          </w:rPr>
          <w:delText xml:space="preserve">at least </w:delText>
        </w:r>
      </w:del>
      <w:r>
        <w:rPr>
          <w:lang w:val="en-US"/>
        </w:rPr>
        <w:t xml:space="preserve">2 </w:t>
      </w:r>
      <w:del w:id="857" w:author="Julian Christensen" w:date="2024-08-14T15:29:00Z">
        <w:r w:rsidDel="00576DCD">
          <w:rPr>
            <w:lang w:val="en-US"/>
          </w:rPr>
          <w:delText xml:space="preserve">out </w:delText>
        </w:r>
      </w:del>
      <w:ins w:id="858" w:author="Julian Christensen" w:date="2024-08-14T15:29:00Z">
        <w:r w:rsidR="00576DCD">
          <w:rPr>
            <w:lang w:val="en-US"/>
          </w:rPr>
          <w:t xml:space="preserve">or more </w:t>
        </w:r>
      </w:ins>
      <w:r>
        <w:rPr>
          <w:lang w:val="en-US"/>
        </w:rPr>
        <w:t>of</w:t>
      </w:r>
      <w:ins w:id="859" w:author="Julian Christensen" w:date="2024-08-14T15:29:00Z">
        <w:r w:rsidR="00576DCD">
          <w:rPr>
            <w:lang w:val="en-US"/>
          </w:rPr>
          <w:t xml:space="preserve"> the</w:t>
        </w:r>
      </w:ins>
      <w:r>
        <w:rPr>
          <w:lang w:val="en-US"/>
        </w:rPr>
        <w:t xml:space="preserve"> 10 screenings</w:t>
      </w:r>
      <w:ins w:id="860" w:author="Julian Christensen" w:date="2024-08-14T15:33:00Z">
        <w:r w:rsidR="005352B7">
          <w:rPr>
            <w:lang w:val="en-US"/>
          </w:rPr>
          <w:t>)</w:t>
        </w:r>
      </w:ins>
      <w:del w:id="861" w:author="Julian Christensen" w:date="2024-08-14T15:31:00Z">
        <w:r w:rsidDel="005352B7">
          <w:rPr>
            <w:lang w:val="en-US"/>
          </w:rPr>
          <w:delText>)</w:delText>
        </w:r>
      </w:del>
      <w:r>
        <w:rPr>
          <w:lang w:val="en-US"/>
        </w:rPr>
        <w:t>,</w:t>
      </w:r>
      <w:ins w:id="862" w:author="Julian Christensen" w:date="2024-08-14T15:33:00Z">
        <w:r w:rsidR="005352B7">
          <w:rPr>
            <w:lang w:val="en-US"/>
          </w:rPr>
          <w:t xml:space="preserve"> the</w:t>
        </w:r>
      </w:ins>
      <w:r>
        <w:rPr>
          <w:lang w:val="en-US"/>
        </w:rPr>
        <w:t xml:space="preserve"> </w:t>
      </w:r>
      <w:del w:id="863" w:author="Julian Christensen" w:date="2024-08-14T15:32:00Z">
        <w:r w:rsidDel="005352B7">
          <w:rPr>
            <w:lang w:val="en-US"/>
          </w:rPr>
          <w:delText>the gpt</w:delText>
        </w:r>
      </w:del>
      <w:ins w:id="864" w:author="Julian Christensen" w:date="2024-08-14T15:32:00Z">
        <w:r w:rsidR="005352B7">
          <w:rPr>
            <w:lang w:val="en-US"/>
          </w:rPr>
          <w:t>GPT</w:t>
        </w:r>
      </w:ins>
      <w:r>
        <w:rPr>
          <w:lang w:val="en-US"/>
        </w:rPr>
        <w:t>-3.5</w:t>
      </w:r>
      <w:ins w:id="865" w:author="Julian Christensen" w:date="2024-08-14T15:33:00Z">
        <w:r w:rsidR="005352B7">
          <w:rPr>
            <w:lang w:val="en-US"/>
          </w:rPr>
          <w:t xml:space="preserve"> model</w:t>
        </w:r>
      </w:ins>
      <w:r>
        <w:rPr>
          <w:lang w:val="en-US"/>
        </w:rPr>
        <w:t xml:space="preserve"> </w:t>
      </w:r>
      <w:del w:id="866" w:author="Julian Christensen" w:date="2024-08-14T15:32:00Z">
        <w:r w:rsidDel="005352B7">
          <w:rPr>
            <w:lang w:val="en-US"/>
          </w:rPr>
          <w:delText xml:space="preserve">model </w:delText>
        </w:r>
      </w:del>
      <w:r>
        <w:rPr>
          <w:lang w:val="en-US"/>
        </w:rPr>
        <w:t xml:space="preserve">yielded a recall of </w:t>
      </w:r>
      <w:del w:id="867" w:author="Julian Christensen" w:date="2024-08-14T15:33:00Z">
        <w:r w:rsidDel="005352B7">
          <w:rPr>
            <w:lang w:val="en-US"/>
          </w:rPr>
          <w:delText>81%</w:delText>
        </w:r>
      </w:del>
      <w:ins w:id="868" w:author="Julian Christensen" w:date="2024-08-14T15:33:00Z">
        <w:r w:rsidR="005352B7">
          <w:rPr>
            <w:lang w:val="en-US"/>
          </w:rPr>
          <w:t>0.81</w:t>
        </w:r>
      </w:ins>
      <w:r>
        <w:rPr>
          <w:lang w:val="en-US"/>
        </w:rPr>
        <w:t xml:space="preserve"> and a specificity of </w:t>
      </w:r>
      <w:ins w:id="869" w:author="Julian Christensen" w:date="2024-08-14T15:33:00Z">
        <w:r w:rsidR="005352B7">
          <w:rPr>
            <w:lang w:val="en-US"/>
          </w:rPr>
          <w:t>0.</w:t>
        </w:r>
      </w:ins>
      <w:r>
        <w:rPr>
          <w:lang w:val="en-US"/>
        </w:rPr>
        <w:t>9</w:t>
      </w:r>
      <w:ins w:id="870" w:author="Julian Christensen" w:date="2024-08-14T15:33:00Z">
        <w:r w:rsidR="005352B7">
          <w:rPr>
            <w:lang w:val="en-US"/>
          </w:rPr>
          <w:t>4</w:t>
        </w:r>
      </w:ins>
      <w:del w:id="871" w:author="Julian Christensen" w:date="2024-08-14T15:33:00Z">
        <w:r w:rsidDel="005352B7">
          <w:rPr>
            <w:lang w:val="en-US"/>
          </w:rPr>
          <w:delText>3.7%</w:delText>
        </w:r>
      </w:del>
      <w:r>
        <w:rPr>
          <w:lang w:val="en-US"/>
        </w:rPr>
        <w:t xml:space="preserve">. However, when </w:t>
      </w:r>
      <w:ins w:id="872" w:author="Julian Christensen" w:date="2024-08-14T15:34:00Z">
        <w:r w:rsidR="005352B7">
          <w:rPr>
            <w:lang w:val="en-US"/>
          </w:rPr>
          <w:t xml:space="preserve">using an inclusion probability threshold of </w:t>
        </w:r>
      </w:ins>
      <w:del w:id="873" w:author="Julian Christensen" w:date="2024-08-14T15:34:00Z">
        <w:r w:rsidDel="005352B7">
          <w:rPr>
            <w:lang w:val="en-US"/>
          </w:rPr>
          <w:delText xml:space="preserve">setting the inclusion probability equal to </w:delText>
        </w:r>
      </w:del>
      <w:r>
        <w:rPr>
          <w:lang w:val="en-US"/>
        </w:rPr>
        <w:t>0.5</w:t>
      </w:r>
      <w:ins w:id="874" w:author="Julian Christensen" w:date="2024-08-14T15:34:00Z">
        <w:r w:rsidR="005352B7">
          <w:rPr>
            <w:lang w:val="en-US"/>
          </w:rPr>
          <w:t>,</w:t>
        </w:r>
      </w:ins>
      <w:r>
        <w:rPr>
          <w:lang w:val="en-US"/>
        </w:rPr>
        <w:t xml:space="preserve"> </w:t>
      </w:r>
      <w:del w:id="875" w:author="Julian Christensen" w:date="2024-08-14T15:34:00Z">
        <w:r w:rsidDel="005352B7">
          <w:rPr>
            <w:lang w:val="en-US"/>
          </w:rPr>
          <w:delText xml:space="preserve">yielded a </w:delText>
        </w:r>
      </w:del>
      <w:ins w:id="876" w:author="Julian Christensen" w:date="2024-08-14T15:34:00Z">
        <w:r w:rsidR="005352B7">
          <w:rPr>
            <w:lang w:val="en-US"/>
          </w:rPr>
          <w:t xml:space="preserve">the </w:t>
        </w:r>
      </w:ins>
      <w:r>
        <w:rPr>
          <w:lang w:val="en-US"/>
        </w:rPr>
        <w:t>performance</w:t>
      </w:r>
      <w:ins w:id="877" w:author="Julian Christensen" w:date="2024-08-14T15:34:00Z">
        <w:r w:rsidR="005352B7">
          <w:rPr>
            <w:lang w:val="en-US"/>
          </w:rPr>
          <w:t xml:space="preserve"> became</w:t>
        </w:r>
      </w:ins>
      <w:r>
        <w:rPr>
          <w:lang w:val="en-US"/>
        </w:rPr>
        <w:t xml:space="preserve"> unacceptably low compared to human screening</w:t>
      </w:r>
      <w:r w:rsidR="007008F8">
        <w:rPr>
          <w:lang w:val="en-US"/>
        </w:rPr>
        <w:t>,</w:t>
      </w:r>
      <w:r w:rsidR="00EC7C76">
        <w:rPr>
          <w:lang w:val="en-US"/>
        </w:rPr>
        <w:t xml:space="preserve"> with a recall </w:t>
      </w:r>
      <w:r w:rsidR="007008F8">
        <w:rPr>
          <w:lang w:val="en-US"/>
        </w:rPr>
        <w:t xml:space="preserve">of only </w:t>
      </w:r>
      <w:ins w:id="878" w:author="Julian Christensen" w:date="2024-08-14T15:34:00Z">
        <w:r w:rsidR="005352B7">
          <w:rPr>
            <w:lang w:val="en-US"/>
          </w:rPr>
          <w:t>0.</w:t>
        </w:r>
      </w:ins>
      <w:r w:rsidR="007008F8">
        <w:rPr>
          <w:lang w:val="en-US"/>
        </w:rPr>
        <w:t>69</w:t>
      </w:r>
      <w:del w:id="879" w:author="Julian Christensen" w:date="2024-08-14T15:34:00Z">
        <w:r w:rsidR="00EC7C76" w:rsidDel="005352B7">
          <w:rPr>
            <w:lang w:val="en-US"/>
          </w:rPr>
          <w:delText>%</w:delText>
        </w:r>
      </w:del>
      <w:r w:rsidR="00EC7C76">
        <w:rPr>
          <w:lang w:val="en-US"/>
        </w:rPr>
        <w:t>.</w:t>
      </w:r>
    </w:p>
    <w:p w14:paraId="5FF15B33" w14:textId="7DBD797D" w:rsidR="00065E3A" w:rsidRDefault="00D874B5" w:rsidP="00A449F4">
      <w:pPr>
        <w:spacing w:after="0" w:line="360" w:lineRule="auto"/>
        <w:jc w:val="both"/>
        <w:rPr>
          <w:rFonts w:cs="Times New Roman"/>
          <w:szCs w:val="24"/>
          <w:lang w:val="en-US"/>
        </w:rPr>
      </w:pPr>
      <w:r>
        <w:rPr>
          <w:lang w:val="en-US"/>
        </w:rPr>
        <w:tab/>
        <w:t xml:space="preserve">When used on the FRIENDS data, the </w:t>
      </w:r>
      <w:del w:id="880" w:author="Julian Christensen" w:date="2024-08-14T15:35:00Z">
        <w:r w:rsidDel="005352B7">
          <w:rPr>
            <w:lang w:val="en-US"/>
          </w:rPr>
          <w:delText>gpt</w:delText>
        </w:r>
      </w:del>
      <w:ins w:id="881" w:author="Julian Christensen" w:date="2024-08-14T15:35:00Z">
        <w:r w:rsidR="005352B7">
          <w:rPr>
            <w:lang w:val="en-US"/>
          </w:rPr>
          <w:t>GPT</w:t>
        </w:r>
      </w:ins>
      <w:r>
        <w:rPr>
          <w:lang w:val="en-US"/>
        </w:rPr>
        <w:t xml:space="preserve">-4 model performed extremely well with performance measures </w:t>
      </w:r>
      <w:del w:id="882" w:author="Julian Christensen" w:date="2024-08-14T15:35:00Z">
        <w:r w:rsidDel="005352B7">
          <w:rPr>
            <w:lang w:val="en-US"/>
          </w:rPr>
          <w:delText xml:space="preserve">that can considered to </w:delText>
        </w:r>
      </w:del>
      <w:r>
        <w:rPr>
          <w:lang w:val="en-US"/>
        </w:rPr>
        <w:t>exceed</w:t>
      </w:r>
      <w:ins w:id="883" w:author="Julian Christensen" w:date="2024-08-14T15:35:00Z">
        <w:r w:rsidR="005352B7">
          <w:rPr>
            <w:lang w:val="en-US"/>
          </w:rPr>
          <w:t>ing</w:t>
        </w:r>
      </w:ins>
      <w:r>
        <w:rPr>
          <w:lang w:val="en-US"/>
        </w:rPr>
        <w:t xml:space="preserve"> common human screening performances. </w:t>
      </w:r>
      <w:r w:rsidR="007008F8">
        <w:rPr>
          <w:lang w:val="en-US"/>
        </w:rPr>
        <w:t>Specifically</w:t>
      </w:r>
      <w:r>
        <w:rPr>
          <w:lang w:val="en-US"/>
        </w:rPr>
        <w:t>, it yielded</w:t>
      </w:r>
      <w:r w:rsidR="00E22047">
        <w:rPr>
          <w:lang w:val="en-US"/>
        </w:rPr>
        <w:t xml:space="preserve"> a recall</w:t>
      </w:r>
      <w:r>
        <w:rPr>
          <w:lang w:val="en-US"/>
        </w:rPr>
        <w:t xml:space="preserve"> </w:t>
      </w:r>
      <w:r w:rsidR="00E22047">
        <w:rPr>
          <w:lang w:val="en-US"/>
        </w:rPr>
        <w:t xml:space="preserve">of </w:t>
      </w:r>
      <w:ins w:id="884" w:author="Julian Christensen" w:date="2024-08-14T15:35:00Z">
        <w:r w:rsidR="005352B7">
          <w:rPr>
            <w:lang w:val="en-US"/>
          </w:rPr>
          <w:t>0.</w:t>
        </w:r>
      </w:ins>
      <w:r w:rsidR="00E22047">
        <w:rPr>
          <w:lang w:val="en-US"/>
        </w:rPr>
        <w:t>98</w:t>
      </w:r>
      <w:del w:id="885" w:author="Julian Christensen" w:date="2024-08-14T15:35:00Z">
        <w:r w:rsidR="00E22047" w:rsidDel="005352B7">
          <w:rPr>
            <w:lang w:val="en-US"/>
          </w:rPr>
          <w:delText>.4%</w:delText>
        </w:r>
      </w:del>
      <w:r w:rsidR="00E22047">
        <w:rPr>
          <w:lang w:val="en-US"/>
        </w:rPr>
        <w:t xml:space="preserve"> (only missing one relevant study) and a specificity </w:t>
      </w:r>
      <w:del w:id="886" w:author="Julian Christensen" w:date="2024-08-14T15:11:00Z">
        <w:r w:rsidR="00E22047" w:rsidDel="00EC6E04">
          <w:rPr>
            <w:lang w:val="en-US"/>
          </w:rPr>
          <w:delText xml:space="preserve">rate </w:delText>
        </w:r>
      </w:del>
      <w:ins w:id="887" w:author="Julian Christensen" w:date="2024-08-14T15:11:00Z">
        <w:r w:rsidR="00EC6E04">
          <w:rPr>
            <w:lang w:val="en-US"/>
          </w:rPr>
          <w:t xml:space="preserve">value </w:t>
        </w:r>
      </w:ins>
      <w:r w:rsidR="00E22047">
        <w:rPr>
          <w:lang w:val="en-US"/>
        </w:rPr>
        <w:t xml:space="preserve">of </w:t>
      </w:r>
      <w:ins w:id="888" w:author="Julian Christensen" w:date="2024-08-14T15:35:00Z">
        <w:r w:rsidR="005352B7">
          <w:rPr>
            <w:lang w:val="en-US"/>
          </w:rPr>
          <w:t>0.</w:t>
        </w:r>
      </w:ins>
      <w:r w:rsidR="00E22047">
        <w:rPr>
          <w:lang w:val="en-US"/>
        </w:rPr>
        <w:t>97</w:t>
      </w:r>
      <w:del w:id="889" w:author="Julian Christensen" w:date="2024-08-14T15:35:00Z">
        <w:r w:rsidR="00E22047" w:rsidDel="005352B7">
          <w:rPr>
            <w:lang w:val="en-US"/>
          </w:rPr>
          <w:delText>.4%</w:delText>
        </w:r>
      </w:del>
      <w:r w:rsidR="00E22047">
        <w:rPr>
          <w:lang w:val="en-US"/>
        </w:rPr>
        <w:t xml:space="preserve">. </w:t>
      </w:r>
      <w:ins w:id="890" w:author="Julian Christensen" w:date="2024-08-14T15:38:00Z">
        <w:r w:rsidR="005352B7">
          <w:rPr>
            <w:lang w:val="en-US"/>
          </w:rPr>
          <w:t>When using an inclusion probability threshold of 0.</w:t>
        </w:r>
      </w:ins>
      <w:ins w:id="891" w:author="Julian Christensen" w:date="2024-08-14T16:03:00Z">
        <w:r w:rsidR="00D54184">
          <w:rPr>
            <w:lang w:val="en-US"/>
          </w:rPr>
          <w:t>699</w:t>
        </w:r>
      </w:ins>
      <w:ins w:id="892" w:author="Julian Christensen" w:date="2024-08-14T15:38:00Z">
        <w:r w:rsidR="005352B7">
          <w:rPr>
            <w:lang w:val="en-US"/>
          </w:rPr>
          <w:t xml:space="preserve">, </w:t>
        </w:r>
      </w:ins>
      <w:del w:id="893" w:author="Julian Christensen" w:date="2024-08-14T15:36:00Z">
        <w:r w:rsidR="00E22047" w:rsidDel="005352B7">
          <w:rPr>
            <w:lang w:val="en-US"/>
          </w:rPr>
          <w:delText>In this regard, t</w:delText>
        </w:r>
      </w:del>
      <w:ins w:id="894" w:author="Julian Christensen" w:date="2024-08-14T15:38:00Z">
        <w:r w:rsidR="005352B7">
          <w:rPr>
            <w:lang w:val="en-US"/>
          </w:rPr>
          <w:t>t</w:t>
        </w:r>
      </w:ins>
      <w:r w:rsidR="00E22047">
        <w:rPr>
          <w:lang w:val="en-US"/>
        </w:rPr>
        <w:t xml:space="preserve">he </w:t>
      </w:r>
      <w:del w:id="895" w:author="Julian Christensen" w:date="2024-08-14T15:36:00Z">
        <w:r w:rsidR="00E22047" w:rsidDel="005352B7">
          <w:rPr>
            <w:lang w:val="en-US"/>
          </w:rPr>
          <w:delText>gpt</w:delText>
        </w:r>
      </w:del>
      <w:ins w:id="896" w:author="Julian Christensen" w:date="2024-08-14T15:36:00Z">
        <w:r w:rsidR="005352B7">
          <w:rPr>
            <w:lang w:val="en-US"/>
          </w:rPr>
          <w:t>GPT</w:t>
        </w:r>
      </w:ins>
      <w:r w:rsidR="00E22047">
        <w:rPr>
          <w:lang w:val="en-US"/>
        </w:rPr>
        <w:t xml:space="preserve">-3.5 model performed </w:t>
      </w:r>
      <w:del w:id="897" w:author="Julian Christensen" w:date="2024-08-14T15:37:00Z">
        <w:r w:rsidR="00E22047" w:rsidDel="005352B7">
          <w:rPr>
            <w:lang w:val="en-US"/>
          </w:rPr>
          <w:delText>closely on par with humans</w:delText>
        </w:r>
      </w:del>
      <w:ins w:id="898" w:author="Julian Christensen" w:date="2024-08-14T15:37:00Z">
        <w:r w:rsidR="005352B7">
          <w:rPr>
            <w:lang w:val="en-US"/>
          </w:rPr>
          <w:t>very well as well</w:t>
        </w:r>
      </w:ins>
      <w:ins w:id="899" w:author="Julian Christensen" w:date="2024-08-14T15:38:00Z">
        <w:r w:rsidR="005352B7">
          <w:rPr>
            <w:lang w:val="en-US"/>
          </w:rPr>
          <w:t>,</w:t>
        </w:r>
      </w:ins>
      <w:r w:rsidR="00E22047">
        <w:rPr>
          <w:lang w:val="en-US"/>
        </w:rPr>
        <w:t xml:space="preserve"> with a recall of </w:t>
      </w:r>
      <w:ins w:id="900" w:author="Julian Christensen" w:date="2024-08-14T15:36:00Z">
        <w:r w:rsidR="005352B7">
          <w:rPr>
            <w:lang w:val="en-US"/>
          </w:rPr>
          <w:t>0.</w:t>
        </w:r>
      </w:ins>
      <w:r w:rsidR="00E22047">
        <w:rPr>
          <w:lang w:val="en-US"/>
        </w:rPr>
        <w:t>95</w:t>
      </w:r>
      <w:del w:id="901" w:author="Julian Christensen" w:date="2024-08-14T15:36:00Z">
        <w:r w:rsidR="00E22047" w:rsidDel="005352B7">
          <w:rPr>
            <w:lang w:val="en-US"/>
          </w:rPr>
          <w:delText>.3%</w:delText>
        </w:r>
      </w:del>
      <w:r w:rsidR="00E22047">
        <w:rPr>
          <w:lang w:val="en-US"/>
        </w:rPr>
        <w:t xml:space="preserve"> and specificity of </w:t>
      </w:r>
      <w:ins w:id="902" w:author="Julian Christensen" w:date="2024-08-14T15:36:00Z">
        <w:r w:rsidR="005352B7">
          <w:rPr>
            <w:lang w:val="en-US"/>
          </w:rPr>
          <w:t>0.</w:t>
        </w:r>
      </w:ins>
      <w:del w:id="903" w:author="Julian Christensen" w:date="2024-08-14T15:38:00Z">
        <w:r w:rsidR="00E22047" w:rsidDel="005352B7">
          <w:rPr>
            <w:lang w:val="en-US"/>
          </w:rPr>
          <w:delText>89</w:delText>
        </w:r>
      </w:del>
      <w:del w:id="904" w:author="Julian Christensen" w:date="2024-08-14T15:36:00Z">
        <w:r w:rsidR="00E22047" w:rsidDel="005352B7">
          <w:rPr>
            <w:lang w:val="en-US"/>
          </w:rPr>
          <w:delText>.</w:delText>
        </w:r>
      </w:del>
      <w:del w:id="905" w:author="Julian Christensen" w:date="2024-08-14T15:38:00Z">
        <w:r w:rsidR="00E22047" w:rsidDel="005352B7">
          <w:rPr>
            <w:lang w:val="en-US"/>
          </w:rPr>
          <w:delText>9</w:delText>
        </w:r>
      </w:del>
      <w:ins w:id="906" w:author="Julian Christensen" w:date="2024-08-14T15:38:00Z">
        <w:r w:rsidR="005352B7">
          <w:rPr>
            <w:lang w:val="en-US"/>
          </w:rPr>
          <w:t>90</w:t>
        </w:r>
      </w:ins>
      <w:del w:id="907" w:author="Julian Christensen" w:date="2024-08-14T15:36:00Z">
        <w:r w:rsidR="00E22047" w:rsidDel="005352B7">
          <w:rPr>
            <w:lang w:val="en-US"/>
          </w:rPr>
          <w:delText>%</w:delText>
        </w:r>
      </w:del>
      <w:del w:id="908" w:author="Julian Christensen" w:date="2024-08-14T15:39:00Z">
        <w:r w:rsidR="00E22047" w:rsidDel="005352B7">
          <w:rPr>
            <w:lang w:val="en-US"/>
          </w:rPr>
          <w:delText xml:space="preserve"> when the inclusion probability was set</w:delText>
        </w:r>
        <w:r w:rsidR="00726CD7" w:rsidDel="005352B7">
          <w:rPr>
            <w:lang w:val="en-US"/>
          </w:rPr>
          <w:delText xml:space="preserve"> to</w:delText>
        </w:r>
        <w:r w:rsidR="00E22047" w:rsidDel="005352B7">
          <w:rPr>
            <w:lang w:val="en-US"/>
          </w:rPr>
          <w:delText xml:space="preserve"> be 0.7</w:delText>
        </w:r>
      </w:del>
      <w:r w:rsidR="00E22047">
        <w:rPr>
          <w:lang w:val="en-US"/>
        </w:rPr>
        <w:t>. Yet</w:t>
      </w:r>
      <w:ins w:id="909" w:author="Julian Christensen" w:date="2024-08-14T15:39:00Z">
        <w:r w:rsidR="005352B7">
          <w:rPr>
            <w:lang w:val="en-US"/>
          </w:rPr>
          <w:t>,</w:t>
        </w:r>
      </w:ins>
      <w:r w:rsidR="00E22047">
        <w:rPr>
          <w:lang w:val="en-US"/>
        </w:rPr>
        <w:t xml:space="preserve"> again, </w:t>
      </w:r>
      <w:ins w:id="910" w:author="Julian Christensen" w:date="2024-08-14T15:42:00Z">
        <w:r w:rsidR="00297879">
          <w:rPr>
            <w:lang w:val="en-US"/>
          </w:rPr>
          <w:t xml:space="preserve">as can be seen in Figure 4B, </w:t>
        </w:r>
      </w:ins>
      <w:r w:rsidR="00E22047">
        <w:rPr>
          <w:lang w:val="en-US"/>
        </w:rPr>
        <w:t>the</w:t>
      </w:r>
      <w:ins w:id="911" w:author="Julian Christensen" w:date="2024-08-14T15:42:00Z">
        <w:r w:rsidR="00297879">
          <w:rPr>
            <w:lang w:val="en-US"/>
          </w:rPr>
          <w:t xml:space="preserve"> screening</w:t>
        </w:r>
      </w:ins>
      <w:r w:rsidR="00E22047">
        <w:rPr>
          <w:lang w:val="en-US"/>
        </w:rPr>
        <w:t xml:space="preserve"> performance of</w:t>
      </w:r>
      <w:ins w:id="912" w:author="Julian Christensen" w:date="2024-08-14T15:41:00Z">
        <w:r w:rsidR="00297879">
          <w:rPr>
            <w:lang w:val="en-US"/>
          </w:rPr>
          <w:t xml:space="preserve"> </w:t>
        </w:r>
      </w:ins>
      <w:del w:id="913" w:author="Julian Christensen" w:date="2024-08-14T15:42:00Z">
        <w:r w:rsidR="00E22047" w:rsidDel="00297879">
          <w:rPr>
            <w:lang w:val="en-US"/>
          </w:rPr>
          <w:delText xml:space="preserve"> </w:delText>
        </w:r>
      </w:del>
      <w:del w:id="914" w:author="Julian Christensen" w:date="2024-08-14T15:39:00Z">
        <w:r w:rsidR="00E22047" w:rsidDel="005352B7">
          <w:rPr>
            <w:lang w:val="en-US"/>
          </w:rPr>
          <w:delText>gpt</w:delText>
        </w:r>
      </w:del>
      <w:ins w:id="915" w:author="Julian Christensen" w:date="2024-08-14T15:39:00Z">
        <w:r w:rsidR="005352B7">
          <w:rPr>
            <w:lang w:val="en-US"/>
          </w:rPr>
          <w:t>GPT</w:t>
        </w:r>
      </w:ins>
      <w:r w:rsidR="00E22047">
        <w:rPr>
          <w:lang w:val="en-US"/>
        </w:rPr>
        <w:t>-3.5</w:t>
      </w:r>
      <w:ins w:id="916" w:author="Julian Christensen" w:date="2024-08-14T15:41:00Z">
        <w:r w:rsidR="00297879">
          <w:rPr>
            <w:lang w:val="en-US"/>
          </w:rPr>
          <w:t xml:space="preserve"> </w:t>
        </w:r>
      </w:ins>
      <w:del w:id="917" w:author="Julian Christensen" w:date="2024-08-14T15:39:00Z">
        <w:r w:rsidR="00E22047" w:rsidDel="005352B7">
          <w:rPr>
            <w:lang w:val="en-US"/>
          </w:rPr>
          <w:delText xml:space="preserve"> model</w:delText>
        </w:r>
      </w:del>
      <w:del w:id="918" w:author="Julian Christensen" w:date="2024-08-14T15:42:00Z">
        <w:r w:rsidR="00E22047" w:rsidDel="00297879">
          <w:rPr>
            <w:lang w:val="en-US"/>
          </w:rPr>
          <w:delText xml:space="preserve"> </w:delText>
        </w:r>
      </w:del>
      <w:del w:id="919" w:author="Julian Christensen" w:date="2024-08-14T15:41:00Z">
        <w:r w:rsidR="00E22047" w:rsidDel="00297879">
          <w:rPr>
            <w:lang w:val="en-US"/>
          </w:rPr>
          <w:delText>was highly influenced by</w:delText>
        </w:r>
      </w:del>
      <w:ins w:id="920" w:author="Julian Christensen" w:date="2024-08-14T15:41:00Z">
        <w:r w:rsidR="00297879">
          <w:rPr>
            <w:lang w:val="en-US"/>
          </w:rPr>
          <w:t>varied</w:t>
        </w:r>
      </w:ins>
      <w:ins w:id="921" w:author="Julian Christensen" w:date="2024-08-14T15:42:00Z">
        <w:r w:rsidR="00297879">
          <w:rPr>
            <w:lang w:val="en-US"/>
          </w:rPr>
          <w:t xml:space="preserve"> by</w:t>
        </w:r>
      </w:ins>
      <w:ins w:id="922" w:author="Julian Christensen" w:date="2024-08-14T15:41:00Z">
        <w:r w:rsidR="00297879">
          <w:rPr>
            <w:lang w:val="en-US"/>
          </w:rPr>
          <w:t xml:space="preserve"> a lot depending on</w:t>
        </w:r>
      </w:ins>
      <w:r w:rsidR="00E22047">
        <w:rPr>
          <w:lang w:val="en-US"/>
        </w:rPr>
        <w:t xml:space="preserve"> the </w:t>
      </w:r>
      <w:r w:rsidR="007D60F0">
        <w:rPr>
          <w:lang w:val="en-US"/>
        </w:rPr>
        <w:t>chosen</w:t>
      </w:r>
      <w:r w:rsidR="00E22047">
        <w:rPr>
          <w:lang w:val="en-US"/>
        </w:rPr>
        <w:t xml:space="preserve"> inclusion probability</w:t>
      </w:r>
      <w:ins w:id="923" w:author="Julian Christensen" w:date="2024-08-14T15:39:00Z">
        <w:r w:rsidR="005352B7">
          <w:rPr>
            <w:lang w:val="en-US"/>
          </w:rPr>
          <w:t xml:space="preserve"> threshold</w:t>
        </w:r>
      </w:ins>
      <w:del w:id="924" w:author="Julian Christensen" w:date="2024-08-14T15:42:00Z">
        <w:r w:rsidR="00E22047" w:rsidDel="00297879">
          <w:rPr>
            <w:lang w:val="en-US"/>
          </w:rPr>
          <w:delText xml:space="preserve">. </w:delText>
        </w:r>
      </w:del>
      <w:ins w:id="925" w:author="Julian Christensen" w:date="2024-08-14T15:42:00Z">
        <w:r w:rsidR="00297879">
          <w:rPr>
            <w:lang w:val="en-US"/>
          </w:rPr>
          <w:t>.</w:t>
        </w:r>
      </w:ins>
      <w:del w:id="926" w:author="Julian Christensen" w:date="2024-08-14T15:43:00Z">
        <w:r w:rsidR="00E22047" w:rsidDel="00297879">
          <w:rPr>
            <w:lang w:val="en-US"/>
          </w:rPr>
          <w:delText>Figure 4B shows the</w:delText>
        </w:r>
        <w:r w:rsidR="00E22047" w:rsidRPr="00E22047" w:rsidDel="00297879">
          <w:rPr>
            <w:rFonts w:cs="Times New Roman"/>
            <w:szCs w:val="20"/>
            <w:lang w:val="en-US"/>
          </w:rPr>
          <w:delText xml:space="preserve"> </w:delText>
        </w:r>
        <w:r w:rsidR="00E22047" w:rsidDel="00297879">
          <w:rPr>
            <w:rFonts w:cs="Times New Roman"/>
            <w:szCs w:val="20"/>
            <w:lang w:val="en-US"/>
          </w:rPr>
          <w:delText>d</w:delText>
        </w:r>
        <w:r w:rsidR="00E22047" w:rsidRPr="00065E3A" w:rsidDel="00297879">
          <w:rPr>
            <w:rFonts w:cs="Times New Roman"/>
            <w:szCs w:val="20"/>
            <w:lang w:val="en-US"/>
          </w:rPr>
          <w:delText xml:space="preserve">ecision sensibility of the </w:delText>
        </w:r>
      </w:del>
      <w:del w:id="927" w:author="Julian Christensen" w:date="2024-08-14T15:39:00Z">
        <w:r w:rsidR="00E22047" w:rsidRPr="00065E3A" w:rsidDel="00297879">
          <w:rPr>
            <w:rFonts w:cs="Times New Roman"/>
            <w:szCs w:val="20"/>
            <w:lang w:val="en-US"/>
          </w:rPr>
          <w:delText>gpt</w:delText>
        </w:r>
      </w:del>
      <w:del w:id="928" w:author="Julian Christensen" w:date="2024-08-14T15:43:00Z">
        <w:r w:rsidR="00E22047" w:rsidRPr="00065E3A" w:rsidDel="00297879">
          <w:rPr>
            <w:rFonts w:cs="Times New Roman"/>
            <w:szCs w:val="20"/>
            <w:lang w:val="en-US"/>
          </w:rPr>
          <w:delText>-3.5 model across inclusion probabilities</w:delText>
        </w:r>
        <w:r w:rsidR="00E22047" w:rsidDel="00297879">
          <w:rPr>
            <w:rFonts w:cs="Times New Roman"/>
            <w:szCs w:val="20"/>
            <w:lang w:val="en-US"/>
          </w:rPr>
          <w:delText xml:space="preserve"> for </w:delText>
        </w:r>
      </w:del>
      <w:del w:id="929" w:author="Julian Christensen" w:date="2024-08-14T15:40:00Z">
        <w:r w:rsidR="00E22047" w:rsidDel="00297879">
          <w:rPr>
            <w:rFonts w:cs="Times New Roman"/>
            <w:szCs w:val="20"/>
            <w:lang w:val="en-US"/>
          </w:rPr>
          <w:delText>the FRIENDS data</w:delText>
        </w:r>
      </w:del>
      <w:del w:id="930" w:author="Julian Christensen" w:date="2024-08-14T15:43:00Z">
        <w:r w:rsidR="00E22047" w:rsidDel="00297879">
          <w:rPr>
            <w:rFonts w:cs="Times New Roman"/>
            <w:szCs w:val="20"/>
            <w:lang w:val="en-US"/>
          </w:rPr>
          <w:delText>.</w:delText>
        </w:r>
      </w:del>
      <w:r w:rsidR="00E22047">
        <w:rPr>
          <w:rFonts w:cs="Times New Roman"/>
          <w:szCs w:val="20"/>
          <w:lang w:val="en-US"/>
        </w:rPr>
        <w:t xml:space="preserve"> </w:t>
      </w:r>
      <w:commentRangeStart w:id="931"/>
      <w:r w:rsidR="00A449F4">
        <w:rPr>
          <w:rFonts w:cs="Times New Roman"/>
          <w:szCs w:val="20"/>
          <w:lang w:val="en-US"/>
        </w:rPr>
        <w:t>An impressive fact regarding these results is further that we approximately spen</w:t>
      </w:r>
      <w:r w:rsidR="007008F8">
        <w:rPr>
          <w:rFonts w:cs="Times New Roman"/>
          <w:szCs w:val="20"/>
          <w:lang w:val="en-US"/>
        </w:rPr>
        <w:t>t</w:t>
      </w:r>
      <w:r w:rsidR="00A449F4">
        <w:rPr>
          <w:rFonts w:cs="Times New Roman"/>
          <w:szCs w:val="20"/>
          <w:lang w:val="en-US"/>
        </w:rPr>
        <w:t xml:space="preserve">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w:t>
      </w:r>
      <w:r w:rsidR="007674A2">
        <w:rPr>
          <w:rFonts w:cs="Times New Roman"/>
          <w:szCs w:val="20"/>
          <w:lang w:val="en-US"/>
        </w:rPr>
        <w:t>would be theoretically</w:t>
      </w:r>
      <w:r w:rsidR="00A449F4">
        <w:rPr>
          <w:rFonts w:cs="Times New Roman"/>
          <w:szCs w:val="20"/>
          <w:lang w:val="en-US"/>
        </w:rPr>
        <w:t xml:space="preserve">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commentRangeEnd w:id="931"/>
      <w:r w:rsidR="00297879">
        <w:rPr>
          <w:rStyle w:val="CommentReference"/>
        </w:rPr>
        <w:commentReference w:id="931"/>
      </w:r>
    </w:p>
    <w:p w14:paraId="4FE91733" w14:textId="5D350675" w:rsidR="007008F8"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ins w:id="932" w:author="Julian Christensen" w:date="2024-08-14T15:44:00Z">
        <w:r w:rsidR="00297879">
          <w:rPr>
            <w:rFonts w:cs="Times New Roman"/>
            <w:szCs w:val="24"/>
            <w:lang w:val="en-US"/>
          </w:rPr>
          <w:t xml:space="preserve"> </w:t>
        </w:r>
      </w:ins>
      <w:ins w:id="933" w:author="Julian Christensen" w:date="2024-08-14T15:45:00Z">
        <w:r w:rsidR="00297879">
          <w:rPr>
            <w:rFonts w:cs="Times New Roman"/>
            <w:szCs w:val="24"/>
            <w:lang w:val="en-US"/>
          </w:rPr>
          <w:t>(Experiment 3)</w:t>
        </w:r>
      </w:ins>
      <w:r w:rsidR="00A3534C">
        <w:rPr>
          <w:rFonts w:cs="Times New Roman"/>
          <w:szCs w:val="24"/>
          <w:lang w:val="en-US"/>
        </w:rPr>
        <w:t>,</w:t>
      </w:r>
      <w:r w:rsidR="00726CD7">
        <w:rPr>
          <w:rFonts w:cs="Times New Roman"/>
          <w:szCs w:val="24"/>
          <w:lang w:val="en-US"/>
        </w:rPr>
        <w:t xml:space="preserve"> the </w:t>
      </w:r>
      <w:del w:id="934" w:author="Julian Christensen" w:date="2024-08-14T15:45:00Z">
        <w:r w:rsidR="00726CD7" w:rsidDel="00297879">
          <w:rPr>
            <w:rFonts w:cs="Times New Roman"/>
            <w:szCs w:val="24"/>
            <w:lang w:val="en-US"/>
          </w:rPr>
          <w:delText>gpt</w:delText>
        </w:r>
      </w:del>
      <w:ins w:id="935" w:author="Julian Christensen" w:date="2024-08-14T15:45:00Z">
        <w:r w:rsidR="00297879">
          <w:rPr>
            <w:rFonts w:cs="Times New Roman"/>
            <w:szCs w:val="24"/>
            <w:lang w:val="en-US"/>
          </w:rPr>
          <w:t>GPT</w:t>
        </w:r>
      </w:ins>
      <w:r w:rsidR="00726CD7">
        <w:rPr>
          <w:rFonts w:cs="Times New Roman"/>
          <w:szCs w:val="24"/>
          <w:lang w:val="en-US"/>
        </w:rPr>
        <w:t xml:space="preserve">-4 model yielded a recall </w:t>
      </w:r>
      <w:del w:id="936" w:author="Julian Christensen" w:date="2024-08-14T15:46:00Z">
        <w:r w:rsidR="00726CD7" w:rsidDel="00297879">
          <w:rPr>
            <w:rFonts w:cs="Times New Roman"/>
            <w:szCs w:val="24"/>
            <w:lang w:val="en-US"/>
          </w:rPr>
          <w:delText xml:space="preserve">performance on par with humans with </w:delText>
        </w:r>
      </w:del>
      <w:del w:id="937" w:author="Julian Christensen" w:date="2024-08-14T15:48:00Z">
        <w:r w:rsidR="00726CD7" w:rsidDel="00297879">
          <w:rPr>
            <w:rFonts w:cs="Times New Roman"/>
            <w:szCs w:val="24"/>
            <w:lang w:val="en-US"/>
          </w:rPr>
          <w:delText xml:space="preserve">a recall </w:delText>
        </w:r>
      </w:del>
      <w:r w:rsidR="00726CD7">
        <w:rPr>
          <w:rFonts w:cs="Times New Roman"/>
          <w:szCs w:val="24"/>
          <w:lang w:val="en-US"/>
        </w:rPr>
        <w:t xml:space="preserve">of </w:t>
      </w:r>
      <w:ins w:id="938" w:author="Julian Christensen" w:date="2024-08-14T15:45:00Z">
        <w:r w:rsidR="00297879">
          <w:rPr>
            <w:rFonts w:cs="Times New Roman"/>
            <w:szCs w:val="24"/>
            <w:lang w:val="en-US"/>
          </w:rPr>
          <w:t>0.</w:t>
        </w:r>
      </w:ins>
      <w:r w:rsidR="00726CD7">
        <w:rPr>
          <w:rFonts w:cs="Times New Roman"/>
          <w:szCs w:val="24"/>
          <w:lang w:val="en-US"/>
        </w:rPr>
        <w:t>80</w:t>
      </w:r>
      <w:del w:id="939" w:author="Julian Christensen" w:date="2024-08-14T15:45:00Z">
        <w:r w:rsidR="00726CD7" w:rsidDel="00297879">
          <w:rPr>
            <w:rFonts w:cs="Times New Roman"/>
            <w:szCs w:val="24"/>
            <w:lang w:val="en-US"/>
          </w:rPr>
          <w:delText>%</w:delText>
        </w:r>
      </w:del>
      <w:r w:rsidR="00726CD7">
        <w:rPr>
          <w:rFonts w:cs="Times New Roman"/>
          <w:szCs w:val="24"/>
          <w:lang w:val="en-US"/>
        </w:rPr>
        <w:t xml:space="preserve"> when</w:t>
      </w:r>
      <w:ins w:id="940" w:author="Julian Christensen" w:date="2024-08-14T15:45:00Z">
        <w:r w:rsidR="00297879">
          <w:rPr>
            <w:rFonts w:cs="Times New Roman"/>
            <w:szCs w:val="24"/>
            <w:lang w:val="en-US"/>
          </w:rPr>
          <w:t xml:space="preserve"> including</w:t>
        </w:r>
      </w:ins>
      <w:r w:rsidR="00726CD7">
        <w:rPr>
          <w:rFonts w:cs="Times New Roman"/>
          <w:szCs w:val="24"/>
          <w:lang w:val="en-US"/>
        </w:rPr>
        <w:t xml:space="preserve"> studies</w:t>
      </w:r>
      <w:ins w:id="941" w:author="Julian Christensen" w:date="2024-08-14T15:45:00Z">
        <w:r w:rsidR="00297879">
          <w:rPr>
            <w:rFonts w:cs="Times New Roman"/>
            <w:szCs w:val="24"/>
            <w:lang w:val="en-US"/>
          </w:rPr>
          <w:t xml:space="preserve"> that</w:t>
        </w:r>
      </w:ins>
      <w:r w:rsidR="00726CD7">
        <w:rPr>
          <w:rFonts w:cs="Times New Roman"/>
          <w:szCs w:val="24"/>
          <w:lang w:val="en-US"/>
        </w:rPr>
        <w:t xml:space="preserve"> were included</w:t>
      </w:r>
      <w:ins w:id="942" w:author="Julian Christensen" w:date="2024-08-14T15:46:00Z">
        <w:r w:rsidR="00297879">
          <w:rPr>
            <w:rFonts w:cs="Times New Roman"/>
            <w:szCs w:val="24"/>
            <w:lang w:val="en-US"/>
          </w:rPr>
          <w:t xml:space="preserve"> by the model</w:t>
        </w:r>
      </w:ins>
      <w:r w:rsidR="00726CD7">
        <w:rPr>
          <w:rFonts w:cs="Times New Roman"/>
          <w:szCs w:val="24"/>
          <w:lang w:val="en-US"/>
        </w:rPr>
        <w:t xml:space="preserve"> in at least 5 out of 6 prompts</w:t>
      </w:r>
      <w:del w:id="943" w:author="Julian Christensen" w:date="2024-08-14T15:48:00Z">
        <w:r w:rsidR="00726CD7" w:rsidDel="00297879">
          <w:rPr>
            <w:rFonts w:cs="Times New Roman"/>
            <w:szCs w:val="24"/>
            <w:lang w:val="en-US"/>
          </w:rPr>
          <w:delText xml:space="preserve">. </w:delText>
        </w:r>
        <w:r w:rsidR="00A3534C" w:rsidDel="00297879">
          <w:rPr>
            <w:rFonts w:cs="Times New Roman"/>
            <w:szCs w:val="24"/>
            <w:lang w:val="en-US"/>
          </w:rPr>
          <w:delText>This, furthermore,</w:delText>
        </w:r>
      </w:del>
      <w:ins w:id="944" w:author="Julian Christensen" w:date="2024-08-14T15:49:00Z">
        <w:r w:rsidR="00297879">
          <w:rPr>
            <w:rFonts w:cs="Times New Roman"/>
            <w:szCs w:val="24"/>
            <w:lang w:val="en-US"/>
          </w:rPr>
          <w:t>.</w:t>
        </w:r>
      </w:ins>
      <w:ins w:id="945" w:author="Julian Christensen" w:date="2024-08-14T15:48:00Z">
        <w:r w:rsidR="00297879">
          <w:rPr>
            <w:rFonts w:cs="Times New Roman"/>
            <w:szCs w:val="24"/>
            <w:lang w:val="en-US"/>
          </w:rPr>
          <w:t xml:space="preserve"> </w:t>
        </w:r>
      </w:ins>
      <w:ins w:id="946" w:author="Julian Christensen" w:date="2024-08-14T15:49:00Z">
        <w:r w:rsidR="00297879">
          <w:rPr>
            <w:rFonts w:cs="Times New Roman"/>
            <w:szCs w:val="24"/>
            <w:lang w:val="en-US"/>
          </w:rPr>
          <w:t>This</w:t>
        </w:r>
      </w:ins>
      <w:ins w:id="947" w:author="Julian Christensen" w:date="2024-08-14T15:48:00Z">
        <w:r w:rsidR="00297879">
          <w:rPr>
            <w:rFonts w:cs="Times New Roman"/>
            <w:szCs w:val="24"/>
            <w:lang w:val="en-US"/>
          </w:rPr>
          <w:t xml:space="preserve"> is on par with typical human </w:t>
        </w:r>
        <w:r w:rsidR="00297879">
          <w:rPr>
            <w:rFonts w:cs="Times New Roman"/>
            <w:szCs w:val="24"/>
            <w:lang w:val="en-US"/>
          </w:rPr>
          <w:lastRenderedPageBreak/>
          <w:t>screening performances</w:t>
        </w:r>
      </w:ins>
      <w:ins w:id="948" w:author="Julian Christensen" w:date="2024-08-14T15:49:00Z">
        <w:r w:rsidR="00297879">
          <w:rPr>
            <w:rFonts w:cs="Times New Roman"/>
            <w:szCs w:val="24"/>
            <w:lang w:val="en-US"/>
          </w:rPr>
          <w:t xml:space="preserve"> (cf. </w:t>
        </w:r>
      </w:ins>
      <w:ins w:id="949" w:author="Julian Christensen" w:date="2024-08-14T15:50:00Z">
        <w:r w:rsidR="00C75D10">
          <w:rPr>
            <w:rFonts w:cs="Times New Roman"/>
            <w:szCs w:val="24"/>
            <w:lang w:val="en-US"/>
          </w:rPr>
          <w:t>our</w:t>
        </w:r>
      </w:ins>
      <w:ins w:id="950" w:author="Julian Christensen" w:date="2024-08-14T15:49:00Z">
        <w:r w:rsidR="00297879">
          <w:rPr>
            <w:rFonts w:cs="Times New Roman"/>
            <w:szCs w:val="24"/>
            <w:lang w:val="en-US"/>
          </w:rPr>
          <w:t xml:space="preserve"> benchmark scheme </w:t>
        </w:r>
      </w:ins>
      <w:ins w:id="951" w:author="Julian Christensen" w:date="2024-08-14T15:50:00Z">
        <w:r w:rsidR="00C75D10">
          <w:rPr>
            <w:rFonts w:cs="Times New Roman"/>
            <w:szCs w:val="24"/>
            <w:lang w:val="en-US"/>
          </w:rPr>
          <w:t>from Section 3)</w:t>
        </w:r>
      </w:ins>
      <w:ins w:id="952" w:author="Julian Christensen" w:date="2024-08-14T15:48:00Z">
        <w:r w:rsidR="00297879">
          <w:rPr>
            <w:rFonts w:cs="Times New Roman"/>
            <w:szCs w:val="24"/>
            <w:lang w:val="en-US"/>
          </w:rPr>
          <w:t xml:space="preserve"> and</w:t>
        </w:r>
      </w:ins>
      <w:ins w:id="953" w:author="Julian Christensen" w:date="2024-08-14T15:49:00Z">
        <w:r w:rsidR="00297879">
          <w:rPr>
            <w:rFonts w:cs="Times New Roman"/>
            <w:szCs w:val="24"/>
            <w:lang w:val="en-US"/>
          </w:rPr>
          <w:t xml:space="preserve"> does even</w:t>
        </w:r>
      </w:ins>
      <w:r w:rsidR="00DC62E2">
        <w:rPr>
          <w:rFonts w:cs="Times New Roman"/>
          <w:szCs w:val="24"/>
          <w:lang w:val="en-US"/>
        </w:rPr>
        <w:t xml:space="preserve"> exceed</w:t>
      </w:r>
      <w:del w:id="954" w:author="Julian Christensen" w:date="2024-08-14T15:49:00Z">
        <w:r w:rsidR="00DC62E2" w:rsidDel="00297879">
          <w:rPr>
            <w:rFonts w:cs="Times New Roman"/>
            <w:szCs w:val="24"/>
            <w:lang w:val="en-US"/>
          </w:rPr>
          <w:delText>ed</w:delText>
        </w:r>
      </w:del>
      <w:r w:rsidR="00DC62E2">
        <w:rPr>
          <w:rFonts w:cs="Times New Roman"/>
          <w:szCs w:val="24"/>
          <w:lang w:val="en-US"/>
        </w:rPr>
        <w:t xml:space="preserve"> three out of six human recalls within this review (</w:t>
      </w:r>
      <w:del w:id="955" w:author="Julian Christensen" w:date="2024-08-14T15:50:00Z">
        <w:r w:rsidR="00DC62E2" w:rsidDel="00C75D10">
          <w:rPr>
            <w:rFonts w:cs="Times New Roman"/>
            <w:szCs w:val="24"/>
            <w:lang w:val="en-US"/>
          </w:rPr>
          <w:delText xml:space="preserve">see </w:delText>
        </w:r>
      </w:del>
      <w:ins w:id="956" w:author="Julian Christensen" w:date="2024-08-14T15:50:00Z">
        <w:r w:rsidR="00C75D10">
          <w:rPr>
            <w:rFonts w:cs="Times New Roman"/>
            <w:szCs w:val="24"/>
            <w:lang w:val="en-US"/>
          </w:rPr>
          <w:t xml:space="preserve">cf. </w:t>
        </w:r>
      </w:ins>
      <w:r w:rsidR="00DC62E2">
        <w:rPr>
          <w:rFonts w:cs="Times New Roman"/>
          <w:szCs w:val="24"/>
          <w:lang w:val="en-US"/>
        </w:rPr>
        <w:t xml:space="preserve">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ins w:id="957" w:author="Julian Christensen" w:date="2024-08-14T15:52:00Z">
        <w:r w:rsidR="00C75D10">
          <w:rPr>
            <w:rFonts w:cs="Times New Roman"/>
            <w:szCs w:val="24"/>
            <w:lang w:val="en-US"/>
          </w:rPr>
          <w:t xml:space="preserve">Moreover, </w:t>
        </w:r>
      </w:ins>
      <w:del w:id="958" w:author="Julian Christensen" w:date="2024-08-14T15:52:00Z">
        <w:r w:rsidR="00726CD7" w:rsidDel="00C75D10">
          <w:rPr>
            <w:rFonts w:cs="Times New Roman"/>
            <w:szCs w:val="24"/>
            <w:lang w:val="en-US"/>
          </w:rPr>
          <w:delText xml:space="preserve">The </w:delText>
        </w:r>
      </w:del>
      <w:ins w:id="959" w:author="Julian Christensen" w:date="2024-08-14T15:52:00Z">
        <w:r w:rsidR="00C75D10">
          <w:rPr>
            <w:rFonts w:cs="Times New Roman"/>
            <w:szCs w:val="24"/>
            <w:lang w:val="en-US"/>
          </w:rPr>
          <w:t xml:space="preserve">the </w:t>
        </w:r>
      </w:ins>
      <w:r w:rsidR="00726CD7">
        <w:rPr>
          <w:rFonts w:cs="Times New Roman"/>
          <w:szCs w:val="24"/>
          <w:lang w:val="en-US"/>
        </w:rPr>
        <w:t xml:space="preserve">model </w:t>
      </w:r>
      <w:del w:id="960" w:author="Julian Christensen" w:date="2024-08-14T15:52:00Z">
        <w:r w:rsidR="00726CD7" w:rsidDel="00C75D10">
          <w:rPr>
            <w:rFonts w:cs="Times New Roman"/>
            <w:szCs w:val="24"/>
            <w:lang w:val="en-US"/>
          </w:rPr>
          <w:delText xml:space="preserve">also </w:delText>
        </w:r>
      </w:del>
      <w:r w:rsidR="00726CD7">
        <w:rPr>
          <w:rFonts w:cs="Times New Roman"/>
          <w:szCs w:val="24"/>
          <w:lang w:val="en-US"/>
        </w:rPr>
        <w:t>yielded</w:t>
      </w:r>
      <w:ins w:id="961" w:author="Julian Christensen" w:date="2024-08-14T15:53:00Z">
        <w:r w:rsidR="00C75D10">
          <w:rPr>
            <w:rFonts w:cs="Times New Roman"/>
            <w:szCs w:val="24"/>
            <w:lang w:val="en-US"/>
          </w:rPr>
          <w:t xml:space="preserve"> an</w:t>
        </w:r>
      </w:ins>
      <w:r w:rsidR="00726CD7">
        <w:rPr>
          <w:rFonts w:cs="Times New Roman"/>
          <w:szCs w:val="24"/>
          <w:lang w:val="en-US"/>
        </w:rPr>
        <w:t xml:space="preserve"> </w:t>
      </w:r>
      <w:del w:id="962" w:author="Julian Christensen" w:date="2024-08-14T15:52:00Z">
        <w:r w:rsidR="00726CD7" w:rsidDel="00C75D10">
          <w:rPr>
            <w:rFonts w:cs="Times New Roman"/>
            <w:szCs w:val="24"/>
            <w:lang w:val="en-US"/>
          </w:rPr>
          <w:delText xml:space="preserve">an </w:delText>
        </w:r>
      </w:del>
      <w:r w:rsidR="00726CD7">
        <w:rPr>
          <w:rFonts w:cs="Times New Roman"/>
          <w:szCs w:val="24"/>
          <w:lang w:val="en-US"/>
        </w:rPr>
        <w:t>acceptable</w:t>
      </w:r>
      <w:ins w:id="963" w:author="Julian Christensen" w:date="2024-08-14T15:53:00Z">
        <w:r w:rsidR="00C75D10">
          <w:rPr>
            <w:rFonts w:cs="Times New Roman"/>
            <w:szCs w:val="24"/>
            <w:lang w:val="en-US"/>
          </w:rPr>
          <w:t xml:space="preserve"> level of</w:t>
        </w:r>
      </w:ins>
      <w:r w:rsidR="00726CD7">
        <w:rPr>
          <w:rFonts w:cs="Times New Roman"/>
          <w:szCs w:val="24"/>
          <w:lang w:val="en-US"/>
        </w:rPr>
        <w:t xml:space="preserve"> specificity</w:t>
      </w:r>
      <w:del w:id="964" w:author="Julian Christensen" w:date="2024-08-14T15:51:00Z">
        <w:r w:rsidR="00726CD7" w:rsidDel="00C75D10">
          <w:rPr>
            <w:rFonts w:cs="Times New Roman"/>
            <w:szCs w:val="24"/>
            <w:lang w:val="en-US"/>
          </w:rPr>
          <w:delText>, that is a specificity</w:delText>
        </w:r>
      </w:del>
      <w:r w:rsidR="00726CD7">
        <w:rPr>
          <w:rFonts w:cs="Times New Roman"/>
          <w:szCs w:val="24"/>
          <w:lang w:val="en-US"/>
        </w:rPr>
        <w:t xml:space="preserve"> of ~</w:t>
      </w:r>
      <w:ins w:id="965" w:author="Julian Christensen" w:date="2024-08-14T15:51:00Z">
        <w:r w:rsidR="00C75D10">
          <w:rPr>
            <w:rFonts w:cs="Times New Roman"/>
            <w:szCs w:val="24"/>
            <w:lang w:val="en-US"/>
          </w:rPr>
          <w:t>0.</w:t>
        </w:r>
      </w:ins>
      <w:r w:rsidR="00726CD7">
        <w:rPr>
          <w:rFonts w:cs="Times New Roman"/>
          <w:szCs w:val="24"/>
          <w:lang w:val="en-US"/>
        </w:rPr>
        <w:t>84</w:t>
      </w:r>
      <w:del w:id="966" w:author="Julian Christensen" w:date="2024-08-14T15:51:00Z">
        <w:r w:rsidR="00726CD7" w:rsidDel="00C75D10">
          <w:rPr>
            <w:rFonts w:cs="Times New Roman"/>
            <w:szCs w:val="24"/>
            <w:lang w:val="en-US"/>
          </w:rPr>
          <w:delText>%</w:delText>
        </w:r>
      </w:del>
      <w:r w:rsidR="00726CD7">
        <w:rPr>
          <w:rFonts w:cs="Times New Roman"/>
          <w:szCs w:val="24"/>
          <w:lang w:val="en-US"/>
        </w:rPr>
        <w:t>. Relative to human performance</w:t>
      </w:r>
      <w:ins w:id="967" w:author="Julian Christensen" w:date="2024-08-14T15:54:00Z">
        <w:r w:rsidR="00C75D10">
          <w:rPr>
            <w:rFonts w:cs="Times New Roman"/>
            <w:szCs w:val="24"/>
            <w:lang w:val="en-US"/>
          </w:rPr>
          <w:t>s</w:t>
        </w:r>
      </w:ins>
      <w:r w:rsidR="00726CD7">
        <w:rPr>
          <w:rFonts w:cs="Times New Roman"/>
          <w:szCs w:val="24"/>
          <w:lang w:val="en-US"/>
        </w:rPr>
        <w:t xml:space="preserv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w:t>
      </w:r>
      <w:r w:rsidR="007008F8">
        <w:rPr>
          <w:rFonts w:cs="Times New Roman"/>
          <w:szCs w:val="24"/>
          <w:lang w:val="en-US"/>
        </w:rPr>
        <w:t>reduces the risk of</w:t>
      </w:r>
      <w:r w:rsidR="00726CD7">
        <w:rPr>
          <w:rFonts w:cs="Times New Roman"/>
          <w:szCs w:val="24"/>
          <w:lang w:val="en-US"/>
        </w:rPr>
        <w:t xml:space="preserve"> overlooking relevant studies, which might be even more important in complex review settings</w:t>
      </w:r>
      <w:r w:rsidR="00877DAB">
        <w:rPr>
          <w:rFonts w:cs="Times New Roman"/>
          <w:szCs w:val="24"/>
          <w:lang w:val="en-US"/>
        </w:rPr>
        <w:t xml:space="preserve"> where </w:t>
      </w:r>
      <w:r w:rsidR="00232250">
        <w:rPr>
          <w:rFonts w:cs="Times New Roman"/>
          <w:szCs w:val="24"/>
          <w:lang w:val="en-US"/>
        </w:rPr>
        <w:t>exclusion</w:t>
      </w:r>
      <w:r w:rsidR="007674A2">
        <w:rPr>
          <w:rFonts w:cs="Times New Roman"/>
          <w:szCs w:val="24"/>
          <w:lang w:val="en-US"/>
        </w:rPr>
        <w:t xml:space="preserve"> d</w:t>
      </w:r>
      <w:r w:rsidR="00877DAB">
        <w:rPr>
          <w:rFonts w:cs="Times New Roman"/>
          <w:szCs w:val="24"/>
          <w:lang w:val="en-US"/>
        </w:rPr>
        <w:t xml:space="preserve">ecisions </w:t>
      </w:r>
      <w:r w:rsidR="00232250">
        <w:rPr>
          <w:rFonts w:cs="Times New Roman"/>
          <w:szCs w:val="24"/>
          <w:lang w:val="en-US"/>
        </w:rPr>
        <w:t xml:space="preserve">may more often be </w:t>
      </w:r>
      <w:r w:rsidR="00877DAB">
        <w:rPr>
          <w:rFonts w:cs="Times New Roman"/>
          <w:szCs w:val="24"/>
          <w:lang w:val="en-US"/>
        </w:rPr>
        <w:t>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del w:id="968" w:author="Julian Christensen" w:date="2024-08-14T15:55:00Z">
        <w:r w:rsidR="0060422B" w:rsidDel="00C75D10">
          <w:rPr>
            <w:rFonts w:cs="Times New Roman"/>
            <w:szCs w:val="24"/>
            <w:lang w:val="en-US"/>
          </w:rPr>
          <w:delText xml:space="preserve"> </w:delText>
        </w:r>
        <w:r w:rsidR="00AB0912" w:rsidDel="00C75D10">
          <w:rPr>
            <w:rFonts w:cs="Times New Roman"/>
            <w:szCs w:val="24"/>
            <w:lang w:val="en-US"/>
          </w:rPr>
          <w:delText xml:space="preserve">Since these results are </w:delText>
        </w:r>
      </w:del>
      <w:del w:id="969" w:author="Julian Christensen" w:date="2024-08-14T15:54:00Z">
        <w:r w:rsidR="00AB0912" w:rsidDel="00C75D10">
          <w:rPr>
            <w:rFonts w:cs="Times New Roman"/>
            <w:szCs w:val="24"/>
            <w:lang w:val="en-US"/>
          </w:rPr>
          <w:delText>underpinned by</w:delText>
        </w:r>
      </w:del>
      <w:del w:id="970" w:author="Julian Christensen" w:date="2024-08-14T15:55:00Z">
        <w:r w:rsidR="00AB0912" w:rsidDel="00C75D10">
          <w:rPr>
            <w:rFonts w:cs="Times New Roman"/>
            <w:szCs w:val="24"/>
            <w:lang w:val="en-US"/>
          </w:rPr>
          <w:delText xml:space="preserve"> data from an unpublished review, a side-effect of this experiment is further that it shows that GPT API models can work in complex settings where </w:delText>
        </w:r>
        <w:r w:rsidR="00094E93" w:rsidDel="00C75D10">
          <w:rPr>
            <w:rFonts w:cs="Times New Roman"/>
            <w:szCs w:val="24"/>
            <w:lang w:val="en-US"/>
          </w:rPr>
          <w:delText xml:space="preserve">we can be quite sure that the GPT models </w:delText>
        </w:r>
      </w:del>
      <w:ins w:id="971" w:author="Therese Deocampo Pigott" w:date="2024-08-07T20:38:00Z">
        <w:del w:id="972" w:author="Julian Christensen" w:date="2024-08-14T15:55:00Z">
          <w:r w:rsidR="002A172B" w:rsidDel="00C75D10">
            <w:rPr>
              <w:rFonts w:cs="Times New Roman"/>
              <w:szCs w:val="24"/>
              <w:lang w:val="en-US"/>
            </w:rPr>
            <w:delText>h</w:delText>
          </w:r>
        </w:del>
      </w:ins>
      <w:del w:id="973" w:author="Julian Christensen" w:date="2024-08-14T15:55:00Z">
        <w:r w:rsidR="00094E93" w:rsidDel="00C75D10">
          <w:rPr>
            <w:rFonts w:cs="Times New Roman"/>
            <w:szCs w:val="24"/>
            <w:lang w:val="en-US"/>
          </w:rPr>
          <w:delText xml:space="preserve">as not been trained on </w:delText>
        </w:r>
        <w:r w:rsidR="00423F5C" w:rsidDel="00C75D10">
          <w:rPr>
            <w:rFonts w:cs="Times New Roman"/>
            <w:szCs w:val="24"/>
            <w:lang w:val="en-US"/>
          </w:rPr>
          <w:delText xml:space="preserve">the </w:delText>
        </w:r>
        <w:r w:rsidR="00094E93" w:rsidDel="00C75D10">
          <w:rPr>
            <w:rFonts w:cs="Times New Roman"/>
            <w:szCs w:val="24"/>
            <w:lang w:val="en-US"/>
          </w:rPr>
          <w:delText>review data</w:delText>
        </w:r>
        <w:r w:rsidR="00AB0912" w:rsidDel="00C75D10">
          <w:rPr>
            <w:rFonts w:cs="Times New Roman"/>
            <w:szCs w:val="24"/>
            <w:lang w:val="en-US"/>
          </w:rPr>
          <w:delText>.</w:delText>
        </w:r>
      </w:del>
      <w:r w:rsidR="00AB0912">
        <w:rPr>
          <w:rFonts w:cs="Times New Roman"/>
          <w:szCs w:val="24"/>
          <w:lang w:val="en-US"/>
        </w:rPr>
        <w:t xml:space="preserve"> </w:t>
      </w:r>
      <w:del w:id="974" w:author="Julian Christensen" w:date="2024-08-14T15:55:00Z">
        <w:r w:rsidR="0060422B" w:rsidDel="00C75D10">
          <w:rPr>
            <w:rFonts w:cs="Times New Roman"/>
            <w:szCs w:val="24"/>
            <w:lang w:val="en-US"/>
          </w:rPr>
          <w:delText>Moreover, w</w:delText>
        </w:r>
      </w:del>
      <w:ins w:id="975" w:author="Julian Christensen" w:date="2024-08-14T15:57:00Z">
        <w:r w:rsidR="00C75D10">
          <w:rPr>
            <w:rFonts w:cs="Times New Roman"/>
            <w:szCs w:val="24"/>
            <w:lang w:val="en-US"/>
          </w:rPr>
          <w:t>As can be seen in Table 4, w</w:t>
        </w:r>
      </w:ins>
      <w:r w:rsidR="0060422B">
        <w:rPr>
          <w:rFonts w:cs="Times New Roman"/>
          <w:szCs w:val="24"/>
          <w:lang w:val="en-US"/>
        </w:rPr>
        <w:t>hen</w:t>
      </w:r>
      <w:ins w:id="976" w:author="Julian Christensen" w:date="2024-08-14T15:58:00Z">
        <w:r w:rsidR="00C75D10">
          <w:rPr>
            <w:rFonts w:cs="Times New Roman"/>
            <w:szCs w:val="24"/>
            <w:lang w:val="en-US"/>
          </w:rPr>
          <w:t xml:space="preserve"> setting a more inclusive threshold, coding</w:t>
        </w:r>
      </w:ins>
      <w:r w:rsidR="0060422B">
        <w:rPr>
          <w:rFonts w:cs="Times New Roman"/>
          <w:szCs w:val="24"/>
          <w:lang w:val="en-US"/>
        </w:rPr>
        <w:t xml:space="preserve"> studies</w:t>
      </w:r>
      <w:ins w:id="977" w:author="Julian Christensen" w:date="2024-08-14T15:59:00Z">
        <w:r w:rsidR="00C75D10">
          <w:rPr>
            <w:rFonts w:cs="Times New Roman"/>
            <w:szCs w:val="24"/>
            <w:lang w:val="en-US"/>
          </w:rPr>
          <w:t xml:space="preserve"> </w:t>
        </w:r>
        <w:r w:rsidR="00C75D10">
          <w:rPr>
            <w:lang w:val="en-US"/>
          </w:rPr>
          <w:t>as relevant if the GPT model included it in</w:t>
        </w:r>
      </w:ins>
      <w:r w:rsidR="0060422B">
        <w:rPr>
          <w:rFonts w:cs="Times New Roman"/>
          <w:szCs w:val="24"/>
          <w:lang w:val="en-US"/>
        </w:rPr>
        <w:t xml:space="preserve"> </w:t>
      </w:r>
      <w:del w:id="978" w:author="Julian Christensen" w:date="2024-08-14T15:59:00Z">
        <w:r w:rsidR="0060422B" w:rsidDel="00C75D10">
          <w:rPr>
            <w:rFonts w:cs="Times New Roman"/>
            <w:szCs w:val="24"/>
            <w:lang w:val="en-US"/>
          </w:rPr>
          <w:delText xml:space="preserve">were included in </w:delText>
        </w:r>
      </w:del>
      <w:r w:rsidR="0060422B">
        <w:rPr>
          <w:rFonts w:cs="Times New Roman"/>
          <w:szCs w:val="24"/>
          <w:lang w:val="en-US"/>
        </w:rPr>
        <w:t xml:space="preserve">at least 3 </w:t>
      </w:r>
      <w:del w:id="979" w:author="Julian Christensen" w:date="2024-08-14T15:59:00Z">
        <w:r w:rsidR="0060422B" w:rsidDel="00C75D10">
          <w:rPr>
            <w:rFonts w:cs="Times New Roman"/>
            <w:szCs w:val="24"/>
            <w:lang w:val="en-US"/>
          </w:rPr>
          <w:delText xml:space="preserve">out </w:delText>
        </w:r>
      </w:del>
      <w:r w:rsidR="0060422B">
        <w:rPr>
          <w:rFonts w:cs="Times New Roman"/>
          <w:szCs w:val="24"/>
          <w:lang w:val="en-US"/>
        </w:rPr>
        <w:t>of</w:t>
      </w:r>
      <w:ins w:id="980" w:author="Julian Christensen" w:date="2024-08-14T15:59:00Z">
        <w:r w:rsidR="00C75D10">
          <w:rPr>
            <w:rFonts w:cs="Times New Roman"/>
            <w:szCs w:val="24"/>
            <w:lang w:val="en-US"/>
          </w:rPr>
          <w:t xml:space="preserve"> the</w:t>
        </w:r>
      </w:ins>
      <w:r w:rsidR="0060422B">
        <w:rPr>
          <w:rFonts w:cs="Times New Roman"/>
          <w:szCs w:val="24"/>
          <w:lang w:val="en-US"/>
        </w:rPr>
        <w:t xml:space="preserve"> 6 prompts, the </w:t>
      </w:r>
      <w:del w:id="981" w:author="Julian Christensen" w:date="2024-08-14T15:59:00Z">
        <w:r w:rsidR="0060422B" w:rsidDel="00C75D10">
          <w:rPr>
            <w:rFonts w:cs="Times New Roman"/>
            <w:szCs w:val="24"/>
            <w:lang w:val="en-US"/>
          </w:rPr>
          <w:delText xml:space="preserve">gpt-4 </w:delText>
        </w:r>
      </w:del>
      <w:r w:rsidR="0060422B">
        <w:rPr>
          <w:rFonts w:cs="Times New Roman"/>
          <w:szCs w:val="24"/>
          <w:lang w:val="en-US"/>
        </w:rPr>
        <w:t xml:space="preserve">model was able to reach a recall of </w:t>
      </w:r>
      <w:ins w:id="982" w:author="Julian Christensen" w:date="2024-08-14T16:00:00Z">
        <w:r w:rsidR="00D54184">
          <w:rPr>
            <w:rFonts w:cs="Times New Roman"/>
            <w:szCs w:val="24"/>
            <w:lang w:val="en-US"/>
          </w:rPr>
          <w:t>0.</w:t>
        </w:r>
      </w:ins>
      <w:r w:rsidR="0060422B">
        <w:rPr>
          <w:rFonts w:cs="Times New Roman"/>
          <w:szCs w:val="24"/>
          <w:lang w:val="en-US"/>
        </w:rPr>
        <w:t>95</w:t>
      </w:r>
      <w:del w:id="983" w:author="Julian Christensen" w:date="2024-08-14T16:00:00Z">
        <w:r w:rsidR="0060422B" w:rsidDel="00D54184">
          <w:rPr>
            <w:rFonts w:cs="Times New Roman"/>
            <w:szCs w:val="24"/>
            <w:lang w:val="en-US"/>
          </w:rPr>
          <w:delText>%</w:delText>
        </w:r>
      </w:del>
      <w:r w:rsidR="0060422B">
        <w:rPr>
          <w:rFonts w:cs="Times New Roman"/>
          <w:szCs w:val="24"/>
          <w:lang w:val="en-US"/>
        </w:rPr>
        <w:t>, but the specificity was</w:t>
      </w:r>
      <w:ins w:id="984" w:author="Julian Christensen" w:date="2024-08-14T16:00:00Z">
        <w:r w:rsidR="00D54184">
          <w:rPr>
            <w:rFonts w:cs="Times New Roman"/>
            <w:szCs w:val="24"/>
            <w:lang w:val="en-US"/>
          </w:rPr>
          <w:t xml:space="preserve"> then</w:t>
        </w:r>
      </w:ins>
      <w:r w:rsidR="0060422B">
        <w:rPr>
          <w:rFonts w:cs="Times New Roman"/>
          <w:szCs w:val="24"/>
          <w:lang w:val="en-US"/>
        </w:rPr>
        <w:t xml:space="preserve"> quite low, that is </w:t>
      </w:r>
      <w:ins w:id="985" w:author="Julian Christensen" w:date="2024-08-14T16:01:00Z">
        <w:r w:rsidR="00D54184">
          <w:rPr>
            <w:rFonts w:cs="Times New Roman"/>
            <w:szCs w:val="24"/>
            <w:lang w:val="en-US"/>
          </w:rPr>
          <w:t>0.</w:t>
        </w:r>
      </w:ins>
      <w:r w:rsidR="0060422B">
        <w:rPr>
          <w:rFonts w:cs="Times New Roman"/>
          <w:szCs w:val="24"/>
          <w:lang w:val="en-US"/>
        </w:rPr>
        <w:t>67</w:t>
      </w:r>
      <w:ins w:id="986" w:author="Julian Christensen" w:date="2024-08-14T16:01:00Z">
        <w:r w:rsidR="00D54184">
          <w:rPr>
            <w:rFonts w:cs="Times New Roman"/>
            <w:szCs w:val="24"/>
            <w:lang w:val="en-US"/>
          </w:rPr>
          <w:t>, leaving a rather high number of title and abstract records to be double-checked by human screeners</w:t>
        </w:r>
      </w:ins>
      <w:del w:id="987" w:author="Julian Christensen" w:date="2024-08-14T16:01:00Z">
        <w:r w:rsidR="0060422B" w:rsidDel="00D54184">
          <w:rPr>
            <w:rFonts w:cs="Times New Roman"/>
            <w:szCs w:val="24"/>
            <w:lang w:val="en-US"/>
          </w:rPr>
          <w:delText>%</w:delText>
        </w:r>
      </w:del>
      <w:r w:rsidR="0060422B">
        <w:rPr>
          <w:rFonts w:cs="Times New Roman"/>
          <w:szCs w:val="24"/>
          <w:lang w:val="en-US"/>
        </w:rPr>
        <w:t>.</w:t>
      </w:r>
      <w:del w:id="988" w:author="Julian Christensen" w:date="2024-08-14T16:01:00Z">
        <w:r w:rsidR="0060422B" w:rsidDel="00D54184">
          <w:rPr>
            <w:rFonts w:cs="Times New Roman"/>
            <w:szCs w:val="24"/>
            <w:lang w:val="en-US"/>
          </w:rPr>
          <w:delText xml:space="preserve"> However, if this approach was used it could potentially and</w:delText>
        </w:r>
        <w:r w:rsidR="007674A2" w:rsidDel="00D54184">
          <w:rPr>
            <w:rFonts w:cs="Times New Roman"/>
            <w:szCs w:val="24"/>
            <w:lang w:val="en-US"/>
          </w:rPr>
          <w:delText>,</w:delText>
        </w:r>
        <w:r w:rsidR="0060422B" w:rsidDel="00D54184">
          <w:rPr>
            <w:rFonts w:cs="Times New Roman"/>
            <w:szCs w:val="24"/>
            <w:lang w:val="en-US"/>
          </w:rPr>
          <w:delText xml:space="preserve"> most importantly</w:delText>
        </w:r>
        <w:r w:rsidR="008240F6" w:rsidDel="00D54184">
          <w:rPr>
            <w:rFonts w:cs="Times New Roman"/>
            <w:szCs w:val="24"/>
            <w:lang w:val="en-US"/>
          </w:rPr>
          <w:delText>,</w:delText>
        </w:r>
        <w:r w:rsidR="007674A2" w:rsidDel="00D54184">
          <w:rPr>
            <w:rFonts w:cs="Times New Roman"/>
            <w:szCs w:val="24"/>
            <w:lang w:val="en-US"/>
          </w:rPr>
          <w:delText xml:space="preserve"> </w:delText>
        </w:r>
        <w:r w:rsidR="0060422B" w:rsidDel="00D54184">
          <w:rPr>
            <w:rFonts w:cs="Times New Roman"/>
            <w:szCs w:val="24"/>
            <w:lang w:val="en-US"/>
          </w:rPr>
          <w:delText>safely reduce the total screening workload</w:delText>
        </w:r>
        <w:r w:rsidR="007674A2" w:rsidDel="00D54184">
          <w:rPr>
            <w:rFonts w:cs="Times New Roman"/>
            <w:szCs w:val="24"/>
            <w:lang w:val="en-US"/>
          </w:rPr>
          <w:delText xml:space="preserve">. </w:delText>
        </w:r>
      </w:del>
    </w:p>
    <w:p w14:paraId="384D3B6F" w14:textId="77777777" w:rsidR="007674A2" w:rsidRPr="00A449F4" w:rsidRDefault="007674A2"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commentRangeStart w:id="989"/>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commentRangeEnd w:id="989"/>
      <w:r w:rsidR="00E644EB">
        <w:rPr>
          <w:rStyle w:val="CommentReference"/>
        </w:rPr>
        <w:commentReference w:id="989"/>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5645AD6A" w:rsidR="007263A3" w:rsidRPr="008D1FE3" w:rsidRDefault="007263A3" w:rsidP="00D5602B">
            <w:pPr>
              <w:rPr>
                <w:rFonts w:cs="Times New Roman"/>
                <w:b/>
                <w:sz w:val="20"/>
                <w:szCs w:val="20"/>
                <w:lang w:val="en-US"/>
              </w:rPr>
            </w:pPr>
            <w:r w:rsidRPr="008D1FE3">
              <w:rPr>
                <w:rFonts w:cs="Times New Roman"/>
                <w:b/>
                <w:sz w:val="20"/>
                <w:szCs w:val="20"/>
                <w:lang w:val="en-US"/>
              </w:rPr>
              <w:t xml:space="preserve">Recall </w:t>
            </w:r>
            <w:del w:id="990" w:author="Julian Christensen" w:date="2024-08-14T16:02:00Z">
              <w:r w:rsidRPr="008D1FE3" w:rsidDel="00D54184">
                <w:rPr>
                  <w:rFonts w:cs="Times New Roman"/>
                  <w:b/>
                  <w:sz w:val="20"/>
                  <w:szCs w:val="20"/>
                  <w:lang w:val="en-US"/>
                </w:rPr>
                <w:delText>(%)</w:delText>
              </w:r>
            </w:del>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4A1A9F76" w:rsidR="007263A3" w:rsidRPr="008D1FE3" w:rsidRDefault="007263A3" w:rsidP="00D5602B">
            <w:pPr>
              <w:rPr>
                <w:rFonts w:cs="Times New Roman"/>
                <w:b/>
                <w:sz w:val="20"/>
                <w:szCs w:val="20"/>
                <w:lang w:val="en-US"/>
              </w:rPr>
            </w:pPr>
            <w:r w:rsidRPr="008D1FE3">
              <w:rPr>
                <w:rFonts w:cs="Times New Roman"/>
                <w:b/>
                <w:sz w:val="20"/>
                <w:szCs w:val="20"/>
                <w:lang w:val="en-US"/>
              </w:rPr>
              <w:t xml:space="preserve">Specificity </w:t>
            </w:r>
            <w:del w:id="991" w:author="Julian Christensen" w:date="2024-08-14T16:02:00Z">
              <w:r w:rsidRPr="008D1FE3" w:rsidDel="00D54184">
                <w:rPr>
                  <w:rFonts w:cs="Times New Roman"/>
                  <w:b/>
                  <w:sz w:val="20"/>
                  <w:szCs w:val="20"/>
                  <w:lang w:val="en-US"/>
                </w:rPr>
                <w:delText>(%)</w:delText>
              </w:r>
            </w:del>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7A64578B"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 xml:space="preserve">ment </w:t>
            </w:r>
            <w:del w:id="992" w:author="Julian Christensen" w:date="2024-08-14T16:02:00Z">
              <w:r w:rsidRPr="008D1FE3" w:rsidDel="00D54184">
                <w:rPr>
                  <w:rFonts w:cs="Times New Roman"/>
                  <w:b/>
                  <w:sz w:val="20"/>
                  <w:szCs w:val="20"/>
                  <w:lang w:val="en-US"/>
                </w:rPr>
                <w:delText>(%)</w:delText>
              </w:r>
            </w:del>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67F5BFD" w:rsidR="007263A3" w:rsidRPr="008D1FE3" w:rsidRDefault="007263A3" w:rsidP="00D5602B">
            <w:pPr>
              <w:rPr>
                <w:rFonts w:cs="Times New Roman"/>
                <w:b/>
                <w:sz w:val="20"/>
                <w:szCs w:val="20"/>
                <w:lang w:val="en-US"/>
              </w:rPr>
            </w:pPr>
            <w:del w:id="993" w:author="Julian Christensen" w:date="2024-08-14T16:02:00Z">
              <w:r w:rsidRPr="008D1FE3" w:rsidDel="00D54184">
                <w:rPr>
                  <w:rFonts w:cs="Times New Roman"/>
                  <w:b/>
                  <w:sz w:val="20"/>
                  <w:szCs w:val="20"/>
                  <w:lang w:val="en-US"/>
                </w:rPr>
                <w:delText>(%)</w:delText>
              </w:r>
            </w:del>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02E516B9"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(incl. prop </w:t>
            </w:r>
            <m:oMath>
              <m:r>
                <w:ins w:id="994" w:author="Julian Christensen" w:date="2024-08-15T11:43:00Z">
                  <w:rPr>
                    <w:rFonts w:ascii="Cambria Math" w:hAnsi="Cambria Math" w:cs="Times New Roman"/>
                    <w:sz w:val="20"/>
                    <w:szCs w:val="20"/>
                    <w:lang w:val="en-US"/>
                  </w:rPr>
                  <m:t>≤</m:t>
                </w:ins>
              </m:r>
            </m:oMath>
            <w:del w:id="995" w:author="Julian Christensen" w:date="2024-08-15T11:43:00Z">
              <w:r w:rsidRPr="008D1FE3" w:rsidDel="0091676E">
                <w:rPr>
                  <w:rFonts w:cs="Times New Roman"/>
                  <w:sz w:val="20"/>
                  <w:szCs w:val="20"/>
                  <w:lang w:val="en-US"/>
                </w:rPr>
                <w:delText>=</w:delText>
              </w:r>
            </w:del>
            <w:r w:rsidRPr="008D1FE3">
              <w:rPr>
                <w:rFonts w:cs="Times New Roman"/>
                <w:sz w:val="20"/>
                <w:szCs w:val="20"/>
                <w:lang w:val="en-US"/>
              </w:rPr>
              <w:t xml:space="preserve">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4713BCA4" w:rsidR="007263A3" w:rsidRPr="008D1FE3" w:rsidRDefault="00D54184" w:rsidP="00D5602B">
            <w:pPr>
              <w:jc w:val="center"/>
              <w:rPr>
                <w:rFonts w:cs="Times New Roman"/>
                <w:sz w:val="20"/>
                <w:szCs w:val="20"/>
                <w:lang w:val="en-US"/>
              </w:rPr>
            </w:pPr>
            <w:ins w:id="996" w:author="Julian Christensen" w:date="2024-08-14T16:02:00Z">
              <w:r>
                <w:rPr>
                  <w:rFonts w:cs="Times New Roman"/>
                  <w:sz w:val="20"/>
                  <w:szCs w:val="20"/>
                  <w:lang w:val="en-US"/>
                </w:rPr>
                <w:t>0.</w:t>
              </w:r>
            </w:ins>
            <w:r w:rsidR="00514F04">
              <w:rPr>
                <w:rFonts w:cs="Times New Roman"/>
                <w:sz w:val="20"/>
                <w:szCs w:val="20"/>
                <w:lang w:val="en-US"/>
              </w:rPr>
              <w:t>69</w:t>
            </w:r>
            <w:del w:id="997" w:author="Julian Christensen" w:date="2024-08-14T16:02:00Z">
              <w:r w:rsidR="00514F04" w:rsidDel="00D54184">
                <w:rPr>
                  <w:rFonts w:cs="Times New Roman"/>
                  <w:sz w:val="20"/>
                  <w:szCs w:val="20"/>
                  <w:lang w:val="en-US"/>
                </w:rPr>
                <w:delText>.</w:delText>
              </w:r>
            </w:del>
            <w:r w:rsidR="00514F04">
              <w:rPr>
                <w:rFonts w:cs="Times New Roman"/>
                <w:sz w:val="20"/>
                <w:szCs w:val="20"/>
                <w:lang w:val="en-US"/>
              </w:rPr>
              <w:t>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E80547C" w:rsidR="007263A3" w:rsidRPr="008D1FE3" w:rsidRDefault="00D54184" w:rsidP="00D5602B">
            <w:pPr>
              <w:jc w:val="center"/>
              <w:rPr>
                <w:rFonts w:cs="Times New Roman"/>
                <w:sz w:val="20"/>
                <w:szCs w:val="20"/>
                <w:lang w:val="en-US"/>
              </w:rPr>
            </w:pPr>
            <w:ins w:id="998" w:author="Julian Christensen" w:date="2024-08-14T16:04:00Z">
              <w:r>
                <w:rPr>
                  <w:rFonts w:cs="Times New Roman"/>
                  <w:sz w:val="20"/>
                  <w:szCs w:val="20"/>
                </w:rPr>
                <w:t>0.</w:t>
              </w:r>
            </w:ins>
            <w:r w:rsidR="007263A3" w:rsidRPr="008D1FE3">
              <w:rPr>
                <w:rFonts w:cs="Times New Roman"/>
                <w:sz w:val="20"/>
                <w:szCs w:val="20"/>
              </w:rPr>
              <w:t>9</w:t>
            </w:r>
            <w:r w:rsidR="00514F04">
              <w:rPr>
                <w:rFonts w:cs="Times New Roman"/>
                <w:sz w:val="20"/>
                <w:szCs w:val="20"/>
              </w:rPr>
              <w:t>6</w:t>
            </w:r>
            <w:del w:id="999" w:author="Julian Christensen" w:date="2024-08-14T16:04:00Z">
              <w:r w:rsidR="00514F04" w:rsidDel="00D54184">
                <w:rPr>
                  <w:rFonts w:cs="Times New Roman"/>
                  <w:sz w:val="20"/>
                  <w:szCs w:val="20"/>
                </w:rPr>
                <w:delText>.</w:delText>
              </w:r>
            </w:del>
            <w:r w:rsidR="00514F04">
              <w:rPr>
                <w:rFonts w:cs="Times New Roman"/>
                <w:sz w:val="20"/>
                <w:szCs w:val="20"/>
              </w:rPr>
              <w:t>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5215373A" w:rsidR="007263A3" w:rsidRPr="008D1FE3" w:rsidRDefault="00D54184" w:rsidP="00D5602B">
            <w:pPr>
              <w:jc w:val="center"/>
              <w:rPr>
                <w:rFonts w:cs="Times New Roman"/>
                <w:sz w:val="20"/>
                <w:szCs w:val="20"/>
                <w:lang w:val="en-US"/>
              </w:rPr>
            </w:pPr>
            <w:ins w:id="1000" w:author="Julian Christensen" w:date="2024-08-14T16:04:00Z">
              <w:r>
                <w:rPr>
                  <w:rFonts w:cs="Times New Roman"/>
                  <w:sz w:val="20"/>
                  <w:szCs w:val="20"/>
                </w:rPr>
                <w:t>0.</w:t>
              </w:r>
            </w:ins>
            <w:r w:rsidR="007263A3" w:rsidRPr="008D1FE3">
              <w:rPr>
                <w:rFonts w:cs="Times New Roman"/>
                <w:sz w:val="20"/>
                <w:szCs w:val="20"/>
                <w:lang w:val="en-US"/>
              </w:rPr>
              <w:t>95</w:t>
            </w:r>
            <w:del w:id="1001" w:author="Julian Christensen" w:date="2024-08-14T16:04:00Z">
              <w:r w:rsidR="007263A3" w:rsidRPr="008D1FE3" w:rsidDel="00D54184">
                <w:rPr>
                  <w:rFonts w:cs="Times New Roman"/>
                  <w:sz w:val="20"/>
                  <w:szCs w:val="20"/>
                  <w:lang w:val="en-US"/>
                </w:rPr>
                <w:delText>.</w:delText>
              </w:r>
            </w:del>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6428A181"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w:t>
            </w:r>
            <m:oMath>
              <m:r>
                <w:ins w:id="1002" w:author="Julian Christensen" w:date="2024-08-15T11:42:00Z">
                  <w:rPr>
                    <w:rFonts w:ascii="Cambria Math" w:hAnsi="Cambria Math" w:cs="Times New Roman"/>
                    <w:sz w:val="20"/>
                    <w:szCs w:val="20"/>
                    <w:lang w:val="en-US"/>
                  </w:rPr>
                  <m:t>≤</m:t>
                </w:ins>
              </m:r>
            </m:oMath>
            <w:del w:id="1003" w:author="Julian Christensen" w:date="2024-08-15T11:42:00Z">
              <w:r w:rsidRPr="008D1FE3" w:rsidDel="0091676E">
                <w:rPr>
                  <w:rFonts w:cs="Times New Roman"/>
                  <w:sz w:val="20"/>
                  <w:szCs w:val="20"/>
                  <w:lang w:val="en-US"/>
                </w:rPr>
                <w:delText>=</w:delText>
              </w:r>
            </w:del>
            <w:r w:rsidRPr="008D1FE3">
              <w:rPr>
                <w:rFonts w:cs="Times New Roman"/>
                <w:sz w:val="20"/>
                <w:szCs w:val="20"/>
                <w:lang w:val="en-US"/>
              </w:rPr>
              <w:t xml:space="preserve">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0CFC7A94" w:rsidR="007263A3" w:rsidRPr="008D1FE3" w:rsidRDefault="00D54184" w:rsidP="00D5602B">
            <w:pPr>
              <w:jc w:val="center"/>
              <w:rPr>
                <w:rFonts w:cs="Times New Roman"/>
                <w:sz w:val="20"/>
                <w:szCs w:val="20"/>
                <w:lang w:val="en-US"/>
              </w:rPr>
            </w:pPr>
            <w:ins w:id="1004" w:author="Julian Christensen" w:date="2024-08-14T16:03:00Z">
              <w:r>
                <w:rPr>
                  <w:rFonts w:cs="Times New Roman"/>
                  <w:sz w:val="20"/>
                  <w:szCs w:val="20"/>
                </w:rPr>
                <w:t>0.</w:t>
              </w:r>
            </w:ins>
            <w:r w:rsidR="007263A3" w:rsidRPr="008D1FE3">
              <w:rPr>
                <w:rFonts w:cs="Times New Roman"/>
                <w:sz w:val="20"/>
                <w:szCs w:val="20"/>
              </w:rPr>
              <w:t>81</w:t>
            </w:r>
            <w:del w:id="1005" w:author="Julian Christensen" w:date="2024-08-14T16:03:00Z">
              <w:r w:rsidR="007263A3" w:rsidRPr="008D1FE3" w:rsidDel="00D54184">
                <w:rPr>
                  <w:rFonts w:cs="Times New Roman"/>
                  <w:sz w:val="20"/>
                  <w:szCs w:val="20"/>
                </w:rPr>
                <w:delText>.</w:delText>
              </w:r>
            </w:del>
            <w:r w:rsidR="007263A3" w:rsidRPr="008D1FE3">
              <w:rPr>
                <w:rFonts w:cs="Times New Roman"/>
                <w:sz w:val="20"/>
                <w:szCs w:val="20"/>
              </w:rPr>
              <w:t>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0C35D36B" w:rsidR="007263A3" w:rsidRPr="008D1FE3" w:rsidRDefault="00D54184" w:rsidP="00D5602B">
            <w:pPr>
              <w:jc w:val="center"/>
              <w:rPr>
                <w:rFonts w:cs="Times New Roman"/>
                <w:sz w:val="20"/>
                <w:szCs w:val="20"/>
                <w:lang w:val="en-US"/>
              </w:rPr>
            </w:pPr>
            <w:ins w:id="1006" w:author="Julian Christensen" w:date="2024-08-14T16:04:00Z">
              <w:r>
                <w:rPr>
                  <w:rFonts w:cs="Times New Roman"/>
                  <w:sz w:val="20"/>
                  <w:szCs w:val="20"/>
                </w:rPr>
                <w:t>0.</w:t>
              </w:r>
            </w:ins>
            <w:r w:rsidR="007263A3" w:rsidRPr="008D1FE3">
              <w:rPr>
                <w:rFonts w:cs="Times New Roman"/>
                <w:sz w:val="20"/>
                <w:szCs w:val="20"/>
              </w:rPr>
              <w:t>93</w:t>
            </w:r>
            <w:del w:id="1007"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12F496FF" w:rsidR="007263A3" w:rsidRPr="008D1FE3" w:rsidRDefault="00D54184" w:rsidP="00D5602B">
            <w:pPr>
              <w:jc w:val="center"/>
              <w:rPr>
                <w:rFonts w:cs="Times New Roman"/>
                <w:sz w:val="20"/>
                <w:szCs w:val="20"/>
                <w:lang w:val="en-US"/>
              </w:rPr>
            </w:pPr>
            <w:ins w:id="1008" w:author="Julian Christensen" w:date="2024-08-14T16:04:00Z">
              <w:r>
                <w:rPr>
                  <w:rFonts w:cs="Times New Roman"/>
                  <w:sz w:val="20"/>
                  <w:szCs w:val="20"/>
                </w:rPr>
                <w:t>0.</w:t>
              </w:r>
            </w:ins>
            <w:r w:rsidR="007263A3" w:rsidRPr="008D1FE3">
              <w:rPr>
                <w:rFonts w:cs="Times New Roman"/>
                <w:sz w:val="20"/>
                <w:szCs w:val="20"/>
              </w:rPr>
              <w:t>93</w:t>
            </w:r>
            <w:del w:id="1009"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42DA3EAB" w:rsidR="007263A3" w:rsidRPr="008D1FE3" w:rsidRDefault="00D54184" w:rsidP="00D5602B">
            <w:pPr>
              <w:jc w:val="center"/>
              <w:rPr>
                <w:rFonts w:cs="Times New Roman"/>
                <w:sz w:val="20"/>
                <w:szCs w:val="20"/>
                <w:lang w:val="en-US"/>
              </w:rPr>
            </w:pPr>
            <w:ins w:id="1010" w:author="Julian Christensen" w:date="2024-08-14T16:03:00Z">
              <w:r>
                <w:rPr>
                  <w:rFonts w:cs="Times New Roman"/>
                  <w:sz w:val="20"/>
                  <w:szCs w:val="20"/>
                </w:rPr>
                <w:t>0.</w:t>
              </w:r>
            </w:ins>
            <w:r w:rsidR="007263A3" w:rsidRPr="008D1FE3">
              <w:rPr>
                <w:rFonts w:cs="Times New Roman"/>
                <w:sz w:val="20"/>
                <w:szCs w:val="20"/>
              </w:rPr>
              <w:t>89</w:t>
            </w:r>
            <w:del w:id="1011" w:author="Julian Christensen" w:date="2024-08-14T16:03:00Z">
              <w:r w:rsidR="007263A3" w:rsidRPr="008D1FE3" w:rsidDel="00D54184">
                <w:rPr>
                  <w:rFonts w:cs="Times New Roman"/>
                  <w:sz w:val="20"/>
                  <w:szCs w:val="20"/>
                </w:rPr>
                <w:delText>.</w:delText>
              </w:r>
            </w:del>
            <w:r w:rsidR="007263A3" w:rsidRPr="008D1FE3">
              <w:rPr>
                <w:rFonts w:cs="Times New Roman"/>
                <w:sz w:val="20"/>
                <w:szCs w:val="20"/>
              </w:rPr>
              <w:t>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07FC7675" w:rsidR="007263A3" w:rsidRPr="008D1FE3" w:rsidRDefault="00D54184" w:rsidP="00D5602B">
            <w:pPr>
              <w:jc w:val="center"/>
              <w:rPr>
                <w:rFonts w:cs="Times New Roman"/>
                <w:sz w:val="20"/>
                <w:szCs w:val="20"/>
                <w:lang w:val="en-US"/>
              </w:rPr>
            </w:pPr>
            <w:ins w:id="1012" w:author="Julian Christensen" w:date="2024-08-14T16:04:00Z">
              <w:r>
                <w:rPr>
                  <w:rFonts w:cs="Times New Roman"/>
                  <w:sz w:val="20"/>
                  <w:szCs w:val="20"/>
                </w:rPr>
                <w:t>0.</w:t>
              </w:r>
            </w:ins>
            <w:r w:rsidR="007263A3" w:rsidRPr="008D1FE3">
              <w:rPr>
                <w:rFonts w:cs="Times New Roman"/>
                <w:sz w:val="20"/>
                <w:szCs w:val="20"/>
              </w:rPr>
              <w:t>93</w:t>
            </w:r>
            <w:del w:id="1013"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4C516FD4" w:rsidR="007263A3" w:rsidRPr="008D1FE3" w:rsidRDefault="00D54184" w:rsidP="00D5602B">
            <w:pPr>
              <w:jc w:val="center"/>
              <w:rPr>
                <w:rFonts w:cs="Times New Roman"/>
                <w:sz w:val="20"/>
                <w:szCs w:val="20"/>
                <w:lang w:val="en-US"/>
              </w:rPr>
            </w:pPr>
            <w:ins w:id="1014" w:author="Julian Christensen" w:date="2024-08-14T16:04:00Z">
              <w:r>
                <w:rPr>
                  <w:rFonts w:cs="Times New Roman"/>
                  <w:sz w:val="20"/>
                  <w:szCs w:val="20"/>
                </w:rPr>
                <w:t>0.</w:t>
              </w:r>
            </w:ins>
            <w:r w:rsidR="007263A3" w:rsidRPr="008D1FE3">
              <w:rPr>
                <w:rFonts w:cs="Times New Roman"/>
                <w:sz w:val="20"/>
                <w:szCs w:val="20"/>
              </w:rPr>
              <w:t>93</w:t>
            </w:r>
            <w:del w:id="1015"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E79ABD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w:t>
            </w:r>
            <m:oMath>
              <m:r>
                <w:ins w:id="1016" w:author="Julian Christensen" w:date="2024-08-15T11:42:00Z">
                  <w:rPr>
                    <w:rFonts w:ascii="Cambria Math" w:hAnsi="Cambria Math" w:cs="Times New Roman"/>
                    <w:sz w:val="20"/>
                    <w:szCs w:val="20"/>
                    <w:lang w:val="en-US"/>
                  </w:rPr>
                  <m:t>≤</m:t>
                </w:ins>
              </m:r>
            </m:oMath>
            <w:del w:id="1017" w:author="Julian Christensen" w:date="2024-08-15T11:42:00Z">
              <w:r w:rsidRPr="008D1FE3" w:rsidDel="0091676E">
                <w:rPr>
                  <w:rFonts w:cs="Times New Roman"/>
                  <w:sz w:val="20"/>
                  <w:szCs w:val="20"/>
                  <w:lang w:val="en-US"/>
                </w:rPr>
                <w:delText>=</w:delText>
              </w:r>
            </w:del>
            <w:r w:rsidRPr="008D1FE3">
              <w:rPr>
                <w:rFonts w:cs="Times New Roman"/>
                <w:sz w:val="20"/>
                <w:szCs w:val="20"/>
                <w:lang w:val="en-US"/>
              </w:rPr>
              <w:t xml:space="preserve">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2A80883B" w:rsidR="007263A3" w:rsidRPr="008D1FE3" w:rsidRDefault="00D54184" w:rsidP="00D5602B">
            <w:pPr>
              <w:jc w:val="center"/>
              <w:rPr>
                <w:rFonts w:cs="Times New Roman"/>
                <w:sz w:val="20"/>
                <w:szCs w:val="20"/>
                <w:lang w:val="en-US"/>
              </w:rPr>
            </w:pPr>
            <w:ins w:id="1018" w:author="Julian Christensen" w:date="2024-08-14T16:03:00Z">
              <w:r>
                <w:rPr>
                  <w:rFonts w:cs="Times New Roman"/>
                  <w:sz w:val="20"/>
                  <w:szCs w:val="20"/>
                </w:rPr>
                <w:t>0.</w:t>
              </w:r>
            </w:ins>
            <w:r w:rsidR="007263A3" w:rsidRPr="008D1FE3">
              <w:rPr>
                <w:rFonts w:cs="Times New Roman"/>
                <w:sz w:val="20"/>
                <w:szCs w:val="20"/>
              </w:rPr>
              <w:t>9</w:t>
            </w:r>
            <w:r w:rsidR="00D5602B">
              <w:rPr>
                <w:rFonts w:cs="Times New Roman"/>
                <w:sz w:val="20"/>
                <w:szCs w:val="20"/>
              </w:rPr>
              <w:t>5</w:t>
            </w:r>
            <w:del w:id="1019" w:author="Julian Christensen" w:date="2024-08-14T16:03:00Z">
              <w:r w:rsidR="007263A3" w:rsidRPr="008D1FE3" w:rsidDel="00D54184">
                <w:rPr>
                  <w:rFonts w:cs="Times New Roman"/>
                  <w:sz w:val="20"/>
                  <w:szCs w:val="20"/>
                </w:rPr>
                <w:delText>.</w:delText>
              </w:r>
            </w:del>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7B591E06" w:rsidR="007263A3" w:rsidRPr="008D1FE3" w:rsidRDefault="00D54184" w:rsidP="00D5602B">
            <w:pPr>
              <w:jc w:val="center"/>
              <w:rPr>
                <w:rFonts w:cs="Times New Roman"/>
                <w:sz w:val="20"/>
                <w:szCs w:val="20"/>
                <w:lang w:val="en-US"/>
              </w:rPr>
            </w:pPr>
            <w:ins w:id="1020" w:author="Julian Christensen" w:date="2024-08-14T16:04:00Z">
              <w:r>
                <w:rPr>
                  <w:rFonts w:cs="Times New Roman"/>
                  <w:sz w:val="20"/>
                  <w:szCs w:val="20"/>
                </w:rPr>
                <w:t>0.</w:t>
              </w:r>
            </w:ins>
            <w:r w:rsidR="00D5602B">
              <w:rPr>
                <w:rFonts w:cs="Times New Roman"/>
                <w:sz w:val="20"/>
                <w:szCs w:val="20"/>
                <w:lang w:val="en-US"/>
              </w:rPr>
              <w:t>81</w:t>
            </w:r>
            <w:del w:id="1021" w:author="Julian Christensen" w:date="2024-08-14T16:04:00Z">
              <w:r w:rsidR="00D5602B" w:rsidDel="00D54184">
                <w:rPr>
                  <w:rFonts w:cs="Times New Roman"/>
                  <w:sz w:val="20"/>
                  <w:szCs w:val="20"/>
                  <w:lang w:val="en-US"/>
                </w:rPr>
                <w:delText>.</w:delText>
              </w:r>
            </w:del>
            <w:r w:rsidR="00D5602B">
              <w:rPr>
                <w:rFonts w:cs="Times New Roman"/>
                <w:sz w:val="20"/>
                <w:szCs w:val="20"/>
                <w:lang w:val="en-US"/>
              </w:rPr>
              <w:t>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6B3C04E2" w:rsidR="007263A3" w:rsidRPr="008D1FE3" w:rsidRDefault="00D54184" w:rsidP="00D5602B">
            <w:pPr>
              <w:jc w:val="center"/>
              <w:rPr>
                <w:rFonts w:cs="Times New Roman"/>
                <w:sz w:val="20"/>
                <w:szCs w:val="20"/>
                <w:lang w:val="en-US"/>
              </w:rPr>
            </w:pPr>
            <w:ins w:id="1022" w:author="Julian Christensen" w:date="2024-08-14T16:04:00Z">
              <w:r>
                <w:rPr>
                  <w:rFonts w:cs="Times New Roman"/>
                  <w:sz w:val="20"/>
                  <w:szCs w:val="20"/>
                </w:rPr>
                <w:t>0.</w:t>
              </w:r>
            </w:ins>
            <w:r w:rsidR="00D5602B">
              <w:rPr>
                <w:rFonts w:cs="Times New Roman"/>
                <w:sz w:val="20"/>
                <w:szCs w:val="20"/>
                <w:lang w:val="en-US"/>
              </w:rPr>
              <w:t>81</w:t>
            </w:r>
            <w:del w:id="1023" w:author="Julian Christensen" w:date="2024-08-14T16:04:00Z">
              <w:r w:rsidR="00D5602B" w:rsidDel="00D54184">
                <w:rPr>
                  <w:rFonts w:cs="Times New Roman"/>
                  <w:sz w:val="20"/>
                  <w:szCs w:val="20"/>
                  <w:lang w:val="en-US"/>
                </w:rPr>
                <w:delText>.</w:delText>
              </w:r>
            </w:del>
            <w:r w:rsidR="00D5602B">
              <w:rPr>
                <w:rFonts w:cs="Times New Roman"/>
                <w:sz w:val="20"/>
                <w:szCs w:val="20"/>
                <w:lang w:val="en-US"/>
              </w:rPr>
              <w:t>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B9B421B"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w:t>
            </w:r>
            <m:oMath>
              <m:r>
                <w:ins w:id="1024" w:author="Julian Christensen" w:date="2024-08-15T11:42:00Z">
                  <w:rPr>
                    <w:rFonts w:ascii="Cambria Math" w:hAnsi="Cambria Math" w:cs="Times New Roman"/>
                    <w:sz w:val="20"/>
                    <w:szCs w:val="20"/>
                    <w:lang w:val="en-US"/>
                  </w:rPr>
                  <m:t>≤</m:t>
                </w:ins>
              </m:r>
            </m:oMath>
            <w:del w:id="1025" w:author="Julian Christensen" w:date="2024-08-15T11:42:00Z">
              <w:r w:rsidRPr="008D1FE3" w:rsidDel="0091676E">
                <w:rPr>
                  <w:rFonts w:cs="Times New Roman"/>
                  <w:sz w:val="20"/>
                  <w:szCs w:val="20"/>
                  <w:lang w:val="en-US"/>
                </w:rPr>
                <w:delText>=</w:delText>
              </w:r>
            </w:del>
            <w:r w:rsidRPr="008D1FE3">
              <w:rPr>
                <w:rFonts w:cs="Times New Roman"/>
                <w:sz w:val="20"/>
                <w:szCs w:val="20"/>
                <w:lang w:val="en-US"/>
              </w:rPr>
              <w:t xml:space="preserve">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1FF71321" w:rsidR="007263A3" w:rsidRPr="008D1FE3" w:rsidRDefault="00D54184" w:rsidP="00D5602B">
            <w:pPr>
              <w:jc w:val="center"/>
              <w:rPr>
                <w:rFonts w:cs="Times New Roman"/>
                <w:sz w:val="20"/>
                <w:szCs w:val="20"/>
                <w:lang w:val="en-US"/>
              </w:rPr>
            </w:pPr>
            <w:ins w:id="1026" w:author="Julian Christensen" w:date="2024-08-14T16:03:00Z">
              <w:r>
                <w:rPr>
                  <w:rFonts w:cs="Times New Roman"/>
                  <w:sz w:val="20"/>
                  <w:szCs w:val="20"/>
                </w:rPr>
                <w:t>0.</w:t>
              </w:r>
            </w:ins>
            <w:r w:rsidR="007263A3" w:rsidRPr="008D1FE3">
              <w:rPr>
                <w:rFonts w:cs="Times New Roman"/>
                <w:sz w:val="20"/>
                <w:szCs w:val="20"/>
              </w:rPr>
              <w:t>95</w:t>
            </w:r>
            <w:del w:id="1027" w:author="Julian Christensen" w:date="2024-08-14T16:03:00Z">
              <w:r w:rsidR="007263A3" w:rsidRPr="008D1FE3" w:rsidDel="00D54184">
                <w:rPr>
                  <w:rFonts w:cs="Times New Roman"/>
                  <w:sz w:val="20"/>
                  <w:szCs w:val="20"/>
                </w:rPr>
                <w:delText>.</w:delText>
              </w:r>
            </w:del>
            <w:r w:rsidR="007263A3" w:rsidRPr="008D1FE3">
              <w:rPr>
                <w:rFonts w:cs="Times New Roman"/>
                <w:sz w:val="20"/>
                <w:szCs w:val="20"/>
              </w:rPr>
              <w:t>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24E1BCE0" w:rsidR="007263A3" w:rsidRPr="008D1FE3" w:rsidRDefault="00D54184" w:rsidP="00D5602B">
            <w:pPr>
              <w:jc w:val="center"/>
              <w:rPr>
                <w:rFonts w:cs="Times New Roman"/>
                <w:sz w:val="20"/>
                <w:szCs w:val="20"/>
                <w:lang w:val="en-US"/>
              </w:rPr>
            </w:pPr>
            <w:ins w:id="1028" w:author="Julian Christensen" w:date="2024-08-14T16:04:00Z">
              <w:r>
                <w:rPr>
                  <w:rFonts w:cs="Times New Roman"/>
                  <w:sz w:val="20"/>
                  <w:szCs w:val="20"/>
                </w:rPr>
                <w:t>0.</w:t>
              </w:r>
            </w:ins>
            <w:r w:rsidR="007263A3" w:rsidRPr="008D1FE3">
              <w:rPr>
                <w:rFonts w:cs="Times New Roman"/>
                <w:sz w:val="20"/>
                <w:szCs w:val="20"/>
              </w:rPr>
              <w:t>89</w:t>
            </w:r>
            <w:del w:id="1029" w:author="Julian Christensen" w:date="2024-08-14T16:04:00Z">
              <w:r w:rsidR="007263A3" w:rsidRPr="008D1FE3" w:rsidDel="00D54184">
                <w:rPr>
                  <w:rFonts w:cs="Times New Roman"/>
                  <w:sz w:val="20"/>
                  <w:szCs w:val="20"/>
                </w:rPr>
                <w:delText>.</w:delText>
              </w:r>
            </w:del>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8944F61" w:rsidR="007263A3" w:rsidRPr="008D1FE3" w:rsidRDefault="00D54184" w:rsidP="00D5602B">
            <w:pPr>
              <w:jc w:val="center"/>
              <w:rPr>
                <w:rFonts w:cs="Times New Roman"/>
                <w:sz w:val="20"/>
                <w:szCs w:val="20"/>
                <w:lang w:val="en-US"/>
              </w:rPr>
            </w:pPr>
            <w:ins w:id="1030" w:author="Julian Christensen" w:date="2024-08-14T16:04:00Z">
              <w:r>
                <w:rPr>
                  <w:rFonts w:cs="Times New Roman"/>
                  <w:sz w:val="20"/>
                  <w:szCs w:val="20"/>
                </w:rPr>
                <w:t>0.</w:t>
              </w:r>
            </w:ins>
            <w:r w:rsidR="007263A3" w:rsidRPr="008D1FE3">
              <w:rPr>
                <w:rFonts w:cs="Times New Roman"/>
                <w:sz w:val="20"/>
                <w:szCs w:val="20"/>
              </w:rPr>
              <w:t>90</w:t>
            </w:r>
            <w:del w:id="1031"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64A5AEB4" w:rsidR="007263A3" w:rsidRPr="008D1FE3" w:rsidRDefault="00D54184" w:rsidP="00D5602B">
            <w:pPr>
              <w:jc w:val="center"/>
              <w:rPr>
                <w:rFonts w:cs="Times New Roman"/>
                <w:sz w:val="20"/>
                <w:szCs w:val="20"/>
                <w:lang w:val="en-US"/>
              </w:rPr>
            </w:pPr>
            <w:ins w:id="1032" w:author="Julian Christensen" w:date="2024-08-14T16:03:00Z">
              <w:r>
                <w:rPr>
                  <w:rFonts w:cs="Times New Roman"/>
                  <w:sz w:val="20"/>
                  <w:szCs w:val="20"/>
                </w:rPr>
                <w:t>0.</w:t>
              </w:r>
            </w:ins>
            <w:r w:rsidR="007263A3" w:rsidRPr="008D1FE3">
              <w:rPr>
                <w:rFonts w:cs="Times New Roman"/>
                <w:sz w:val="20"/>
                <w:szCs w:val="20"/>
              </w:rPr>
              <w:t>98</w:t>
            </w:r>
            <w:del w:id="1033" w:author="Julian Christensen" w:date="2024-08-14T16:03:00Z">
              <w:r w:rsidR="007263A3" w:rsidRPr="008D1FE3" w:rsidDel="00D54184">
                <w:rPr>
                  <w:rFonts w:cs="Times New Roman"/>
                  <w:sz w:val="20"/>
                  <w:szCs w:val="20"/>
                </w:rPr>
                <w:delText>.</w:delText>
              </w:r>
            </w:del>
            <w:r w:rsidR="007263A3" w:rsidRPr="008D1FE3">
              <w:rPr>
                <w:rFonts w:cs="Times New Roman"/>
                <w:sz w:val="20"/>
                <w:szCs w:val="20"/>
              </w:rPr>
              <w:t>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0317980C" w:rsidR="007263A3" w:rsidRPr="008D1FE3" w:rsidRDefault="00D54184" w:rsidP="00D5602B">
            <w:pPr>
              <w:jc w:val="center"/>
              <w:rPr>
                <w:rFonts w:cs="Times New Roman"/>
                <w:sz w:val="20"/>
                <w:szCs w:val="20"/>
                <w:lang w:val="en-US"/>
              </w:rPr>
            </w:pPr>
            <w:ins w:id="1034" w:author="Julian Christensen" w:date="2024-08-14T16:04:00Z">
              <w:r>
                <w:rPr>
                  <w:rFonts w:cs="Times New Roman"/>
                  <w:sz w:val="20"/>
                  <w:szCs w:val="20"/>
                </w:rPr>
                <w:t>0.</w:t>
              </w:r>
            </w:ins>
            <w:r w:rsidR="007263A3" w:rsidRPr="008D1FE3">
              <w:rPr>
                <w:rFonts w:cs="Times New Roman"/>
                <w:sz w:val="20"/>
                <w:szCs w:val="20"/>
              </w:rPr>
              <w:t>97</w:t>
            </w:r>
            <w:del w:id="1035" w:author="Julian Christensen" w:date="2024-08-14T16:04:00Z">
              <w:r w:rsidR="007263A3" w:rsidRPr="008D1FE3" w:rsidDel="00D54184">
                <w:rPr>
                  <w:rFonts w:cs="Times New Roman"/>
                  <w:sz w:val="20"/>
                  <w:szCs w:val="20"/>
                </w:rPr>
                <w:delText>.</w:delText>
              </w:r>
            </w:del>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6CB6310D" w:rsidR="007263A3" w:rsidRPr="008D1FE3" w:rsidRDefault="00D54184" w:rsidP="00D5602B">
            <w:pPr>
              <w:jc w:val="center"/>
              <w:rPr>
                <w:rFonts w:cs="Times New Roman"/>
                <w:sz w:val="20"/>
                <w:szCs w:val="20"/>
                <w:lang w:val="en-US"/>
              </w:rPr>
            </w:pPr>
            <w:ins w:id="1036" w:author="Julian Christensen" w:date="2024-08-14T16:05:00Z">
              <w:r>
                <w:rPr>
                  <w:rFonts w:cs="Times New Roman"/>
                  <w:sz w:val="20"/>
                  <w:szCs w:val="20"/>
                </w:rPr>
                <w:t>0.</w:t>
              </w:r>
            </w:ins>
            <w:r w:rsidR="007263A3" w:rsidRPr="008D1FE3">
              <w:rPr>
                <w:rFonts w:cs="Times New Roman"/>
                <w:sz w:val="20"/>
                <w:szCs w:val="20"/>
              </w:rPr>
              <w:t>97</w:t>
            </w:r>
            <w:del w:id="1037" w:author="Julian Christensen" w:date="2024-08-14T16:05:00Z">
              <w:r w:rsidR="007263A3" w:rsidRPr="008D1FE3" w:rsidDel="00D54184">
                <w:rPr>
                  <w:rFonts w:cs="Times New Roman"/>
                  <w:sz w:val="20"/>
                  <w:szCs w:val="20"/>
                </w:rPr>
                <w:delText>.</w:delText>
              </w:r>
            </w:del>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432C27CD" w:rsidR="00697681" w:rsidRDefault="00D54184" w:rsidP="00697681">
            <w:pPr>
              <w:jc w:val="center"/>
              <w:rPr>
                <w:rFonts w:cs="Times New Roman"/>
                <w:sz w:val="20"/>
                <w:szCs w:val="20"/>
              </w:rPr>
            </w:pPr>
            <w:ins w:id="1038" w:author="Julian Christensen" w:date="2024-08-14T16:03:00Z">
              <w:r>
                <w:rPr>
                  <w:rFonts w:cs="Times New Roman"/>
                  <w:sz w:val="20"/>
                  <w:szCs w:val="20"/>
                </w:rPr>
                <w:t>0.</w:t>
              </w:r>
            </w:ins>
            <w:r w:rsidR="00697681">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3B30C074" w:rsidR="00697681" w:rsidRDefault="00D54184" w:rsidP="00697681">
            <w:pPr>
              <w:jc w:val="center"/>
              <w:rPr>
                <w:rFonts w:cs="Times New Roman"/>
                <w:sz w:val="20"/>
                <w:szCs w:val="20"/>
              </w:rPr>
            </w:pPr>
            <w:ins w:id="1039" w:author="Julian Christensen" w:date="2024-08-14T16:04:00Z">
              <w:r>
                <w:rPr>
                  <w:rFonts w:cs="Times New Roman"/>
                  <w:sz w:val="20"/>
                  <w:szCs w:val="20"/>
                </w:rPr>
                <w:t>0.</w:t>
              </w:r>
            </w:ins>
            <w:r w:rsidR="00697681">
              <w:rPr>
                <w:rFonts w:cs="Times New Roman"/>
                <w:sz w:val="20"/>
                <w:szCs w:val="20"/>
              </w:rPr>
              <w:t>83</w:t>
            </w:r>
            <w:del w:id="1040" w:author="Julian Christensen" w:date="2024-08-14T16:04:00Z">
              <w:r w:rsidR="00697681" w:rsidDel="00D54184">
                <w:rPr>
                  <w:rFonts w:cs="Times New Roman"/>
                  <w:sz w:val="20"/>
                  <w:szCs w:val="20"/>
                </w:rPr>
                <w:delText>.</w:delText>
              </w:r>
            </w:del>
            <w:r w:rsidR="00697681">
              <w:rPr>
                <w:rFonts w:cs="Times New Roman"/>
                <w:sz w:val="20"/>
                <w:szCs w:val="20"/>
              </w:rPr>
              <w:t>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484A075" w:rsidR="00697681" w:rsidRDefault="00D54184" w:rsidP="00697681">
            <w:pPr>
              <w:jc w:val="center"/>
              <w:rPr>
                <w:rFonts w:cs="Times New Roman"/>
                <w:sz w:val="20"/>
                <w:szCs w:val="20"/>
              </w:rPr>
            </w:pPr>
            <w:ins w:id="1041" w:author="Julian Christensen" w:date="2024-08-14T16:05:00Z">
              <w:r>
                <w:rPr>
                  <w:rFonts w:cs="Times New Roman"/>
                  <w:sz w:val="20"/>
                  <w:szCs w:val="20"/>
                </w:rPr>
                <w:t>0.</w:t>
              </w:r>
            </w:ins>
            <w:r w:rsidR="00697681">
              <w:rPr>
                <w:rFonts w:cs="Times New Roman"/>
                <w:sz w:val="20"/>
                <w:szCs w:val="20"/>
              </w:rPr>
              <w:t>83</w:t>
            </w:r>
            <w:del w:id="1042" w:author="Julian Christensen" w:date="2024-08-14T16:05:00Z">
              <w:r w:rsidR="00697681" w:rsidDel="00D54184">
                <w:rPr>
                  <w:rFonts w:cs="Times New Roman"/>
                  <w:sz w:val="20"/>
                  <w:szCs w:val="20"/>
                </w:rPr>
                <w:delText>.</w:delText>
              </w:r>
            </w:del>
            <w:r w:rsidR="00697681">
              <w:rPr>
                <w:rFonts w:cs="Times New Roman"/>
                <w:sz w:val="20"/>
                <w:szCs w:val="20"/>
              </w:rPr>
              <w:t>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0FFFB958" w:rsidR="00697681" w:rsidRDefault="00D54184" w:rsidP="00697681">
            <w:pPr>
              <w:jc w:val="center"/>
              <w:rPr>
                <w:rFonts w:cs="Times New Roman"/>
                <w:sz w:val="20"/>
                <w:szCs w:val="20"/>
              </w:rPr>
            </w:pPr>
            <w:ins w:id="1043" w:author="Julian Christensen" w:date="2024-08-14T16:03:00Z">
              <w:r>
                <w:rPr>
                  <w:rFonts w:cs="Times New Roman"/>
                  <w:sz w:val="20"/>
                  <w:szCs w:val="20"/>
                </w:rPr>
                <w:t>0.</w:t>
              </w:r>
            </w:ins>
            <w:r w:rsidR="00697681">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9573664" w:rsidR="00697681" w:rsidRDefault="00D54184" w:rsidP="00697681">
            <w:pPr>
              <w:jc w:val="center"/>
              <w:rPr>
                <w:rFonts w:cs="Times New Roman"/>
                <w:sz w:val="20"/>
                <w:szCs w:val="20"/>
              </w:rPr>
            </w:pPr>
            <w:ins w:id="1044" w:author="Julian Christensen" w:date="2024-08-14T16:04:00Z">
              <w:r>
                <w:rPr>
                  <w:rFonts w:cs="Times New Roman"/>
                  <w:sz w:val="20"/>
                  <w:szCs w:val="20"/>
                </w:rPr>
                <w:t>0.</w:t>
              </w:r>
            </w:ins>
            <w:r w:rsidR="00697681">
              <w:rPr>
                <w:rFonts w:cs="Times New Roman"/>
                <w:sz w:val="20"/>
                <w:szCs w:val="20"/>
              </w:rPr>
              <w:t>74</w:t>
            </w:r>
            <w:del w:id="1045" w:author="Julian Christensen" w:date="2024-08-14T16:04:00Z">
              <w:r w:rsidR="00697681" w:rsidDel="00D54184">
                <w:rPr>
                  <w:rFonts w:cs="Times New Roman"/>
                  <w:sz w:val="20"/>
                  <w:szCs w:val="20"/>
                </w:rPr>
                <w:delText>.</w:delText>
              </w:r>
            </w:del>
            <w:r w:rsidR="00697681">
              <w:rPr>
                <w:rFonts w:cs="Times New Roman"/>
                <w:sz w:val="20"/>
                <w:szCs w:val="20"/>
              </w:rPr>
              <w:t>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0F0C6F2A" w:rsidR="00697681" w:rsidRDefault="00D54184" w:rsidP="00697681">
            <w:pPr>
              <w:jc w:val="center"/>
              <w:rPr>
                <w:rFonts w:cs="Times New Roman"/>
                <w:sz w:val="20"/>
                <w:szCs w:val="20"/>
              </w:rPr>
            </w:pPr>
            <w:ins w:id="1046" w:author="Julian Christensen" w:date="2024-08-14T16:05:00Z">
              <w:r>
                <w:rPr>
                  <w:rFonts w:cs="Times New Roman"/>
                  <w:sz w:val="20"/>
                  <w:szCs w:val="20"/>
                </w:rPr>
                <w:t>0.</w:t>
              </w:r>
            </w:ins>
            <w:r w:rsidR="00697681">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lastRenderedPageBreak/>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60761E96" w:rsidR="00697681" w:rsidRDefault="00D54184" w:rsidP="00697681">
            <w:pPr>
              <w:jc w:val="center"/>
              <w:rPr>
                <w:rFonts w:cs="Times New Roman"/>
                <w:sz w:val="20"/>
                <w:szCs w:val="20"/>
              </w:rPr>
            </w:pPr>
            <w:ins w:id="1047" w:author="Julian Christensen" w:date="2024-08-14T16:03:00Z">
              <w:r>
                <w:rPr>
                  <w:rFonts w:cs="Times New Roman"/>
                  <w:sz w:val="20"/>
                  <w:szCs w:val="20"/>
                </w:rPr>
                <w:t>0.</w:t>
              </w:r>
            </w:ins>
            <w:r w:rsidR="00697681">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21CE9C2E" w:rsidR="00697681" w:rsidRDefault="00D54184" w:rsidP="00697681">
            <w:pPr>
              <w:jc w:val="center"/>
              <w:rPr>
                <w:rFonts w:cs="Times New Roman"/>
                <w:sz w:val="20"/>
                <w:szCs w:val="20"/>
              </w:rPr>
            </w:pPr>
            <w:ins w:id="1048" w:author="Julian Christensen" w:date="2024-08-14T16:04:00Z">
              <w:r>
                <w:rPr>
                  <w:rFonts w:cs="Times New Roman"/>
                  <w:sz w:val="20"/>
                  <w:szCs w:val="20"/>
                </w:rPr>
                <w:t>0.</w:t>
              </w:r>
            </w:ins>
            <w:r w:rsidR="00697681">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049" w:name="_Hlk169692566"/>
            <w:r>
              <w:rPr>
                <w:rFonts w:cs="Times New Roman"/>
                <w:sz w:val="20"/>
                <w:szCs w:val="20"/>
              </w:rPr>
              <w:t>1340</w:t>
            </w:r>
            <w:bookmarkEnd w:id="1049"/>
            <w:r>
              <w:rPr>
                <w:rFonts w:cs="Times New Roman"/>
                <w:sz w:val="20"/>
                <w:szCs w:val="20"/>
              </w:rPr>
              <w:t>/2000)</w:t>
            </w:r>
          </w:p>
        </w:tc>
        <w:tc>
          <w:tcPr>
            <w:tcW w:w="1985" w:type="dxa"/>
            <w:tcBorders>
              <w:top w:val="nil"/>
              <w:left w:val="nil"/>
              <w:right w:val="nil"/>
            </w:tcBorders>
          </w:tcPr>
          <w:p w14:paraId="1C8A145B" w14:textId="6B115CBF" w:rsidR="00697681" w:rsidRDefault="00D54184" w:rsidP="00697681">
            <w:pPr>
              <w:jc w:val="center"/>
              <w:rPr>
                <w:rFonts w:cs="Times New Roman"/>
                <w:sz w:val="20"/>
                <w:szCs w:val="20"/>
              </w:rPr>
            </w:pPr>
            <w:ins w:id="1050" w:author="Julian Christensen" w:date="2024-08-14T16:05:00Z">
              <w:r>
                <w:rPr>
                  <w:rFonts w:cs="Times New Roman"/>
                  <w:sz w:val="20"/>
                  <w:szCs w:val="20"/>
                </w:rPr>
                <w:t>0.</w:t>
              </w:r>
            </w:ins>
            <w:r w:rsidR="00697681">
              <w:rPr>
                <w:rFonts w:cs="Times New Roman"/>
                <w:sz w:val="20"/>
                <w:szCs w:val="20"/>
              </w:rPr>
              <w:t>68</w:t>
            </w:r>
            <w:del w:id="1051" w:author="Julian Christensen" w:date="2024-08-14T16:05:00Z">
              <w:r w:rsidR="00697681" w:rsidDel="00D54184">
                <w:rPr>
                  <w:rFonts w:cs="Times New Roman"/>
                  <w:sz w:val="20"/>
                  <w:szCs w:val="20"/>
                </w:rPr>
                <w:delText>.</w:delText>
              </w:r>
            </w:del>
            <w:r w:rsidR="00697681">
              <w:rPr>
                <w:rFonts w:cs="Times New Roman"/>
                <w:sz w:val="20"/>
                <w:szCs w:val="20"/>
              </w:rPr>
              <w:t>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106DF430" w14:textId="4C7918A2" w:rsidR="00497B8E" w:rsidRDefault="00497B8E" w:rsidP="006F63D8">
      <w:pPr>
        <w:spacing w:after="0" w:line="360" w:lineRule="auto"/>
        <w:rPr>
          <w:rFonts w:cs="Times New Roman"/>
          <w:szCs w:val="20"/>
          <w:lang w:val="en-US"/>
        </w:rPr>
      </w:pPr>
    </w:p>
    <w:p w14:paraId="5CB2DDDC" w14:textId="54F6270C" w:rsidR="00522B45" w:rsidRDefault="00522B45" w:rsidP="006F63D8">
      <w:pPr>
        <w:spacing w:after="0" w:line="360" w:lineRule="auto"/>
        <w:rPr>
          <w:rFonts w:cs="Times New Roman"/>
          <w:szCs w:val="20"/>
          <w:lang w:val="en-US"/>
        </w:rPr>
      </w:pPr>
    </w:p>
    <w:p w14:paraId="0244E74E" w14:textId="286A5D0D" w:rsidR="00522B45" w:rsidRDefault="00522B45" w:rsidP="006F63D8">
      <w:pPr>
        <w:spacing w:after="0" w:line="360" w:lineRule="auto"/>
        <w:rPr>
          <w:rFonts w:cs="Times New Roman"/>
          <w:szCs w:val="20"/>
          <w:lang w:val="en-US"/>
        </w:rPr>
      </w:pPr>
    </w:p>
    <w:p w14:paraId="13807AAB" w14:textId="42EEAC6A" w:rsidR="00522B45" w:rsidRDefault="00522B45" w:rsidP="006F63D8">
      <w:pPr>
        <w:spacing w:after="0" w:line="360" w:lineRule="auto"/>
        <w:rPr>
          <w:rFonts w:cs="Times New Roman"/>
          <w:szCs w:val="20"/>
          <w:lang w:val="en-US"/>
        </w:rPr>
      </w:pPr>
    </w:p>
    <w:p w14:paraId="5959447C" w14:textId="50A52B0D" w:rsidR="00522B45" w:rsidRDefault="00522B45" w:rsidP="006F63D8">
      <w:pPr>
        <w:spacing w:after="0" w:line="360" w:lineRule="auto"/>
        <w:rPr>
          <w:rFonts w:cs="Times New Roman"/>
          <w:szCs w:val="20"/>
          <w:lang w:val="en-US"/>
        </w:rPr>
      </w:pPr>
    </w:p>
    <w:p w14:paraId="6B71820A" w14:textId="7C969E2F" w:rsidR="00522B45" w:rsidRDefault="00522B45" w:rsidP="006F63D8">
      <w:pPr>
        <w:spacing w:after="0" w:line="360" w:lineRule="auto"/>
        <w:rPr>
          <w:rFonts w:cs="Times New Roman"/>
          <w:szCs w:val="20"/>
          <w:lang w:val="en-US"/>
        </w:rPr>
      </w:pPr>
    </w:p>
    <w:p w14:paraId="393F6849" w14:textId="5090920F" w:rsidR="00522B45" w:rsidRDefault="00522B45" w:rsidP="006F63D8">
      <w:pPr>
        <w:spacing w:after="0" w:line="360" w:lineRule="auto"/>
        <w:rPr>
          <w:rFonts w:cs="Times New Roman"/>
          <w:szCs w:val="20"/>
          <w:lang w:val="en-US"/>
        </w:rPr>
      </w:pPr>
    </w:p>
    <w:p w14:paraId="5540259C" w14:textId="18EFBB8C" w:rsidR="00522B45" w:rsidRDefault="00522B45" w:rsidP="006F63D8">
      <w:pPr>
        <w:spacing w:after="0" w:line="360" w:lineRule="auto"/>
        <w:rPr>
          <w:rFonts w:cs="Times New Roman"/>
          <w:szCs w:val="20"/>
          <w:lang w:val="en-US"/>
        </w:rPr>
      </w:pPr>
    </w:p>
    <w:p w14:paraId="3FFAB696" w14:textId="103B7256" w:rsidR="00522B45" w:rsidRDefault="00522B45" w:rsidP="006F63D8">
      <w:pPr>
        <w:spacing w:after="0" w:line="360" w:lineRule="auto"/>
        <w:rPr>
          <w:rFonts w:cs="Times New Roman"/>
          <w:szCs w:val="20"/>
          <w:lang w:val="en-US"/>
        </w:rPr>
      </w:pPr>
    </w:p>
    <w:p w14:paraId="539DF88D" w14:textId="6E55129C" w:rsidR="00522B45" w:rsidRDefault="00522B45" w:rsidP="006F63D8">
      <w:pPr>
        <w:spacing w:after="0" w:line="360" w:lineRule="auto"/>
        <w:rPr>
          <w:rFonts w:cs="Times New Roman"/>
          <w:szCs w:val="20"/>
          <w:lang w:val="en-US"/>
        </w:rPr>
      </w:pPr>
    </w:p>
    <w:p w14:paraId="50B7DF42" w14:textId="38FCD918" w:rsidR="00522B45" w:rsidRDefault="00522B45" w:rsidP="006F63D8">
      <w:pPr>
        <w:spacing w:after="0" w:line="360" w:lineRule="auto"/>
        <w:rPr>
          <w:rFonts w:cs="Times New Roman"/>
          <w:szCs w:val="20"/>
          <w:lang w:val="en-US"/>
        </w:rPr>
      </w:pPr>
    </w:p>
    <w:p w14:paraId="572139B2" w14:textId="30AF428C" w:rsidR="00522B45" w:rsidRDefault="00522B45" w:rsidP="006F63D8">
      <w:pPr>
        <w:spacing w:after="0" w:line="360" w:lineRule="auto"/>
        <w:rPr>
          <w:rFonts w:cs="Times New Roman"/>
          <w:szCs w:val="20"/>
          <w:lang w:val="en-US"/>
        </w:rPr>
      </w:pPr>
    </w:p>
    <w:p w14:paraId="7D6EA02D" w14:textId="77777777" w:rsidR="00522B45" w:rsidRDefault="00522B45" w:rsidP="006F63D8">
      <w:pPr>
        <w:spacing w:after="0" w:line="360" w:lineRule="auto"/>
        <w:rPr>
          <w:rFonts w:cs="Times New Roman"/>
          <w:szCs w:val="20"/>
          <w:lang w:val="en-US"/>
        </w:rPr>
      </w:pPr>
    </w:p>
    <w:p w14:paraId="113E74A2" w14:textId="77777777" w:rsidR="007674A2" w:rsidRDefault="007674A2" w:rsidP="006F63D8">
      <w:pPr>
        <w:spacing w:after="0" w:line="360" w:lineRule="auto"/>
        <w:rPr>
          <w:rFonts w:cs="Times New Roman"/>
          <w:szCs w:val="20"/>
          <w:lang w:val="en-US"/>
        </w:rPr>
      </w:pPr>
    </w:p>
    <w:p w14:paraId="2939CCB2" w14:textId="77777777" w:rsidR="007674A2" w:rsidRDefault="007674A2" w:rsidP="006F63D8">
      <w:pPr>
        <w:spacing w:after="0" w:line="360" w:lineRule="auto"/>
        <w:rPr>
          <w:rFonts w:cs="Times New Roman"/>
          <w:szCs w:val="20"/>
          <w:lang w:val="en-US"/>
        </w:rPr>
      </w:pPr>
    </w:p>
    <w:p w14:paraId="0E0C5AA2" w14:textId="65E035B4" w:rsidR="005930D0" w:rsidRDefault="005930D0" w:rsidP="006F63D8">
      <w:pPr>
        <w:spacing w:after="0" w:line="360" w:lineRule="auto"/>
        <w:rPr>
          <w:rFonts w:cs="Times New Roman"/>
          <w:szCs w:val="20"/>
          <w:lang w:val="en-US"/>
        </w:rPr>
      </w:pPr>
      <w:commentRangeStart w:id="1052"/>
      <w:r w:rsidRPr="00065E3A">
        <w:rPr>
          <w:rFonts w:cs="Times New Roman"/>
          <w:szCs w:val="20"/>
          <w:lang w:val="en-US"/>
        </w:rPr>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Decision sensibility of the gpt-3.5-0613 model across inclusion probabilit</w:t>
      </w:r>
      <w:ins w:id="1053" w:author="Julian Christensen" w:date="2024-08-14T16:06:00Z">
        <w:r w:rsidR="00D54184">
          <w:rPr>
            <w:rFonts w:cs="Times New Roman"/>
            <w:szCs w:val="20"/>
            <w:lang w:val="en-US"/>
          </w:rPr>
          <w:t>y thresholds</w:t>
        </w:r>
      </w:ins>
      <w:del w:id="1054" w:author="Julian Christensen" w:date="2024-08-14T16:06:00Z">
        <w:r w:rsidRPr="00065E3A" w:rsidDel="00D54184">
          <w:rPr>
            <w:rFonts w:cs="Times New Roman"/>
            <w:szCs w:val="20"/>
            <w:lang w:val="en-US"/>
          </w:rPr>
          <w:delText>ies</w:delText>
        </w:r>
      </w:del>
      <w:r w:rsidRPr="00065E3A">
        <w:rPr>
          <w:rFonts w:cs="Times New Roman"/>
          <w:szCs w:val="20"/>
          <w:lang w:val="en-US"/>
        </w:rPr>
        <w:t xml:space="preserve"> </w:t>
      </w:r>
      <w:commentRangeEnd w:id="1052"/>
      <w:r w:rsidR="00D54184">
        <w:rPr>
          <w:rStyle w:val="CommentReference"/>
        </w:rPr>
        <w:commentReference w:id="105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lastRenderedPageBreak/>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30450E9C" w14:textId="37C193DB" w:rsidR="00232250"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The inclusion probability</w:t>
      </w:r>
      <w:ins w:id="1055" w:author="Julian Christensen" w:date="2024-08-14T16:08:00Z">
        <w:r w:rsidR="00D54184">
          <w:rPr>
            <w:rFonts w:cs="Times New Roman"/>
            <w:sz w:val="20"/>
            <w:szCs w:val="24"/>
            <w:lang w:val="en-US"/>
          </w:rPr>
          <w:t xml:space="preserve"> threshold</w:t>
        </w:r>
      </w:ins>
      <w:r w:rsidRPr="00A23086">
        <w:rPr>
          <w:rFonts w:cs="Times New Roman"/>
          <w:sz w:val="20"/>
          <w:szCs w:val="24"/>
          <w:lang w:val="en-US"/>
        </w:rPr>
        <w:t xml:space="preserve"> on the x-axis </w:t>
      </w:r>
      <w:del w:id="1056" w:author="Julian Christensen" w:date="2024-08-14T16:08:00Z">
        <w:r w:rsidRPr="00A23086" w:rsidDel="00D54184">
          <w:rPr>
            <w:rFonts w:cs="Times New Roman"/>
            <w:sz w:val="20"/>
            <w:szCs w:val="24"/>
            <w:lang w:val="en-US"/>
          </w:rPr>
          <w:delText>is calculated from</w:delText>
        </w:r>
      </w:del>
      <w:ins w:id="1057" w:author="Julian Christensen" w:date="2024-08-14T16:08:00Z">
        <w:r w:rsidR="00D54184">
          <w:rPr>
            <w:rFonts w:cs="Times New Roman"/>
            <w:sz w:val="20"/>
            <w:szCs w:val="24"/>
            <w:lang w:val="en-US"/>
          </w:rPr>
          <w:t>indicates the required</w:t>
        </w:r>
      </w:ins>
      <w:del w:id="1058" w:author="Julian Christensen" w:date="2024-08-14T16:08:00Z">
        <w:r w:rsidRPr="00A23086" w:rsidDel="00D54184">
          <w:rPr>
            <w:rFonts w:cs="Times New Roman"/>
            <w:sz w:val="20"/>
            <w:szCs w:val="24"/>
            <w:lang w:val="en-US"/>
          </w:rPr>
          <w:delText xml:space="preserve"> the</w:delText>
        </w:r>
      </w:del>
      <w:r w:rsidRPr="00A23086">
        <w:rPr>
          <w:rFonts w:cs="Times New Roman"/>
          <w:sz w:val="20"/>
          <w:szCs w:val="24"/>
          <w:lang w:val="en-US"/>
        </w:rPr>
        <w:t xml:space="preserve"> number of times the given title and abstract record </w:t>
      </w:r>
      <w:del w:id="1059" w:author="Julian Christensen" w:date="2024-08-14T16:08:00Z">
        <w:r w:rsidRPr="00A23086" w:rsidDel="00D54184">
          <w:rPr>
            <w:rFonts w:cs="Times New Roman"/>
            <w:sz w:val="20"/>
            <w:szCs w:val="24"/>
            <w:lang w:val="en-US"/>
          </w:rPr>
          <w:delText xml:space="preserve">was </w:delText>
        </w:r>
      </w:del>
      <w:ins w:id="1060" w:author="Julian Christensen" w:date="2024-08-14T16:08:00Z">
        <w:r w:rsidR="00D54184">
          <w:rPr>
            <w:rFonts w:cs="Times New Roman"/>
            <w:sz w:val="20"/>
            <w:szCs w:val="24"/>
            <w:lang w:val="en-US"/>
          </w:rPr>
          <w:t>needed to be</w:t>
        </w:r>
        <w:r w:rsidR="00D54184" w:rsidRPr="00A23086">
          <w:rPr>
            <w:rFonts w:cs="Times New Roman"/>
            <w:sz w:val="20"/>
            <w:szCs w:val="24"/>
            <w:lang w:val="en-US"/>
          </w:rPr>
          <w:t xml:space="preserve"> </w:t>
        </w:r>
      </w:ins>
      <w:r w:rsidRPr="00A23086">
        <w:rPr>
          <w:rFonts w:cs="Times New Roman"/>
          <w:sz w:val="20"/>
          <w:szCs w:val="24"/>
          <w:lang w:val="en-US"/>
        </w:rPr>
        <w:t>included over the 10 repeated requests</w:t>
      </w:r>
      <w:ins w:id="1061" w:author="Julian Christensen" w:date="2024-08-14T16:08:00Z">
        <w:r w:rsidR="00D54184">
          <w:rPr>
            <w:rFonts w:cs="Times New Roman"/>
            <w:sz w:val="20"/>
            <w:szCs w:val="24"/>
            <w:lang w:val="en-US"/>
          </w:rPr>
          <w:t xml:space="preserve"> in order to be coded as relevant</w:t>
        </w:r>
      </w:ins>
      <w:r w:rsidRPr="00A23086">
        <w:rPr>
          <w:rFonts w:cs="Times New Roman"/>
          <w:sz w:val="20"/>
          <w:szCs w:val="24"/>
          <w:lang w:val="en-US"/>
        </w:rPr>
        <w:t>. For example an inclusion probability</w:t>
      </w:r>
      <w:ins w:id="1062" w:author="Julian Christensen" w:date="2024-08-14T16:08:00Z">
        <w:r w:rsidR="00D54184">
          <w:rPr>
            <w:rFonts w:cs="Times New Roman"/>
            <w:sz w:val="20"/>
            <w:szCs w:val="24"/>
            <w:lang w:val="en-US"/>
          </w:rPr>
          <w:t xml:space="preserve"> threshold</w:t>
        </w:r>
      </w:ins>
      <w:r w:rsidRPr="00A23086">
        <w:rPr>
          <w:rFonts w:cs="Times New Roman"/>
          <w:sz w:val="20"/>
          <w:szCs w:val="24"/>
          <w:lang w:val="en-US"/>
        </w:rPr>
        <w:t xml:space="preserve"> of 0.1 means that the record was</w:t>
      </w:r>
      <w:ins w:id="1063" w:author="Julian Christensen" w:date="2024-08-14T16:08:00Z">
        <w:r w:rsidR="00D54184">
          <w:rPr>
            <w:rFonts w:cs="Times New Roman"/>
            <w:sz w:val="20"/>
            <w:szCs w:val="24"/>
            <w:lang w:val="en-US"/>
          </w:rPr>
          <w:t xml:space="preserve"> coded as</w:t>
        </w:r>
      </w:ins>
      <w:ins w:id="1064" w:author="Julian Christensen" w:date="2024-08-14T16:09:00Z">
        <w:r w:rsidR="00D54184">
          <w:rPr>
            <w:rFonts w:cs="Times New Roman"/>
            <w:sz w:val="20"/>
            <w:szCs w:val="24"/>
            <w:lang w:val="en-US"/>
          </w:rPr>
          <w:t xml:space="preserve"> relevant if the GPT model</w:t>
        </w:r>
      </w:ins>
      <w:r w:rsidRPr="00A23086">
        <w:rPr>
          <w:rFonts w:cs="Times New Roman"/>
          <w:sz w:val="20"/>
          <w:szCs w:val="24"/>
          <w:lang w:val="en-US"/>
        </w:rPr>
        <w:t xml:space="preserve"> included</w:t>
      </w:r>
      <w:ins w:id="1065" w:author="Julian Christensen" w:date="2024-08-14T16:09:00Z">
        <w:r w:rsidR="00D54184">
          <w:rPr>
            <w:rFonts w:cs="Times New Roman"/>
            <w:sz w:val="20"/>
            <w:szCs w:val="24"/>
            <w:lang w:val="en-US"/>
          </w:rPr>
          <w:t xml:space="preserve"> it</w:t>
        </w:r>
      </w:ins>
      <w:r w:rsidRPr="00A23086">
        <w:rPr>
          <w:rFonts w:cs="Times New Roman"/>
          <w:sz w:val="20"/>
          <w:szCs w:val="24"/>
          <w:lang w:val="en-US"/>
        </w:rPr>
        <w:t xml:space="preserve"> in 1</w:t>
      </w:r>
      <w:ins w:id="1066" w:author="Julian Christensen" w:date="2024-08-14T16:09:00Z">
        <w:r w:rsidR="00D54184">
          <w:rPr>
            <w:rFonts w:cs="Times New Roman"/>
            <w:sz w:val="20"/>
            <w:szCs w:val="24"/>
            <w:lang w:val="en-US"/>
          </w:rPr>
          <w:t xml:space="preserve"> or more</w:t>
        </w:r>
      </w:ins>
      <w:r w:rsidRPr="00A23086">
        <w:rPr>
          <w:rFonts w:cs="Times New Roman"/>
          <w:sz w:val="20"/>
          <w:szCs w:val="24"/>
          <w:lang w:val="en-US"/>
        </w:rPr>
        <w:t xml:space="preserve"> out of 10 requests.</w:t>
      </w:r>
    </w:p>
    <w:p w14:paraId="5334C6A6" w14:textId="77777777" w:rsidR="00522B45" w:rsidRPr="00A23086" w:rsidRDefault="00522B45" w:rsidP="00A23086">
      <w:pPr>
        <w:spacing w:line="360" w:lineRule="auto"/>
        <w:jc w:val="both"/>
        <w:rPr>
          <w:rFonts w:cs="Times New Roman"/>
          <w:sz w:val="20"/>
          <w:szCs w:val="24"/>
          <w:lang w:val="en-US"/>
        </w:rPr>
      </w:pPr>
    </w:p>
    <w:p w14:paraId="67DBEB4E" w14:textId="5319FBE5" w:rsidR="00E644EB" w:rsidRDefault="00AF2988">
      <w:pPr>
        <w:spacing w:after="0" w:line="360" w:lineRule="auto"/>
        <w:ind w:firstLine="1304"/>
        <w:jc w:val="both"/>
        <w:rPr>
          <w:ins w:id="1067" w:author="Julian Christensen" w:date="2024-08-15T11:16:00Z"/>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w:t>
      </w:r>
      <w:del w:id="1068" w:author="Julian Christensen" w:date="2024-08-15T11:02:00Z">
        <w:r w:rsidDel="00E644EB">
          <w:rPr>
            <w:rFonts w:cs="Times New Roman"/>
            <w:szCs w:val="24"/>
            <w:lang w:val="en-US"/>
          </w:rPr>
          <w:delText xml:space="preserve">derive the following </w:delText>
        </w:r>
        <w:r w:rsidR="00DD2218" w:rsidDel="00E644EB">
          <w:rPr>
            <w:rFonts w:cs="Times New Roman"/>
            <w:szCs w:val="24"/>
            <w:lang w:val="en-US"/>
          </w:rPr>
          <w:delText>conclusions</w:delText>
        </w:r>
        <w:r w:rsidDel="00E644EB">
          <w:rPr>
            <w:rFonts w:cs="Times New Roman"/>
            <w:szCs w:val="24"/>
            <w:lang w:val="en-US"/>
          </w:rPr>
          <w:delText xml:space="preserve"> from </w:delText>
        </w:r>
      </w:del>
      <w:del w:id="1069" w:author="Julian Christensen" w:date="2024-08-14T16:10:00Z">
        <w:r w:rsidDel="00670F83">
          <w:rPr>
            <w:rFonts w:cs="Times New Roman"/>
            <w:szCs w:val="24"/>
            <w:lang w:val="en-US"/>
          </w:rPr>
          <w:delText xml:space="preserve">the </w:delText>
        </w:r>
      </w:del>
      <w:del w:id="1070" w:author="Julian Christensen" w:date="2024-08-15T11:02:00Z">
        <w:r w:rsidDel="00E644EB">
          <w:rPr>
            <w:rFonts w:cs="Times New Roman"/>
            <w:szCs w:val="24"/>
            <w:lang w:val="en-US"/>
          </w:rPr>
          <w:delText>classifier experiments</w:delText>
        </w:r>
      </w:del>
      <w:del w:id="1071" w:author="Julian Christensen" w:date="2024-08-14T16:10:00Z">
        <w:r w:rsidDel="00670F83">
          <w:rPr>
            <w:rFonts w:cs="Times New Roman"/>
            <w:szCs w:val="24"/>
            <w:lang w:val="en-US"/>
          </w:rPr>
          <w:delText xml:space="preserve">. </w:delText>
        </w:r>
      </w:del>
      <w:del w:id="1072" w:author="Julian Christensen" w:date="2024-08-15T11:02:00Z">
        <w:r w:rsidRPr="00BE28F4" w:rsidDel="00E644EB">
          <w:rPr>
            <w:rFonts w:cs="Times New Roman"/>
            <w:i/>
            <w:szCs w:val="24"/>
            <w:lang w:val="en-US"/>
            <w:rPrChange w:id="1073" w:author="Julian Christensen" w:date="2024-08-14T16:16:00Z">
              <w:rPr>
                <w:rFonts w:cs="Times New Roman"/>
                <w:szCs w:val="24"/>
                <w:lang w:val="en-US"/>
              </w:rPr>
            </w:rPrChange>
          </w:rPr>
          <w:delText>First</w:delText>
        </w:r>
        <w:r w:rsidDel="00E644EB">
          <w:rPr>
            <w:rFonts w:cs="Times New Roman"/>
            <w:szCs w:val="24"/>
            <w:lang w:val="en-US"/>
          </w:rPr>
          <w:delText>, we found</w:delText>
        </w:r>
      </w:del>
      <w:ins w:id="1074" w:author="Julian Christensen" w:date="2024-08-15T11:02:00Z">
        <w:r w:rsidR="00E644EB">
          <w:rPr>
            <w:rFonts w:cs="Times New Roman"/>
            <w:szCs w:val="24"/>
            <w:lang w:val="en-US"/>
          </w:rPr>
          <w:t>find</w:t>
        </w:r>
      </w:ins>
      <w:r>
        <w:rPr>
          <w:rFonts w:cs="Times New Roman"/>
          <w:szCs w:val="24"/>
          <w:lang w:val="en-US"/>
        </w:rPr>
        <w:t xml:space="preserve"> that </w:t>
      </w:r>
      <w:r>
        <w:rPr>
          <w:lang w:val="en-US"/>
        </w:rPr>
        <w:t>GPT API models can work as highly reliable and independent second screeners with recall performance</w:t>
      </w:r>
      <w:r w:rsidR="00DE7DEA">
        <w:rPr>
          <w:lang w:val="en-US"/>
        </w:rPr>
        <w:t>s</w:t>
      </w:r>
      <w:r>
        <w:rPr>
          <w:lang w:val="en-US"/>
        </w:rPr>
        <w:t xml:space="preserve"> on par or better than common human screeners</w:t>
      </w:r>
      <w:r w:rsidR="00DD2218">
        <w:rPr>
          <w:lang w:val="en-US"/>
        </w:rPr>
        <w:t xml:space="preserve">, even in </w:t>
      </w:r>
      <w:r w:rsidR="00423F5C">
        <w:rPr>
          <w:lang w:val="en-US"/>
        </w:rPr>
        <w:t>highly</w:t>
      </w:r>
      <w:r w:rsidR="00DD2218">
        <w:rPr>
          <w:lang w:val="en-US"/>
        </w:rPr>
        <w:t xml:space="preserve">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w:t>
      </w:r>
      <w:r w:rsidRPr="00670F83">
        <w:rPr>
          <w:i/>
          <w:lang w:val="en-US"/>
          <w:rPrChange w:id="1075" w:author="Julian Christensen" w:date="2024-08-14T16:11:00Z">
            <w:rPr>
              <w:lang w:val="en-US"/>
            </w:rPr>
          </w:rPrChange>
        </w:rPr>
        <w:t>excluding</w:t>
      </w:r>
      <w:r>
        <w:rPr>
          <w:lang w:val="en-US"/>
        </w:rPr>
        <w:t xml:space="preserve">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that</w:t>
      </w:r>
      <w:r w:rsidR="00232250">
        <w:rPr>
          <w:lang w:val="en-US"/>
        </w:rPr>
        <w:t xml:space="preserve">, in our third </w:t>
      </w:r>
      <w:r w:rsidR="00423F5C">
        <w:rPr>
          <w:lang w:val="en-US"/>
        </w:rPr>
        <w:t>classifier</w:t>
      </w:r>
      <w:r w:rsidR="00232250">
        <w:rPr>
          <w:lang w:val="en-US"/>
        </w:rPr>
        <w:t xml:space="preserve"> experiment,</w:t>
      </w:r>
      <w:r w:rsidR="006650B1">
        <w:rPr>
          <w:lang w:val="en-US"/>
        </w:rPr>
        <w:t xml:space="preserve"> we </w:t>
      </w:r>
      <w:r w:rsidR="00DD2218">
        <w:rPr>
          <w:lang w:val="en-US"/>
        </w:rPr>
        <w:t>used multi-prompt screening</w:t>
      </w:r>
      <w:r w:rsidR="00232250">
        <w:rPr>
          <w:lang w:val="en-US"/>
        </w:rPr>
        <w:t xml:space="preserve"> instead of </w:t>
      </w:r>
      <w:del w:id="1076" w:author="Julian Christensen" w:date="2024-08-14T16:11:00Z">
        <w:r w:rsidR="00232250" w:rsidDel="00670F83">
          <w:rPr>
            <w:lang w:val="en-US"/>
          </w:rPr>
          <w:delText>adding</w:delText>
        </w:r>
        <w:r w:rsidR="00DD2218" w:rsidDel="00670F83">
          <w:rPr>
            <w:lang w:val="en-US"/>
          </w:rPr>
          <w:delText xml:space="preserve"> </w:delText>
        </w:r>
      </w:del>
      <w:ins w:id="1077" w:author="Julian Christensen" w:date="2024-08-14T16:11:00Z">
        <w:r w:rsidR="00670F83">
          <w:rPr>
            <w:lang w:val="en-US"/>
          </w:rPr>
          <w:t xml:space="preserve">including </w:t>
        </w:r>
      </w:ins>
      <w:r w:rsidR="00DD2218">
        <w:rPr>
          <w:lang w:val="en-US"/>
        </w:rPr>
        <w:t>all inclusion</w:t>
      </w:r>
      <w:del w:id="1078" w:author="Julian Christensen" w:date="2024-08-14T16:11:00Z">
        <w:r w:rsidR="00DD2218" w:rsidDel="00670F83">
          <w:rPr>
            <w:lang w:val="en-US"/>
          </w:rPr>
          <w:delText>/exclusion</w:delText>
        </w:r>
      </w:del>
      <w:r w:rsidR="00DD2218">
        <w:rPr>
          <w:lang w:val="en-US"/>
        </w:rPr>
        <w:t xml:space="preserve"> criteria </w:t>
      </w:r>
      <w:del w:id="1079" w:author="Julian Christensen" w:date="2024-08-14T16:11:00Z">
        <w:r w:rsidR="00DD2218" w:rsidDel="00670F83">
          <w:rPr>
            <w:lang w:val="en-US"/>
          </w:rPr>
          <w:delText xml:space="preserve">to </w:delText>
        </w:r>
      </w:del>
      <w:ins w:id="1080" w:author="Julian Christensen" w:date="2024-08-14T16:11:00Z">
        <w:r w:rsidR="00670F83">
          <w:rPr>
            <w:lang w:val="en-US"/>
          </w:rPr>
          <w:t xml:space="preserve">in </w:t>
        </w:r>
      </w:ins>
      <w:r w:rsidR="00DD2218">
        <w:rPr>
          <w:lang w:val="en-US"/>
        </w:rPr>
        <w:t>a single prompt.</w:t>
      </w:r>
      <w:r w:rsidR="00423F5C">
        <w:rPr>
          <w:lang w:val="en-US"/>
        </w:rPr>
        <w:t xml:space="preserve"> </w:t>
      </w:r>
      <w:del w:id="1081" w:author="Julian Christensen" w:date="2024-08-14T16:16:00Z">
        <w:r w:rsidR="00423F5C" w:rsidDel="00BE28F4">
          <w:rPr>
            <w:lang w:val="en-US"/>
          </w:rPr>
          <w:delText xml:space="preserve">Moreover, </w:delText>
        </w:r>
      </w:del>
      <w:del w:id="1082" w:author="Julian Christensen" w:date="2024-08-14T16:12:00Z">
        <w:r w:rsidR="00423F5C" w:rsidDel="00670F83">
          <w:rPr>
            <w:lang w:val="en-US"/>
          </w:rPr>
          <w:delText>it can be caused</w:delText>
        </w:r>
      </w:del>
      <w:ins w:id="1083" w:author="Julian Christensen" w:date="2024-08-14T16:17:00Z">
        <w:r w:rsidR="00BE28F4">
          <w:rPr>
            <w:lang w:val="en-US"/>
          </w:rPr>
          <w:t>Part of our</w:t>
        </w:r>
      </w:ins>
      <w:ins w:id="1084" w:author="Julian Christensen" w:date="2024-08-14T16:12:00Z">
        <w:r w:rsidR="00670F83">
          <w:rPr>
            <w:lang w:val="en-US"/>
          </w:rPr>
          <w:t xml:space="preserve"> comparably high performance m</w:t>
        </w:r>
      </w:ins>
      <w:ins w:id="1085" w:author="Julian Christensen" w:date="2024-08-14T16:17:00Z">
        <w:r w:rsidR="00BE28F4">
          <w:rPr>
            <w:lang w:val="en-US"/>
          </w:rPr>
          <w:t>ight also</w:t>
        </w:r>
      </w:ins>
      <w:ins w:id="1086" w:author="Julian Christensen" w:date="2024-08-14T16:12:00Z">
        <w:r w:rsidR="00670F83">
          <w:rPr>
            <w:lang w:val="en-US"/>
          </w:rPr>
          <w:t xml:space="preserve"> be </w:t>
        </w:r>
      </w:ins>
      <w:ins w:id="1087" w:author="Julian Christensen" w:date="2024-08-14T16:17:00Z">
        <w:r w:rsidR="00BE28F4">
          <w:rPr>
            <w:lang w:val="en-US"/>
          </w:rPr>
          <w:t>due to</w:t>
        </w:r>
      </w:ins>
      <w:del w:id="1088" w:author="Julian Christensen" w:date="2024-08-14T16:17:00Z">
        <w:r w:rsidR="00423F5C" w:rsidDel="00BE28F4">
          <w:rPr>
            <w:lang w:val="en-US"/>
          </w:rPr>
          <w:delText xml:space="preserve"> by</w:delText>
        </w:r>
      </w:del>
      <w:r w:rsidR="00423F5C">
        <w:rPr>
          <w:lang w:val="en-US"/>
        </w:rPr>
        <w:t xml:space="preserve"> the fact that we instructed the models to include </w:t>
      </w:r>
      <w:del w:id="1089" w:author="Julian Christensen" w:date="2024-08-14T16:18:00Z">
        <w:r w:rsidR="00423F5C" w:rsidDel="00BE28F4">
          <w:rPr>
            <w:lang w:val="en-US"/>
          </w:rPr>
          <w:delText>abstract</w:delText>
        </w:r>
      </w:del>
      <w:ins w:id="1090" w:author="Therese Deocampo Pigott" w:date="2024-08-07T20:39:00Z">
        <w:del w:id="1091" w:author="Julian Christensen" w:date="2024-08-14T16:18:00Z">
          <w:r w:rsidR="002A172B" w:rsidDel="00BE28F4">
            <w:rPr>
              <w:lang w:val="en-US"/>
            </w:rPr>
            <w:delText>s</w:delText>
          </w:r>
        </w:del>
      </w:ins>
      <w:del w:id="1092" w:author="Julian Christensen" w:date="2024-08-14T16:18:00Z">
        <w:r w:rsidR="00423F5C" w:rsidDel="00BE28F4">
          <w:rPr>
            <w:lang w:val="en-US"/>
          </w:rPr>
          <w:delText xml:space="preserve"> </w:delText>
        </w:r>
      </w:del>
      <w:ins w:id="1093" w:author="Julian Christensen" w:date="2024-08-14T16:18:00Z">
        <w:r w:rsidR="00BE28F4">
          <w:rPr>
            <w:lang w:val="en-US"/>
          </w:rPr>
          <w:t xml:space="preserve">title and abstreact records </w:t>
        </w:r>
      </w:ins>
      <w:r w:rsidR="00423F5C">
        <w:rPr>
          <w:lang w:val="en-US"/>
        </w:rPr>
        <w:t xml:space="preserve">with </w:t>
      </w:r>
      <w:del w:id="1094" w:author="Julian Christensen" w:date="2024-08-14T16:12:00Z">
        <w:r w:rsidR="00423F5C" w:rsidDel="00670F83">
          <w:rPr>
            <w:lang w:val="en-US"/>
          </w:rPr>
          <w:delText xml:space="preserve">little </w:delText>
        </w:r>
      </w:del>
      <w:ins w:id="1095" w:author="Julian Christensen" w:date="2024-08-14T16:12:00Z">
        <w:r w:rsidR="00670F83">
          <w:rPr>
            <w:lang w:val="en-US"/>
          </w:rPr>
          <w:t xml:space="preserve">insufficient </w:t>
        </w:r>
      </w:ins>
      <w:r w:rsidR="00423F5C">
        <w:rPr>
          <w:lang w:val="en-US"/>
        </w:rPr>
        <w:t>information</w:t>
      </w:r>
      <w:ins w:id="1096" w:author="Julian Christensen" w:date="2024-08-14T16:12:00Z">
        <w:r w:rsidR="00670F83">
          <w:rPr>
            <w:lang w:val="en-US"/>
          </w:rPr>
          <w:t xml:space="preserve"> (cf. </w:t>
        </w:r>
      </w:ins>
      <w:ins w:id="1097" w:author="Julian Christensen" w:date="2024-08-14T16:14:00Z">
        <w:r w:rsidR="00670F83">
          <w:rPr>
            <w:lang w:val="en-US"/>
          </w:rPr>
          <w:t>Textbox 3 in Section 4.2)</w:t>
        </w:r>
      </w:ins>
      <w:r w:rsidR="00423F5C">
        <w:rPr>
          <w:lang w:val="en-US"/>
        </w:rPr>
        <w:t>.</w:t>
      </w:r>
      <w:ins w:id="1098" w:author="Julian Christensen" w:date="2024-08-15T12:38:00Z">
        <w:r w:rsidR="00EB16FE">
          <w:rPr>
            <w:lang w:val="en-US"/>
          </w:rPr>
          <w:t xml:space="preserve"> We note that</w:t>
        </w:r>
        <w:r w:rsidR="004343E8">
          <w:rPr>
            <w:lang w:val="en-US"/>
          </w:rPr>
          <w:t xml:space="preserve"> based on our tests,</w:t>
        </w:r>
      </w:ins>
      <w:ins w:id="1099" w:author="Julian Christensen" w:date="2024-08-15T12:39:00Z">
        <w:r w:rsidR="004343E8">
          <w:rPr>
            <w:lang w:val="en-US"/>
          </w:rPr>
          <w:t xml:space="preserve"> the </w:t>
        </w:r>
        <w:r w:rsidR="004343E8" w:rsidRPr="00CE7BEB">
          <w:rPr>
            <w:rFonts w:cs="Times New Roman"/>
            <w:szCs w:val="24"/>
            <w:lang w:val="en-US"/>
          </w:rPr>
          <w:t>GPT-4</w:t>
        </w:r>
        <w:r w:rsidR="004343E8">
          <w:rPr>
            <w:rFonts w:cs="Times New Roman"/>
            <w:szCs w:val="24"/>
            <w:lang w:val="en-US"/>
          </w:rPr>
          <w:t xml:space="preserve"> API model seems to be</w:t>
        </w:r>
        <w:r w:rsidR="004343E8" w:rsidRPr="00CE7BEB">
          <w:rPr>
            <w:rFonts w:cs="Times New Roman"/>
            <w:szCs w:val="24"/>
            <w:lang w:val="en-US"/>
          </w:rPr>
          <w:t xml:space="preserve"> preferable relative to GPT-3.5 since the la</w:t>
        </w:r>
        <w:r w:rsidR="004343E8">
          <w:rPr>
            <w:rFonts w:cs="Times New Roman"/>
            <w:szCs w:val="24"/>
            <w:lang w:val="en-US"/>
          </w:rPr>
          <w:t>t</w:t>
        </w:r>
        <w:r w:rsidR="004343E8" w:rsidRPr="00CE7BEB">
          <w:rPr>
            <w:rFonts w:cs="Times New Roman"/>
            <w:szCs w:val="24"/>
            <w:lang w:val="en-US"/>
          </w:rPr>
          <w:t>ter is rather sensitive to the chosen inclusion probability</w:t>
        </w:r>
        <w:r w:rsidR="004343E8">
          <w:rPr>
            <w:rFonts w:cs="Times New Roman"/>
            <w:szCs w:val="24"/>
            <w:lang w:val="en-US"/>
          </w:rPr>
          <w:t xml:space="preserve"> threshold, as illustrated in Figure 4</w:t>
        </w:r>
        <w:r w:rsidR="004343E8" w:rsidRPr="00CE7BEB">
          <w:rPr>
            <w:rFonts w:cs="Times New Roman"/>
            <w:szCs w:val="24"/>
            <w:lang w:val="en-US"/>
          </w:rPr>
          <w:t xml:space="preserve">. </w:t>
        </w:r>
        <w:r w:rsidR="004343E8" w:rsidRPr="00CE7BEB">
          <w:rPr>
            <w:rFonts w:cs="Times New Roman"/>
            <w:szCs w:val="20"/>
            <w:lang w:val="en-US"/>
          </w:rPr>
          <w:t>Based on th</w:t>
        </w:r>
        <w:r w:rsidR="004343E8">
          <w:rPr>
            <w:rFonts w:cs="Times New Roman"/>
            <w:szCs w:val="20"/>
            <w:lang w:val="en-US"/>
          </w:rPr>
          <w:t>is finding</w:t>
        </w:r>
        <w:r w:rsidR="004343E8" w:rsidRPr="00CE7BEB">
          <w:rPr>
            <w:rFonts w:cs="Times New Roman"/>
            <w:szCs w:val="20"/>
            <w:lang w:val="en-US"/>
          </w:rPr>
          <w:t xml:space="preserve">, we </w:t>
        </w:r>
        <w:r w:rsidR="004343E8">
          <w:rPr>
            <w:rFonts w:cs="Times New Roman"/>
            <w:szCs w:val="20"/>
            <w:lang w:val="en-US"/>
          </w:rPr>
          <w:t xml:space="preserve">generally </w:t>
        </w:r>
        <w:r w:rsidR="004343E8" w:rsidRPr="00CE7BEB">
          <w:rPr>
            <w:rFonts w:cs="Times New Roman"/>
            <w:szCs w:val="20"/>
            <w:lang w:val="en-US"/>
          </w:rPr>
          <w:t>recommend not</w:t>
        </w:r>
        <w:r w:rsidR="004343E8">
          <w:rPr>
            <w:rFonts w:cs="Times New Roman"/>
            <w:szCs w:val="20"/>
            <w:lang w:val="en-US"/>
          </w:rPr>
          <w:t xml:space="preserve"> using</w:t>
        </w:r>
        <w:r w:rsidR="004343E8" w:rsidRPr="00CE7BEB">
          <w:rPr>
            <w:rFonts w:cs="Times New Roman"/>
            <w:szCs w:val="20"/>
            <w:lang w:val="en-US"/>
          </w:rPr>
          <w:t xml:space="preserve"> the </w:t>
        </w:r>
        <w:r w:rsidR="004343E8">
          <w:rPr>
            <w:rFonts w:cs="Times New Roman"/>
            <w:szCs w:val="20"/>
            <w:lang w:val="en-US"/>
          </w:rPr>
          <w:t>GPT</w:t>
        </w:r>
        <w:r w:rsidR="004343E8" w:rsidRPr="00CE7BEB">
          <w:rPr>
            <w:rFonts w:cs="Times New Roman"/>
            <w:szCs w:val="20"/>
            <w:lang w:val="en-US"/>
          </w:rPr>
          <w:t xml:space="preserve">-3.5 </w:t>
        </w:r>
        <w:r w:rsidR="004343E8">
          <w:rPr>
            <w:rFonts w:cs="Times New Roman"/>
            <w:szCs w:val="20"/>
            <w:lang w:val="en-US"/>
          </w:rPr>
          <w:t xml:space="preserve">API </w:t>
        </w:r>
        <w:r w:rsidR="004343E8" w:rsidRPr="00CE7BEB">
          <w:rPr>
            <w:rFonts w:cs="Times New Roman"/>
            <w:szCs w:val="20"/>
            <w:lang w:val="en-US"/>
          </w:rPr>
          <w:t>model</w:t>
        </w:r>
        <w:r w:rsidR="004343E8">
          <w:rPr>
            <w:rFonts w:cs="Times New Roman"/>
            <w:szCs w:val="20"/>
            <w:lang w:val="en-US"/>
          </w:rPr>
          <w:t>s</w:t>
        </w:r>
        <w:r w:rsidR="004343E8" w:rsidRPr="00CE7BEB">
          <w:rPr>
            <w:rFonts w:cs="Times New Roman"/>
            <w:szCs w:val="20"/>
            <w:lang w:val="en-US"/>
          </w:rPr>
          <w:t xml:space="preserve"> when </w:t>
        </w:r>
        <w:r w:rsidR="004343E8">
          <w:rPr>
            <w:rFonts w:cs="Times New Roman"/>
            <w:szCs w:val="20"/>
            <w:lang w:val="en-US"/>
          </w:rPr>
          <w:t>GPT</w:t>
        </w:r>
        <w:r w:rsidR="004343E8" w:rsidRPr="00CE7BEB">
          <w:rPr>
            <w:rFonts w:cs="Times New Roman"/>
            <w:szCs w:val="20"/>
            <w:lang w:val="en-US"/>
          </w:rPr>
          <w:t xml:space="preserve">-4 </w:t>
        </w:r>
        <w:r w:rsidR="004343E8">
          <w:rPr>
            <w:rFonts w:cs="Times New Roman"/>
            <w:szCs w:val="20"/>
            <w:lang w:val="en-US"/>
          </w:rPr>
          <w:t xml:space="preserve">API </w:t>
        </w:r>
        <w:r w:rsidR="004343E8" w:rsidRPr="00CE7BEB">
          <w:rPr>
            <w:rFonts w:cs="Times New Roman"/>
            <w:szCs w:val="20"/>
            <w:lang w:val="en-US"/>
          </w:rPr>
          <w:t>model</w:t>
        </w:r>
        <w:r w:rsidR="004343E8">
          <w:rPr>
            <w:rFonts w:cs="Times New Roman"/>
            <w:szCs w:val="20"/>
            <w:lang w:val="en-US"/>
          </w:rPr>
          <w:t>s</w:t>
        </w:r>
        <w:r w:rsidR="004343E8" w:rsidRPr="00CE7BEB">
          <w:rPr>
            <w:rFonts w:cs="Times New Roman"/>
            <w:szCs w:val="20"/>
            <w:lang w:val="en-US"/>
          </w:rPr>
          <w:t xml:space="preserve"> </w:t>
        </w:r>
        <w:r w:rsidR="004343E8">
          <w:rPr>
            <w:rFonts w:cs="Times New Roman"/>
            <w:szCs w:val="20"/>
            <w:lang w:val="en-US"/>
          </w:rPr>
          <w:t>are</w:t>
        </w:r>
        <w:r w:rsidR="004343E8" w:rsidRPr="00CE7BEB">
          <w:rPr>
            <w:rFonts w:cs="Times New Roman"/>
            <w:szCs w:val="20"/>
            <w:lang w:val="en-US"/>
          </w:rPr>
          <w:t xml:space="preserve"> available.</w:t>
        </w:r>
        <w:r w:rsidR="004343E8">
          <w:rPr>
            <w:rFonts w:cs="Times New Roman"/>
            <w:szCs w:val="20"/>
            <w:lang w:val="en-US"/>
          </w:rPr>
          <w:t xml:space="preserve"> Moreover, in </w:t>
        </w:r>
        <w:r w:rsidR="004343E8">
          <w:rPr>
            <w:rFonts w:cs="Times New Roman"/>
            <w:szCs w:val="20"/>
            <w:lang w:val="en-US"/>
          </w:rPr>
          <w:lastRenderedPageBreak/>
          <w:t>cases where researchers have to rely on GPT-3.5, different inclusion probability thresholds should be considered.</w:t>
        </w:r>
        <w:r w:rsidR="004343E8">
          <w:rPr>
            <w:lang w:val="en-US"/>
          </w:rPr>
          <w:t xml:space="preserve"> </w:t>
        </w:r>
      </w:ins>
      <w:ins w:id="1100" w:author="Julian Christensen" w:date="2024-08-15T11:02:00Z">
        <w:r w:rsidR="00E644EB">
          <w:rPr>
            <w:rFonts w:cs="Times New Roman"/>
            <w:szCs w:val="20"/>
            <w:lang w:val="en-US"/>
          </w:rPr>
          <w:t>Overall, we think that using GPT API models for TAB screening tasks in high-quality systematic reviews has huge potential—also as independent second screeners in complex reviews. Furthermore, we believe that the relevancy of using LLMs will only increase over time as the models improve. This demands a standardized setup to ensure reliable use of these in systematic reviews. In the next section, we, therefore, develop a tentative guideline and workflow for how such screenings can be set up in practice</w:t>
        </w:r>
        <w:commentRangeStart w:id="1101"/>
        <w:r w:rsidR="00E644EB">
          <w:rPr>
            <w:rFonts w:cs="Times New Roman"/>
            <w:szCs w:val="20"/>
            <w:lang w:val="en-US"/>
          </w:rPr>
          <w:t>.</w:t>
        </w:r>
        <w:commentRangeEnd w:id="1101"/>
        <w:r w:rsidR="00E644EB">
          <w:rPr>
            <w:rStyle w:val="CommentReference"/>
          </w:rPr>
          <w:commentReference w:id="1101"/>
        </w:r>
        <w:r w:rsidR="00E644EB">
          <w:rPr>
            <w:rFonts w:cs="Times New Roman"/>
            <w:szCs w:val="20"/>
            <w:lang w:val="en-US"/>
          </w:rPr>
          <w:t xml:space="preserve"> </w:t>
        </w:r>
        <w:r w:rsidR="00E644EB">
          <w:rPr>
            <w:lang w:val="en-US"/>
          </w:rPr>
          <w:t xml:space="preserve"> </w:t>
        </w:r>
      </w:ins>
    </w:p>
    <w:p w14:paraId="7613FDD3" w14:textId="77777777" w:rsidR="00CF08B6" w:rsidRDefault="00CF08B6">
      <w:pPr>
        <w:spacing w:after="0" w:line="360" w:lineRule="auto"/>
        <w:ind w:firstLine="1304"/>
        <w:jc w:val="both"/>
        <w:rPr>
          <w:ins w:id="1102" w:author="Julian Christensen" w:date="2024-08-15T11:01:00Z"/>
          <w:lang w:val="en-US"/>
        </w:rPr>
      </w:pPr>
    </w:p>
    <w:p w14:paraId="5B5A349F" w14:textId="5E2A772D" w:rsidR="00F4767C" w:rsidDel="00CF08B6" w:rsidRDefault="00423F5C">
      <w:pPr>
        <w:spacing w:after="0" w:line="360" w:lineRule="auto"/>
        <w:ind w:firstLine="1304"/>
        <w:jc w:val="both"/>
        <w:rPr>
          <w:del w:id="1103" w:author="Julian Christensen" w:date="2024-08-15T11:16:00Z"/>
          <w:rFonts w:cs="Times New Roman"/>
          <w:szCs w:val="20"/>
          <w:lang w:val="en-US"/>
        </w:rPr>
        <w:pPrChange w:id="1104" w:author="Julian Christensen" w:date="2024-08-14T16:27:00Z">
          <w:pPr>
            <w:spacing w:line="360" w:lineRule="auto"/>
            <w:ind w:firstLine="1304"/>
            <w:jc w:val="both"/>
          </w:pPr>
        </w:pPrChange>
      </w:pPr>
      <w:del w:id="1105" w:author="Julian Christensen" w:date="2024-08-15T11:16:00Z">
        <w:r w:rsidDel="00CF08B6">
          <w:rPr>
            <w:lang w:val="en-US"/>
          </w:rPr>
          <w:delText xml:space="preserve"> </w:delText>
        </w:r>
        <w:r w:rsidR="00AF2988" w:rsidRPr="00BE28F4" w:rsidDel="00CF08B6">
          <w:rPr>
            <w:i/>
            <w:lang w:val="en-US"/>
            <w:rPrChange w:id="1106" w:author="Julian Christensen" w:date="2024-08-14T16:16:00Z">
              <w:rPr>
                <w:lang w:val="en-US"/>
              </w:rPr>
            </w:rPrChange>
          </w:rPr>
          <w:delText>Second</w:delText>
        </w:r>
        <w:r w:rsidR="00AF2988" w:rsidDel="00CF08B6">
          <w:rPr>
            <w:lang w:val="en-US"/>
          </w:rPr>
          <w:delText xml:space="preserve">, and in contrast with the performance of classical semi-automated screening tools </w:delText>
        </w:r>
        <w:r w:rsidR="00AF2988" w:rsidDel="00CF08B6">
          <w:rPr>
            <w:lang w:val="en-US"/>
          </w:rPr>
          <w:fldChar w:fldCharType="begin" w:fldLock="1"/>
        </w:r>
        <w:r w:rsidR="00DE061E" w:rsidRPr="00CF08B6" w:rsidDel="00CF08B6">
          <w:rPr>
            <w:lang w:val="en-US"/>
          </w:rPr>
          <w:del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delInstrText>
        </w:r>
        <w:r w:rsidR="00AF2988" w:rsidDel="00CF08B6">
          <w:rPr>
            <w:lang w:val="en-US"/>
          </w:rPr>
          <w:fldChar w:fldCharType="separate"/>
        </w:r>
        <w:r w:rsidR="00DE061E" w:rsidRPr="00DE061E" w:rsidDel="00CF08B6">
          <w:rPr>
            <w:noProof/>
            <w:lang w:val="en-US"/>
          </w:rPr>
          <w:delText>(König et al., 2023)</w:delText>
        </w:r>
        <w:r w:rsidR="00AF2988" w:rsidDel="00CF08B6">
          <w:rPr>
            <w:lang w:val="en-US"/>
          </w:rPr>
          <w:fldChar w:fldCharType="end"/>
        </w:r>
        <w:r w:rsidR="00AF2988" w:rsidDel="00CF08B6">
          <w:rPr>
            <w:lang w:val="en-US"/>
          </w:rPr>
          <w:delText xml:space="preserve">, we partially found that GPT API models are not sensitive to imbalanced data and partially that the GPT-4 API models are capable of reaching recall </w:delText>
        </w:r>
      </w:del>
      <w:del w:id="1107" w:author="Julian Christensen" w:date="2024-08-14T15:11:00Z">
        <w:r w:rsidR="00AF2988" w:rsidDel="00EC6E04">
          <w:rPr>
            <w:lang w:val="en-US"/>
          </w:rPr>
          <w:delText xml:space="preserve">rates </w:delText>
        </w:r>
      </w:del>
      <w:del w:id="1108" w:author="Julian Christensen" w:date="2024-08-15T11:16:00Z">
        <w:r w:rsidR="00AF2988" w:rsidDel="00CF08B6">
          <w:rPr>
            <w:lang w:val="en-US"/>
          </w:rPr>
          <w:delText xml:space="preserve">close to </w:delText>
        </w:r>
      </w:del>
      <w:del w:id="1109" w:author="Julian Christensen" w:date="2024-08-14T16:20:00Z">
        <w:r w:rsidR="00AF2988" w:rsidDel="00BE28F4">
          <w:rPr>
            <w:lang w:val="en-US"/>
          </w:rPr>
          <w:delText>100%</w:delText>
        </w:r>
      </w:del>
      <w:del w:id="1110" w:author="Julian Christensen" w:date="2024-08-15T11:16:00Z">
        <w:r w:rsidR="00AF2988" w:rsidDel="00CF08B6">
          <w:rPr>
            <w:lang w:val="en-US"/>
          </w:rPr>
          <w:delText xml:space="preserve">. </w:delText>
        </w:r>
        <w:r w:rsidR="00AF2988" w:rsidRPr="00662E60" w:rsidDel="00CF08B6">
          <w:rPr>
            <w:i/>
            <w:lang w:val="en-US"/>
            <w:rPrChange w:id="1111" w:author="Julian Christensen" w:date="2024-08-14T16:21:00Z">
              <w:rPr>
                <w:lang w:val="en-US"/>
              </w:rPr>
            </w:rPrChange>
          </w:rPr>
          <w:delText>Third</w:delText>
        </w:r>
        <w:r w:rsidR="00AF2988" w:rsidDel="00CF08B6">
          <w:rPr>
            <w:lang w:val="en-US"/>
          </w:rPr>
          <w:delText>, since we used the AIscreenR software</w:delText>
        </w:r>
        <w:r w:rsidR="008240F6" w:rsidDel="00CF08B6">
          <w:rPr>
            <w:lang w:val="en-US"/>
          </w:rPr>
          <w:delText xml:space="preserve"> </w:delText>
        </w:r>
        <w:r w:rsidR="008240F6" w:rsidDel="00CF08B6">
          <w:rPr>
            <w:lang w:val="en-US"/>
          </w:rPr>
          <w:fldChar w:fldCharType="begin" w:fldLock="1"/>
        </w:r>
        <w:r w:rsidR="008240F6" w:rsidDel="00CF08B6">
          <w:rPr>
            <w:lang w:val="en-US"/>
          </w:rPr>
          <w:del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delInstrText>
        </w:r>
        <w:r w:rsidR="008240F6" w:rsidDel="00CF08B6">
          <w:rPr>
            <w:lang w:val="en-US"/>
          </w:rPr>
          <w:fldChar w:fldCharType="separate"/>
        </w:r>
        <w:r w:rsidR="008240F6" w:rsidRPr="008240F6" w:rsidDel="00CF08B6">
          <w:rPr>
            <w:noProof/>
            <w:lang w:val="en-US"/>
          </w:rPr>
          <w:delText>(Vembye, 2024)</w:delText>
        </w:r>
        <w:r w:rsidR="008240F6" w:rsidDel="00CF08B6">
          <w:rPr>
            <w:lang w:val="en-US"/>
          </w:rPr>
          <w:fldChar w:fldCharType="end"/>
        </w:r>
        <w:r w:rsidR="00AF2988" w:rsidDel="00CF08B6">
          <w:rPr>
            <w:lang w:val="en-US"/>
          </w:rPr>
          <w:delText xml:space="preserve"> to conduct </w:delText>
        </w:r>
        <w:r w:rsidR="00DD2218" w:rsidDel="00CF08B6">
          <w:rPr>
            <w:lang w:val="en-US"/>
          </w:rPr>
          <w:delText xml:space="preserve">all </w:delText>
        </w:r>
        <w:r w:rsidR="00AF2988" w:rsidDel="00CF08B6">
          <w:rPr>
            <w:lang w:val="en-US"/>
          </w:rPr>
          <w:delText xml:space="preserve">classifier experiments, we </w:delText>
        </w:r>
        <w:r w:rsidR="00DE7DEA" w:rsidDel="00CF08B6">
          <w:rPr>
            <w:lang w:val="en-US"/>
          </w:rPr>
          <w:delText xml:space="preserve">feel </w:delText>
        </w:r>
        <w:r w:rsidR="008240F6" w:rsidDel="00CF08B6">
          <w:rPr>
            <w:lang w:val="en-US"/>
          </w:rPr>
          <w:delText>confident</w:delText>
        </w:r>
        <w:r w:rsidR="00DE7DEA" w:rsidDel="00CF08B6">
          <w:rPr>
            <w:lang w:val="en-US"/>
          </w:rPr>
          <w:delText xml:space="preserve"> to </w:delText>
        </w:r>
        <w:r w:rsidR="00AF2988" w:rsidDel="00CF08B6">
          <w:rPr>
            <w:lang w:val="en-US"/>
          </w:rPr>
          <w:delText>conclude that the software work</w:delText>
        </w:r>
        <w:r w:rsidR="008240F6" w:rsidDel="00CF08B6">
          <w:rPr>
            <w:lang w:val="en-US"/>
          </w:rPr>
          <w:delText>s</w:delText>
        </w:r>
        <w:r w:rsidR="00AF2988" w:rsidDel="00CF08B6">
          <w:rPr>
            <w:lang w:val="en-US"/>
          </w:rPr>
          <w:delText xml:space="preserve"> as expected</w:delText>
        </w:r>
        <w:r w:rsidR="008240F6" w:rsidDel="00CF08B6">
          <w:rPr>
            <w:lang w:val="en-US"/>
          </w:rPr>
          <w:delText xml:space="preserve">. </w:delText>
        </w:r>
        <w:r w:rsidR="00AF2988" w:rsidDel="00CF08B6">
          <w:rPr>
            <w:lang w:val="en-US"/>
          </w:rPr>
          <w:delText xml:space="preserve">Hence, we believe that reviewers can </w:delText>
        </w:r>
        <w:r w:rsidR="008240F6" w:rsidRPr="00D75717" w:rsidDel="00CF08B6">
          <w:rPr>
            <w:lang w:val="en-US"/>
            <w:rPrChange w:id="1112" w:author="Julian Christensen" w:date="2024-08-08T10:51:00Z">
              <w:rPr/>
            </w:rPrChange>
          </w:rPr>
          <w:delText>confidently</w:delText>
        </w:r>
        <w:r w:rsidR="00AF2988" w:rsidDel="00CF08B6">
          <w:rPr>
            <w:lang w:val="en-US"/>
          </w:rPr>
          <w:delText xml:space="preserve"> use this software in high-</w:delText>
        </w:r>
        <w:r w:rsidDel="00CF08B6">
          <w:rPr>
            <w:lang w:val="en-US"/>
          </w:rPr>
          <w:delText>quality</w:delText>
        </w:r>
        <w:r w:rsidR="00AF2988" w:rsidDel="00CF08B6">
          <w:rPr>
            <w:lang w:val="en-US"/>
          </w:rPr>
          <w:delText xml:space="preserve"> systematic reviews</w:delText>
        </w:r>
        <w:r w:rsidR="008240F6" w:rsidDel="00CF08B6">
          <w:rPr>
            <w:lang w:val="en-US"/>
          </w:rPr>
          <w:delText xml:space="preserve"> as well</w:delText>
        </w:r>
        <w:r w:rsidR="00AF2988" w:rsidDel="00CF08B6">
          <w:rPr>
            <w:lang w:val="en-US"/>
          </w:rPr>
          <w:delText xml:space="preserve">. </w:delText>
        </w:r>
        <w:r w:rsidR="00AF2988" w:rsidRPr="00662E60" w:rsidDel="00CF08B6">
          <w:rPr>
            <w:i/>
            <w:lang w:val="en-US"/>
            <w:rPrChange w:id="1113" w:author="Julian Christensen" w:date="2024-08-14T16:22:00Z">
              <w:rPr>
                <w:lang w:val="en-US"/>
              </w:rPr>
            </w:rPrChange>
          </w:rPr>
          <w:delText>Fo</w:delText>
        </w:r>
        <w:r w:rsidR="00CE7BEB" w:rsidRPr="00662E60" w:rsidDel="00CF08B6">
          <w:rPr>
            <w:i/>
            <w:lang w:val="en-US"/>
            <w:rPrChange w:id="1114" w:author="Julian Christensen" w:date="2024-08-14T16:22:00Z">
              <w:rPr>
                <w:lang w:val="en-US"/>
              </w:rPr>
            </w:rPrChange>
          </w:rPr>
          <w:delText>u</w:delText>
        </w:r>
        <w:r w:rsidR="00AF2988" w:rsidRPr="00662E60" w:rsidDel="00CF08B6">
          <w:rPr>
            <w:i/>
            <w:lang w:val="en-US"/>
            <w:rPrChange w:id="1115" w:author="Julian Christensen" w:date="2024-08-14T16:22:00Z">
              <w:rPr>
                <w:lang w:val="en-US"/>
              </w:rPr>
            </w:rPrChange>
          </w:rPr>
          <w:delText>rth</w:delText>
        </w:r>
        <w:r w:rsidR="00AF2988" w:rsidDel="00CF08B6">
          <w:rPr>
            <w:lang w:val="en-US"/>
          </w:rPr>
          <w:delText xml:space="preserve">, </w:delText>
        </w:r>
        <w:r w:rsidR="008240F6" w:rsidDel="00CF08B6">
          <w:rPr>
            <w:lang w:val="en-US"/>
          </w:rPr>
          <w:delText>our results suggest</w:delText>
        </w:r>
        <w:r w:rsidR="00CE7BEB" w:rsidDel="00CF08B6">
          <w:rPr>
            <w:lang w:val="en-US"/>
          </w:rPr>
          <w:delText xml:space="preserve"> that the GPT API models are not always as prompt-sensitive as suggested in previous evaluations </w:delText>
        </w:r>
        <w:r w:rsidR="00CE7BEB" w:rsidDel="00CF08B6">
          <w:rPr>
            <w:lang w:val="en-US"/>
          </w:rPr>
          <w:fldChar w:fldCharType="begin" w:fldLock="1"/>
        </w:r>
        <w:r w:rsidR="00DE061E" w:rsidDel="00CF08B6">
          <w:rPr>
            <w:lang w:val="en-US"/>
          </w:rPr>
          <w:del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delInstrText>
        </w:r>
        <w:r w:rsidR="00CE7BEB" w:rsidDel="00CF08B6">
          <w:rPr>
            <w:lang w:val="en-US"/>
          </w:rPr>
          <w:fldChar w:fldCharType="separate"/>
        </w:r>
        <w:r w:rsidR="00DE061E" w:rsidRPr="00DE061E" w:rsidDel="00CF08B6">
          <w:rPr>
            <w:noProof/>
            <w:lang w:val="en-US"/>
          </w:rPr>
          <w:delText>(Gargari et al., 2024)</w:delText>
        </w:r>
        <w:r w:rsidR="00CE7BEB" w:rsidDel="00CF08B6">
          <w:rPr>
            <w:lang w:val="en-US"/>
          </w:rPr>
          <w:fldChar w:fldCharType="end"/>
        </w:r>
        <w:r w:rsidR="00CE7BEB" w:rsidDel="00CF08B6">
          <w:rPr>
            <w:lang w:val="en-US"/>
          </w:rPr>
          <w:delText xml:space="preserve">. </w:delText>
        </w:r>
        <w:r w:rsidR="00CE7BEB" w:rsidRPr="00662E60" w:rsidDel="00CF08B6">
          <w:rPr>
            <w:i/>
            <w:lang w:val="en-US"/>
            <w:rPrChange w:id="1116" w:author="Julian Christensen" w:date="2024-08-14T16:23:00Z">
              <w:rPr>
                <w:lang w:val="en-US"/>
              </w:rPr>
            </w:rPrChange>
          </w:rPr>
          <w:delText>Fifth</w:delText>
        </w:r>
        <w:r w:rsidR="00CE7BEB" w:rsidDel="00CF08B6">
          <w:rPr>
            <w:lang w:val="en-US"/>
          </w:rPr>
          <w:delText xml:space="preserve">, we found the </w:delText>
        </w:r>
        <w:r w:rsidR="00071073" w:rsidRPr="00CE7BEB" w:rsidDel="00CF08B6">
          <w:rPr>
            <w:rFonts w:cs="Times New Roman"/>
            <w:szCs w:val="24"/>
            <w:lang w:val="en-US"/>
          </w:rPr>
          <w:delText>GPT-4</w:delText>
        </w:r>
        <w:r w:rsidR="00CE7BEB" w:rsidDel="00CF08B6">
          <w:rPr>
            <w:rFonts w:cs="Times New Roman"/>
            <w:szCs w:val="24"/>
            <w:lang w:val="en-US"/>
          </w:rPr>
          <w:delText xml:space="preserve"> </w:delText>
        </w:r>
        <w:r w:rsidR="00DE7DEA" w:rsidDel="00CF08B6">
          <w:rPr>
            <w:rFonts w:cs="Times New Roman"/>
            <w:szCs w:val="24"/>
            <w:lang w:val="en-US"/>
          </w:rPr>
          <w:delText xml:space="preserve">API </w:delText>
        </w:r>
        <w:r w:rsidR="00CE7BEB" w:rsidDel="00CF08B6">
          <w:rPr>
            <w:rFonts w:cs="Times New Roman"/>
            <w:szCs w:val="24"/>
            <w:lang w:val="en-US"/>
          </w:rPr>
          <w:delText>model to be</w:delText>
        </w:r>
        <w:r w:rsidR="00071073" w:rsidRPr="00CE7BEB" w:rsidDel="00CF08B6">
          <w:rPr>
            <w:rFonts w:cs="Times New Roman"/>
            <w:szCs w:val="24"/>
            <w:lang w:val="en-US"/>
          </w:rPr>
          <w:delText xml:space="preserve"> preferable relative to GPT-3.5 since the la</w:delText>
        </w:r>
        <w:r w:rsidR="00CE7BEB" w:rsidDel="00CF08B6">
          <w:rPr>
            <w:rFonts w:cs="Times New Roman"/>
            <w:szCs w:val="24"/>
            <w:lang w:val="en-US"/>
          </w:rPr>
          <w:delText>t</w:delText>
        </w:r>
        <w:r w:rsidR="00071073" w:rsidRPr="00CE7BEB" w:rsidDel="00CF08B6">
          <w:rPr>
            <w:rFonts w:cs="Times New Roman"/>
            <w:szCs w:val="24"/>
            <w:lang w:val="en-US"/>
          </w:rPr>
          <w:delText>ter is rather sensitive to the chosen inclusion probability</w:delText>
        </w:r>
      </w:del>
      <w:del w:id="1117" w:author="Julian Christensen" w:date="2024-08-14T16:24:00Z">
        <w:r w:rsidR="00071073" w:rsidRPr="00CE7BEB" w:rsidDel="00662E60">
          <w:rPr>
            <w:rFonts w:cs="Times New Roman"/>
            <w:szCs w:val="24"/>
            <w:lang w:val="en-US"/>
          </w:rPr>
          <w:delText xml:space="preserve"> across multiple identical screenings</w:delText>
        </w:r>
      </w:del>
      <w:del w:id="1118" w:author="Julian Christensen" w:date="2024-08-15T11:16:00Z">
        <w:r w:rsidR="00071073" w:rsidRPr="00CE7BEB" w:rsidDel="00CF08B6">
          <w:rPr>
            <w:rFonts w:cs="Times New Roman"/>
            <w:szCs w:val="24"/>
            <w:lang w:val="en-US"/>
          </w:rPr>
          <w:delText xml:space="preserve">. </w:delText>
        </w:r>
        <w:r w:rsidR="00A449F4" w:rsidRPr="00CE7BEB" w:rsidDel="00CF08B6">
          <w:rPr>
            <w:rFonts w:cs="Times New Roman"/>
            <w:szCs w:val="20"/>
            <w:lang w:val="en-US"/>
          </w:rPr>
          <w:delText>Based on th</w:delText>
        </w:r>
        <w:r w:rsidR="00CE7BEB" w:rsidDel="00CF08B6">
          <w:rPr>
            <w:rFonts w:cs="Times New Roman"/>
            <w:szCs w:val="20"/>
            <w:lang w:val="en-US"/>
          </w:rPr>
          <w:delText>is finding</w:delText>
        </w:r>
        <w:r w:rsidR="00A449F4" w:rsidRPr="00CE7BEB" w:rsidDel="00CF08B6">
          <w:rPr>
            <w:rFonts w:cs="Times New Roman"/>
            <w:szCs w:val="20"/>
            <w:lang w:val="en-US"/>
          </w:rPr>
          <w:delText xml:space="preserve">, we </w:delText>
        </w:r>
        <w:r w:rsidR="00CE7BEB" w:rsidDel="00CF08B6">
          <w:rPr>
            <w:rFonts w:cs="Times New Roman"/>
            <w:szCs w:val="20"/>
            <w:lang w:val="en-US"/>
          </w:rPr>
          <w:delText xml:space="preserve">generally </w:delText>
        </w:r>
        <w:r w:rsidR="00A449F4" w:rsidRPr="00CE7BEB" w:rsidDel="00CF08B6">
          <w:rPr>
            <w:rFonts w:cs="Times New Roman"/>
            <w:szCs w:val="20"/>
            <w:lang w:val="en-US"/>
          </w:rPr>
          <w:delText>recommend not</w:delText>
        </w:r>
      </w:del>
      <w:del w:id="1119" w:author="Julian Christensen" w:date="2024-08-14T16:24:00Z">
        <w:r w:rsidR="00A449F4" w:rsidRPr="00CE7BEB" w:rsidDel="00662E60">
          <w:rPr>
            <w:rFonts w:cs="Times New Roman"/>
            <w:szCs w:val="20"/>
            <w:lang w:val="en-US"/>
          </w:rPr>
          <w:delText xml:space="preserve"> </w:delText>
        </w:r>
        <w:r w:rsidDel="00662E60">
          <w:rPr>
            <w:rFonts w:cs="Times New Roman"/>
            <w:szCs w:val="20"/>
            <w:lang w:val="en-US"/>
          </w:rPr>
          <w:delText xml:space="preserve">to </w:delText>
        </w:r>
      </w:del>
      <w:del w:id="1120" w:author="Julian Christensen" w:date="2024-08-15T11:16:00Z">
        <w:r w:rsidDel="00CF08B6">
          <w:rPr>
            <w:rFonts w:cs="Times New Roman"/>
            <w:szCs w:val="20"/>
            <w:lang w:val="en-US"/>
          </w:rPr>
          <w:delText>us</w:delText>
        </w:r>
      </w:del>
      <w:del w:id="1121" w:author="Julian Christensen" w:date="2024-08-14T16:24:00Z">
        <w:r w:rsidDel="00662E60">
          <w:rPr>
            <w:rFonts w:cs="Times New Roman"/>
            <w:szCs w:val="20"/>
            <w:lang w:val="en-US"/>
          </w:rPr>
          <w:delText>e</w:delText>
        </w:r>
      </w:del>
      <w:del w:id="1122" w:author="Julian Christensen" w:date="2024-08-15T11:16:00Z">
        <w:r w:rsidR="00A449F4" w:rsidRPr="00CE7BEB" w:rsidDel="00CF08B6">
          <w:rPr>
            <w:rFonts w:cs="Times New Roman"/>
            <w:szCs w:val="20"/>
            <w:lang w:val="en-US"/>
          </w:rPr>
          <w:delText xml:space="preserve"> the </w:delText>
        </w:r>
        <w:r w:rsidR="00CE7BEB" w:rsidDel="00CF08B6">
          <w:rPr>
            <w:rFonts w:cs="Times New Roman"/>
            <w:szCs w:val="20"/>
            <w:lang w:val="en-US"/>
          </w:rPr>
          <w:delText>GPT</w:delText>
        </w:r>
        <w:r w:rsidR="00A449F4" w:rsidRPr="00CE7BEB" w:rsidDel="00CF08B6">
          <w:rPr>
            <w:rFonts w:cs="Times New Roman"/>
            <w:szCs w:val="20"/>
            <w:lang w:val="en-US"/>
          </w:rPr>
          <w:delText xml:space="preserve">-3.5 </w:delText>
        </w:r>
        <w:r w:rsidR="00CE7BEB" w:rsidDel="00CF08B6">
          <w:rPr>
            <w:rFonts w:cs="Times New Roman"/>
            <w:szCs w:val="20"/>
            <w:lang w:val="en-US"/>
          </w:rPr>
          <w:delText xml:space="preserve">API </w:delText>
        </w:r>
        <w:r w:rsidR="00A449F4" w:rsidRPr="00CE7BEB" w:rsidDel="00CF08B6">
          <w:rPr>
            <w:rFonts w:cs="Times New Roman"/>
            <w:szCs w:val="20"/>
            <w:lang w:val="en-US"/>
          </w:rPr>
          <w:delText>model</w:delText>
        </w:r>
        <w:r w:rsidR="00CE7BEB" w:rsidDel="00CF08B6">
          <w:rPr>
            <w:rFonts w:cs="Times New Roman"/>
            <w:szCs w:val="20"/>
            <w:lang w:val="en-US"/>
          </w:rPr>
          <w:delText>s</w:delText>
        </w:r>
        <w:r w:rsidR="00A449F4" w:rsidRPr="00CE7BEB" w:rsidDel="00CF08B6">
          <w:rPr>
            <w:rFonts w:cs="Times New Roman"/>
            <w:szCs w:val="20"/>
            <w:lang w:val="en-US"/>
          </w:rPr>
          <w:delText xml:space="preserve"> when </w:delText>
        </w:r>
        <w:r w:rsidR="00CE7BEB" w:rsidDel="00CF08B6">
          <w:rPr>
            <w:rFonts w:cs="Times New Roman"/>
            <w:szCs w:val="20"/>
            <w:lang w:val="en-US"/>
          </w:rPr>
          <w:delText>GPT</w:delText>
        </w:r>
        <w:r w:rsidR="00A449F4" w:rsidRPr="00CE7BEB" w:rsidDel="00CF08B6">
          <w:rPr>
            <w:rFonts w:cs="Times New Roman"/>
            <w:szCs w:val="20"/>
            <w:lang w:val="en-US"/>
          </w:rPr>
          <w:delText xml:space="preserve">-4 </w:delText>
        </w:r>
        <w:r w:rsidR="00CE7BEB" w:rsidDel="00CF08B6">
          <w:rPr>
            <w:rFonts w:cs="Times New Roman"/>
            <w:szCs w:val="20"/>
            <w:lang w:val="en-US"/>
          </w:rPr>
          <w:delText xml:space="preserve">API </w:delText>
        </w:r>
        <w:r w:rsidR="00A449F4" w:rsidRPr="00CE7BEB" w:rsidDel="00CF08B6">
          <w:rPr>
            <w:rFonts w:cs="Times New Roman"/>
            <w:szCs w:val="20"/>
            <w:lang w:val="en-US"/>
          </w:rPr>
          <w:delText>model</w:delText>
        </w:r>
        <w:r w:rsidR="00CE7BEB" w:rsidDel="00CF08B6">
          <w:rPr>
            <w:rFonts w:cs="Times New Roman"/>
            <w:szCs w:val="20"/>
            <w:lang w:val="en-US"/>
          </w:rPr>
          <w:delText>s</w:delText>
        </w:r>
        <w:r w:rsidR="00A449F4" w:rsidRPr="00CE7BEB" w:rsidDel="00CF08B6">
          <w:rPr>
            <w:rFonts w:cs="Times New Roman"/>
            <w:szCs w:val="20"/>
            <w:lang w:val="en-US"/>
          </w:rPr>
          <w:delText xml:space="preserve"> </w:delText>
        </w:r>
        <w:r w:rsidR="00CE7BEB" w:rsidDel="00CF08B6">
          <w:rPr>
            <w:rFonts w:cs="Times New Roman"/>
            <w:szCs w:val="20"/>
            <w:lang w:val="en-US"/>
          </w:rPr>
          <w:delText>are</w:delText>
        </w:r>
        <w:r w:rsidR="00A449F4" w:rsidRPr="00CE7BEB" w:rsidDel="00CF08B6">
          <w:rPr>
            <w:rFonts w:cs="Times New Roman"/>
            <w:szCs w:val="20"/>
            <w:lang w:val="en-US"/>
          </w:rPr>
          <w:delText xml:space="preserve"> available.</w:delText>
        </w:r>
        <w:r w:rsidR="00232250" w:rsidDel="00CF08B6">
          <w:rPr>
            <w:rFonts w:cs="Times New Roman"/>
            <w:szCs w:val="20"/>
            <w:lang w:val="en-US"/>
          </w:rPr>
          <w:delText xml:space="preserve"> Moreover, in cases where researchers have to rely on GPT-3.5, different </w:delText>
        </w:r>
        <w:r w:rsidR="00183B8E" w:rsidDel="00CF08B6">
          <w:rPr>
            <w:rFonts w:cs="Times New Roman"/>
            <w:szCs w:val="20"/>
            <w:lang w:val="en-US"/>
          </w:rPr>
          <w:delText>inclusion probability</w:delText>
        </w:r>
      </w:del>
      <w:del w:id="1123" w:author="Julian Christensen" w:date="2024-08-14T16:25:00Z">
        <w:r w:rsidR="00183B8E" w:rsidDel="00662E60">
          <w:rPr>
            <w:rFonts w:cs="Times New Roman"/>
            <w:szCs w:val="20"/>
            <w:lang w:val="en-US"/>
          </w:rPr>
          <w:delText>-based inclusion</w:delText>
        </w:r>
      </w:del>
      <w:del w:id="1124" w:author="Julian Christensen" w:date="2024-08-15T11:16:00Z">
        <w:r w:rsidR="00183B8E" w:rsidDel="00CF08B6">
          <w:rPr>
            <w:rFonts w:cs="Times New Roman"/>
            <w:szCs w:val="20"/>
            <w:lang w:val="en-US"/>
          </w:rPr>
          <w:delText xml:space="preserve"> thresholds should be considered</w:delText>
        </w:r>
      </w:del>
      <w:del w:id="1125" w:author="Julian Christensen" w:date="2024-08-14T16:25:00Z">
        <w:r w:rsidR="00183B8E" w:rsidDel="00662E60">
          <w:rPr>
            <w:rFonts w:cs="Times New Roman"/>
            <w:szCs w:val="20"/>
            <w:lang w:val="en-US"/>
          </w:rPr>
          <w:delText xml:space="preserve"> (cf. Figure 4)</w:delText>
        </w:r>
      </w:del>
      <w:del w:id="1126" w:author="Julian Christensen" w:date="2024-08-15T11:16:00Z">
        <w:r w:rsidR="00183B8E" w:rsidDel="00CF08B6">
          <w:rPr>
            <w:rFonts w:cs="Times New Roman"/>
            <w:szCs w:val="20"/>
            <w:lang w:val="en-US"/>
          </w:rPr>
          <w:delText>.</w:delText>
        </w:r>
        <w:r w:rsidR="00232250" w:rsidDel="00CF08B6">
          <w:rPr>
            <w:rFonts w:cs="Times New Roman"/>
            <w:szCs w:val="20"/>
            <w:lang w:val="en-US"/>
          </w:rPr>
          <w:delText xml:space="preserve"> </w:delText>
        </w:r>
        <w:r w:rsidR="00CE7BEB" w:rsidRPr="00662E60" w:rsidDel="00CF08B6">
          <w:rPr>
            <w:rFonts w:cs="Times New Roman"/>
            <w:i/>
            <w:szCs w:val="20"/>
            <w:lang w:val="en-US"/>
            <w:rPrChange w:id="1127" w:author="Julian Christensen" w:date="2024-08-14T16:25:00Z">
              <w:rPr>
                <w:rFonts w:cs="Times New Roman"/>
                <w:szCs w:val="20"/>
                <w:lang w:val="en-US"/>
              </w:rPr>
            </w:rPrChange>
          </w:rPr>
          <w:delText>Finally</w:delText>
        </w:r>
        <w:r w:rsidR="00CE7BEB" w:rsidDel="00CF08B6">
          <w:rPr>
            <w:rFonts w:cs="Times New Roman"/>
            <w:szCs w:val="20"/>
            <w:lang w:val="en-US"/>
          </w:rPr>
          <w:delText>, we found that i</w:delText>
        </w:r>
        <w:r w:rsidR="00A449F4" w:rsidRPr="00A449F4" w:rsidDel="00CF08B6">
          <w:rPr>
            <w:rFonts w:cs="Times New Roman"/>
            <w:szCs w:val="20"/>
            <w:lang w:val="en-US"/>
          </w:rPr>
          <w:delText xml:space="preserve">n some applications, the specificity </w:delText>
        </w:r>
      </w:del>
      <w:del w:id="1128" w:author="Julian Christensen" w:date="2024-08-14T15:12:00Z">
        <w:r w:rsidR="00A449F4" w:rsidRPr="00A449F4" w:rsidDel="00EC6E04">
          <w:rPr>
            <w:rFonts w:cs="Times New Roman"/>
            <w:szCs w:val="20"/>
            <w:lang w:val="en-US"/>
          </w:rPr>
          <w:delText xml:space="preserve">rate </w:delText>
        </w:r>
      </w:del>
      <w:del w:id="1129" w:author="Julian Christensen" w:date="2024-08-15T11:16:00Z">
        <w:r w:rsidR="00A449F4" w:rsidRPr="00A449F4" w:rsidDel="00CF08B6">
          <w:rPr>
            <w:rFonts w:cs="Times New Roman"/>
            <w:szCs w:val="20"/>
            <w:lang w:val="en-US"/>
          </w:rPr>
          <w:delText xml:space="preserve">reached by the </w:delText>
        </w:r>
        <w:r w:rsidR="00DE7DEA" w:rsidDel="00CF08B6">
          <w:rPr>
            <w:rFonts w:cs="Times New Roman"/>
            <w:szCs w:val="20"/>
            <w:lang w:val="en-US"/>
          </w:rPr>
          <w:delText>GPT</w:delText>
        </w:r>
        <w:r w:rsidR="00A449F4" w:rsidRPr="00A449F4" w:rsidDel="00CF08B6">
          <w:rPr>
            <w:rFonts w:cs="Times New Roman"/>
            <w:szCs w:val="20"/>
            <w:lang w:val="en-US"/>
          </w:rPr>
          <w:delText xml:space="preserve">-4 </w:delText>
        </w:r>
        <w:r w:rsidR="00DE7DEA" w:rsidDel="00CF08B6">
          <w:rPr>
            <w:rFonts w:cs="Times New Roman"/>
            <w:szCs w:val="20"/>
            <w:lang w:val="en-US"/>
          </w:rPr>
          <w:delText xml:space="preserve">API </w:delText>
        </w:r>
        <w:r w:rsidR="00A449F4" w:rsidRPr="00A449F4" w:rsidDel="00CF08B6">
          <w:rPr>
            <w:rFonts w:cs="Times New Roman"/>
            <w:szCs w:val="20"/>
            <w:lang w:val="en-US"/>
          </w:rPr>
          <w:delText xml:space="preserve">model can be seen to be </w:delText>
        </w:r>
        <w:r w:rsidR="00CE7BEB" w:rsidDel="00CF08B6">
          <w:rPr>
            <w:rFonts w:cs="Times New Roman"/>
            <w:szCs w:val="20"/>
            <w:lang w:val="en-US"/>
          </w:rPr>
          <w:delText>o</w:delText>
        </w:r>
        <w:r w:rsidR="00A449F4" w:rsidRPr="00A449F4" w:rsidDel="00CF08B6">
          <w:rPr>
            <w:rFonts w:cs="Times New Roman"/>
            <w:szCs w:val="20"/>
            <w:lang w:val="en-US"/>
          </w:rPr>
          <w:delText>n the lower end compared with human screen</w:delText>
        </w:r>
        <w:r w:rsidR="00CE7BEB" w:rsidDel="00CF08B6">
          <w:rPr>
            <w:rFonts w:cs="Times New Roman"/>
            <w:szCs w:val="20"/>
            <w:lang w:val="en-US"/>
          </w:rPr>
          <w:delText>ers</w:delText>
        </w:r>
        <w:r w:rsidR="00A449F4" w:rsidRPr="00A449F4" w:rsidDel="00CF08B6">
          <w:rPr>
            <w:rFonts w:cs="Times New Roman"/>
            <w:szCs w:val="20"/>
            <w:lang w:val="en-US"/>
          </w:rPr>
          <w:delText xml:space="preserve">. Yet, we do not find this to be a major issue when having high recall </w:delText>
        </w:r>
      </w:del>
      <w:del w:id="1130" w:author="Julian Christensen" w:date="2024-08-14T15:12:00Z">
        <w:r w:rsidR="00A449F4" w:rsidRPr="00A449F4" w:rsidDel="00EC6E04">
          <w:rPr>
            <w:rFonts w:cs="Times New Roman"/>
            <w:szCs w:val="20"/>
            <w:lang w:val="en-US"/>
          </w:rPr>
          <w:delText xml:space="preserve">rates </w:delText>
        </w:r>
      </w:del>
      <w:del w:id="1131" w:author="Julian Christensen" w:date="2024-08-14T16:26:00Z">
        <w:r w:rsidR="009603F7" w:rsidDel="00662E60">
          <w:rPr>
            <w:rFonts w:cs="Times New Roman"/>
            <w:szCs w:val="20"/>
            <w:lang w:val="en-US"/>
          </w:rPr>
          <w:delText xml:space="preserve">(cf. Figure 1) </w:delText>
        </w:r>
      </w:del>
      <w:del w:id="1132" w:author="Julian Christensen" w:date="2024-08-15T11:16:00Z">
        <w:r w:rsidR="00A449F4" w:rsidRPr="00A449F4" w:rsidDel="00CF08B6">
          <w:rPr>
            <w:rFonts w:cs="Times New Roman"/>
            <w:szCs w:val="20"/>
            <w:lang w:val="en-US"/>
          </w:rPr>
          <w:delText xml:space="preserve">since this can just be seen as an extra opportunity to double-check </w:delText>
        </w:r>
      </w:del>
      <w:del w:id="1133" w:author="Julian Christensen" w:date="2024-08-14T16:26:00Z">
        <w:r w:rsidR="00A449F4" w:rsidRPr="00A449F4" w:rsidDel="00662E60">
          <w:rPr>
            <w:rFonts w:cs="Times New Roman"/>
            <w:szCs w:val="20"/>
            <w:lang w:val="en-US"/>
          </w:rPr>
          <w:delText>close-to-</w:delText>
        </w:r>
      </w:del>
      <w:del w:id="1134" w:author="Julian Christensen" w:date="2024-08-15T11:16:00Z">
        <w:r w:rsidR="00A449F4" w:rsidRPr="00A449F4" w:rsidDel="00CF08B6">
          <w:rPr>
            <w:rFonts w:cs="Times New Roman"/>
            <w:szCs w:val="20"/>
            <w:lang w:val="en-US"/>
          </w:rPr>
          <w:delText>relevant studies. Thus</w:delText>
        </w:r>
      </w:del>
      <w:ins w:id="1135" w:author="Therese Deocampo Pigott" w:date="2024-08-07T20:40:00Z">
        <w:del w:id="1136" w:author="Julian Christensen" w:date="2024-08-15T11:16:00Z">
          <w:r w:rsidR="002A172B" w:rsidDel="00CF08B6">
            <w:rPr>
              <w:rFonts w:cs="Times New Roman"/>
              <w:szCs w:val="20"/>
              <w:lang w:val="en-US"/>
            </w:rPr>
            <w:delText>t</w:delText>
          </w:r>
          <w:r w:rsidR="002A172B" w:rsidRPr="00A449F4" w:rsidDel="00CF08B6">
            <w:rPr>
              <w:rFonts w:cs="Times New Roman"/>
              <w:szCs w:val="20"/>
              <w:lang w:val="en-US"/>
            </w:rPr>
            <w:delText>hus</w:delText>
          </w:r>
        </w:del>
      </w:ins>
      <w:del w:id="1137" w:author="Julian Christensen" w:date="2024-08-14T16:26:00Z">
        <w:r w:rsidR="00A449F4" w:rsidRPr="00A449F4" w:rsidDel="00662E60">
          <w:rPr>
            <w:rFonts w:cs="Times New Roman"/>
            <w:szCs w:val="20"/>
            <w:lang w:val="en-US"/>
          </w:rPr>
          <w:delText>,</w:delText>
        </w:r>
      </w:del>
      <w:del w:id="1138" w:author="Julian Christensen" w:date="2024-08-15T11:16:00Z">
        <w:r w:rsidR="00A449F4" w:rsidRPr="00A449F4" w:rsidDel="00CF08B6">
          <w:rPr>
            <w:rFonts w:cs="Times New Roman"/>
            <w:szCs w:val="20"/>
            <w:lang w:val="en-US"/>
          </w:rPr>
          <w:delText xml:space="preserve"> enhancing the change </w:delText>
        </w:r>
      </w:del>
      <w:ins w:id="1139" w:author="Therese Deocampo Pigott" w:date="2024-08-07T20:40:00Z">
        <w:del w:id="1140" w:author="Julian Christensen" w:date="2024-08-15T11:16:00Z">
          <w:r w:rsidR="002A172B" w:rsidDel="00CF08B6">
            <w:rPr>
              <w:rFonts w:cs="Times New Roman"/>
              <w:szCs w:val="20"/>
              <w:lang w:val="en-US"/>
            </w:rPr>
            <w:delText>chance</w:delText>
          </w:r>
          <w:r w:rsidR="002A172B" w:rsidRPr="00A449F4" w:rsidDel="00CF08B6">
            <w:rPr>
              <w:rFonts w:cs="Times New Roman"/>
              <w:szCs w:val="20"/>
              <w:lang w:val="en-US"/>
            </w:rPr>
            <w:delText xml:space="preserve"> </w:delText>
          </w:r>
        </w:del>
      </w:ins>
      <w:del w:id="1141" w:author="Julian Christensen" w:date="2024-08-15T11:16:00Z">
        <w:r w:rsidR="00A449F4" w:rsidRPr="00A449F4" w:rsidDel="00CF08B6">
          <w:rPr>
            <w:rFonts w:cs="Times New Roman"/>
            <w:szCs w:val="20"/>
            <w:lang w:val="en-US"/>
          </w:rPr>
          <w:delText>of not overlooking any relevant study records.</w:delText>
        </w:r>
        <w:r w:rsidR="00FE5D2F" w:rsidDel="00CF08B6">
          <w:rPr>
            <w:rFonts w:cs="Times New Roman"/>
            <w:szCs w:val="20"/>
            <w:lang w:val="en-US"/>
          </w:rPr>
          <w:delText xml:space="preserve"> </w:delText>
        </w:r>
      </w:del>
    </w:p>
    <w:p w14:paraId="7C2C2B9F" w14:textId="7FA67E51" w:rsidR="008240F6" w:rsidRPr="00190435" w:rsidDel="00CF08B6" w:rsidRDefault="00FE5D2F" w:rsidP="00190435">
      <w:pPr>
        <w:spacing w:after="0" w:line="360" w:lineRule="auto"/>
        <w:ind w:firstLine="1304"/>
        <w:jc w:val="both"/>
        <w:rPr>
          <w:del w:id="1142" w:author="Julian Christensen" w:date="2024-08-15T11:16:00Z"/>
          <w:lang w:val="en-US"/>
        </w:rPr>
      </w:pPr>
      <w:del w:id="1143" w:author="Julian Christensen" w:date="2024-08-15T11:16:00Z">
        <w:r w:rsidDel="00CF08B6">
          <w:rPr>
            <w:rFonts w:cs="Times New Roman"/>
            <w:szCs w:val="20"/>
            <w:lang w:val="en-US"/>
          </w:rPr>
          <w:delText xml:space="preserve">Overall, we think </w:delText>
        </w:r>
        <w:r w:rsidR="00DE7DEA" w:rsidDel="00CF08B6">
          <w:rPr>
            <w:rFonts w:cs="Times New Roman"/>
            <w:szCs w:val="20"/>
            <w:lang w:val="en-US"/>
          </w:rPr>
          <w:delText xml:space="preserve">that </w:delText>
        </w:r>
        <w:r w:rsidDel="00CF08B6">
          <w:rPr>
            <w:rFonts w:cs="Times New Roman"/>
            <w:szCs w:val="20"/>
            <w:lang w:val="en-US"/>
          </w:rPr>
          <w:delText xml:space="preserve">using GPT API models </w:delText>
        </w:r>
        <w:r w:rsidR="00F4767C" w:rsidDel="00CF08B6">
          <w:rPr>
            <w:rFonts w:cs="Times New Roman"/>
            <w:szCs w:val="20"/>
            <w:lang w:val="en-US"/>
          </w:rPr>
          <w:delText xml:space="preserve">for TAB screening tasks </w:delText>
        </w:r>
        <w:r w:rsidDel="00CF08B6">
          <w:rPr>
            <w:rFonts w:cs="Times New Roman"/>
            <w:szCs w:val="20"/>
            <w:lang w:val="en-US"/>
          </w:rPr>
          <w:delText xml:space="preserve">in </w:delText>
        </w:r>
        <w:r w:rsidR="008240F6" w:rsidDel="00CF08B6">
          <w:rPr>
            <w:rFonts w:cs="Times New Roman"/>
            <w:szCs w:val="20"/>
            <w:lang w:val="en-US"/>
          </w:rPr>
          <w:delText>high-quality</w:delText>
        </w:r>
        <w:r w:rsidDel="00CF08B6">
          <w:rPr>
            <w:rFonts w:cs="Times New Roman"/>
            <w:szCs w:val="20"/>
            <w:lang w:val="en-US"/>
          </w:rPr>
          <w:delText xml:space="preserve"> systematic reviews has huge potential</w:delText>
        </w:r>
        <w:r w:rsidR="00F4767C" w:rsidDel="00CF08B6">
          <w:rPr>
            <w:rFonts w:cs="Times New Roman"/>
            <w:szCs w:val="20"/>
            <w:lang w:val="en-US"/>
          </w:rPr>
          <w:delText>—also as independent second screeners</w:delText>
        </w:r>
        <w:r w:rsidR="00DA124C" w:rsidDel="00CF08B6">
          <w:rPr>
            <w:rFonts w:cs="Times New Roman"/>
            <w:szCs w:val="20"/>
            <w:lang w:val="en-US"/>
          </w:rPr>
          <w:delText xml:space="preserve"> in complex reviews</w:delText>
        </w:r>
        <w:r w:rsidDel="00CF08B6">
          <w:rPr>
            <w:rFonts w:cs="Times New Roman"/>
            <w:szCs w:val="20"/>
            <w:lang w:val="en-US"/>
          </w:rPr>
          <w:delText>.</w:delText>
        </w:r>
        <w:r w:rsidR="002900F6" w:rsidDel="00CF08B6">
          <w:rPr>
            <w:rFonts w:cs="Times New Roman"/>
            <w:szCs w:val="20"/>
            <w:lang w:val="en-US"/>
          </w:rPr>
          <w:delText xml:space="preserve"> Furthermore, we believe that the relevancy of using LLMs will only increase over time as the models improve</w:delText>
        </w:r>
        <w:r w:rsidR="00044FF7" w:rsidDel="00CF08B6">
          <w:rPr>
            <w:rFonts w:cs="Times New Roman"/>
            <w:szCs w:val="20"/>
            <w:lang w:val="en-US"/>
          </w:rPr>
          <w:delText>. This demand</w:delText>
        </w:r>
        <w:r w:rsidR="00BA1B94" w:rsidDel="00CF08B6">
          <w:rPr>
            <w:rFonts w:cs="Times New Roman"/>
            <w:szCs w:val="20"/>
            <w:lang w:val="en-US"/>
          </w:rPr>
          <w:delText>s</w:delText>
        </w:r>
        <w:r w:rsidR="00044FF7" w:rsidDel="00CF08B6">
          <w:rPr>
            <w:rFonts w:cs="Times New Roman"/>
            <w:szCs w:val="20"/>
            <w:lang w:val="en-US"/>
          </w:rPr>
          <w:delText xml:space="preserve"> </w:delText>
        </w:r>
        <w:r w:rsidR="002900F6" w:rsidDel="00CF08B6">
          <w:rPr>
            <w:rFonts w:cs="Times New Roman"/>
            <w:szCs w:val="20"/>
            <w:lang w:val="en-US"/>
          </w:rPr>
          <w:delText xml:space="preserve">a standardized setup </w:delText>
        </w:r>
        <w:r w:rsidR="00130973" w:rsidDel="00CF08B6">
          <w:rPr>
            <w:rFonts w:cs="Times New Roman"/>
            <w:szCs w:val="20"/>
            <w:lang w:val="en-US"/>
          </w:rPr>
          <w:delText xml:space="preserve">to ensure </w:delText>
        </w:r>
        <w:r w:rsidR="002900F6" w:rsidDel="00CF08B6">
          <w:rPr>
            <w:rFonts w:cs="Times New Roman"/>
            <w:szCs w:val="20"/>
            <w:lang w:val="en-US"/>
          </w:rPr>
          <w:delText xml:space="preserve">reliable use of these in systematic reviews. </w:delText>
        </w:r>
        <w:r w:rsidDel="00CF08B6">
          <w:rPr>
            <w:rFonts w:cs="Times New Roman"/>
            <w:szCs w:val="20"/>
            <w:lang w:val="en-US"/>
          </w:rPr>
          <w:delText>In the next section, we, therefore, develop a tentative guideline and workflow</w:delText>
        </w:r>
        <w:r w:rsidR="002900F6" w:rsidDel="00CF08B6">
          <w:rPr>
            <w:rFonts w:cs="Times New Roman"/>
            <w:szCs w:val="20"/>
            <w:lang w:val="en-US"/>
          </w:rPr>
          <w:delText xml:space="preserve"> </w:delText>
        </w:r>
        <w:r w:rsidR="00AA0490" w:rsidDel="00CF08B6">
          <w:rPr>
            <w:rFonts w:cs="Times New Roman"/>
            <w:szCs w:val="20"/>
            <w:lang w:val="en-US"/>
          </w:rPr>
          <w:delText>for</w:delText>
        </w:r>
        <w:r w:rsidDel="00CF08B6">
          <w:rPr>
            <w:rFonts w:cs="Times New Roman"/>
            <w:szCs w:val="20"/>
            <w:lang w:val="en-US"/>
          </w:rPr>
          <w:delText xml:space="preserve"> how such screening can be set up in practice. </w:delText>
        </w:r>
        <w:r w:rsidR="00CD576D" w:rsidDel="00CF08B6">
          <w:rPr>
            <w:lang w:val="en-US"/>
          </w:rPr>
          <w:delText xml:space="preserve"> </w:delText>
        </w:r>
      </w:del>
    </w:p>
    <w:p w14:paraId="32E7C4FC" w14:textId="2AC5AA8A"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209B0F3C" w14:textId="5C0C5A4A" w:rsidR="009802B0" w:rsidRDefault="00130973" w:rsidP="00240878">
      <w:pPr>
        <w:spacing w:after="0" w:line="360" w:lineRule="auto"/>
        <w:jc w:val="both"/>
        <w:rPr>
          <w:ins w:id="1144" w:author="Julian Christensen" w:date="2024-08-14T16:29:00Z"/>
          <w:lang w:val="en-US"/>
        </w:rPr>
      </w:pPr>
      <w:r>
        <w:rPr>
          <w:lang w:val="en-US"/>
        </w:rPr>
        <w:lastRenderedPageBreak/>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del w:id="1145" w:author="Julian Christensen" w:date="2024-08-14T16:29:00Z">
        <w:r w:rsidR="0053327B" w:rsidDel="00006080">
          <w:rPr>
            <w:lang w:val="en-US"/>
          </w:rPr>
          <w:delText>s</w:delText>
        </w:r>
      </w:del>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60F0B00F" w14:textId="77777777" w:rsidR="00006080" w:rsidRDefault="00006080" w:rsidP="00240878">
      <w:pPr>
        <w:spacing w:after="0" w:line="360" w:lineRule="auto"/>
        <w:jc w:val="both"/>
        <w:rPr>
          <w:lang w:val="en-US"/>
        </w:rPr>
      </w:pPr>
    </w:p>
    <w:p w14:paraId="54E91D7E" w14:textId="6CA1972E" w:rsidR="00D5471A" w:rsidRPr="00065E3A" w:rsidRDefault="00D5471A" w:rsidP="00240878">
      <w:pPr>
        <w:spacing w:after="0" w:line="360" w:lineRule="auto"/>
        <w:jc w:val="both"/>
        <w:rPr>
          <w:lang w:val="en-US"/>
        </w:rPr>
      </w:pPr>
      <w:r w:rsidRPr="00065E3A">
        <w:rPr>
          <w:lang w:val="en-US"/>
        </w:rPr>
        <w:t>TABLE 5: Workflow for how to conduct TAB screening</w:t>
      </w:r>
      <w:ins w:id="1146" w:author="Julian Christensen" w:date="2024-08-14T16:29:00Z">
        <w:r w:rsidR="00006080">
          <w:rPr>
            <w:lang w:val="en-US"/>
          </w:rPr>
          <w:t>s</w:t>
        </w:r>
      </w:ins>
      <w:r w:rsidRPr="00065E3A">
        <w:rPr>
          <w:lang w:val="en-US"/>
        </w:rPr>
        <w:t xml:space="preserve"> </w:t>
      </w:r>
      <w:del w:id="1147" w:author="Julian Christensen" w:date="2024-08-14T16:38:00Z">
        <w:r w:rsidRPr="00065E3A" w:rsidDel="00AF3AFC">
          <w:rPr>
            <w:lang w:val="en-US"/>
          </w:rPr>
          <w:delText xml:space="preserve">with </w:delText>
        </w:r>
      </w:del>
      <w:ins w:id="1148" w:author="Julian Christensen" w:date="2024-08-14T16:38:00Z">
        <w:r w:rsidR="00AF3AFC">
          <w:rPr>
            <w:lang w:val="en-US"/>
          </w:rPr>
          <w:t>using</w:t>
        </w:r>
        <w:r w:rsidR="00AF3AFC" w:rsidRPr="00065E3A">
          <w:rPr>
            <w:lang w:val="en-US"/>
          </w:rPr>
          <w:t xml:space="preserve"> </w:t>
        </w:r>
      </w:ins>
      <w:r w:rsidRPr="00065E3A">
        <w:rPr>
          <w:lang w:val="en-US"/>
        </w:rPr>
        <w:t>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240878">
            <w:pPr>
              <w:spacing w:line="360" w:lineRule="auto"/>
              <w:jc w:val="both"/>
              <w:rPr>
                <w:b/>
                <w:lang w:val="en-US"/>
              </w:rPr>
            </w:pPr>
            <w:r>
              <w:rPr>
                <w:b/>
                <w:lang w:val="en-US"/>
              </w:rPr>
              <w:t>Step</w:t>
            </w:r>
          </w:p>
        </w:tc>
        <w:tc>
          <w:tcPr>
            <w:tcW w:w="8640" w:type="dxa"/>
          </w:tcPr>
          <w:p w14:paraId="146526A2" w14:textId="77777777" w:rsidR="00D5471A" w:rsidRDefault="00D5471A" w:rsidP="00240878">
            <w:pPr>
              <w:spacing w:line="360" w:lineRule="auto"/>
              <w:jc w:val="both"/>
              <w:rPr>
                <w:b/>
                <w:lang w:val="en-US"/>
              </w:rPr>
            </w:pPr>
            <w:r>
              <w:rPr>
                <w:b/>
                <w:lang w:val="en-US"/>
              </w:rPr>
              <w:t>Reviewer action</w:t>
            </w:r>
          </w:p>
        </w:tc>
      </w:tr>
      <w:tr w:rsidR="00D5471A" w:rsidRPr="004D3C3D" w14:paraId="37540F1B" w14:textId="77777777" w:rsidTr="00312F00">
        <w:tc>
          <w:tcPr>
            <w:tcW w:w="988" w:type="dxa"/>
          </w:tcPr>
          <w:p w14:paraId="7EC3F431" w14:textId="77777777" w:rsidR="00D5471A" w:rsidRPr="00011FF4" w:rsidRDefault="00D5471A" w:rsidP="00240878">
            <w:pPr>
              <w:spacing w:line="360" w:lineRule="auto"/>
              <w:jc w:val="both"/>
              <w:rPr>
                <w:lang w:val="en-US"/>
              </w:rPr>
            </w:pPr>
            <w:r w:rsidRPr="00011FF4">
              <w:rPr>
                <w:lang w:val="en-US"/>
              </w:rPr>
              <w:t>1</w:t>
            </w:r>
          </w:p>
        </w:tc>
        <w:tc>
          <w:tcPr>
            <w:tcW w:w="8640" w:type="dxa"/>
          </w:tcPr>
          <w:p w14:paraId="3E7C0838" w14:textId="58F91C20" w:rsidR="00D5471A" w:rsidRPr="00011FF4" w:rsidRDefault="00D5471A" w:rsidP="00240878">
            <w:pPr>
              <w:spacing w:line="360" w:lineRule="auto"/>
              <w:jc w:val="both"/>
              <w:rPr>
                <w:lang w:val="en-US"/>
              </w:rPr>
            </w:pPr>
            <w:r>
              <w:rPr>
                <w:lang w:val="en-US"/>
              </w:rPr>
              <w:t>Find approximately 10 relevant study records (ideally more).</w:t>
            </w:r>
          </w:p>
        </w:tc>
      </w:tr>
      <w:tr w:rsidR="00D5471A" w:rsidRPr="004D3C3D" w14:paraId="5D933411" w14:textId="77777777" w:rsidTr="00312F00">
        <w:tc>
          <w:tcPr>
            <w:tcW w:w="988" w:type="dxa"/>
          </w:tcPr>
          <w:p w14:paraId="2ED45294" w14:textId="77777777" w:rsidR="00D5471A" w:rsidRPr="00011FF4" w:rsidRDefault="00D5471A" w:rsidP="00240878">
            <w:pPr>
              <w:spacing w:line="360" w:lineRule="auto"/>
              <w:jc w:val="both"/>
              <w:rPr>
                <w:lang w:val="en-US"/>
              </w:rPr>
            </w:pPr>
            <w:r w:rsidRPr="00011FF4">
              <w:rPr>
                <w:lang w:val="en-US"/>
              </w:rPr>
              <w:t>2</w:t>
            </w:r>
          </w:p>
        </w:tc>
        <w:tc>
          <w:tcPr>
            <w:tcW w:w="8640" w:type="dxa"/>
          </w:tcPr>
          <w:p w14:paraId="2270D474" w14:textId="6EB232E8" w:rsidR="00D5471A" w:rsidRPr="00011FF4" w:rsidRDefault="00D5471A" w:rsidP="00240878">
            <w:pPr>
              <w:spacing w:line="360" w:lineRule="auto"/>
              <w:jc w:val="both"/>
              <w:rPr>
                <w:lang w:val="en-US"/>
              </w:rPr>
            </w:pPr>
            <w:commentRangeStart w:id="1149"/>
            <w:r>
              <w:rPr>
                <w:lang w:val="en-US"/>
              </w:rPr>
              <w:t>Find a minimum of 200 irrelevant study records</w:t>
            </w:r>
            <w:commentRangeEnd w:id="1149"/>
            <w:r w:rsidR="00006080">
              <w:rPr>
                <w:rStyle w:val="CommentReference"/>
              </w:rPr>
              <w:commentReference w:id="1149"/>
            </w:r>
            <w:r>
              <w:rPr>
                <w:lang w:val="en-US"/>
              </w:rPr>
              <w:t xml:space="preserve"> (ideally randomly sampled from the</w:t>
            </w:r>
            <w:r w:rsidR="00183B8E">
              <w:rPr>
                <w:lang w:val="en-US"/>
              </w:rPr>
              <w:t xml:space="preserve"> entire</w:t>
            </w:r>
            <w:r>
              <w:rPr>
                <w:lang w:val="en-US"/>
              </w:rPr>
              <w:t xml:space="preserve"> pool of records).</w:t>
            </w:r>
          </w:p>
        </w:tc>
      </w:tr>
      <w:tr w:rsidR="00D5471A" w:rsidRPr="004D3C3D" w14:paraId="2784C36A" w14:textId="77777777" w:rsidTr="00312F00">
        <w:tc>
          <w:tcPr>
            <w:tcW w:w="988" w:type="dxa"/>
          </w:tcPr>
          <w:p w14:paraId="7341466A" w14:textId="77777777" w:rsidR="00D5471A" w:rsidRPr="00011FF4" w:rsidRDefault="00D5471A" w:rsidP="00240878">
            <w:pPr>
              <w:spacing w:line="360" w:lineRule="auto"/>
              <w:jc w:val="both"/>
              <w:rPr>
                <w:lang w:val="en-US"/>
              </w:rPr>
            </w:pPr>
            <w:r w:rsidRPr="00011FF4">
              <w:rPr>
                <w:lang w:val="en-US"/>
              </w:rPr>
              <w:t>3</w:t>
            </w:r>
          </w:p>
        </w:tc>
        <w:tc>
          <w:tcPr>
            <w:tcW w:w="8640" w:type="dxa"/>
          </w:tcPr>
          <w:p w14:paraId="2A375356" w14:textId="77777777" w:rsidR="00D5471A" w:rsidRPr="00011FF4" w:rsidRDefault="00D5471A" w:rsidP="00240878">
            <w:pPr>
              <w:spacing w:line="360" w:lineRule="auto"/>
              <w:jc w:val="both"/>
              <w:rPr>
                <w:lang w:val="en-US"/>
              </w:rPr>
            </w:pPr>
            <w:r>
              <w:rPr>
                <w:lang w:val="en-US"/>
              </w:rPr>
              <w:t>Construct the test dataset by combining the records from steps 1 and 2.</w:t>
            </w:r>
          </w:p>
        </w:tc>
      </w:tr>
      <w:tr w:rsidR="00D5471A" w:rsidRPr="004D3C3D" w14:paraId="494C7F9B" w14:textId="77777777" w:rsidTr="00312F00">
        <w:tc>
          <w:tcPr>
            <w:tcW w:w="988" w:type="dxa"/>
          </w:tcPr>
          <w:p w14:paraId="2B4983B0" w14:textId="77777777" w:rsidR="00D5471A" w:rsidRPr="00011FF4" w:rsidRDefault="00D5471A" w:rsidP="00240878">
            <w:pPr>
              <w:spacing w:line="360" w:lineRule="auto"/>
              <w:jc w:val="both"/>
              <w:rPr>
                <w:lang w:val="en-US"/>
              </w:rPr>
            </w:pPr>
            <w:r w:rsidRPr="00011FF4">
              <w:rPr>
                <w:lang w:val="en-US"/>
              </w:rPr>
              <w:t>4</w:t>
            </w:r>
          </w:p>
        </w:tc>
        <w:tc>
          <w:tcPr>
            <w:tcW w:w="8640" w:type="dxa"/>
          </w:tcPr>
          <w:p w14:paraId="3E4DCA09" w14:textId="699A176A" w:rsidR="00D5471A" w:rsidRPr="00011FF4" w:rsidRDefault="00D5471A" w:rsidP="00240878">
            <w:pPr>
              <w:spacing w:line="360" w:lineRule="auto"/>
              <w:jc w:val="both"/>
              <w:rPr>
                <w:lang w:val="en-US"/>
              </w:rPr>
            </w:pPr>
            <w:commentRangeStart w:id="1150"/>
            <w:r>
              <w:rPr>
                <w:lang w:val="en-US"/>
              </w:rPr>
              <w:t>Develop one or multiple prompts and test the(ir) performance.</w:t>
            </w:r>
            <w:ins w:id="1151" w:author="Julian Christensen" w:date="2024-08-15T11:18:00Z">
              <w:r w:rsidR="00DB1558">
                <w:rPr>
                  <w:lang w:val="en-US"/>
                </w:rPr>
                <w:t xml:space="preserve"> </w:t>
              </w:r>
            </w:ins>
            <w:commentRangeEnd w:id="1150"/>
            <w:ins w:id="1152" w:author="Julian Christensen" w:date="2024-08-15T12:41:00Z">
              <w:r w:rsidR="004343E8">
                <w:rPr>
                  <w:rStyle w:val="CommentReference"/>
                </w:rPr>
                <w:commentReference w:id="1150"/>
              </w:r>
            </w:ins>
          </w:p>
        </w:tc>
      </w:tr>
      <w:tr w:rsidR="00D5471A" w:rsidRPr="004D3C3D" w14:paraId="1CB01AF5" w14:textId="77777777" w:rsidTr="00312F00">
        <w:tc>
          <w:tcPr>
            <w:tcW w:w="988" w:type="dxa"/>
          </w:tcPr>
          <w:p w14:paraId="16C829F7" w14:textId="77777777" w:rsidR="00D5471A" w:rsidRPr="00011FF4" w:rsidRDefault="00D5471A" w:rsidP="00240878">
            <w:pPr>
              <w:spacing w:line="360" w:lineRule="auto"/>
              <w:jc w:val="both"/>
              <w:rPr>
                <w:lang w:val="en-US"/>
              </w:rPr>
            </w:pPr>
            <w:r w:rsidRPr="00011FF4">
              <w:rPr>
                <w:lang w:val="en-US"/>
              </w:rPr>
              <w:t>5</w:t>
            </w:r>
          </w:p>
        </w:tc>
        <w:tc>
          <w:tcPr>
            <w:tcW w:w="8640" w:type="dxa"/>
          </w:tcPr>
          <w:p w14:paraId="17FE953E" w14:textId="595EC2CD" w:rsidR="00D5471A" w:rsidRPr="00011FF4" w:rsidRDefault="00D5471A" w:rsidP="00240878">
            <w:pPr>
              <w:spacing w:line="360" w:lineRule="auto"/>
              <w:jc w:val="both"/>
              <w:rPr>
                <w:lang w:val="en-US"/>
              </w:rPr>
            </w:pPr>
            <w:r>
              <w:rPr>
                <w:lang w:val="en-US"/>
              </w:rPr>
              <w:t>Repeat/refine step 4 until reaching a recall close to</w:t>
            </w:r>
            <w:ins w:id="1153" w:author="Julian Christensen" w:date="2024-08-14T16:32:00Z">
              <w:r w:rsidR="00AF3AFC">
                <w:rPr>
                  <w:lang w:val="en-US"/>
                </w:rPr>
                <w:t xml:space="preserve"> or above</w:t>
              </w:r>
            </w:ins>
            <w:r>
              <w:rPr>
                <w:lang w:val="en-US"/>
              </w:rPr>
              <w:t xml:space="preserve"> </w:t>
            </w:r>
            <w:del w:id="1154" w:author="Julian Christensen" w:date="2024-08-14T16:32:00Z">
              <w:r w:rsidDel="00AF3AFC">
                <w:rPr>
                  <w:lang w:val="en-US"/>
                </w:rPr>
                <w:delText>80%</w:delText>
              </w:r>
            </w:del>
            <w:ins w:id="1155" w:author="Julian Christensen" w:date="2024-08-14T16:32:00Z">
              <w:r w:rsidR="00AF3AFC">
                <w:rPr>
                  <w:lang w:val="en-US"/>
                </w:rPr>
                <w:t>0.8</w:t>
              </w:r>
            </w:ins>
            <w:del w:id="1156" w:author="Julian Christensen" w:date="2024-08-14T16:32:00Z">
              <w:r w:rsidDel="00AF3AFC">
                <w:rPr>
                  <w:lang w:val="en-US"/>
                </w:rPr>
                <w:delText xml:space="preserve"> or more</w:delText>
              </w:r>
            </w:del>
            <w:r>
              <w:rPr>
                <w:lang w:val="en-US"/>
              </w:rPr>
              <w:t xml:space="preserve">, and a specificity </w:t>
            </w:r>
            <w:r w:rsidR="00112AC7">
              <w:rPr>
                <w:lang w:val="en-US"/>
              </w:rPr>
              <w:t xml:space="preserve">equal to or above </w:t>
            </w:r>
            <w:ins w:id="1157" w:author="Julian Christensen" w:date="2024-08-14T16:32:00Z">
              <w:r w:rsidR="00AF3AFC">
                <w:rPr>
                  <w:lang w:val="en-US"/>
                </w:rPr>
                <w:t>0.</w:t>
              </w:r>
            </w:ins>
            <w:r w:rsidR="00112AC7">
              <w:rPr>
                <w:lang w:val="en-US"/>
              </w:rPr>
              <w:t>8</w:t>
            </w:r>
            <w:del w:id="1158" w:author="Julian Christensen" w:date="2024-08-14T16:32:00Z">
              <w:r w:rsidR="00112AC7" w:rsidDel="00AF3AFC">
                <w:rPr>
                  <w:lang w:val="en-US"/>
                </w:rPr>
                <w:delText>0%</w:delText>
              </w:r>
            </w:del>
            <w:r w:rsidR="00112AC7">
              <w:rPr>
                <w:lang w:val="en-US"/>
              </w:rPr>
              <w:t xml:space="preserve"> (ideally </w:t>
            </w:r>
            <w:r>
              <w:rPr>
                <w:lang w:val="en-US"/>
              </w:rPr>
              <w:t xml:space="preserve">between </w:t>
            </w:r>
            <w:ins w:id="1159" w:author="Julian Christensen" w:date="2024-08-14T16:32:00Z">
              <w:r w:rsidR="00AF3AFC">
                <w:rPr>
                  <w:lang w:val="en-US"/>
                </w:rPr>
                <w:t>0.</w:t>
              </w:r>
            </w:ins>
            <w:r>
              <w:rPr>
                <w:lang w:val="en-US"/>
              </w:rPr>
              <w:t>9</w:t>
            </w:r>
            <w:del w:id="1160" w:author="Julian Christensen" w:date="2024-08-14T16:32:00Z">
              <w:r w:rsidDel="00AF3AFC">
                <w:rPr>
                  <w:lang w:val="en-US"/>
                </w:rPr>
                <w:delText>0</w:delText>
              </w:r>
            </w:del>
            <w:ins w:id="1161" w:author="Julian Christensen" w:date="2024-08-14T16:32:00Z">
              <w:r w:rsidR="00AF3AFC">
                <w:rPr>
                  <w:lang w:val="en-US"/>
                </w:rPr>
                <w:t xml:space="preserve"> and </w:t>
              </w:r>
            </w:ins>
            <w:del w:id="1162" w:author="Julian Christensen" w:date="2024-08-14T16:32:00Z">
              <w:r w:rsidDel="00AF3AFC">
                <w:rPr>
                  <w:lang w:val="en-US"/>
                </w:rPr>
                <w:delText>-</w:delText>
              </w:r>
            </w:del>
            <w:r>
              <w:rPr>
                <w:lang w:val="en-US"/>
              </w:rPr>
              <w:t>1</w:t>
            </w:r>
            <w:del w:id="1163" w:author="Julian Christensen" w:date="2024-08-14T16:32:00Z">
              <w:r w:rsidDel="00AF3AFC">
                <w:rPr>
                  <w:lang w:val="en-US"/>
                </w:rPr>
                <w:delText>00%</w:delText>
              </w:r>
            </w:del>
            <w:r w:rsidR="00112AC7">
              <w:rPr>
                <w:lang w:val="en-US"/>
              </w:rPr>
              <w:t>)</w:t>
            </w:r>
            <w:r>
              <w:rPr>
                <w:lang w:val="en-US"/>
              </w:rPr>
              <w:t xml:space="preserve">. If this step cannot be fulfilled, we recommend </w:t>
            </w:r>
            <w:r w:rsidRPr="00112AC7">
              <w:rPr>
                <w:i/>
                <w:lang w:val="en-US"/>
              </w:rPr>
              <w:t>not</w:t>
            </w:r>
            <w:r>
              <w:rPr>
                <w:lang w:val="en-US"/>
              </w:rPr>
              <w:t xml:space="preserve"> </w:t>
            </w:r>
            <w:del w:id="1164" w:author="Julian Christensen" w:date="2024-08-14T16:33:00Z">
              <w:r w:rsidDel="00AF3AFC">
                <w:rPr>
                  <w:lang w:val="en-US"/>
                </w:rPr>
                <w:delText xml:space="preserve">to </w:delText>
              </w:r>
            </w:del>
            <w:r>
              <w:rPr>
                <w:lang w:val="en-US"/>
              </w:rPr>
              <w:t>us</w:t>
            </w:r>
            <w:del w:id="1165" w:author="Julian Christensen" w:date="2024-08-14T16:33:00Z">
              <w:r w:rsidDel="00AF3AFC">
                <w:rPr>
                  <w:lang w:val="en-US"/>
                </w:rPr>
                <w:delText>e</w:delText>
              </w:r>
            </w:del>
            <w:ins w:id="1166" w:author="Julian Christensen" w:date="2024-08-14T16:33:00Z">
              <w:r w:rsidR="00AF3AFC">
                <w:rPr>
                  <w:lang w:val="en-US"/>
                </w:rPr>
                <w:t>ing</w:t>
              </w:r>
            </w:ins>
            <w:r>
              <w:rPr>
                <w:lang w:val="en-US"/>
              </w:rPr>
              <w:t xml:space="preserve"> the GPT API model as a</w:t>
            </w:r>
            <w:r w:rsidR="008240F6">
              <w:rPr>
                <w:lang w:val="en-US"/>
              </w:rPr>
              <w:t>n</w:t>
            </w:r>
            <w:r>
              <w:rPr>
                <w:lang w:val="en-US"/>
              </w:rPr>
              <w:t xml:space="preserve"> </w:t>
            </w:r>
            <w:r w:rsidR="008240F6">
              <w:rPr>
                <w:lang w:val="en-US"/>
              </w:rPr>
              <w:t xml:space="preserve">independent </w:t>
            </w:r>
            <w:r>
              <w:rPr>
                <w:lang w:val="en-US"/>
              </w:rPr>
              <w:t xml:space="preserve">second screener. Thus, human double screening is the ideal solution. Yet, the GPT API model can still be used as a third screener for extra insurance of not missing </w:t>
            </w:r>
            <w:del w:id="1167" w:author="Julian Christensen" w:date="2024-08-14T16:33:00Z">
              <w:r w:rsidDel="00AF3AFC">
                <w:rPr>
                  <w:lang w:val="en-US"/>
                </w:rPr>
                <w:delText xml:space="preserve">any </w:delText>
              </w:r>
            </w:del>
            <w:r>
              <w:rPr>
                <w:lang w:val="en-US"/>
              </w:rPr>
              <w:t>relevant studies. In cases where low budgets exclude human duplicate screening, we consider</w:t>
            </w:r>
            <w:del w:id="1168" w:author="Julian Christensen" w:date="2024-08-14T16:33:00Z">
              <w:r w:rsidDel="00AF3AFC">
                <w:rPr>
                  <w:lang w:val="en-US"/>
                </w:rPr>
                <w:delText>ed</w:delText>
              </w:r>
            </w:del>
            <w:r>
              <w:rPr>
                <w:lang w:val="en-US"/>
              </w:rPr>
              <w:t xml:space="preserve"> it </w:t>
            </w:r>
            <w:del w:id="1169" w:author="Julian Christensen" w:date="2024-08-14T16:33:00Z">
              <w:r w:rsidDel="00AF3AFC">
                <w:rPr>
                  <w:lang w:val="en-US"/>
                </w:rPr>
                <w:delText xml:space="preserve">fair </w:delText>
              </w:r>
            </w:del>
            <w:ins w:id="1170" w:author="Julian Christensen" w:date="2024-08-14T16:33:00Z">
              <w:r w:rsidR="00AF3AFC">
                <w:rPr>
                  <w:lang w:val="en-US"/>
                </w:rPr>
                <w:t xml:space="preserve">acceptable </w:t>
              </w:r>
            </w:ins>
            <w:r>
              <w:rPr>
                <w:lang w:val="en-US"/>
              </w:rPr>
              <w:t>to work with recall</w:t>
            </w:r>
            <w:ins w:id="1171" w:author="Julian Christensen" w:date="2024-08-14T16:34:00Z">
              <w:r w:rsidR="00AF3AFC">
                <w:rPr>
                  <w:lang w:val="en-US"/>
                </w:rPr>
                <w:t>s</w:t>
              </w:r>
            </w:ins>
            <w:r>
              <w:rPr>
                <w:lang w:val="en-US"/>
              </w:rPr>
              <w:t xml:space="preserve"> </w:t>
            </w:r>
            <w:del w:id="1172" w:author="Julian Christensen" w:date="2024-08-14T16:34:00Z">
              <w:r w:rsidDel="00AF3AFC">
                <w:rPr>
                  <w:lang w:val="en-US"/>
                </w:rPr>
                <w:delText xml:space="preserve">performances </w:delText>
              </w:r>
            </w:del>
            <w:r>
              <w:rPr>
                <w:lang w:val="en-US"/>
              </w:rPr>
              <w:t xml:space="preserve">below </w:t>
            </w:r>
            <w:del w:id="1173" w:author="Julian Christensen" w:date="2024-08-14T16:33:00Z">
              <w:r w:rsidDel="00AF3AFC">
                <w:rPr>
                  <w:lang w:val="en-US"/>
                </w:rPr>
                <w:delText>80%</w:delText>
              </w:r>
            </w:del>
            <w:ins w:id="1174" w:author="Julian Christensen" w:date="2024-08-14T16:33:00Z">
              <w:r w:rsidR="00AF3AFC">
                <w:rPr>
                  <w:lang w:val="en-US"/>
                </w:rPr>
                <w:t>0.8</w:t>
              </w:r>
            </w:ins>
            <w:r>
              <w:rPr>
                <w:lang w:val="en-US"/>
              </w:rPr>
              <w:t xml:space="preserve"> </w:t>
            </w:r>
            <w:del w:id="1175" w:author="Julian Christensen" w:date="2024-08-14T16:34:00Z">
              <w:r w:rsidDel="00AF3AFC">
                <w:rPr>
                  <w:lang w:val="en-US"/>
                </w:rPr>
                <w:delText xml:space="preserve">since </w:delText>
              </w:r>
            </w:del>
            <w:ins w:id="1176" w:author="Julian Christensen" w:date="2024-08-14T16:34:00Z">
              <w:r w:rsidR="00AF3AFC">
                <w:rPr>
                  <w:lang w:val="en-US"/>
                </w:rPr>
                <w:t xml:space="preserve">as </w:t>
              </w:r>
            </w:ins>
            <w:r>
              <w:rPr>
                <w:lang w:val="en-US"/>
              </w:rPr>
              <w:t xml:space="preserve">the alternative (i.e., stand-alone single-screening) </w:t>
            </w:r>
            <w:del w:id="1177" w:author="Julian Christensen" w:date="2024-08-14T16:34:00Z">
              <w:r w:rsidDel="00AF3AFC">
                <w:rPr>
                  <w:lang w:val="en-US"/>
                </w:rPr>
                <w:delText xml:space="preserve">in these cases </w:delText>
              </w:r>
            </w:del>
            <w:r>
              <w:rPr>
                <w:lang w:val="en-US"/>
              </w:rPr>
              <w:t xml:space="preserve">is worse.   </w:t>
            </w:r>
          </w:p>
        </w:tc>
      </w:tr>
      <w:tr w:rsidR="00D5471A" w:rsidRPr="004D3C3D" w14:paraId="58BCEBA6" w14:textId="77777777" w:rsidTr="00312F00">
        <w:tc>
          <w:tcPr>
            <w:tcW w:w="988" w:type="dxa"/>
          </w:tcPr>
          <w:p w14:paraId="2B06DBA8" w14:textId="77777777" w:rsidR="00D5471A" w:rsidRPr="00011FF4" w:rsidRDefault="00D5471A" w:rsidP="00240878">
            <w:pPr>
              <w:spacing w:line="360" w:lineRule="auto"/>
              <w:jc w:val="both"/>
              <w:rPr>
                <w:lang w:val="en-US"/>
              </w:rPr>
            </w:pPr>
            <w:r w:rsidRPr="00011FF4">
              <w:rPr>
                <w:lang w:val="en-US"/>
              </w:rPr>
              <w:t>6</w:t>
            </w:r>
          </w:p>
        </w:tc>
        <w:tc>
          <w:tcPr>
            <w:tcW w:w="8640" w:type="dxa"/>
          </w:tcPr>
          <w:p w14:paraId="41258DC7" w14:textId="021AA761" w:rsidR="00D5471A" w:rsidRPr="00011FF4" w:rsidRDefault="00D5471A" w:rsidP="00240878">
            <w:pPr>
              <w:spacing w:line="360" w:lineRule="auto"/>
              <w:jc w:val="both"/>
              <w:rPr>
                <w:lang w:val="en-US"/>
              </w:rPr>
            </w:pPr>
            <w:r>
              <w:rPr>
                <w:lang w:val="en-US"/>
              </w:rPr>
              <w:t xml:space="preserve">Manually single screen all study records (could be divided into batches of 500-1000 study records). </w:t>
            </w:r>
            <w:del w:id="1178" w:author="Julian Christensen" w:date="2024-08-14T16:36:00Z">
              <w:r w:rsidDel="00AF3AFC">
                <w:rPr>
                  <w:lang w:val="en-US"/>
                </w:rPr>
                <w:delText xml:space="preserve">If a GPT API model has shown to be a reliable second screener based on the text data, then this can be done by multiple reviewers/screeners.  </w:delText>
              </w:r>
            </w:del>
          </w:p>
        </w:tc>
      </w:tr>
      <w:tr w:rsidR="00D5471A" w:rsidRPr="004D3C3D" w14:paraId="36D586E8" w14:textId="77777777" w:rsidTr="00312F00">
        <w:tc>
          <w:tcPr>
            <w:tcW w:w="988" w:type="dxa"/>
          </w:tcPr>
          <w:p w14:paraId="62A92FC5" w14:textId="77777777" w:rsidR="00D5471A" w:rsidRPr="00011FF4" w:rsidRDefault="00D5471A" w:rsidP="00240878">
            <w:pPr>
              <w:spacing w:line="360" w:lineRule="auto"/>
              <w:jc w:val="both"/>
              <w:rPr>
                <w:lang w:val="en-US"/>
              </w:rPr>
            </w:pPr>
            <w:r>
              <w:rPr>
                <w:lang w:val="en-US"/>
              </w:rPr>
              <w:t>7</w:t>
            </w:r>
          </w:p>
        </w:tc>
        <w:tc>
          <w:tcPr>
            <w:tcW w:w="8640" w:type="dxa"/>
          </w:tcPr>
          <w:p w14:paraId="0F9A8B0F" w14:textId="218393F8" w:rsidR="00D5471A" w:rsidRDefault="00D5471A" w:rsidP="00240878">
            <w:pPr>
              <w:spacing w:line="360" w:lineRule="auto"/>
              <w:jc w:val="both"/>
              <w:rPr>
                <w:lang w:val="en-US"/>
              </w:rPr>
            </w:pPr>
            <w:r>
              <w:rPr>
                <w:lang w:val="en-US"/>
              </w:rPr>
              <w:t>Download ris-files individually for included and excluded references. Load this data into R and track the human decision</w:t>
            </w:r>
            <w:ins w:id="1179" w:author="Julian Christensen" w:date="2024-08-14T16:36:00Z">
              <w:r w:rsidR="00AF3AFC">
                <w:rPr>
                  <w:lang w:val="en-US"/>
                </w:rPr>
                <w:t>s</w:t>
              </w:r>
            </w:ins>
            <w:r>
              <w:rPr>
                <w:lang w:val="en-US"/>
              </w:rPr>
              <w:t xml:space="preserve">. </w:t>
            </w:r>
          </w:p>
        </w:tc>
      </w:tr>
      <w:tr w:rsidR="00D5471A" w:rsidRPr="004D3C3D" w14:paraId="47285601" w14:textId="77777777" w:rsidTr="00312F00">
        <w:tc>
          <w:tcPr>
            <w:tcW w:w="988" w:type="dxa"/>
          </w:tcPr>
          <w:p w14:paraId="38A53E8F" w14:textId="77777777" w:rsidR="00D5471A" w:rsidRPr="00011FF4" w:rsidRDefault="00D5471A" w:rsidP="00240878">
            <w:pPr>
              <w:spacing w:line="360" w:lineRule="auto"/>
              <w:jc w:val="both"/>
              <w:rPr>
                <w:lang w:val="en-US"/>
              </w:rPr>
            </w:pPr>
            <w:r>
              <w:rPr>
                <w:lang w:val="en-US"/>
              </w:rPr>
              <w:t>8</w:t>
            </w:r>
          </w:p>
        </w:tc>
        <w:tc>
          <w:tcPr>
            <w:tcW w:w="8640" w:type="dxa"/>
          </w:tcPr>
          <w:p w14:paraId="365DCA58" w14:textId="6BD78FDB" w:rsidR="00D5471A" w:rsidRPr="00011FF4" w:rsidRDefault="00D5471A" w:rsidP="00240878">
            <w:pPr>
              <w:spacing w:line="360" w:lineRule="auto"/>
              <w:jc w:val="both"/>
              <w:rPr>
                <w:lang w:val="en-US"/>
              </w:rPr>
            </w:pPr>
            <w:r>
              <w:rPr>
                <w:lang w:val="en-US"/>
              </w:rPr>
              <w:t xml:space="preserve">Run the full TAB screening </w:t>
            </w:r>
            <w:del w:id="1180" w:author="Julian Christensen" w:date="2024-08-14T16:36:00Z">
              <w:r w:rsidDel="00AF3AFC">
                <w:rPr>
                  <w:lang w:val="en-US"/>
                </w:rPr>
                <w:delText xml:space="preserve">with </w:delText>
              </w:r>
            </w:del>
            <w:ins w:id="1181" w:author="Julian Christensen" w:date="2024-08-14T16:36:00Z">
              <w:r w:rsidR="00AF3AFC">
                <w:rPr>
                  <w:lang w:val="en-US"/>
                </w:rPr>
                <w:t xml:space="preserve">using </w:t>
              </w:r>
            </w:ins>
            <w:r>
              <w:rPr>
                <w:lang w:val="en-US"/>
              </w:rPr>
              <w:t xml:space="preserve">the GPT API model. Consider removing all study records without an abstract and human screen those references. </w:t>
            </w:r>
          </w:p>
        </w:tc>
      </w:tr>
      <w:tr w:rsidR="00D5471A" w:rsidRPr="004D3C3D" w14:paraId="1E0EE3CA" w14:textId="77777777" w:rsidTr="00312F00">
        <w:tc>
          <w:tcPr>
            <w:tcW w:w="988" w:type="dxa"/>
          </w:tcPr>
          <w:p w14:paraId="71783B81" w14:textId="77777777" w:rsidR="00D5471A" w:rsidRPr="00011FF4" w:rsidRDefault="00D5471A" w:rsidP="00240878">
            <w:pPr>
              <w:spacing w:line="360" w:lineRule="auto"/>
              <w:jc w:val="both"/>
              <w:rPr>
                <w:lang w:val="en-US"/>
              </w:rPr>
            </w:pPr>
            <w:r>
              <w:rPr>
                <w:lang w:val="en-US"/>
              </w:rPr>
              <w:t>9</w:t>
            </w:r>
          </w:p>
        </w:tc>
        <w:tc>
          <w:tcPr>
            <w:tcW w:w="8640" w:type="dxa"/>
          </w:tcPr>
          <w:p w14:paraId="2C8FA738" w14:textId="77777777" w:rsidR="00D5471A" w:rsidRPr="00011FF4" w:rsidRDefault="00D5471A" w:rsidP="00240878">
            <w:pPr>
              <w:spacing w:line="360" w:lineRule="auto"/>
              <w:jc w:val="both"/>
              <w:rPr>
                <w:lang w:val="en-US"/>
              </w:rPr>
            </w:pPr>
            <w:r>
              <w:rPr>
                <w:lang w:val="en-US"/>
              </w:rPr>
              <w:t>Investigate and solve dis</w:t>
            </w:r>
            <w:r w:rsidRPr="00D64633">
              <w:rPr>
                <w:lang w:val="en-US"/>
              </w:rPr>
              <w:t xml:space="preserve">agreements between the human and automated screening decisions. </w:t>
            </w:r>
          </w:p>
        </w:tc>
      </w:tr>
    </w:tbl>
    <w:p w14:paraId="39E2A368" w14:textId="3B9517BB" w:rsidR="00D5471A" w:rsidRPr="004F2BE4" w:rsidRDefault="00D5471A" w:rsidP="00240878">
      <w:pPr>
        <w:spacing w:after="0" w:line="360" w:lineRule="auto"/>
        <w:jc w:val="both"/>
        <w:rPr>
          <w:sz w:val="20"/>
          <w:lang w:val="en-US"/>
        </w:rPr>
      </w:pPr>
      <w:r w:rsidRPr="00855A5F">
        <w:rPr>
          <w:i/>
          <w:sz w:val="20"/>
          <w:lang w:val="en-US"/>
        </w:rPr>
        <w:t>Note</w:t>
      </w:r>
      <w:r w:rsidRPr="00855A5F">
        <w:rPr>
          <w:sz w:val="20"/>
          <w:lang w:val="en-US"/>
        </w:rPr>
        <w:t>:</w:t>
      </w:r>
      <w:r>
        <w:rPr>
          <w:sz w:val="20"/>
          <w:lang w:val="en-US"/>
        </w:rPr>
        <w:t xml:space="preserve"> </w:t>
      </w:r>
      <w:del w:id="1182" w:author="Julian Christensen" w:date="2024-08-14T16:37:00Z">
        <w:r w:rsidDel="00AF3AFC">
          <w:rPr>
            <w:sz w:val="20"/>
            <w:lang w:val="en-US"/>
          </w:rPr>
          <w:delText>See the vignette accompanying the AIscreenR package f</w:delText>
        </w:r>
      </w:del>
      <w:ins w:id="1183" w:author="Julian Christensen" w:date="2024-08-14T16:37:00Z">
        <w:r w:rsidR="00AF3AFC">
          <w:rPr>
            <w:sz w:val="20"/>
            <w:lang w:val="en-US"/>
          </w:rPr>
          <w:t>F</w:t>
        </w:r>
      </w:ins>
      <w:r>
        <w:rPr>
          <w:sz w:val="20"/>
          <w:lang w:val="en-US"/>
        </w:rPr>
        <w:t xml:space="preserve">or a detailed presentation of </w:t>
      </w:r>
      <w:del w:id="1184" w:author="Julian Christensen" w:date="2024-08-14T16:37:00Z">
        <w:r w:rsidDel="00AF3AFC">
          <w:rPr>
            <w:sz w:val="20"/>
            <w:lang w:val="en-US"/>
          </w:rPr>
          <w:delText xml:space="preserve">the </w:delText>
        </w:r>
      </w:del>
      <w:ins w:id="1185" w:author="Julian Christensen" w:date="2024-08-14T16:37:00Z">
        <w:r w:rsidR="00AF3AFC">
          <w:rPr>
            <w:sz w:val="20"/>
            <w:lang w:val="en-US"/>
          </w:rPr>
          <w:t xml:space="preserve">how, in practice, </w:t>
        </w:r>
      </w:ins>
      <w:r>
        <w:rPr>
          <w:sz w:val="20"/>
          <w:lang w:val="en-US"/>
        </w:rPr>
        <w:t xml:space="preserve">to conduct TAB screening </w:t>
      </w:r>
      <w:del w:id="1186" w:author="Julian Christensen" w:date="2024-08-14T16:37:00Z">
        <w:r w:rsidDel="00AF3AFC">
          <w:rPr>
            <w:sz w:val="20"/>
            <w:lang w:val="en-US"/>
          </w:rPr>
          <w:delText xml:space="preserve">with </w:delText>
        </w:r>
      </w:del>
      <w:ins w:id="1187" w:author="Julian Christensen" w:date="2024-08-14T16:37:00Z">
        <w:r w:rsidR="00AF3AFC">
          <w:rPr>
            <w:sz w:val="20"/>
            <w:lang w:val="en-US"/>
          </w:rPr>
          <w:t xml:space="preserve">using </w:t>
        </w:r>
      </w:ins>
      <w:r>
        <w:rPr>
          <w:sz w:val="20"/>
          <w:lang w:val="en-US"/>
        </w:rPr>
        <w:t>GPT API models</w:t>
      </w:r>
      <w:ins w:id="1188" w:author="Julian Christensen" w:date="2024-08-14T16:37:00Z">
        <w:r w:rsidR="00AF3AFC">
          <w:rPr>
            <w:sz w:val="20"/>
            <w:lang w:val="en-US"/>
          </w:rPr>
          <w:t xml:space="preserve">, see the vignette accompanying the AIscreenR package </w:t>
        </w:r>
      </w:ins>
      <w:ins w:id="1189" w:author="Julian Christensen" w:date="2024-08-14T16:44:00Z">
        <w:r w:rsidR="002828C3">
          <w:rPr>
            <w:sz w:val="20"/>
            <w:szCs w:val="20"/>
            <w:lang w:val="en-US"/>
          </w:rPr>
          <w:fldChar w:fldCharType="begin" w:fldLock="1"/>
        </w:r>
      </w:ins>
      <w:r w:rsidR="00C17C89">
        <w:rPr>
          <w:sz w:val="20"/>
          <w:szCs w:val="20"/>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ins w:id="1190" w:author="Julian Christensen" w:date="2024-08-14T16:44:00Z">
        <w:r w:rsidR="002828C3">
          <w:rPr>
            <w:sz w:val="20"/>
            <w:szCs w:val="20"/>
            <w:lang w:val="en-US"/>
          </w:rPr>
          <w:fldChar w:fldCharType="separate"/>
        </w:r>
        <w:r w:rsidR="002828C3" w:rsidRPr="00240878">
          <w:rPr>
            <w:noProof/>
            <w:sz w:val="20"/>
            <w:szCs w:val="20"/>
            <w:lang w:val="en-US"/>
          </w:rPr>
          <w:t>(Vembye, 2024)</w:t>
        </w:r>
        <w:r w:rsidR="002828C3">
          <w:rPr>
            <w:sz w:val="20"/>
            <w:szCs w:val="20"/>
            <w:lang w:val="en-US"/>
          </w:rPr>
          <w:fldChar w:fldCharType="end"/>
        </w:r>
      </w:ins>
      <w:del w:id="1191" w:author="Julian Christensen" w:date="2024-08-14T16:37:00Z">
        <w:r w:rsidDel="00AF3AFC">
          <w:rPr>
            <w:sz w:val="20"/>
            <w:lang w:val="en-US"/>
          </w:rPr>
          <w:delText xml:space="preserve"> in practice</w:delText>
        </w:r>
      </w:del>
      <w:r>
        <w:rPr>
          <w:sz w:val="20"/>
          <w:lang w:val="en-US"/>
        </w:rPr>
        <w:t xml:space="preserve">. </w:t>
      </w:r>
    </w:p>
    <w:p w14:paraId="6BEDEBFF" w14:textId="77777777" w:rsidR="00AF3AFC" w:rsidRDefault="00AF3AFC" w:rsidP="004C637A">
      <w:pPr>
        <w:spacing w:after="0" w:line="360" w:lineRule="auto"/>
        <w:ind w:firstLine="1304"/>
        <w:jc w:val="both"/>
        <w:rPr>
          <w:ins w:id="1192" w:author="Julian Christensen" w:date="2024-08-14T16:36:00Z"/>
          <w:lang w:val="en-US"/>
        </w:rPr>
      </w:pPr>
    </w:p>
    <w:p w14:paraId="667CC512" w14:textId="46363795" w:rsidR="00F405AC" w:rsidRDefault="00D242D4" w:rsidP="00DB1558">
      <w:pPr>
        <w:spacing w:after="0" w:line="360" w:lineRule="auto"/>
        <w:ind w:firstLine="1304"/>
        <w:jc w:val="both"/>
        <w:rPr>
          <w:ins w:id="1193" w:author="Julian Christensen" w:date="2024-08-15T11:30:00Z"/>
          <w:lang w:val="en-US"/>
        </w:rPr>
      </w:pPr>
      <w:r>
        <w:rPr>
          <w:lang w:val="en-US"/>
        </w:rPr>
        <w:lastRenderedPageBreak/>
        <w:t xml:space="preserve">Before </w:t>
      </w:r>
      <w:r w:rsidR="00DE089A">
        <w:rPr>
          <w:lang w:val="en-US"/>
        </w:rPr>
        <w:t xml:space="preserve">initiating a full-scale TAB screening </w:t>
      </w:r>
      <w:del w:id="1194" w:author="Julian Christensen" w:date="2024-08-14T16:38:00Z">
        <w:r w:rsidR="00DE089A" w:rsidDel="00AF3AFC">
          <w:rPr>
            <w:lang w:val="en-US"/>
          </w:rPr>
          <w:delText xml:space="preserve">with </w:delText>
        </w:r>
      </w:del>
      <w:ins w:id="1195" w:author="Julian Christensen" w:date="2024-08-14T16:38:00Z">
        <w:r w:rsidR="00AF3AFC">
          <w:rPr>
            <w:lang w:val="en-US"/>
          </w:rPr>
          <w:t xml:space="preserve">using </w:t>
        </w:r>
      </w:ins>
      <w:r w:rsidR="00DE089A">
        <w:rPr>
          <w:lang w:val="en-US"/>
        </w:rPr>
        <w:t xml:space="preserve">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8240F6">
        <w:rPr>
          <w:lang w:val="en-US"/>
        </w:rPr>
        <w:t xml:space="preserve"> and </w:t>
      </w:r>
      <w:r w:rsidR="00183B8E">
        <w:rPr>
          <w:lang w:val="en-US"/>
        </w:rPr>
        <w:t>validating</w:t>
      </w:r>
      <w:r w:rsidR="00D20C2F">
        <w:rPr>
          <w:lang w:val="en-US"/>
        </w:rPr>
        <w:t xml:space="preserve"> the screening performance of the prompt</w:t>
      </w:r>
      <w:r w:rsidR="001815CC">
        <w:rPr>
          <w:lang w:val="en-US"/>
        </w:rPr>
        <w:t>(s)</w:t>
      </w:r>
      <w:r w:rsidR="00D20C2F">
        <w:rPr>
          <w:lang w:val="en-US"/>
        </w:rPr>
        <w:t xml:space="preserve"> and GPT API model</w:t>
      </w:r>
      <w:ins w:id="1196" w:author="Julian Christensen" w:date="2024-08-14T16:39:00Z">
        <w:r w:rsidR="00AF3AFC">
          <w:rPr>
            <w:lang w:val="en-US"/>
          </w:rPr>
          <w:t>(</w:t>
        </w:r>
      </w:ins>
      <w:r w:rsidR="00240878">
        <w:rPr>
          <w:lang w:val="en-US"/>
        </w:rPr>
        <w:t>s</w:t>
      </w:r>
      <w:ins w:id="1197" w:author="Julian Christensen" w:date="2024-08-14T16:39:00Z">
        <w:r w:rsidR="00AF3AFC">
          <w:rPr>
            <w:lang w:val="en-US"/>
          </w:rPr>
          <w:t>)</w:t>
        </w:r>
      </w:ins>
      <w:r w:rsidR="00D20C2F">
        <w:rPr>
          <w:lang w:val="en-US"/>
        </w:rPr>
        <w:t xml:space="preserve"> aimed to be used for the screening </w:t>
      </w:r>
      <w:del w:id="1198" w:author="Julian Christensen" w:date="2024-08-14T16:39:00Z">
        <w:r w:rsidR="00D20C2F" w:rsidDel="00AF3AFC">
          <w:rPr>
            <w:lang w:val="en-US"/>
          </w:rPr>
          <w:delText>until it is</w:delText>
        </w:r>
      </w:del>
      <w:ins w:id="1199" w:author="Julian Christensen" w:date="2024-08-14T16:39:00Z">
        <w:r w:rsidR="00AF3AFC">
          <w:rPr>
            <w:lang w:val="en-US"/>
          </w:rPr>
          <w:t>to</w:t>
        </w:r>
      </w:ins>
      <w:r w:rsidR="00D20C2F">
        <w:rPr>
          <w:lang w:val="en-US"/>
        </w:rPr>
        <w:t xml:space="preserve"> ensure</w:t>
      </w:r>
      <w:del w:id="1200" w:author="Julian Christensen" w:date="2024-08-14T16:39:00Z">
        <w:r w:rsidR="00D20C2F" w:rsidDel="00AF3AFC">
          <w:rPr>
            <w:lang w:val="en-US"/>
          </w:rPr>
          <w:delText>d</w:delText>
        </w:r>
      </w:del>
      <w:r w:rsidR="00D20C2F">
        <w:rPr>
          <w:lang w:val="en-US"/>
        </w:rPr>
        <w:t xml:space="preserve">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bookmarkStart w:id="1201" w:name="_Hlk174628017"/>
      <w:r w:rsidR="00B1474F">
        <w:rPr>
          <w:lang w:val="en-US"/>
        </w:rPr>
        <w:t>approximately</w:t>
      </w:r>
      <w:r w:rsidR="00C07B73">
        <w:rPr>
          <w:lang w:val="en-US"/>
        </w:rPr>
        <w:t xml:space="preserve"> 10 relevant </w:t>
      </w:r>
      <w:r w:rsidR="00045F4F">
        <w:rPr>
          <w:lang w:val="en-US"/>
        </w:rPr>
        <w:t xml:space="preserve">and </w:t>
      </w:r>
      <w:commentRangeStart w:id="1202"/>
      <w:r w:rsidR="00D20C2F">
        <w:rPr>
          <w:lang w:val="en-US"/>
        </w:rPr>
        <w:t>200</w:t>
      </w:r>
      <w:r w:rsidR="00045F4F">
        <w:rPr>
          <w:lang w:val="en-US"/>
        </w:rPr>
        <w:t xml:space="preserve"> </w:t>
      </w:r>
      <w:commentRangeEnd w:id="1202"/>
      <w:r w:rsidR="00AF3AFC">
        <w:rPr>
          <w:rStyle w:val="CommentReference"/>
        </w:rPr>
        <w:commentReference w:id="1202"/>
      </w:r>
      <w:r w:rsidR="00045F4F">
        <w:rPr>
          <w:lang w:val="en-US"/>
        </w:rPr>
        <w:t xml:space="preserve">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bookmarkEnd w:id="1201"/>
      <w:r w:rsidR="00AE4E8F">
        <w:rPr>
          <w:lang w:val="en-US"/>
        </w:rPr>
        <w:t>. Locating more</w:t>
      </w:r>
      <w:r w:rsidR="00045F4F">
        <w:rPr>
          <w:lang w:val="en-US"/>
        </w:rPr>
        <w:t xml:space="preserve"> than 10 relevant</w:t>
      </w:r>
      <w:r w:rsidR="00AE4E8F">
        <w:rPr>
          <w:lang w:val="en-US"/>
        </w:rPr>
        <w:t xml:space="preserve"> study records might be ideal to test if the </w:t>
      </w:r>
      <w:del w:id="1203" w:author="Julian Christensen" w:date="2024-08-14T16:40:00Z">
        <w:r w:rsidR="00AE4E8F" w:rsidDel="00AF3AFC">
          <w:rPr>
            <w:lang w:val="en-US"/>
          </w:rPr>
          <w:delText>prompt(s)</w:delText>
        </w:r>
      </w:del>
      <w:ins w:id="1204" w:author="Julian Christensen" w:date="2024-08-14T16:41:00Z">
        <w:r w:rsidR="00AF3AFC">
          <w:rPr>
            <w:lang w:val="en-US"/>
          </w:rPr>
          <w:t>prompt(s)/model(s)</w:t>
        </w:r>
      </w:ins>
      <w:r w:rsidR="00AE4E8F">
        <w:rPr>
          <w:lang w:val="en-US"/>
        </w:rPr>
        <w:t xml:space="preserve">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prompt</w:t>
      </w:r>
      <w:r w:rsidR="00240878">
        <w:rPr>
          <w:lang w:val="en-US"/>
        </w:rPr>
        <w:t>s</w:t>
      </w:r>
      <w:r w:rsidR="00E144A9">
        <w:rPr>
          <w:lang w:val="en-US"/>
        </w:rPr>
        <w:t xml:space="preserve">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When locating</w:t>
      </w:r>
      <w:r w:rsidR="00183B8E">
        <w:rPr>
          <w:lang w:val="en-US"/>
        </w:rPr>
        <w:t xml:space="preserve"> </w:t>
      </w:r>
      <w:r w:rsidR="00D20C2F">
        <w:rPr>
          <w:lang w:val="en-US"/>
        </w:rPr>
        <w:t>irrelevant records, we suggest randomly sampling those from the total pool of records</w:t>
      </w:r>
      <w:del w:id="1205" w:author="Julian Christensen" w:date="2024-08-14T16:42:00Z">
        <w:r w:rsidR="00D20C2F" w:rsidDel="002828C3">
          <w:rPr>
            <w:lang w:val="en-US"/>
          </w:rPr>
          <w:delText>. This aims to ensure</w:delText>
        </w:r>
      </w:del>
      <w:ins w:id="1206" w:author="Julian Christensen" w:date="2024-08-14T16:42:00Z">
        <w:r w:rsidR="002828C3">
          <w:rPr>
            <w:lang w:val="en-US"/>
          </w:rPr>
          <w:t>, thereby ensuring</w:t>
        </w:r>
      </w:ins>
      <w:r w:rsidR="00D20C2F">
        <w:rPr>
          <w:lang w:val="en-US"/>
        </w:rPr>
        <w:t xml:space="preserve"> that the specificity test</w:t>
      </w:r>
      <w:del w:id="1207" w:author="Julian Christensen" w:date="2024-08-14T15:12:00Z">
        <w:r w:rsidR="00D20C2F" w:rsidDel="00EC6E04">
          <w:rPr>
            <w:lang w:val="en-US"/>
          </w:rPr>
          <w:delText xml:space="preserve"> rate</w:delText>
        </w:r>
      </w:del>
      <w:ins w:id="1208" w:author="Julian Christensen" w:date="2024-08-14T15:12:00Z">
        <w:r w:rsidR="00EC6E04">
          <w:rPr>
            <w:lang w:val="en-US"/>
          </w:rPr>
          <w:t xml:space="preserve"> value</w:t>
        </w:r>
      </w:ins>
      <w:r w:rsidR="00D20C2F">
        <w:rPr>
          <w:lang w:val="en-US"/>
        </w:rPr>
        <w:t xml:space="preserve"> can be generalized to the full sample of study records. </w:t>
      </w:r>
      <w:r w:rsidR="008240F6">
        <w:rPr>
          <w:lang w:val="en-US"/>
        </w:rPr>
        <w:t>If any relevant studies are detected among the random</w:t>
      </w:r>
      <w:r w:rsidR="00240878">
        <w:rPr>
          <w:lang w:val="en-US"/>
        </w:rPr>
        <w:t>ly</w:t>
      </w:r>
      <w:r w:rsidR="008240F6">
        <w:rPr>
          <w:lang w:val="en-US"/>
        </w:rPr>
        <w:t xml:space="preserve"> sampl</w:t>
      </w:r>
      <w:r w:rsidR="00240878">
        <w:rPr>
          <w:lang w:val="en-US"/>
        </w:rPr>
        <w:t>ed study records</w:t>
      </w:r>
      <w:r w:rsidR="008240F6">
        <w:rPr>
          <w:lang w:val="en-US"/>
        </w:rPr>
        <w:t xml:space="preserve">, these can just be added to the pool of relevant records. </w:t>
      </w:r>
    </w:p>
    <w:p w14:paraId="4A2A7608" w14:textId="0E397DE5" w:rsidR="00183B8E" w:rsidDel="00DB1558" w:rsidRDefault="00DD00A1">
      <w:pPr>
        <w:spacing w:after="0" w:line="360" w:lineRule="auto"/>
        <w:ind w:firstLine="1304"/>
        <w:jc w:val="both"/>
        <w:rPr>
          <w:del w:id="1209" w:author="Julian Christensen" w:date="2024-08-15T11:23:00Z"/>
          <w:lang w:val="en-US"/>
        </w:rPr>
      </w:pPr>
      <w:r>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w:t>
      </w:r>
      <w:r w:rsidR="00183B8E">
        <w:rPr>
          <w:lang w:val="en-US"/>
        </w:rPr>
        <w:t>. The models do not need to be trained and should therefore in general</w:t>
      </w:r>
      <w:r w:rsidR="00E144A9">
        <w:rPr>
          <w:lang w:val="en-US"/>
        </w:rPr>
        <w:t xml:space="preserve"> only</w:t>
      </w:r>
      <w:r w:rsidR="00183B8E">
        <w:rPr>
          <w:lang w:val="en-US"/>
        </w:rPr>
        <w:t xml:space="preserve"> be</w:t>
      </w:r>
      <w:r w:rsidR="00E144A9">
        <w:rPr>
          <w:lang w:val="en-US"/>
        </w:rPr>
        <w:t xml:space="preserve"> </w:t>
      </w:r>
      <w:r w:rsidR="00183B8E">
        <w:rPr>
          <w:lang w:val="en-US"/>
        </w:rPr>
        <w:t>fed</w:t>
      </w:r>
      <w:r w:rsidR="00E144A9">
        <w:rPr>
          <w:lang w:val="en-US"/>
        </w:rPr>
        <w:t xml:space="preserve"> with </w:t>
      </w:r>
      <w:r w:rsidR="00183B8E">
        <w:rPr>
          <w:lang w:val="en-US"/>
        </w:rPr>
        <w:t>a minimum of</w:t>
      </w:r>
      <w:r w:rsidR="00E144A9">
        <w:rPr>
          <w:lang w:val="en-US"/>
        </w:rPr>
        <w:t xml:space="preserve"> information. </w:t>
      </w:r>
      <w:r w:rsidR="00183B8E">
        <w:rPr>
          <w:lang w:val="en-US"/>
        </w:rPr>
        <w:t>I</w:t>
      </w:r>
      <w:r w:rsidR="002900F6">
        <w:rPr>
          <w:lang w:val="en-US"/>
        </w:rPr>
        <w:t xml:space="preserve">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w:t>
      </w:r>
      <w:del w:id="1210" w:author="Julian Christensen" w:date="2024-08-14T16:43:00Z">
        <w:r w:rsidR="001F1AD6" w:rsidDel="002828C3">
          <w:rPr>
            <w:lang w:val="en-US"/>
          </w:rPr>
          <w:delText>/exclusion</w:delText>
        </w:r>
      </w:del>
      <w:r w:rsidR="001F1AD6">
        <w:rPr>
          <w:lang w:val="en-US"/>
        </w:rPr>
        <w:t xml:space="preserve"> criteria </w:t>
      </w:r>
      <w:del w:id="1211" w:author="Julian Christensen" w:date="2024-08-14T16:43:00Z">
        <w:r w:rsidR="001F1AD6" w:rsidDel="002828C3">
          <w:rPr>
            <w:lang w:val="en-US"/>
          </w:rPr>
          <w:delText>should be</w:delText>
        </w:r>
      </w:del>
      <w:ins w:id="1212" w:author="Julian Christensen" w:date="2024-08-14T16:43:00Z">
        <w:r w:rsidR="002828C3">
          <w:rPr>
            <w:lang w:val="en-US"/>
          </w:rPr>
          <w:t>is</w:t>
        </w:r>
      </w:ins>
      <w:r w:rsidR="001F1AD6">
        <w:rPr>
          <w:lang w:val="en-US"/>
        </w:rPr>
        <w:t xml:space="preserv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w:t>
      </w:r>
      <w:commentRangeStart w:id="1213"/>
      <w:r w:rsidR="001F1AD6" w:rsidRPr="008240F6">
        <w:rPr>
          <w:i/>
          <w:lang w:val="en-US"/>
        </w:rPr>
        <w:t>hierarchical screening</w:t>
      </w:r>
      <w:r w:rsidR="001F1AD6">
        <w:rPr>
          <w:lang w:val="en-US"/>
        </w:rPr>
        <w:t xml:space="preserve"> </w:t>
      </w:r>
      <w:commentRangeEnd w:id="1213"/>
      <w:r w:rsidR="002828C3">
        <w:rPr>
          <w:rStyle w:val="CommentReference"/>
        </w:rPr>
        <w:commentReference w:id="1213"/>
      </w:r>
      <w:r w:rsidR="001F1AD6">
        <w:rPr>
          <w:lang w:val="en-US"/>
        </w:rPr>
        <w:t xml:space="preserve">where a study record is </w:t>
      </w:r>
      <w:r w:rsidR="00240878">
        <w:rPr>
          <w:lang w:val="en-US"/>
        </w:rPr>
        <w:t>considered irrelevant</w:t>
      </w:r>
      <w:r w:rsidR="001F1AD6">
        <w:rPr>
          <w:lang w:val="en-US"/>
        </w:rPr>
        <w:t xml:space="preserve"> if it is excluded at any step in the multi-prompt screening. </w:t>
      </w:r>
      <w:r w:rsidR="005559D9">
        <w:rPr>
          <w:lang w:val="en-US"/>
        </w:rPr>
        <w:t>This procedure is depicted in Figure 5</w:t>
      </w:r>
      <w:ins w:id="1214" w:author="Julian Christensen" w:date="2024-08-14T16:44:00Z">
        <w:r w:rsidR="002828C3">
          <w:rPr>
            <w:lang w:val="en-US"/>
          </w:rPr>
          <w:t>.</w:t>
        </w:r>
      </w:ins>
      <w:r w:rsidR="007D60F0">
        <w:rPr>
          <w:rStyle w:val="FootnoteReference"/>
          <w:lang w:val="en-US"/>
        </w:rPr>
        <w:footnoteReference w:id="11"/>
      </w:r>
      <w:del w:id="1215" w:author="Julian Christensen" w:date="2024-08-14T16:44:00Z">
        <w:r w:rsidR="005559D9" w:rsidDel="002828C3">
          <w:rPr>
            <w:lang w:val="en-US"/>
          </w:rPr>
          <w:delText>.</w:delText>
        </w:r>
      </w:del>
      <w:r w:rsidR="00376504">
        <w:rPr>
          <w:lang w:val="en-US"/>
        </w:rPr>
        <w:t xml:space="preserve"> </w:t>
      </w:r>
    </w:p>
    <w:p w14:paraId="0EBA2477" w14:textId="1615ADDE" w:rsidR="004C637A" w:rsidDel="00DB1558" w:rsidRDefault="004C637A">
      <w:pPr>
        <w:spacing w:after="0" w:line="360" w:lineRule="auto"/>
        <w:ind w:firstLine="1304"/>
        <w:jc w:val="both"/>
        <w:rPr>
          <w:del w:id="1216" w:author="Julian Christensen" w:date="2024-08-15T11:23:00Z"/>
          <w:lang w:val="en-US"/>
        </w:rPr>
      </w:pPr>
    </w:p>
    <w:p w14:paraId="58BBDFCF" w14:textId="3A85F0F3" w:rsidR="004C637A" w:rsidDel="00DB1558" w:rsidRDefault="004C637A">
      <w:pPr>
        <w:spacing w:after="0" w:line="360" w:lineRule="auto"/>
        <w:ind w:firstLine="1304"/>
        <w:jc w:val="both"/>
        <w:rPr>
          <w:del w:id="1217" w:author="Julian Christensen" w:date="2024-08-15T11:23:00Z"/>
          <w:lang w:val="en-US"/>
        </w:rPr>
      </w:pPr>
    </w:p>
    <w:p w14:paraId="3F797192" w14:textId="3106B8F8" w:rsidR="004C637A" w:rsidDel="00DB1558" w:rsidRDefault="004C637A">
      <w:pPr>
        <w:spacing w:after="0" w:line="360" w:lineRule="auto"/>
        <w:ind w:firstLine="1304"/>
        <w:jc w:val="both"/>
        <w:rPr>
          <w:del w:id="1218" w:author="Julian Christensen" w:date="2024-08-15T11:23:00Z"/>
          <w:lang w:val="en-US"/>
        </w:rPr>
      </w:pPr>
    </w:p>
    <w:p w14:paraId="69F2CE25" w14:textId="77777777" w:rsidR="004C637A" w:rsidDel="00DB1558" w:rsidRDefault="004C637A">
      <w:pPr>
        <w:spacing w:after="0" w:line="360" w:lineRule="auto"/>
        <w:ind w:firstLine="1304"/>
        <w:jc w:val="both"/>
        <w:rPr>
          <w:del w:id="1219" w:author="Julian Christensen" w:date="2024-08-15T11:23:00Z"/>
          <w:lang w:val="en-US"/>
        </w:rPr>
      </w:pPr>
    </w:p>
    <w:p w14:paraId="62985DF5" w14:textId="77777777" w:rsidR="008240F6" w:rsidDel="00DB1558" w:rsidRDefault="008240F6">
      <w:pPr>
        <w:spacing w:after="0" w:line="360" w:lineRule="auto"/>
        <w:ind w:firstLine="1304"/>
        <w:rPr>
          <w:del w:id="1220" w:author="Julian Christensen" w:date="2024-08-15T11:23:00Z"/>
          <w:lang w:val="en-US"/>
        </w:rPr>
        <w:pPrChange w:id="1221" w:author="Julian Christensen" w:date="2024-08-15T11:46:00Z">
          <w:pPr>
            <w:spacing w:after="0" w:line="360" w:lineRule="auto"/>
          </w:pPr>
        </w:pPrChange>
      </w:pPr>
    </w:p>
    <w:p w14:paraId="21935CBD" w14:textId="3C737789" w:rsidR="008240F6" w:rsidDel="00DB1558" w:rsidRDefault="008240F6">
      <w:pPr>
        <w:spacing w:after="0" w:line="360" w:lineRule="auto"/>
        <w:ind w:firstLine="1304"/>
        <w:rPr>
          <w:del w:id="1222" w:author="Julian Christensen" w:date="2024-08-15T11:23:00Z"/>
          <w:lang w:val="en-US"/>
        </w:rPr>
        <w:pPrChange w:id="1223" w:author="Julian Christensen" w:date="2024-08-15T11:46:00Z">
          <w:pPr>
            <w:spacing w:after="0" w:line="360" w:lineRule="auto"/>
          </w:pPr>
        </w:pPrChange>
      </w:pPr>
    </w:p>
    <w:p w14:paraId="34BDA7C6" w14:textId="6ADA2B12" w:rsidR="008240F6" w:rsidDel="00DB1558" w:rsidRDefault="008240F6">
      <w:pPr>
        <w:spacing w:after="0" w:line="360" w:lineRule="auto"/>
        <w:ind w:firstLine="1304"/>
        <w:rPr>
          <w:del w:id="1224" w:author="Julian Christensen" w:date="2024-08-15T11:23:00Z"/>
          <w:lang w:val="en-US"/>
        </w:rPr>
        <w:pPrChange w:id="1225" w:author="Julian Christensen" w:date="2024-08-15T11:46:00Z">
          <w:pPr>
            <w:spacing w:after="0" w:line="360" w:lineRule="auto"/>
          </w:pPr>
        </w:pPrChange>
      </w:pPr>
    </w:p>
    <w:p w14:paraId="4EB35111" w14:textId="5039D902" w:rsidR="008240F6" w:rsidRDefault="008240F6">
      <w:pPr>
        <w:spacing w:after="0" w:line="360" w:lineRule="auto"/>
        <w:ind w:firstLine="1304"/>
        <w:jc w:val="both"/>
        <w:rPr>
          <w:lang w:val="en-US"/>
        </w:rPr>
        <w:pPrChange w:id="1226" w:author="Julian Christensen" w:date="2024-08-15T11:46:00Z">
          <w:pPr>
            <w:spacing w:after="0" w:line="360" w:lineRule="auto"/>
          </w:pPr>
        </w:pPrChange>
      </w:pPr>
    </w:p>
    <w:p w14:paraId="564707C7" w14:textId="77777777" w:rsidR="008240F6" w:rsidRDefault="008240F6" w:rsidP="00E144A9">
      <w:pPr>
        <w:spacing w:after="0" w:line="360" w:lineRule="auto"/>
        <w:rPr>
          <w:lang w:val="en-US"/>
        </w:rPr>
      </w:pPr>
    </w:p>
    <w:p w14:paraId="3F2845E4" w14:textId="0A595EB8"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4D3C3D" w:rsidRPr="00743706" w:rsidRDefault="004D3C3D"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4D3C3D" w:rsidRPr="00743706" w:rsidRDefault="004D3C3D"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4D3C3D" w:rsidRPr="00743706" w:rsidRDefault="004D3C3D" w:rsidP="00E144A9">
                            <w:pPr>
                              <w:rPr>
                                <w:i/>
                                <w:lang w:val="en-US"/>
                              </w:rPr>
                            </w:pPr>
                            <w:r w:rsidRPr="00743706">
                              <w:rPr>
                                <w:i/>
                                <w:lang w:val="en-US"/>
                              </w:rPr>
                              <w:t>If included, the record moves to next prompt, otherwise the record is excluded</w:t>
                            </w:r>
                          </w:p>
                          <w:p w14:paraId="62B93796" w14:textId="77777777" w:rsidR="004D3C3D" w:rsidRPr="00743706" w:rsidRDefault="004D3C3D"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4D3C3D" w:rsidRPr="00743706" w:rsidRDefault="004D3C3D" w:rsidP="00E144A9">
                      <w:pPr>
                        <w:rPr>
                          <w:i/>
                          <w:lang w:val="en-US"/>
                        </w:rPr>
                      </w:pPr>
                      <w:r w:rsidRPr="00743706">
                        <w:rPr>
                          <w:i/>
                          <w:lang w:val="en-US"/>
                        </w:rPr>
                        <w:t>If included, the record moves to next prompt, otherwise the record is excluded</w:t>
                      </w:r>
                    </w:p>
                    <w:p w14:paraId="62B93796" w14:textId="77777777" w:rsidR="004D3C3D" w:rsidRPr="00743706" w:rsidRDefault="004D3C3D"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4D3C3D" w:rsidRPr="00743706" w:rsidRDefault="004D3C3D"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4D3C3D" w:rsidRPr="00743706" w:rsidRDefault="004D3C3D"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4D3C3D" w:rsidRPr="00743706" w:rsidRDefault="004D3C3D" w:rsidP="00E144A9">
                            <w:pPr>
                              <w:rPr>
                                <w:i/>
                                <w:lang w:val="en-US"/>
                              </w:rPr>
                            </w:pPr>
                            <w:r w:rsidRPr="00743706">
                              <w:rPr>
                                <w:i/>
                                <w:lang w:val="en-US"/>
                              </w:rPr>
                              <w:t>If included, the record moves to next prompt, otherwise the record is excluded</w:t>
                            </w:r>
                          </w:p>
                          <w:p w14:paraId="617F1D39" w14:textId="77777777" w:rsidR="004D3C3D" w:rsidRPr="00743706" w:rsidRDefault="004D3C3D"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4D3C3D" w:rsidRPr="00743706" w:rsidRDefault="004D3C3D" w:rsidP="00E144A9">
                      <w:pPr>
                        <w:rPr>
                          <w:i/>
                          <w:lang w:val="en-US"/>
                        </w:rPr>
                      </w:pPr>
                      <w:r w:rsidRPr="00743706">
                        <w:rPr>
                          <w:i/>
                          <w:lang w:val="en-US"/>
                        </w:rPr>
                        <w:t>If included, the record moves to next prompt, otherwise the record is excluded</w:t>
                      </w:r>
                    </w:p>
                    <w:p w14:paraId="617F1D39" w14:textId="77777777" w:rsidR="004D3C3D" w:rsidRPr="00743706" w:rsidRDefault="004D3C3D"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4D3C3D" w:rsidRPr="00743706" w:rsidRDefault="004D3C3D"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4D3C3D" w:rsidRPr="00743706" w:rsidRDefault="004D3C3D"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4D3C3D" w:rsidRDefault="004D3C3D" w:rsidP="00E144A9">
                            <w:pPr>
                              <w:spacing w:after="0"/>
                            </w:pPr>
                          </w:p>
                          <w:p w14:paraId="304DA2F0" w14:textId="77777777" w:rsidR="004D3C3D" w:rsidRPr="0083250E" w:rsidRDefault="004D3C3D"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4D3C3D" w:rsidRDefault="004D3C3D" w:rsidP="00E144A9">
                      <w:pPr>
                        <w:spacing w:after="0"/>
                      </w:pPr>
                    </w:p>
                    <w:p w14:paraId="304DA2F0" w14:textId="77777777" w:rsidR="004D3C3D" w:rsidRPr="0083250E" w:rsidRDefault="004D3C3D"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76B87AA5">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4D3C3D" w:rsidRPr="00743706" w:rsidRDefault="004D3C3D"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4D3C3D" w:rsidRPr="00743706" w:rsidRDefault="004D3C3D"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258A17F8" w14:textId="2D59725D" w:rsidR="00183B8E" w:rsidRDefault="00183B8E" w:rsidP="00E144A9">
      <w:pPr>
        <w:spacing w:after="0" w:line="360" w:lineRule="auto"/>
        <w:jc w:val="both"/>
        <w:rPr>
          <w:lang w:val="en-US"/>
        </w:rPr>
      </w:pPr>
    </w:p>
    <w:p w14:paraId="5AD5BEE4" w14:textId="77777777" w:rsidR="008240F6" w:rsidRDefault="008240F6" w:rsidP="00E144A9">
      <w:pPr>
        <w:spacing w:after="0" w:line="360" w:lineRule="auto"/>
        <w:jc w:val="both"/>
        <w:rPr>
          <w:lang w:val="en-US"/>
        </w:rPr>
      </w:pPr>
    </w:p>
    <w:p w14:paraId="4DF66942" w14:textId="4A795ED2" w:rsidR="00F405AC"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w:t>
      </w:r>
      <w:del w:id="1227" w:author="Julian Christensen" w:date="2024-08-14T16:47:00Z">
        <w:r w:rsidR="00E144A9" w:rsidRPr="00D64633" w:rsidDel="002828C3">
          <w:rPr>
            <w:lang w:val="en-US"/>
          </w:rPr>
          <w:delText>/exclusion</w:delText>
        </w:r>
      </w:del>
      <w:r w:rsidR="00E144A9" w:rsidRPr="00D64633">
        <w:rPr>
          <w:lang w:val="en-US"/>
        </w:rPr>
        <w:t xml:space="preserve"> criteria </w:t>
      </w:r>
      <w:r w:rsidR="005657C1">
        <w:rPr>
          <w:lang w:val="en-US"/>
        </w:rPr>
        <w:t>follow</w:t>
      </w:r>
      <w:del w:id="1228" w:author="Julian Christensen" w:date="2024-08-14T16:48:00Z">
        <w:r w:rsidR="005657C1" w:rsidDel="002828C3">
          <w:rPr>
            <w:lang w:val="en-US"/>
          </w:rPr>
          <w:delText>ing</w:delText>
        </w:r>
      </w:del>
      <w:r w:rsidR="005657C1">
        <w:rPr>
          <w:lang w:val="en-US"/>
        </w:rPr>
        <w:t xml:space="preserve"> </w:t>
      </w:r>
      <w:r w:rsidR="00E144A9" w:rsidRPr="00D64633">
        <w:rPr>
          <w:lang w:val="en-US"/>
        </w:rPr>
        <w:t xml:space="preserve">thereafter </w:t>
      </w:r>
      <w:r w:rsidR="008240F6">
        <w:rPr>
          <w:lang w:val="en-US"/>
        </w:rPr>
        <w:fldChar w:fldCharType="begin" w:fldLock="1"/>
      </w:r>
      <w:r w:rsidR="00776038">
        <w:rPr>
          <w:lang w:val="en-US"/>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studies","type":"chapter"},"prefix":"as suggested by","uris":["http://www.mendeley.com/documents/?uuid=a82f8108-fb46-44bd-a7cf-3fa3578cacbc"]}],"mendeley":{"formattedCitation":"(as suggested by Brunton et al., 2017)","plainTextFormattedCitation":"(as suggested by Brunton et al., 2017)","previouslyFormattedCitation":"(as suggested by Brunton et al., 2017)"},"properties":{"noteIndex":0},"schema":"https://github.com/citation-style-language/schema/raw/master/csl-citation.json"}</w:instrText>
      </w:r>
      <w:r w:rsidR="008240F6">
        <w:rPr>
          <w:lang w:val="en-US"/>
        </w:rPr>
        <w:fldChar w:fldCharType="separate"/>
      </w:r>
      <w:r w:rsidR="008240F6" w:rsidRPr="008240F6">
        <w:rPr>
          <w:noProof/>
          <w:lang w:val="en-US"/>
        </w:rPr>
        <w:t>(as suggested by Brunton et al., 2017)</w:t>
      </w:r>
      <w:r w:rsidR="008240F6">
        <w:rPr>
          <w:lang w:val="en-US"/>
        </w:rPr>
        <w:fldChar w:fldCharType="end"/>
      </w:r>
      <w:r w:rsidR="008240F6">
        <w:rPr>
          <w:lang w:val="en-US"/>
        </w:rPr>
        <w:t xml:space="preserve">. </w:t>
      </w:r>
      <w:r w:rsidR="00E144A9" w:rsidRPr="00D64633">
        <w:rPr>
          <w:lang w:val="en-US"/>
        </w:rPr>
        <w:t>This approach will be more efficient both in terms of money and time. A further side-effect of this approach is that all title and abstract records will be mapped on what exact inclusion</w:t>
      </w:r>
      <w:del w:id="1229" w:author="Julian Christensen" w:date="2024-08-14T16:48:00Z">
        <w:r w:rsidR="00E144A9" w:rsidRPr="00D64633" w:rsidDel="002828C3">
          <w:rPr>
            <w:lang w:val="en-US"/>
          </w:rPr>
          <w:delText xml:space="preserve">/exclusion </w:delText>
        </w:r>
      </w:del>
      <w:ins w:id="1230" w:author="Julian Christensen" w:date="2024-08-14T16:48:00Z">
        <w:r w:rsidR="002828C3">
          <w:rPr>
            <w:lang w:val="en-US"/>
          </w:rPr>
          <w:t xml:space="preserve"> </w:t>
        </w:r>
      </w:ins>
      <w:r w:rsidR="00E144A9" w:rsidRPr="00D64633">
        <w:rPr>
          <w:lang w:val="en-US"/>
        </w:rPr>
        <w:t>criteria they were excluded upon.</w:t>
      </w:r>
      <w:r w:rsidR="001F1AD6">
        <w:rPr>
          <w:lang w:val="en-US"/>
        </w:rPr>
        <w:t xml:space="preserve"> However, </w:t>
      </w:r>
      <w:r w:rsidR="00E221CE">
        <w:rPr>
          <w:lang w:val="en-US"/>
        </w:rPr>
        <w:t xml:space="preserve">a shortage of this screening approach is that it is </w:t>
      </w:r>
      <w:r w:rsidR="008240F6">
        <w:rPr>
          <w:lang w:val="en-US"/>
        </w:rPr>
        <w:t>strongly</w:t>
      </w:r>
      <w:r w:rsidR="00E221CE">
        <w:rPr>
          <w:lang w:val="en-US"/>
        </w:rPr>
        <w:t xml:space="preserve"> dependent on the quality of the used prompts</w:t>
      </w:r>
      <w:r w:rsidR="001F1AD6">
        <w:rPr>
          <w:lang w:val="en-US"/>
        </w:rPr>
        <w:t xml:space="preserve">. Although more costly, </w:t>
      </w:r>
      <w:commentRangeStart w:id="1231"/>
      <w:r w:rsidR="001F1AD6">
        <w:rPr>
          <w:lang w:val="en-US"/>
        </w:rPr>
        <w:t>we</w:t>
      </w:r>
      <w:del w:id="1232" w:author="Julian Christensen" w:date="2024-08-14T16:48:00Z">
        <w:r w:rsidR="008240F6" w:rsidDel="002828C3">
          <w:rPr>
            <w:lang w:val="en-US"/>
          </w:rPr>
          <w:delText>,</w:delText>
        </w:r>
      </w:del>
      <w:r w:rsidR="00E221CE">
        <w:rPr>
          <w:lang w:val="en-US"/>
        </w:rPr>
        <w:t xml:space="preserve"> therefore</w:t>
      </w:r>
      <w:del w:id="1233" w:author="Julian Christensen" w:date="2024-08-14T16:48:00Z">
        <w:r w:rsidR="008240F6" w:rsidDel="002828C3">
          <w:rPr>
            <w:lang w:val="en-US"/>
          </w:rPr>
          <w:delText>,</w:delText>
        </w:r>
      </w:del>
      <w:r w:rsidR="008240F6">
        <w:rPr>
          <w:lang w:val="en-US"/>
        </w:rPr>
        <w:t xml:space="preserve"> </w:t>
      </w:r>
      <w:r w:rsidR="001F1AD6">
        <w:rPr>
          <w:lang w:val="en-US"/>
        </w:rPr>
        <w:t>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w:t>
      </w:r>
      <w:commentRangeEnd w:id="1231"/>
      <w:r w:rsidR="002828C3">
        <w:rPr>
          <w:rStyle w:val="CommentReference"/>
        </w:rPr>
        <w:commentReference w:id="1231"/>
      </w:r>
      <w:r w:rsidR="00E144A9" w:rsidRPr="00D64633">
        <w:rPr>
          <w:lang w:val="en-US"/>
        </w:rPr>
        <w:t>. Assume</w:t>
      </w:r>
      <w:ins w:id="1234" w:author="Julian Christensen" w:date="2024-08-14T16:49:00Z">
        <w:r w:rsidR="002828C3">
          <w:rPr>
            <w:lang w:val="en-US"/>
          </w:rPr>
          <w:t>,</w:t>
        </w:r>
      </w:ins>
      <w:r w:rsidR="00E144A9" w:rsidRPr="00D64633">
        <w:rPr>
          <w:lang w:val="en-US"/>
        </w:rPr>
        <w:t xml:space="preserve"> </w:t>
      </w:r>
      <w:r w:rsidR="001F1AD6">
        <w:rPr>
          <w:lang w:val="en-US"/>
        </w:rPr>
        <w:t>for example</w:t>
      </w:r>
      <w:ins w:id="1235" w:author="Julian Christensen" w:date="2024-08-14T16:49:00Z">
        <w:r w:rsidR="002828C3">
          <w:rPr>
            <w:lang w:val="en-US"/>
          </w:rPr>
          <w:t>,</w:t>
        </w:r>
      </w:ins>
      <w:r w:rsidR="001F1AD6">
        <w:rPr>
          <w:lang w:val="en-US"/>
        </w:rPr>
        <w:t xml:space="preserve"> </w:t>
      </w:r>
      <w:r w:rsidR="00E144A9" w:rsidRPr="00D64633">
        <w:rPr>
          <w:lang w:val="en-US"/>
        </w:rPr>
        <w:t xml:space="preserve">that one made </w:t>
      </w:r>
      <w:r w:rsidR="00240878">
        <w:rPr>
          <w:lang w:val="en-US"/>
        </w:rPr>
        <w:t>six</w:t>
      </w:r>
      <w:r w:rsidR="00E144A9" w:rsidRPr="00D64633">
        <w:rPr>
          <w:lang w:val="en-US"/>
        </w:rPr>
        <w:t xml:space="preserve"> prompts</w:t>
      </w:r>
      <w:r w:rsidR="00376504">
        <w:rPr>
          <w:lang w:val="en-US"/>
        </w:rPr>
        <w:t xml:space="preserve">, </w:t>
      </w:r>
      <w:r w:rsidR="00E144A9" w:rsidRPr="00D64633">
        <w:rPr>
          <w:lang w:val="en-US"/>
        </w:rPr>
        <w:t>one for each of the inclusion</w:t>
      </w:r>
      <w:del w:id="1236" w:author="Julian Christensen" w:date="2024-08-14T16:49:00Z">
        <w:r w:rsidR="00E144A9" w:rsidRPr="00D64633" w:rsidDel="002828C3">
          <w:rPr>
            <w:lang w:val="en-US"/>
          </w:rPr>
          <w:delText>/exclusion</w:delText>
        </w:r>
      </w:del>
      <w:r w:rsidR="00E144A9" w:rsidRPr="00D64633">
        <w:rPr>
          <w:lang w:val="en-US"/>
        </w:rPr>
        <w:t xml:space="preserve">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w:t>
      </w:r>
      <w:ins w:id="1237" w:author="Julian Christensen" w:date="2024-08-14T16:50:00Z">
        <w:r w:rsidR="002828C3">
          <w:rPr>
            <w:lang w:val="en-US"/>
          </w:rPr>
          <w:t>d</w:t>
        </w:r>
      </w:ins>
      <w:del w:id="1238" w:author="Julian Christensen" w:date="2024-08-14T16:50:00Z">
        <w:r w:rsidR="00E144A9" w:rsidRPr="00D64633" w:rsidDel="002828C3">
          <w:rPr>
            <w:lang w:val="en-US"/>
          </w:rPr>
          <w:delText>s</w:delText>
        </w:r>
      </w:del>
      <w:r w:rsidR="00E144A9" w:rsidRPr="00D64633">
        <w:rPr>
          <w:lang w:val="en-US"/>
        </w:rPr>
        <w:t xml:space="preserve">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w:t>
      </w:r>
      <w:del w:id="1239" w:author="Julian Christensen" w:date="2024-08-14T16:50:00Z">
        <w:r w:rsidR="00E221CE" w:rsidDel="002828C3">
          <w:rPr>
            <w:lang w:val="en-US"/>
          </w:rPr>
          <w:delText xml:space="preserve">the </w:delText>
        </w:r>
      </w:del>
      <w:ins w:id="1240" w:author="Julian Christensen" w:date="2024-08-14T16:50:00Z">
        <w:r w:rsidR="002828C3">
          <w:rPr>
            <w:lang w:val="en-US"/>
          </w:rPr>
          <w:t xml:space="preserve">an </w:t>
        </w:r>
      </w:ins>
      <w:r w:rsidR="00E221CE">
        <w:rPr>
          <w:lang w:val="en-US"/>
        </w:rPr>
        <w:t>early stage of the sc</w:t>
      </w:r>
      <w:r w:rsidR="008240F6">
        <w:rPr>
          <w:lang w:val="en-US"/>
        </w:rPr>
        <w:t>r</w:t>
      </w:r>
      <w:r w:rsidR="00E221CE">
        <w:rPr>
          <w:lang w:val="en-US"/>
        </w:rPr>
        <w:t xml:space="preserve">eening </w:t>
      </w:r>
      <w:r w:rsidR="001F1AD6">
        <w:rPr>
          <w:lang w:val="en-US"/>
        </w:rPr>
        <w:t>when scaled up from the test setting</w:t>
      </w:r>
      <w:r w:rsidR="00E144A9" w:rsidRPr="00D64633">
        <w:rPr>
          <w:lang w:val="en-US"/>
        </w:rPr>
        <w:t xml:space="preserve">. Then those studies would be lost in the hierarchical screening </w:t>
      </w:r>
      <w:del w:id="1241" w:author="Julian Christensen" w:date="2024-08-14T16:50:00Z">
        <w:r w:rsidR="00E144A9" w:rsidRPr="00D64633" w:rsidDel="002828C3">
          <w:rPr>
            <w:lang w:val="en-US"/>
          </w:rPr>
          <w:delText xml:space="preserve">suggested </w:delText>
        </w:r>
      </w:del>
      <w:r w:rsidR="00E144A9" w:rsidRPr="00D64633">
        <w:rPr>
          <w:lang w:val="en-US"/>
        </w:rPr>
        <w:t xml:space="preserve">in Figure </w:t>
      </w:r>
      <w:r w:rsidR="00376504">
        <w:rPr>
          <w:lang w:val="en-US"/>
        </w:rPr>
        <w:t>5</w:t>
      </w:r>
      <w:r w:rsidR="00E144A9" w:rsidRPr="00D64633">
        <w:rPr>
          <w:lang w:val="en-US"/>
        </w:rPr>
        <w:t>. If instead all records had been screened with all prompts</w:t>
      </w:r>
      <w:ins w:id="1242" w:author="Julian Christensen" w:date="2024-08-14T16:50:00Z">
        <w:r w:rsidR="002828C3">
          <w:rPr>
            <w:lang w:val="en-US"/>
          </w:rPr>
          <w:t>,</w:t>
        </w:r>
      </w:ins>
      <w:r w:rsidR="00E144A9" w:rsidRPr="00D64633">
        <w:rPr>
          <w:lang w:val="en-US"/>
        </w:rPr>
        <w:t xml:space="preserve"> then one could </w:t>
      </w:r>
      <w:r w:rsidR="008240F6">
        <w:rPr>
          <w:lang w:val="en-US"/>
        </w:rPr>
        <w:t>overcome</w:t>
      </w:r>
      <w:r w:rsidR="00E144A9" w:rsidRPr="00D64633">
        <w:rPr>
          <w:lang w:val="en-US"/>
        </w:rPr>
        <w:t xml:space="preserve"> the above </w:t>
      </w:r>
      <w:del w:id="1243" w:author="Julian Christensen" w:date="2024-08-14T16:50:00Z">
        <w:r w:rsidR="00E144A9" w:rsidRPr="00D64633" w:rsidDel="002828C3">
          <w:rPr>
            <w:lang w:val="en-US"/>
          </w:rPr>
          <w:delText xml:space="preserve">bias </w:delText>
        </w:r>
      </w:del>
      <w:ins w:id="1244" w:author="Julian Christensen" w:date="2024-08-14T16:50:00Z">
        <w:r w:rsidR="002828C3">
          <w:rPr>
            <w:lang w:val="en-US"/>
          </w:rPr>
          <w:t>problem</w:t>
        </w:r>
        <w:r w:rsidR="002828C3" w:rsidRPr="00D64633">
          <w:rPr>
            <w:lang w:val="en-US"/>
          </w:rPr>
          <w:t xml:space="preserve"> </w:t>
        </w:r>
      </w:ins>
      <w:r w:rsidR="00E144A9" w:rsidRPr="00D64633">
        <w:rPr>
          <w:lang w:val="en-US"/>
        </w:rPr>
        <w:t xml:space="preserve">by </w:t>
      </w:r>
      <w:del w:id="1245" w:author="Julian Christensen" w:date="2024-08-14T16:50:00Z">
        <w:r w:rsidR="00E144A9" w:rsidRPr="00D64633" w:rsidDel="002828C3">
          <w:rPr>
            <w:lang w:val="en-US"/>
          </w:rPr>
          <w:delText xml:space="preserve">including </w:delText>
        </w:r>
      </w:del>
      <w:ins w:id="1246" w:author="Julian Christensen" w:date="2024-08-14T16:50:00Z">
        <w:r w:rsidR="002828C3">
          <w:rPr>
            <w:lang w:val="en-US"/>
          </w:rPr>
          <w:t>coding</w:t>
        </w:r>
      </w:ins>
      <w:del w:id="1247" w:author="Julian Christensen" w:date="2024-08-14T16:50:00Z">
        <w:r w:rsidR="00E144A9" w:rsidRPr="00D64633" w:rsidDel="002828C3">
          <w:rPr>
            <w:lang w:val="en-US"/>
          </w:rPr>
          <w:delText>all</w:delText>
        </w:r>
      </w:del>
      <w:r w:rsidR="00E144A9" w:rsidRPr="00D64633">
        <w:rPr>
          <w:lang w:val="en-US"/>
        </w:rPr>
        <w:t xml:space="preserve"> records</w:t>
      </w:r>
      <w:ins w:id="1248" w:author="Julian Christensen" w:date="2024-08-14T16:51:00Z">
        <w:r w:rsidR="002828C3">
          <w:rPr>
            <w:lang w:val="en-US"/>
          </w:rPr>
          <w:t xml:space="preserve"> as relevant if</w:t>
        </w:r>
      </w:ins>
      <w:del w:id="1249" w:author="Julian Christensen" w:date="2024-08-14T16:51:00Z">
        <w:r w:rsidR="00E144A9" w:rsidRPr="00D64633" w:rsidDel="002828C3">
          <w:rPr>
            <w:lang w:val="en-US"/>
          </w:rPr>
          <w:delText xml:space="preserve"> that</w:delText>
        </w:r>
      </w:del>
      <w:ins w:id="1250" w:author="Julian Christensen" w:date="2024-08-14T16:51:00Z">
        <w:r w:rsidR="002828C3">
          <w:rPr>
            <w:lang w:val="en-US"/>
          </w:rPr>
          <w:t xml:space="preserve"> they</w:t>
        </w:r>
      </w:ins>
      <w:r w:rsidR="00E144A9" w:rsidRPr="00D64633">
        <w:rPr>
          <w:lang w:val="en-US"/>
        </w:rPr>
        <w:t xml:space="preserve"> were included in </w:t>
      </w:r>
      <w:r w:rsidR="00240878">
        <w:rPr>
          <w:lang w:val="en-US"/>
        </w:rPr>
        <w:t>5</w:t>
      </w:r>
      <w:r w:rsidR="00E144A9" w:rsidRPr="00D64633">
        <w:rPr>
          <w:lang w:val="en-US"/>
        </w:rPr>
        <w:t xml:space="preserve"> out</w:t>
      </w:r>
      <w:r w:rsidR="001815CC">
        <w:rPr>
          <w:lang w:val="en-US"/>
        </w:rPr>
        <w:t xml:space="preserve"> of</w:t>
      </w:r>
      <w:r w:rsidR="00E144A9" w:rsidRPr="00D64633">
        <w:rPr>
          <w:lang w:val="en-US"/>
        </w:rPr>
        <w:t xml:space="preserve"> </w:t>
      </w:r>
      <w:r w:rsidR="00240878">
        <w:rPr>
          <w:lang w:val="en-US"/>
        </w:rPr>
        <w:t>6</w:t>
      </w:r>
      <w:r w:rsidR="00E144A9" w:rsidRPr="00D64633">
        <w:rPr>
          <w:lang w:val="en-US"/>
        </w:rPr>
        <w:t xml:space="preserve"> prompts</w:t>
      </w:r>
      <w:r w:rsidR="00E221CE">
        <w:rPr>
          <w:lang w:val="en-US"/>
        </w:rPr>
        <w:t xml:space="preserve">, as we did in </w:t>
      </w:r>
      <w:del w:id="1251" w:author="Julian Christensen" w:date="2024-08-14T16:51:00Z">
        <w:r w:rsidR="00E221CE" w:rsidDel="002828C3">
          <w:rPr>
            <w:lang w:val="en-US"/>
          </w:rPr>
          <w:delText xml:space="preserve">classifier </w:delText>
        </w:r>
      </w:del>
      <w:r w:rsidR="00423F5C">
        <w:rPr>
          <w:lang w:val="en-US"/>
        </w:rPr>
        <w:t>E</w:t>
      </w:r>
      <w:r w:rsidR="00E221CE">
        <w:rPr>
          <w:lang w:val="en-US"/>
        </w:rPr>
        <w:t>xperiment 3</w:t>
      </w:r>
      <w:ins w:id="1252" w:author="Julian Christensen" w:date="2024-08-14T16:51:00Z">
        <w:r w:rsidR="002828C3">
          <w:rPr>
            <w:lang w:val="en-US"/>
          </w:rPr>
          <w:t xml:space="preserve"> above</w:t>
        </w:r>
      </w:ins>
      <w:r w:rsidR="00E144A9" w:rsidRPr="00D64633">
        <w:rPr>
          <w:lang w:val="en-US"/>
        </w:rPr>
        <w:t xml:space="preserve">.  </w:t>
      </w:r>
    </w:p>
    <w:p w14:paraId="407354B7" w14:textId="55DA43CF" w:rsidR="00E144A9" w:rsidRDefault="005744E3" w:rsidP="00D20C2F">
      <w:pPr>
        <w:spacing w:after="0" w:line="360" w:lineRule="auto"/>
        <w:jc w:val="both"/>
        <w:rPr>
          <w:lang w:val="en-US"/>
        </w:rPr>
      </w:pPr>
      <w:r>
        <w:rPr>
          <w:lang w:val="en-US"/>
        </w:rPr>
        <w:lastRenderedPageBreak/>
        <w:tab/>
      </w:r>
      <w:r w:rsidR="00745511">
        <w:rPr>
          <w:lang w:val="en-US"/>
        </w:rPr>
        <w:t xml:space="preserve">When engineering prompts, we suggest that these should be </w:t>
      </w:r>
      <w:del w:id="1253" w:author="Julian Christensen" w:date="2024-08-15T11:26:00Z">
        <w:r w:rsidR="00745511" w:rsidDel="00DB1558">
          <w:rPr>
            <w:lang w:val="en-US"/>
          </w:rPr>
          <w:delText>re-written/</w:delText>
        </w:r>
      </w:del>
      <w:r w:rsidR="00745511">
        <w:rPr>
          <w:lang w:val="en-US"/>
        </w:rPr>
        <w:t>refined until they reach recall</w:t>
      </w:r>
      <w:r w:rsidR="00BE4B78">
        <w:rPr>
          <w:lang w:val="en-US"/>
        </w:rPr>
        <w:t xml:space="preserve"> and specificity</w:t>
      </w:r>
      <w:r w:rsidR="00745511">
        <w:rPr>
          <w:lang w:val="en-US"/>
        </w:rPr>
        <w:t xml:space="preserve"> </w:t>
      </w:r>
      <w:del w:id="1254" w:author="Julian Christensen" w:date="2024-08-14T15:13:00Z">
        <w:r w:rsidR="00745511" w:rsidDel="00EC6E04">
          <w:rPr>
            <w:lang w:val="en-US"/>
          </w:rPr>
          <w:delText xml:space="preserve">rate </w:delText>
        </w:r>
      </w:del>
      <w:del w:id="1255" w:author="Julian Christensen" w:date="2024-08-15T11:29:00Z">
        <w:r w:rsidR="00745511" w:rsidDel="00F405AC">
          <w:rPr>
            <w:lang w:val="en-US"/>
          </w:rPr>
          <w:delText>threshold</w:delText>
        </w:r>
        <w:r w:rsidR="00BE4B78" w:rsidDel="00F405AC">
          <w:rPr>
            <w:lang w:val="en-US"/>
          </w:rPr>
          <w:delText>s</w:delText>
        </w:r>
      </w:del>
      <w:ins w:id="1256" w:author="Julian Christensen" w:date="2024-08-15T11:29:00Z">
        <w:r w:rsidR="00F405AC">
          <w:rPr>
            <w:lang w:val="en-US"/>
          </w:rPr>
          <w:t>values</w:t>
        </w:r>
      </w:ins>
      <w:r w:rsidR="00745511">
        <w:rPr>
          <w:lang w:val="en-US"/>
        </w:rPr>
        <w:t xml:space="preserve"> of</w:t>
      </w:r>
      <w:r w:rsidR="00BE4B78">
        <w:rPr>
          <w:lang w:val="en-US"/>
        </w:rPr>
        <w:t xml:space="preserve"> at least</w:t>
      </w:r>
      <w:r w:rsidR="00745511">
        <w:rPr>
          <w:lang w:val="en-US"/>
        </w:rPr>
        <w:t xml:space="preserve"> </w:t>
      </w:r>
      <w:ins w:id="1257" w:author="Julian Christensen" w:date="2024-08-14T16:52:00Z">
        <w:r w:rsidR="00B80B7A">
          <w:rPr>
            <w:lang w:val="en-US"/>
          </w:rPr>
          <w:t>0.</w:t>
        </w:r>
      </w:ins>
      <w:r w:rsidR="00745511">
        <w:rPr>
          <w:lang w:val="en-US"/>
        </w:rPr>
        <w:t>8</w:t>
      </w:r>
      <w:del w:id="1258" w:author="Julian Christensen" w:date="2024-08-14T16:52:00Z">
        <w:r w:rsidR="00745511" w:rsidDel="00B80B7A">
          <w:rPr>
            <w:lang w:val="en-US"/>
          </w:rPr>
          <w:delText>0%</w:delText>
        </w:r>
      </w:del>
      <w:ins w:id="1259" w:author="Julian Christensen" w:date="2024-08-14T16:51:00Z">
        <w:r w:rsidR="002828C3">
          <w:rPr>
            <w:lang w:val="en-US"/>
          </w:rPr>
          <w:t xml:space="preserve"> (cf. our benchmark scheme in Section 3)</w:t>
        </w:r>
      </w:ins>
      <w:r w:rsidR="00745511">
        <w:rPr>
          <w:lang w:val="en-US"/>
        </w:rPr>
        <w:t xml:space="preserve">. Recall </w:t>
      </w:r>
      <w:del w:id="1260" w:author="Julian Christensen" w:date="2024-08-14T15:13:00Z">
        <w:r w:rsidR="00745511" w:rsidDel="00EC6E04">
          <w:rPr>
            <w:lang w:val="en-US"/>
          </w:rPr>
          <w:delText xml:space="preserve">rates </w:delText>
        </w:r>
      </w:del>
      <w:ins w:id="1261" w:author="Julian Christensen" w:date="2024-08-14T15:13:00Z">
        <w:r w:rsidR="00EC6E04">
          <w:rPr>
            <w:lang w:val="en-US"/>
          </w:rPr>
          <w:t xml:space="preserve">values </w:t>
        </w:r>
      </w:ins>
      <w:r w:rsidR="00745511">
        <w:rPr>
          <w:lang w:val="en-US"/>
        </w:rPr>
        <w:t xml:space="preserve">between </w:t>
      </w:r>
      <w:ins w:id="1262" w:author="Julian Christensen" w:date="2024-08-14T16:52:00Z">
        <w:r w:rsidR="00B80B7A">
          <w:rPr>
            <w:lang w:val="en-US"/>
          </w:rPr>
          <w:t>0.</w:t>
        </w:r>
      </w:ins>
      <w:r w:rsidR="00745511">
        <w:rPr>
          <w:lang w:val="en-US"/>
        </w:rPr>
        <w:t>75</w:t>
      </w:r>
      <w:del w:id="1263" w:author="Julian Christensen" w:date="2024-08-14T16:52:00Z">
        <w:r w:rsidR="00745511" w:rsidDel="00B80B7A">
          <w:rPr>
            <w:lang w:val="en-US"/>
          </w:rPr>
          <w:delText>%</w:delText>
        </w:r>
      </w:del>
      <w:r w:rsidR="00745511">
        <w:rPr>
          <w:lang w:val="en-US"/>
        </w:rPr>
        <w:t xml:space="preserve"> </w:t>
      </w:r>
      <w:r w:rsidR="008240F6">
        <w:rPr>
          <w:lang w:val="en-US"/>
        </w:rPr>
        <w:t xml:space="preserve">and </w:t>
      </w:r>
      <w:ins w:id="1264" w:author="Julian Christensen" w:date="2024-08-14T16:52:00Z">
        <w:r w:rsidR="00B80B7A">
          <w:rPr>
            <w:lang w:val="en-US"/>
          </w:rPr>
          <w:t>0.</w:t>
        </w:r>
      </w:ins>
      <w:r w:rsidR="00745511">
        <w:rPr>
          <w:lang w:val="en-US"/>
        </w:rPr>
        <w:t>8</w:t>
      </w:r>
      <w:del w:id="1265" w:author="Julian Christensen" w:date="2024-08-14T16:52:00Z">
        <w:r w:rsidR="00745511" w:rsidDel="00B80B7A">
          <w:rPr>
            <w:lang w:val="en-US"/>
          </w:rPr>
          <w:delText>0%</w:delText>
        </w:r>
      </w:del>
      <w:r w:rsidR="00745511">
        <w:rPr>
          <w:lang w:val="en-US"/>
        </w:rPr>
        <w:t xml:space="preserve"> </w:t>
      </w:r>
      <w:del w:id="1266" w:author="Julian Christensen" w:date="2024-08-14T16:52:00Z">
        <w:r w:rsidR="00745511" w:rsidDel="00B80B7A">
          <w:rPr>
            <w:lang w:val="en-US"/>
          </w:rPr>
          <w:delText xml:space="preserve">can </w:delText>
        </w:r>
      </w:del>
      <w:ins w:id="1267" w:author="Julian Christensen" w:date="2024-08-14T16:52:00Z">
        <w:r w:rsidR="00B80B7A">
          <w:rPr>
            <w:lang w:val="en-US"/>
          </w:rPr>
          <w:t xml:space="preserve">may </w:t>
        </w:r>
      </w:ins>
      <w:r w:rsidR="00745511">
        <w:rPr>
          <w:lang w:val="en-US"/>
        </w:rPr>
        <w:t xml:space="preserve">also be accepted, but </w:t>
      </w:r>
      <w:del w:id="1268" w:author="Julian Christensen" w:date="2024-08-14T16:52:00Z">
        <w:r w:rsidR="00745511" w:rsidDel="00B80B7A">
          <w:rPr>
            <w:lang w:val="en-US"/>
          </w:rPr>
          <w:delText xml:space="preserve">the </w:delText>
        </w:r>
      </w:del>
      <w:r w:rsidR="00745511">
        <w:rPr>
          <w:lang w:val="en-US"/>
        </w:rPr>
        <w:t xml:space="preserve">reviewers should try to increase this performance as much as possible. Lower specificity </w:t>
      </w:r>
      <w:del w:id="1269" w:author="Julian Christensen" w:date="2024-08-14T15:13:00Z">
        <w:r w:rsidR="00745511" w:rsidDel="00EC6E04">
          <w:rPr>
            <w:lang w:val="en-US"/>
          </w:rPr>
          <w:delText xml:space="preserve">rates </w:delText>
        </w:r>
      </w:del>
      <w:ins w:id="1270" w:author="Julian Christensen" w:date="2024-08-14T15:13:00Z">
        <w:r w:rsidR="00EC6E04">
          <w:rPr>
            <w:lang w:val="en-US"/>
          </w:rPr>
          <w:t xml:space="preserve">values </w:t>
        </w:r>
      </w:ins>
      <w:del w:id="1271" w:author="Julian Christensen" w:date="2024-08-14T16:52:00Z">
        <w:r w:rsidR="00745511" w:rsidDel="00B80B7A">
          <w:rPr>
            <w:lang w:val="en-US"/>
          </w:rPr>
          <w:delText xml:space="preserve">can </w:delText>
        </w:r>
      </w:del>
      <w:ins w:id="1272" w:author="Julian Christensen" w:date="2024-08-14T16:52:00Z">
        <w:r w:rsidR="00B80B7A">
          <w:rPr>
            <w:lang w:val="en-US"/>
          </w:rPr>
          <w:t xml:space="preserve">may </w:t>
        </w:r>
      </w:ins>
      <w:del w:id="1273" w:author="Julian Christensen" w:date="2024-08-14T16:52:00Z">
        <w:r w:rsidR="00745511" w:rsidDel="00B80B7A">
          <w:rPr>
            <w:lang w:val="en-US"/>
          </w:rPr>
          <w:delText xml:space="preserve">also </w:delText>
        </w:r>
      </w:del>
      <w:r w:rsidR="00745511">
        <w:rPr>
          <w:lang w:val="en-US"/>
        </w:rPr>
        <w:t xml:space="preserve">be accepted as long as the recall exceeds </w:t>
      </w:r>
      <w:ins w:id="1274" w:author="Julian Christensen" w:date="2024-08-14T16:53:00Z">
        <w:r w:rsidR="00B80B7A">
          <w:rPr>
            <w:lang w:val="en-US"/>
          </w:rPr>
          <w:t>0.</w:t>
        </w:r>
      </w:ins>
      <w:r w:rsidR="00745511">
        <w:rPr>
          <w:lang w:val="en-US"/>
        </w:rPr>
        <w:t>8</w:t>
      </w:r>
      <w:del w:id="1275" w:author="Julian Christensen" w:date="2024-08-14T16:53:00Z">
        <w:r w:rsidR="00745511" w:rsidDel="00B80B7A">
          <w:rPr>
            <w:lang w:val="en-US"/>
          </w:rPr>
          <w:delText>0%</w:delText>
        </w:r>
      </w:del>
      <w:r w:rsidR="00745511">
        <w:rPr>
          <w:lang w:val="en-US"/>
        </w:rPr>
        <w:t xml:space="preserve">. </w:t>
      </w:r>
      <w:r w:rsidR="00BE4B78">
        <w:rPr>
          <w:lang w:val="en-US"/>
        </w:rPr>
        <w:t>I</w:t>
      </w:r>
      <w:r w:rsidR="00D45966">
        <w:rPr>
          <w:lang w:val="en-US"/>
        </w:rPr>
        <w:t xml:space="preserve">f </w:t>
      </w:r>
      <w:del w:id="1276" w:author="Julian Christensen" w:date="2024-08-14T16:53:00Z">
        <w:r w:rsidR="00D45966" w:rsidDel="00B80B7A">
          <w:rPr>
            <w:lang w:val="en-US"/>
          </w:rPr>
          <w:delText xml:space="preserve">the </w:delText>
        </w:r>
      </w:del>
      <w:ins w:id="1277" w:author="Julian Christensen" w:date="2024-08-14T16:53:00Z">
        <w:r w:rsidR="00B80B7A">
          <w:rPr>
            <w:lang w:val="en-US"/>
          </w:rPr>
          <w:t xml:space="preserve">a </w:t>
        </w:r>
      </w:ins>
      <w:r w:rsidR="00D45966">
        <w:rPr>
          <w:lang w:val="en-US"/>
        </w:rPr>
        <w:t xml:space="preserve">specificity </w:t>
      </w:r>
      <w:ins w:id="1278" w:author="Julian Christensen" w:date="2024-08-14T15:13:00Z">
        <w:r w:rsidR="00EC6E04">
          <w:rPr>
            <w:lang w:val="en-US"/>
          </w:rPr>
          <w:t xml:space="preserve">value </w:t>
        </w:r>
      </w:ins>
      <w:del w:id="1279" w:author="Julian Christensen" w:date="2024-08-14T15:13:00Z">
        <w:r w:rsidR="00D45966" w:rsidDel="00EC6E04">
          <w:rPr>
            <w:lang w:val="en-US"/>
          </w:rPr>
          <w:delText xml:space="preserve">rate </w:delText>
        </w:r>
      </w:del>
      <w:r w:rsidR="00D45966">
        <w:rPr>
          <w:lang w:val="en-US"/>
        </w:rPr>
        <w:t xml:space="preserve">of </w:t>
      </w:r>
      <w:ins w:id="1280" w:author="Julian Christensen" w:date="2024-08-14T16:53:00Z">
        <w:r w:rsidR="00B80B7A">
          <w:rPr>
            <w:lang w:val="en-US"/>
          </w:rPr>
          <w:t>0.</w:t>
        </w:r>
      </w:ins>
      <w:r w:rsidR="00BE4B78">
        <w:rPr>
          <w:lang w:val="en-US"/>
        </w:rPr>
        <w:t>8</w:t>
      </w:r>
      <w:del w:id="1281" w:author="Julian Christensen" w:date="2024-08-14T16:53:00Z">
        <w:r w:rsidR="00BE4B78" w:rsidDel="00B80B7A">
          <w:rPr>
            <w:lang w:val="en-US"/>
          </w:rPr>
          <w:delText>0</w:delText>
        </w:r>
        <w:r w:rsidR="00D45966" w:rsidDel="00B80B7A">
          <w:rPr>
            <w:lang w:val="en-US"/>
          </w:rPr>
          <w:delText>%</w:delText>
        </w:r>
      </w:del>
      <w:r w:rsidR="00D45966">
        <w:rPr>
          <w:lang w:val="en-US"/>
        </w:rPr>
        <w:t xml:space="preserve"> cannot be reached, then the GPT API models should mainly be used to reduce the total number of study records needed to be screened by two independent reviewers. </w:t>
      </w:r>
      <w:commentRangeStart w:id="1282"/>
      <w:del w:id="1283" w:author="Julian Christensen" w:date="2024-08-14T16:53:00Z">
        <w:r w:rsidR="00D45966" w:rsidDel="00B80B7A">
          <w:rPr>
            <w:lang w:val="en-US"/>
          </w:rPr>
          <w:delText>Mo</w:delText>
        </w:r>
        <w:r w:rsidR="009759E6" w:rsidDel="00B80B7A">
          <w:rPr>
            <w:lang w:val="en-US"/>
          </w:rPr>
          <w:delText>re</w:delText>
        </w:r>
        <w:r w:rsidR="00D45966" w:rsidDel="00B80B7A">
          <w:rPr>
            <w:lang w:val="en-US"/>
          </w:rPr>
          <w:delText xml:space="preserve"> </w:delText>
        </w:r>
      </w:del>
      <w:ins w:id="1284" w:author="Julian Christensen" w:date="2024-08-14T16:53:00Z">
        <w:r w:rsidR="00B80B7A">
          <w:rPr>
            <w:lang w:val="en-US"/>
          </w:rPr>
          <w:t>W</w:t>
        </w:r>
      </w:ins>
      <w:del w:id="1285" w:author="Julian Christensen" w:date="2024-08-14T16:53:00Z">
        <w:r w:rsidR="00D45966" w:rsidDel="00B80B7A">
          <w:rPr>
            <w:lang w:val="en-US"/>
          </w:rPr>
          <w:delText>importantly, w</w:delText>
        </w:r>
      </w:del>
      <w:r w:rsidR="00745511">
        <w:rPr>
          <w:lang w:val="en-US"/>
        </w:rPr>
        <w:t xml:space="preserve">e suggest that if a recall </w:t>
      </w:r>
      <w:del w:id="1286" w:author="Julian Christensen" w:date="2024-08-14T15:13:00Z">
        <w:r w:rsidR="00745511" w:rsidDel="00EC6E04">
          <w:rPr>
            <w:lang w:val="en-US"/>
          </w:rPr>
          <w:delText xml:space="preserve">rate </w:delText>
        </w:r>
      </w:del>
      <w:r w:rsidR="00745511">
        <w:rPr>
          <w:lang w:val="en-US"/>
        </w:rPr>
        <w:t xml:space="preserve">of </w:t>
      </w:r>
      <w:ins w:id="1287" w:author="Julian Christensen" w:date="2024-08-14T16:53:00Z">
        <w:r w:rsidR="00B80B7A">
          <w:rPr>
            <w:lang w:val="en-US"/>
          </w:rPr>
          <w:t>0.8</w:t>
        </w:r>
      </w:ins>
      <w:del w:id="1288" w:author="Julian Christensen" w:date="2024-08-14T16:53:00Z">
        <w:r w:rsidR="00745511" w:rsidDel="00B80B7A">
          <w:rPr>
            <w:lang w:val="en-US"/>
          </w:rPr>
          <w:delText>80%</w:delText>
        </w:r>
      </w:del>
      <w:r w:rsidR="00745511">
        <w:rPr>
          <w:lang w:val="en-US"/>
        </w:rPr>
        <w:t xml:space="preserve"> cannot be reached, then the given GPT API model should not be used as an independent second screener. This can only be accepted if the given reviewer lacks financial resources</w:t>
      </w:r>
      <w:r w:rsidR="00F02E2D">
        <w:rPr>
          <w:lang w:val="en-US"/>
        </w:rPr>
        <w:t>.</w:t>
      </w:r>
      <w:r w:rsidR="008240F6">
        <w:rPr>
          <w:lang w:val="en-US"/>
        </w:rPr>
        <w:t xml:space="preserve"> </w:t>
      </w:r>
      <w:r w:rsidR="00F02E2D">
        <w:rPr>
          <w:lang w:val="en-US"/>
        </w:rPr>
        <w:t>In this case,</w:t>
      </w:r>
      <w:r w:rsidR="00745511">
        <w:rPr>
          <w:lang w:val="en-US"/>
        </w:rPr>
        <w:t xml:space="preserve"> single-screening is </w:t>
      </w:r>
      <w:r w:rsidR="00F02E2D">
        <w:rPr>
          <w:lang w:val="en-US"/>
        </w:rPr>
        <w:t xml:space="preserve">still </w:t>
      </w:r>
      <w:r w:rsidR="00745511">
        <w:rPr>
          <w:lang w:val="en-US"/>
        </w:rPr>
        <w:t xml:space="preserve">less desirable than using a </w:t>
      </w:r>
      <w:del w:id="1289" w:author="Julian Christensen" w:date="2024-08-14T16:55:00Z">
        <w:r w:rsidR="00745511" w:rsidDel="00B80B7A">
          <w:rPr>
            <w:lang w:val="en-US"/>
          </w:rPr>
          <w:delText>bad</w:delText>
        </w:r>
      </w:del>
      <w:ins w:id="1290" w:author="Julian Christensen" w:date="2024-08-14T16:55:00Z">
        <w:r w:rsidR="00B80B7A">
          <w:rPr>
            <w:lang w:val="en-US"/>
          </w:rPr>
          <w:t>low</w:t>
        </w:r>
      </w:ins>
      <w:r w:rsidR="00745511">
        <w:rPr>
          <w:lang w:val="en-US"/>
        </w:rPr>
        <w:t xml:space="preserve">-performing GPT API model as an extra </w:t>
      </w:r>
      <w:r w:rsidR="00F02E2D">
        <w:rPr>
          <w:lang w:val="en-US"/>
        </w:rPr>
        <w:t xml:space="preserve">‘pair of eyes’ to increase one’s chances of </w:t>
      </w:r>
      <w:r w:rsidR="00745511">
        <w:rPr>
          <w:lang w:val="en-US"/>
        </w:rPr>
        <w:t>finding all relevant studies. However, the reviewer must be earnest about this shortcoming of the screening</w:t>
      </w:r>
      <w:r w:rsidR="00D22A9C">
        <w:rPr>
          <w:lang w:val="en-US"/>
        </w:rPr>
        <w:t xml:space="preserve">, and we do not think this should be accepted in </w:t>
      </w:r>
      <w:r w:rsidR="008240F6">
        <w:rPr>
          <w:lang w:val="en-US"/>
        </w:rPr>
        <w:t>high-quality reviews</w:t>
      </w:r>
      <w:r w:rsidR="00745511">
        <w:rPr>
          <w:lang w:val="en-US"/>
        </w:rPr>
        <w:t xml:space="preserve">. </w:t>
      </w:r>
      <w:commentRangeEnd w:id="1282"/>
      <w:r w:rsidR="00B80B7A">
        <w:rPr>
          <w:rStyle w:val="CommentReference"/>
        </w:rPr>
        <w:commentReference w:id="1282"/>
      </w:r>
      <w:del w:id="1291" w:author="Julian Christensen" w:date="2024-08-14T16:56:00Z">
        <w:r w:rsidR="00745511" w:rsidDel="00B80B7A">
          <w:rPr>
            <w:lang w:val="en-US"/>
          </w:rPr>
          <w:delText>Alternatively</w:delText>
        </w:r>
        <w:r w:rsidR="00AF4B44" w:rsidDel="00B80B7A">
          <w:rPr>
            <w:lang w:val="en-US"/>
          </w:rPr>
          <w:delText>, i</w:delText>
        </w:r>
      </w:del>
      <w:ins w:id="1292" w:author="Julian Christensen" w:date="2024-08-14T16:56:00Z">
        <w:r w:rsidR="00B80B7A">
          <w:rPr>
            <w:lang w:val="en-US"/>
          </w:rPr>
          <w:t>I</w:t>
        </w:r>
      </w:ins>
      <w:r w:rsidR="00AF4B44">
        <w:rPr>
          <w:lang w:val="en-US"/>
        </w:rPr>
        <w:t xml:space="preserve">f the thresholds cannot be reached, the GPT API model can still be used as a third screener, again </w:t>
      </w:r>
      <w:r w:rsidR="008240F6">
        <w:rPr>
          <w:lang w:val="en-US"/>
        </w:rPr>
        <w:t>providing</w:t>
      </w:r>
      <w:r w:rsidR="00AF4B44">
        <w:rPr>
          <w:lang w:val="en-US"/>
        </w:rPr>
        <w:t xml:space="preserve"> extra security </w:t>
      </w:r>
      <w:r w:rsidR="00914CCD">
        <w:rPr>
          <w:lang w:val="en-US"/>
        </w:rPr>
        <w:t>for</w:t>
      </w:r>
      <w:r w:rsidR="00AF4B44">
        <w:rPr>
          <w:lang w:val="en-US"/>
        </w:rPr>
        <w:t xml:space="preserve"> detecting all relevant studies. </w:t>
      </w:r>
      <w:r w:rsidR="00745511">
        <w:rPr>
          <w:lang w:val="en-US"/>
        </w:rPr>
        <w:t xml:space="preserve">  </w:t>
      </w:r>
    </w:p>
    <w:p w14:paraId="60EE494B" w14:textId="15BC27C2"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w:t>
      </w:r>
      <w:ins w:id="1293" w:author="Julian Christensen" w:date="2024-08-14T16:57:00Z">
        <w:r w:rsidR="00B80B7A">
          <w:rPr>
            <w:lang w:val="en-US"/>
          </w:rPr>
          <w:t xml:space="preserve">a </w:t>
        </w:r>
      </w:ins>
      <w:r w:rsidR="00733EC8">
        <w:rPr>
          <w:lang w:val="en-US"/>
        </w:rPr>
        <w:t>second screener</w:t>
      </w:r>
      <w:r w:rsidR="00687960">
        <w:rPr>
          <w:lang w:val="en-US"/>
        </w:rPr>
        <w:t xml:space="preserve">, we suggest that the reviewers screen all study records before initiating the automated screening. Thereby, </w:t>
      </w:r>
      <w:del w:id="1294" w:author="Therese Deocampo Pigott" w:date="2024-08-07T20:44:00Z">
        <w:r w:rsidR="00687960" w:rsidDel="00213A7E">
          <w:rPr>
            <w:lang w:val="en-US"/>
          </w:rPr>
          <w:delText xml:space="preserve">it is prevented that </w:delText>
        </w:r>
      </w:del>
      <w:r w:rsidR="00687960">
        <w:rPr>
          <w:lang w:val="en-US"/>
        </w:rPr>
        <w:t>the human reviewers are</w:t>
      </w:r>
      <w:ins w:id="1295" w:author="Therese Deocampo Pigott" w:date="2024-08-07T20:44:00Z">
        <w:r w:rsidR="00213A7E">
          <w:rPr>
            <w:lang w:val="en-US"/>
          </w:rPr>
          <w:t xml:space="preserve"> not</w:t>
        </w:r>
      </w:ins>
      <w:r w:rsidR="00687960">
        <w:rPr>
          <w:lang w:val="en-US"/>
        </w:rPr>
        <w:t xml:space="preserv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8240F6">
        <w:rPr>
          <w:lang w:val="en-US"/>
        </w:rPr>
        <w:t>In general</w:t>
      </w:r>
      <w:r w:rsidR="00FD1541">
        <w:rPr>
          <w:lang w:val="en-US"/>
        </w:rPr>
        <w:t>,</w:t>
      </w:r>
      <w:r w:rsidR="00474195">
        <w:rPr>
          <w:lang w:val="en-US"/>
        </w:rPr>
        <w:t xml:space="preserve"> we recommend that decisions on whether GPT API model screening is appropriate in a given review should be made before </w:t>
      </w:r>
      <w:r w:rsidR="009759E6">
        <w:rPr>
          <w:lang w:val="en-US"/>
        </w:rPr>
        <w:t>the main</w:t>
      </w:r>
      <w:r w:rsidR="00474195">
        <w:rPr>
          <w:lang w:val="en-US"/>
        </w:rPr>
        <w:t xml:space="preserve"> TAB screening has been initiated</w:t>
      </w:r>
      <w:r w:rsidR="004C637A">
        <w:rPr>
          <w:lang w:val="en-US"/>
        </w:rPr>
        <w:t xml:space="preserve"> or after the human screening ha</w:t>
      </w:r>
      <w:r w:rsidR="008240F6">
        <w:rPr>
          <w:lang w:val="en-US"/>
        </w:rPr>
        <w:t>s</w:t>
      </w:r>
      <w:r w:rsidR="004C637A">
        <w:rPr>
          <w:lang w:val="en-US"/>
        </w:rPr>
        <w:t xml:space="preserve"> been conducted</w:t>
      </w:r>
      <w:r w:rsidR="00474195">
        <w:rPr>
          <w:lang w:val="en-US"/>
        </w:rPr>
        <w:t xml:space="preserve">. </w:t>
      </w:r>
      <w:r w:rsidR="00733EC8">
        <w:rPr>
          <w:lang w:val="en-US"/>
        </w:rPr>
        <w:t>An a</w:t>
      </w:r>
      <w:r w:rsidR="00685621">
        <w:rPr>
          <w:lang w:val="en-US"/>
        </w:rPr>
        <w:t>lternative</w:t>
      </w:r>
      <w:r w:rsidR="00733EC8">
        <w:rPr>
          <w:lang w:val="en-US"/>
        </w:rPr>
        <w:t xml:space="preserve"> to manually screening all records at once </w:t>
      </w:r>
      <w:r w:rsidR="00240878">
        <w:rPr>
          <w:lang w:val="en-US"/>
        </w:rPr>
        <w:t xml:space="preserve">is to </w:t>
      </w:r>
      <w:r w:rsidR="00685621">
        <w:rPr>
          <w:lang w:val="en-US"/>
        </w:rPr>
        <w:t>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5E903F09" w14:textId="3C698033" w:rsidR="00F02E2D" w:rsidRDefault="005657C1" w:rsidP="004C637A">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 xml:space="preserve">99%), the reviewers can consider just letting all study records that have been included by either </w:t>
      </w:r>
      <w:r>
        <w:rPr>
          <w:lang w:val="en-US"/>
        </w:rPr>
        <w:lastRenderedPageBreak/>
        <w:t>human or GPT</w:t>
      </w:r>
      <w:r w:rsidR="008240F6">
        <w:rPr>
          <w:lang w:val="en-US"/>
        </w:rPr>
        <w:t xml:space="preserve"> </w:t>
      </w:r>
      <w:r>
        <w:rPr>
          <w:lang w:val="en-US"/>
        </w:rPr>
        <w:t>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3D62AEAF" w14:textId="77777777" w:rsidR="004C637A" w:rsidRPr="00497B8E" w:rsidRDefault="004C637A" w:rsidP="004C637A">
      <w:pPr>
        <w:spacing w:after="0" w:line="360" w:lineRule="auto"/>
        <w:ind w:firstLine="1304"/>
        <w:jc w:val="both"/>
        <w:rPr>
          <w:lang w:val="en-US"/>
        </w:rPr>
      </w:pPr>
    </w:p>
    <w:p w14:paraId="2291F93F" w14:textId="6ED2E152"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10A25EE1" w14:textId="7A177E04" w:rsidR="00514F04" w:rsidRDefault="00502905" w:rsidP="008240F6">
      <w:pPr>
        <w:spacing w:after="0" w:line="360" w:lineRule="auto"/>
        <w:jc w:val="both"/>
        <w:rPr>
          <w:lang w:val="en-US"/>
        </w:rPr>
      </w:pPr>
      <w:r w:rsidRPr="00502905">
        <w:rPr>
          <w:lang w:val="en-US"/>
        </w:rPr>
        <w:t>Althoug</w:t>
      </w:r>
      <w:r>
        <w:rPr>
          <w:lang w:val="en-US"/>
        </w:rPr>
        <w:t xml:space="preserve">h we think that GPT API models can have a </w:t>
      </w:r>
      <w:r w:rsidR="008240F6" w:rsidRPr="00D75717">
        <w:rPr>
          <w:rStyle w:val="translation"/>
          <w:lang w:val="en-US"/>
          <w:rPrChange w:id="1296" w:author="Julian Christensen" w:date="2024-08-08T10:51:00Z">
            <w:rPr>
              <w:rStyle w:val="translation"/>
            </w:rPr>
          </w:rPrChange>
        </w:rPr>
        <w:t xml:space="preserve">revolutionary </w:t>
      </w:r>
      <w:r>
        <w:rPr>
          <w:lang w:val="en-US"/>
        </w:rPr>
        <w:t>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w:t>
      </w:r>
      <w:ins w:id="1297" w:author="Julian Christensen" w:date="2024-08-14T17:00:00Z">
        <w:r w:rsidR="00B80B7A">
          <w:rPr>
            <w:lang w:val="en-US"/>
          </w:rPr>
          <w:t>and/</w:t>
        </w:r>
      </w:ins>
      <w:r w:rsidR="002F055A">
        <w:rPr>
          <w:lang w:val="en-US"/>
        </w:rPr>
        <w:t>or</w:t>
      </w:r>
      <w:del w:id="1298" w:author="Julian Christensen" w:date="2024-08-14T17:00:00Z">
        <w:r w:rsidR="002F055A" w:rsidDel="00B80B7A">
          <w:rPr>
            <w:lang w:val="en-US"/>
          </w:rPr>
          <w:delText>/and</w:delText>
        </w:r>
      </w:del>
      <w:r w:rsidR="002F055A">
        <w:rPr>
          <w:lang w:val="en-US"/>
        </w:rPr>
        <w:t xml:space="preserve"> inclusion</w:t>
      </w:r>
      <w:del w:id="1299" w:author="Julian Christensen" w:date="2024-08-14T17:00:00Z">
        <w:r w:rsidR="002F055A" w:rsidDel="00B80B7A">
          <w:rPr>
            <w:lang w:val="en-US"/>
          </w:rPr>
          <w:delText>/exclusion</w:delText>
        </w:r>
      </w:del>
      <w:r w:rsidR="002F055A">
        <w:rPr>
          <w:lang w:val="en-US"/>
        </w:rPr>
        <w:t xml:space="preserve"> criteria</w:t>
      </w:r>
      <w:r>
        <w:rPr>
          <w:lang w:val="en-US"/>
        </w:rPr>
        <w:t xml:space="preserve"> is high </w:t>
      </w:r>
      <w:r w:rsidRPr="004C637A">
        <w:rPr>
          <w:i/>
          <w:lang w:val="en-US"/>
        </w:rPr>
        <w:t>and</w:t>
      </w:r>
      <w:r>
        <w:rPr>
          <w:lang w:val="en-US"/>
        </w:rPr>
        <w:t xml:space="preserve"> the number of reference records needed to be screened is low (</w:t>
      </w:r>
      <w:r w:rsidR="00DF0022">
        <w:rPr>
          <w:lang w:val="en-US"/>
        </w:rPr>
        <w:t>e.g.</w:t>
      </w:r>
      <w:r w:rsidR="00240878">
        <w:rPr>
          <w:lang w:val="en-US"/>
        </w:rPr>
        <w:t>,</w:t>
      </w:r>
      <w:r>
        <w:rPr>
          <w:lang w:val="en-US"/>
        </w:rPr>
        <w:t xml:space="preserve"> </w:t>
      </w:r>
      <w:r w:rsidR="00240878">
        <w:rPr>
          <w:lang w:val="en-US"/>
        </w:rPr>
        <w:t>less than</w:t>
      </w:r>
      <w:r>
        <w:rPr>
          <w:lang w:val="en-US"/>
        </w:rPr>
        <w:t xml:space="preserve"> 2000). In such </w:t>
      </w:r>
      <w:r w:rsidR="002F055A">
        <w:rPr>
          <w:lang w:val="en-US"/>
        </w:rPr>
        <w:t xml:space="preserve">a </w:t>
      </w:r>
      <w:r>
        <w:rPr>
          <w:lang w:val="en-US"/>
        </w:rPr>
        <w:t>situation</w:t>
      </w:r>
      <w:r w:rsidR="00DF0022">
        <w:rPr>
          <w:lang w:val="en-US"/>
        </w:rPr>
        <w:t xml:space="preserve">, it might take longer to </w:t>
      </w:r>
      <w:del w:id="1300" w:author="Julian Christensen" w:date="2024-08-14T17:00:00Z">
        <w:r w:rsidR="00DF0022" w:rsidDel="00B80B7A">
          <w:rPr>
            <w:lang w:val="en-US"/>
          </w:rPr>
          <w:delText xml:space="preserve">construct </w:delText>
        </w:r>
      </w:del>
      <w:ins w:id="1301" w:author="Julian Christensen" w:date="2024-08-14T17:00:00Z">
        <w:r w:rsidR="00B80B7A">
          <w:rPr>
            <w:lang w:val="en-US"/>
          </w:rPr>
          <w:t xml:space="preserve">engineer </w:t>
        </w:r>
      </w:ins>
      <w:r w:rsidR="00DF0022">
        <w:rPr>
          <w:lang w:val="en-US"/>
        </w:rPr>
        <w:t>reliable prompts than</w:t>
      </w:r>
      <w:ins w:id="1302" w:author="Julian Christensen" w:date="2024-08-14T17:01:00Z">
        <w:r w:rsidR="00B80B7A">
          <w:rPr>
            <w:lang w:val="en-US"/>
          </w:rPr>
          <w:t xml:space="preserve"> it would take to</w:t>
        </w:r>
      </w:ins>
      <w:r w:rsidR="00DF0022">
        <w:rPr>
          <w:lang w:val="en-US"/>
        </w:rPr>
        <w:t xml:space="preserve"> instantly </w:t>
      </w:r>
      <w:del w:id="1303" w:author="Julian Christensen" w:date="2024-08-14T17:01:00Z">
        <w:r w:rsidR="002F055A" w:rsidDel="00B80B7A">
          <w:rPr>
            <w:lang w:val="en-US"/>
          </w:rPr>
          <w:delText xml:space="preserve">initiating </w:delText>
        </w:r>
      </w:del>
      <w:ins w:id="1304" w:author="Julian Christensen" w:date="2024-08-14T17:01:00Z">
        <w:r w:rsidR="00B80B7A">
          <w:rPr>
            <w:lang w:val="en-US"/>
          </w:rPr>
          <w:t xml:space="preserve">initiate </w:t>
        </w:r>
      </w:ins>
      <w:del w:id="1305" w:author="Julian Christensen" w:date="2024-08-14T17:01:00Z">
        <w:r w:rsidR="00DF0022" w:rsidDel="00B80B7A">
          <w:rPr>
            <w:lang w:val="en-US"/>
          </w:rPr>
          <w:delText xml:space="preserve">the </w:delText>
        </w:r>
      </w:del>
      <w:r w:rsidR="00DF0022">
        <w:rPr>
          <w:lang w:val="en-US"/>
        </w:rPr>
        <w:t xml:space="preserve">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w:t>
      </w:r>
      <w:r w:rsidR="00240878">
        <w:rPr>
          <w:lang w:val="en-US"/>
        </w:rPr>
        <w:t xml:space="preserve">quickly </w:t>
      </w:r>
      <w:r w:rsidR="00661A63">
        <w:rPr>
          <w:lang w:val="en-US"/>
        </w:rPr>
        <w:t>set up a reliable screening with the FRIENDS data</w:t>
      </w:r>
      <w:ins w:id="1306" w:author="Julian Christensen" w:date="2024-08-14T17:01:00Z">
        <w:r w:rsidR="00B80B7A">
          <w:rPr>
            <w:lang w:val="en-US"/>
          </w:rPr>
          <w:t xml:space="preserve"> (i.e., in Experiment 2 above)</w:t>
        </w:r>
      </w:ins>
      <w:r w:rsidR="00240878">
        <w:rPr>
          <w:lang w:val="en-US"/>
        </w:rPr>
        <w:t xml:space="preserve">. </w:t>
      </w:r>
      <w:r w:rsidR="00661A63">
        <w:rPr>
          <w:lang w:val="en-US"/>
        </w:rPr>
        <w:t xml:space="preserve">Therefore, </w:t>
      </w:r>
      <w:r w:rsidR="00F02E2D">
        <w:rPr>
          <w:lang w:val="en-US"/>
        </w:rPr>
        <w:t>if</w:t>
      </w:r>
      <w:r w:rsidR="00661A63">
        <w:rPr>
          <w:lang w:val="en-US"/>
        </w:rPr>
        <w:t xml:space="preserve"> the complexity of </w:t>
      </w:r>
      <w:r w:rsidR="00F02E2D">
        <w:rPr>
          <w:lang w:val="en-US"/>
        </w:rPr>
        <w:t xml:space="preserve">a </w:t>
      </w:r>
      <w:r w:rsidR="00661A63">
        <w:rPr>
          <w:lang w:val="en-US"/>
        </w:rPr>
        <w:t>review</w:t>
      </w:r>
      <w:r w:rsidR="00F02E2D">
        <w:rPr>
          <w:lang w:val="en-US"/>
        </w:rPr>
        <w:t>’s inclusion</w:t>
      </w:r>
      <w:del w:id="1307" w:author="Julian Christensen" w:date="2024-08-14T17:02:00Z">
        <w:r w:rsidR="00F02E2D" w:rsidDel="002C7BBB">
          <w:rPr>
            <w:lang w:val="en-US"/>
          </w:rPr>
          <w:delText>/exclusion</w:delText>
        </w:r>
      </w:del>
      <w:r w:rsidR="00F02E2D">
        <w:rPr>
          <w:lang w:val="en-US"/>
        </w:rPr>
        <w:t xml:space="preserve"> criteria</w:t>
      </w:r>
      <w:r w:rsidR="00661A63">
        <w:rPr>
          <w:lang w:val="en-US"/>
        </w:rPr>
        <w:t xml:space="preserve"> is low</w:t>
      </w:r>
      <w:r w:rsidR="005D585F">
        <w:rPr>
          <w:lang w:val="en-US"/>
        </w:rPr>
        <w:t>,</w:t>
      </w:r>
      <w:r w:rsidR="00661A63">
        <w:rPr>
          <w:lang w:val="en-US"/>
        </w:rPr>
        <w:t xml:space="preserve"> </w:t>
      </w:r>
      <w:r w:rsidR="005D585F">
        <w:rPr>
          <w:lang w:val="en-US"/>
        </w:rPr>
        <w:t>i</w:t>
      </w:r>
      <w:r w:rsidR="00661A63">
        <w:rPr>
          <w:lang w:val="en-US"/>
        </w:rPr>
        <w:t xml:space="preserve">t </w:t>
      </w:r>
      <w:r w:rsidR="00F02E2D">
        <w:rPr>
          <w:lang w:val="en-US"/>
        </w:rPr>
        <w:t xml:space="preserve">may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F02E2D">
        <w:rPr>
          <w:lang w:val="en-US"/>
        </w:rPr>
        <w:t>, even if the number of records is not high</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del w:id="1308" w:author="Julian Christensen" w:date="2024-08-14T17:02:00Z">
        <w:r w:rsidR="005D585F" w:rsidDel="002C7BBB">
          <w:rPr>
            <w:lang w:val="en-US"/>
          </w:rPr>
          <w:delText>/waste</w:delText>
        </w:r>
      </w:del>
      <w:r w:rsidR="005D585F">
        <w:rPr>
          <w:lang w:val="en-US"/>
        </w:rPr>
        <w:t xml:space="preserv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w:t>
      </w:r>
      <w:r w:rsidR="00240878">
        <w:rPr>
          <w:lang w:val="en-US"/>
        </w:rPr>
        <w:t>visualizes</w:t>
      </w:r>
      <w:r w:rsidR="008240F6">
        <w:rPr>
          <w:lang w:val="en-US"/>
        </w:rPr>
        <w:t xml:space="preserve"> the conditions under which we</w:t>
      </w:r>
      <w:r>
        <w:rPr>
          <w:lang w:val="en-US"/>
        </w:rPr>
        <w:t xml:space="preserv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5F170544" w14:textId="77777777" w:rsidR="008240F6" w:rsidRDefault="008240F6" w:rsidP="008240F6">
      <w:pPr>
        <w:spacing w:after="0" w:line="360" w:lineRule="auto"/>
        <w:jc w:val="both"/>
        <w:rPr>
          <w:lang w:val="en-US"/>
        </w:rPr>
      </w:pPr>
    </w:p>
    <w:p w14:paraId="6A26D30D" w14:textId="1CDF6558"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240878">
        <w:tc>
          <w:tcPr>
            <w:tcW w:w="1701" w:type="dxa"/>
            <w:tcBorders>
              <w:top w:val="single" w:sz="4" w:space="0" w:color="auto"/>
              <w:left w:val="single" w:sz="4" w:space="0" w:color="auto"/>
              <w:bottom w:val="nil"/>
              <w:right w:val="single" w:sz="4" w:space="0" w:color="auto"/>
              <w:tl2br w:val="nil"/>
            </w:tcBorders>
          </w:tcPr>
          <w:p w14:paraId="6954D80C" w14:textId="77777777" w:rsidR="008A05F5" w:rsidRDefault="008A05F5" w:rsidP="006F63D8">
            <w:pPr>
              <w:spacing w:line="360" w:lineRule="auto"/>
              <w:rPr>
                <w:lang w:val="en-US"/>
              </w:rPr>
            </w:pPr>
          </w:p>
        </w:tc>
        <w:tc>
          <w:tcPr>
            <w:tcW w:w="7927" w:type="dxa"/>
            <w:gridSpan w:val="3"/>
            <w:tcBorders>
              <w:left w:val="single" w:sz="4" w:space="0" w:color="auto"/>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4D3C3D"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4D3C3D"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1C0ED78" w14:textId="77777777" w:rsidR="008240F6" w:rsidRDefault="008240F6" w:rsidP="006F63D8">
      <w:pPr>
        <w:spacing w:after="0" w:line="360" w:lineRule="auto"/>
        <w:rPr>
          <w:b/>
          <w:lang w:val="en-US"/>
        </w:rPr>
      </w:pPr>
    </w:p>
    <w:p w14:paraId="4FA1D2D3" w14:textId="413FA59A"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7CB40196"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r w:rsidR="00D75717">
        <w:fldChar w:fldCharType="begin"/>
      </w:r>
      <w:r w:rsidR="00D75717" w:rsidRPr="00D75717">
        <w:rPr>
          <w:lang w:val="en-US"/>
          <w:rPrChange w:id="1309" w:author="Julian Christensen" w:date="2024-08-08T09:30:00Z">
            <w:rPr/>
          </w:rPrChange>
        </w:rPr>
        <w:instrText xml:space="preserve"> HYPERLINK "https://osf.io/apdfw/" </w:instrText>
      </w:r>
      <w:r w:rsidR="00D75717">
        <w:fldChar w:fldCharType="separate"/>
      </w:r>
      <w:r w:rsidR="00B50203" w:rsidRPr="005A0A47">
        <w:rPr>
          <w:rStyle w:val="Hyperlink"/>
          <w:lang w:val="en-US"/>
        </w:rPr>
        <w:t>https://osf.io/apdfw/</w:t>
      </w:r>
      <w:r w:rsidR="00D75717">
        <w:rPr>
          <w:rStyle w:val="Hyperlink"/>
          <w:lang w:val="en-US"/>
        </w:rPr>
        <w:fldChar w:fldCharType="end"/>
      </w:r>
      <w:r w:rsidR="00B50203">
        <w:rPr>
          <w:lang w:val="en-US"/>
        </w:rPr>
        <w:t>.</w:t>
      </w:r>
      <w:r w:rsidR="004D4245">
        <w:rPr>
          <w:lang w:val="en-US"/>
        </w:rPr>
        <w:t xml:space="preserve"> </w:t>
      </w:r>
      <w:del w:id="1310" w:author="Julian Christensen" w:date="2024-08-15T08:57:00Z">
        <w:r w:rsidR="00006375" w:rsidDel="005A5163">
          <w:rPr>
            <w:lang w:val="en-US"/>
          </w:rPr>
          <w:delText>A</w:delText>
        </w:r>
        <w:r w:rsidDel="005A5163">
          <w:rPr>
            <w:lang w:val="en-US"/>
          </w:rPr>
          <w:delText xml:space="preserve"> clear limitation of th</w:delText>
        </w:r>
        <w:r w:rsidR="008B6AF6" w:rsidDel="005A5163">
          <w:rPr>
            <w:lang w:val="en-US"/>
          </w:rPr>
          <w:delText>e shared</w:delText>
        </w:r>
        <w:r w:rsidDel="005A5163">
          <w:rPr>
            <w:lang w:val="en-US"/>
          </w:rPr>
          <w:delText xml:space="preserve"> material is that it will not necessarily be possible to make exact replication</w:delText>
        </w:r>
        <w:r w:rsidR="005C7C60" w:rsidDel="005A5163">
          <w:rPr>
            <w:lang w:val="en-US"/>
          </w:rPr>
          <w:delText>s</w:delText>
        </w:r>
        <w:r w:rsidDel="005A5163">
          <w:rPr>
            <w:lang w:val="en-US"/>
          </w:rPr>
          <w:delText xml:space="preserve"> of</w:delText>
        </w:r>
      </w:del>
      <w:ins w:id="1311" w:author="Julian Christensen" w:date="2024-08-15T08:57:00Z">
        <w:r w:rsidR="005A5163">
          <w:rPr>
            <w:lang w:val="en-US"/>
          </w:rPr>
          <w:t xml:space="preserve">It should be noted that – even if running the exact same codes as we used in our tests – the </w:t>
        </w:r>
      </w:ins>
      <w:ins w:id="1312" w:author="Julian Christensen" w:date="2024-08-15T09:02:00Z">
        <w:r w:rsidR="005A5163">
          <w:rPr>
            <w:lang w:val="en-US"/>
          </w:rPr>
          <w:t xml:space="preserve">screening performances might </w:t>
        </w:r>
      </w:ins>
      <w:ins w:id="1313" w:author="Julian Christensen" w:date="2024-08-15T09:03:00Z">
        <w:r w:rsidR="00CA67C7">
          <w:rPr>
            <w:lang w:val="en-US"/>
          </w:rPr>
          <w:t>not be identical to ours since</w:t>
        </w:r>
      </w:ins>
      <w:del w:id="1314" w:author="Julian Christensen" w:date="2024-08-15T08:57:00Z">
        <w:r w:rsidDel="005A5163">
          <w:rPr>
            <w:lang w:val="en-US"/>
          </w:rPr>
          <w:delText xml:space="preserve"> our results</w:delText>
        </w:r>
      </w:del>
      <w:del w:id="1315" w:author="Julian Christensen" w:date="2024-08-15T09:02:00Z">
        <w:r w:rsidDel="005A5163">
          <w:rPr>
            <w:lang w:val="en-US"/>
          </w:rPr>
          <w:delText xml:space="preserve"> since</w:delText>
        </w:r>
      </w:del>
      <w:ins w:id="1316" w:author="Julian Christensen" w:date="2024-08-15T08:58:00Z">
        <w:r w:rsidR="005A5163">
          <w:rPr>
            <w:lang w:val="en-US"/>
          </w:rPr>
          <w:t>,</w:t>
        </w:r>
      </w:ins>
      <w:ins w:id="1317" w:author="Julian Christensen" w:date="2024-08-15T08:53:00Z">
        <w:r w:rsidR="005A5163">
          <w:rPr>
            <w:lang w:val="en-US"/>
          </w:rPr>
          <w:t xml:space="preserve"> as illustrated in our analyses</w:t>
        </w:r>
      </w:ins>
      <w:ins w:id="1318" w:author="Julian Christensen" w:date="2024-08-15T08:58:00Z">
        <w:r w:rsidR="005A5163">
          <w:rPr>
            <w:lang w:val="en-US"/>
          </w:rPr>
          <w:t>,</w:t>
        </w:r>
      </w:ins>
      <w:ins w:id="1319" w:author="Julian Christensen" w:date="2024-08-15T08:53:00Z">
        <w:r w:rsidR="005A5163">
          <w:rPr>
            <w:lang w:val="en-US"/>
          </w:rPr>
          <w:t xml:space="preserve"> the </w:t>
        </w:r>
      </w:ins>
      <w:ins w:id="1320" w:author="Julian Christensen" w:date="2024-08-15T08:54:00Z">
        <w:r w:rsidR="005A5163">
          <w:rPr>
            <w:lang w:val="en-US"/>
          </w:rPr>
          <w:t xml:space="preserve">screening decisions of the </w:t>
        </w:r>
      </w:ins>
      <w:ins w:id="1321" w:author="Julian Christensen" w:date="2024-08-15T08:53:00Z">
        <w:r w:rsidR="005A5163">
          <w:rPr>
            <w:lang w:val="en-US"/>
          </w:rPr>
          <w:t>GPT API models</w:t>
        </w:r>
      </w:ins>
      <w:ins w:id="1322" w:author="Julian Christensen" w:date="2024-08-15T09:04:00Z">
        <w:r w:rsidR="00CA67C7">
          <w:rPr>
            <w:lang w:val="en-US"/>
          </w:rPr>
          <w:t xml:space="preserve"> (like humans)</w:t>
        </w:r>
      </w:ins>
      <w:ins w:id="1323" w:author="Julian Christensen" w:date="2024-08-15T08:53:00Z">
        <w:r w:rsidR="005A5163">
          <w:rPr>
            <w:lang w:val="en-US"/>
          </w:rPr>
          <w:t xml:space="preserve"> are not </w:t>
        </w:r>
      </w:ins>
      <w:ins w:id="1324" w:author="Julian Christensen" w:date="2024-08-15T08:58:00Z">
        <w:r w:rsidR="005A5163">
          <w:rPr>
            <w:lang w:val="en-US"/>
          </w:rPr>
          <w:t>100 %</w:t>
        </w:r>
      </w:ins>
      <w:ins w:id="1325" w:author="Julian Christensen" w:date="2024-08-15T08:53:00Z">
        <w:r w:rsidR="005A5163">
          <w:rPr>
            <w:lang w:val="en-US"/>
          </w:rPr>
          <w:t xml:space="preserve"> consistent a</w:t>
        </w:r>
      </w:ins>
      <w:ins w:id="1326" w:author="Julian Christensen" w:date="2024-08-15T08:54:00Z">
        <w:r w:rsidR="005A5163">
          <w:rPr>
            <w:lang w:val="en-US"/>
          </w:rPr>
          <w:t>cross screenings</w:t>
        </w:r>
      </w:ins>
      <w:ins w:id="1327" w:author="Julian Christensen" w:date="2024-08-15T08:58:00Z">
        <w:r w:rsidR="005A5163">
          <w:rPr>
            <w:lang w:val="en-US"/>
          </w:rPr>
          <w:t>.</w:t>
        </w:r>
      </w:ins>
      <w:ins w:id="1328" w:author="Julian Christensen" w:date="2024-08-15T08:54:00Z">
        <w:r w:rsidR="005A5163">
          <w:rPr>
            <w:lang w:val="en-US"/>
          </w:rPr>
          <w:t xml:space="preserve"> </w:t>
        </w:r>
      </w:ins>
      <w:del w:id="1329" w:author="Julian Christensen" w:date="2024-08-15T08:54:00Z">
        <w:r w:rsidDel="005A5163">
          <w:rPr>
            <w:lang w:val="en-US"/>
          </w:rPr>
          <w:delText xml:space="preserve"> minor model decision deviations can appear from screening to screening</w:delText>
        </w:r>
      </w:del>
      <w:del w:id="1330" w:author="Julian Christensen" w:date="2024-08-15T08:58:00Z">
        <w:r w:rsidDel="005A5163">
          <w:rPr>
            <w:lang w:val="en-US"/>
          </w:rPr>
          <w:delText xml:space="preserve">. </w:delText>
        </w:r>
      </w:del>
      <w:r>
        <w:rPr>
          <w:lang w:val="en-US"/>
        </w:rPr>
        <w:t>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del w:id="1331" w:author="Julian Christensen" w:date="2024-08-15T09:04:00Z">
        <w:r w:rsidR="005C7C60" w:rsidDel="00CA67C7">
          <w:rPr>
            <w:lang w:val="en-US"/>
          </w:rPr>
          <w:delText>Moreover</w:delText>
        </w:r>
        <w:r w:rsidDel="00CA67C7">
          <w:rPr>
            <w:lang w:val="en-US"/>
          </w:rPr>
          <w:delText>, it is important to note that humans would pro</w:delText>
        </w:r>
        <w:r w:rsidR="00094E93" w:rsidDel="00CA67C7">
          <w:rPr>
            <w:lang w:val="en-US"/>
          </w:rPr>
          <w:delText>bab</w:delText>
        </w:r>
        <w:r w:rsidDel="00CA67C7">
          <w:rPr>
            <w:lang w:val="en-US"/>
          </w:rPr>
          <w:delText>ly also change their screening decisions if they had to reiterate their first TAB screening</w:delText>
        </w:r>
        <w:r w:rsidR="00F00C65" w:rsidDel="00CA67C7">
          <w:rPr>
            <w:lang w:val="en-US"/>
          </w:rPr>
          <w:delText xml:space="preserve">. </w:delText>
        </w:r>
        <w:r w:rsidDel="00CA67C7">
          <w:rPr>
            <w:lang w:val="en-US"/>
          </w:rPr>
          <w:delText xml:space="preserve">Therefore, we consider minor discrepancies to be </w:delText>
        </w:r>
        <w:r w:rsidR="00462549" w:rsidDel="00CA67C7">
          <w:rPr>
            <w:lang w:val="en-US"/>
          </w:rPr>
          <w:delText>acceptable</w:delText>
        </w:r>
        <w:r w:rsidR="008240F6" w:rsidDel="00CA67C7">
          <w:rPr>
            <w:lang w:val="en-US"/>
          </w:rPr>
          <w:delText xml:space="preserve"> and human-like</w:delText>
        </w:r>
        <w:r w:rsidDel="00CA67C7">
          <w:rPr>
            <w:lang w:val="en-US"/>
          </w:rPr>
          <w:delText xml:space="preserve">. </w:delText>
        </w:r>
        <w:commentRangeStart w:id="1332"/>
        <w:r w:rsidR="000A26CA" w:rsidDel="00CA67C7">
          <w:rPr>
            <w:lang w:val="en-US"/>
          </w:rPr>
          <w:delText>Nonetheless, i</w:delText>
        </w:r>
      </w:del>
      <w:ins w:id="1333" w:author="Julian Christensen" w:date="2024-08-15T09:04:00Z">
        <w:r w:rsidR="00CA67C7">
          <w:rPr>
            <w:lang w:val="en-US"/>
          </w:rPr>
          <w:t>I</w:t>
        </w:r>
      </w:ins>
      <w:r w:rsidR="000A26CA">
        <w:rPr>
          <w:lang w:val="en-US"/>
        </w:rPr>
        <w:t xml:space="preserve">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w:t>
      </w:r>
      <w:commentRangeEnd w:id="1332"/>
      <w:r w:rsidR="005A5163">
        <w:rPr>
          <w:rStyle w:val="CommentReference"/>
        </w:rPr>
        <w:commentReference w:id="1332"/>
      </w:r>
      <w:r w:rsidR="000A26CA">
        <w:rPr>
          <w:lang w:val="en-US"/>
        </w:rPr>
        <w:t xml:space="preserve">. </w:t>
      </w:r>
      <w:r w:rsidR="00462549">
        <w:rPr>
          <w:lang w:val="en-US"/>
        </w:rPr>
        <w:t>We did not use this functionality since it was not developed at the time when we ran our experiments but we consider it to be a helpful feature for future applications.</w:t>
      </w:r>
    </w:p>
    <w:p w14:paraId="3A4DA8DD" w14:textId="4B08B1B2" w:rsidR="00760DAF" w:rsidRDefault="00CF77EF" w:rsidP="00240878">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w:t>
      </w:r>
      <w:del w:id="1334" w:author="Julian Christensen" w:date="2024-08-15T08:56:00Z">
        <w:r w:rsidR="008B6AF6" w:rsidDel="005A5163">
          <w:rPr>
            <w:lang w:val="en-US"/>
          </w:rPr>
          <w:delText>in this paper represent</w:delText>
        </w:r>
      </w:del>
      <w:ins w:id="1335" w:author="Julian Christensen" w:date="2024-08-15T08:56:00Z">
        <w:r w:rsidR="005A5163">
          <w:rPr>
            <w:lang w:val="en-US"/>
          </w:rPr>
          <w:t>are based on</w:t>
        </w:r>
      </w:ins>
      <w:r w:rsidR="008B6AF6">
        <w:rPr>
          <w:lang w:val="en-US"/>
        </w:rPr>
        <w:t xml:space="preserve"> black box</w:t>
      </w:r>
      <w:ins w:id="1336" w:author="Julian Christensen" w:date="2024-08-15T08:56:00Z">
        <w:r w:rsidR="005A5163">
          <w:rPr>
            <w:lang w:val="en-US"/>
          </w:rPr>
          <w:t>,</w:t>
        </w:r>
      </w:ins>
      <w:r w:rsidR="008B6AF6">
        <w:rPr>
          <w:lang w:val="en-US"/>
        </w:rPr>
        <w:t xml:space="preserve"> </w:t>
      </w:r>
      <w:del w:id="1337" w:author="Julian Christensen" w:date="2024-08-15T08:56:00Z">
        <w:r w:rsidR="008B6AF6" w:rsidDel="005A5163">
          <w:rPr>
            <w:lang w:val="en-US"/>
          </w:rPr>
          <w:delText xml:space="preserve">and </w:delText>
        </w:r>
      </w:del>
      <w:r w:rsidR="008B6AF6">
        <w:rPr>
          <w:lang w:val="en-US"/>
        </w:rPr>
        <w:t>close</w:t>
      </w:r>
      <w:r w:rsidR="00F00C65">
        <w:rPr>
          <w:lang w:val="en-US"/>
        </w:rPr>
        <w:t>d-source</w:t>
      </w:r>
      <w:r w:rsidR="008B6AF6">
        <w:rPr>
          <w:lang w:val="en-US"/>
        </w:rPr>
        <w:t xml:space="preserve"> algorithms. </w:t>
      </w:r>
      <w:del w:id="1338" w:author="Julian Christensen" w:date="2024-08-15T09:05:00Z">
        <w:r w:rsidR="008B6AF6" w:rsidDel="00CA67C7">
          <w:rPr>
            <w:lang w:val="en-US"/>
          </w:rPr>
          <w:delText>Though, w</w:delText>
        </w:r>
      </w:del>
      <w:ins w:id="1339" w:author="Julian Christensen" w:date="2024-08-15T09:05:00Z">
        <w:r w:rsidR="00CA67C7">
          <w:rPr>
            <w:lang w:val="en-US"/>
          </w:rPr>
          <w:t>W</w:t>
        </w:r>
      </w:ins>
      <w:r w:rsidR="008B6AF6">
        <w:rPr>
          <w:lang w:val="en-US"/>
        </w:rPr>
        <w:t xml:space="preserve">e </w:t>
      </w:r>
      <w:del w:id="1340" w:author="Julian Christensen" w:date="2024-08-15T09:05:00Z">
        <w:r w:rsidR="008B6AF6" w:rsidDel="00CA67C7">
          <w:rPr>
            <w:lang w:val="en-US"/>
          </w:rPr>
          <w:delText>can show</w:delText>
        </w:r>
      </w:del>
      <w:ins w:id="1341" w:author="Julian Christensen" w:date="2024-08-15T09:05:00Z">
        <w:r w:rsidR="00CA67C7">
          <w:rPr>
            <w:lang w:val="en-US"/>
          </w:rPr>
          <w:t>have demonstrated</w:t>
        </w:r>
      </w:ins>
      <w:r w:rsidR="008B6AF6">
        <w:rPr>
          <w:lang w:val="en-US"/>
        </w:rPr>
        <w:t xml:space="preserve"> that</w:t>
      </w:r>
      <w:ins w:id="1342" w:author="Julian Christensen" w:date="2024-08-15T09:10:00Z">
        <w:r w:rsidR="00CA67C7">
          <w:rPr>
            <w:lang w:val="en-US"/>
          </w:rPr>
          <w:t xml:space="preserve"> current</w:t>
        </w:r>
      </w:ins>
      <w:r w:rsidR="008B6AF6">
        <w:rPr>
          <w:lang w:val="en-US"/>
        </w:rPr>
        <w:t xml:space="preserve"> </w:t>
      </w:r>
      <w:del w:id="1343" w:author="Julian Christensen" w:date="2024-08-15T09:05:00Z">
        <w:r w:rsidR="008B6AF6" w:rsidDel="00CA67C7">
          <w:rPr>
            <w:lang w:val="en-US"/>
          </w:rPr>
          <w:delText xml:space="preserve">they </w:delText>
        </w:r>
      </w:del>
      <w:ins w:id="1344" w:author="Julian Christensen" w:date="2024-08-15T09:06:00Z">
        <w:r w:rsidR="00CA67C7">
          <w:rPr>
            <w:lang w:val="en-US"/>
          </w:rPr>
          <w:t>GPT API</w:t>
        </w:r>
      </w:ins>
      <w:ins w:id="1345" w:author="Julian Christensen" w:date="2024-08-15T09:05:00Z">
        <w:r w:rsidR="00CA67C7">
          <w:rPr>
            <w:lang w:val="en-US"/>
          </w:rPr>
          <w:t xml:space="preserve"> models</w:t>
        </w:r>
      </w:ins>
      <w:ins w:id="1346" w:author="Julian Christensen" w:date="2024-08-15T09:08:00Z">
        <w:r w:rsidR="00CA67C7">
          <w:rPr>
            <w:lang w:val="en-US"/>
          </w:rPr>
          <w:t xml:space="preserve"> </w:t>
        </w:r>
      </w:ins>
      <w:del w:id="1347" w:author="Julian Christensen" w:date="2024-08-15T09:06:00Z">
        <w:r w:rsidR="008B6AF6" w:rsidDel="00CA67C7">
          <w:rPr>
            <w:lang w:val="en-US"/>
          </w:rPr>
          <w:delText>can be used for</w:delText>
        </w:r>
      </w:del>
      <w:ins w:id="1348" w:author="Julian Christensen" w:date="2024-08-15T09:06:00Z">
        <w:r w:rsidR="00CA67C7">
          <w:rPr>
            <w:lang w:val="en-US"/>
          </w:rPr>
          <w:t xml:space="preserve">– </w:t>
        </w:r>
      </w:ins>
      <w:ins w:id="1349" w:author="Julian Christensen" w:date="2024-08-15T09:08:00Z">
        <w:r w:rsidR="00CA67C7">
          <w:rPr>
            <w:lang w:val="en-US"/>
          </w:rPr>
          <w:t xml:space="preserve">if configured adequately </w:t>
        </w:r>
      </w:ins>
      <w:ins w:id="1350" w:author="Julian Christensen" w:date="2024-08-15T09:09:00Z">
        <w:r w:rsidR="00CA67C7">
          <w:rPr>
            <w:lang w:val="en-US"/>
          </w:rPr>
          <w:t xml:space="preserve">– are capable of doing </w:t>
        </w:r>
      </w:ins>
      <w:del w:id="1351" w:author="Julian Christensen" w:date="2024-08-15T09:08:00Z">
        <w:r w:rsidR="008B6AF6" w:rsidDel="00CA67C7">
          <w:rPr>
            <w:lang w:val="en-US"/>
          </w:rPr>
          <w:delText xml:space="preserve"> </w:delText>
        </w:r>
      </w:del>
      <w:r w:rsidR="008B6AF6">
        <w:rPr>
          <w:lang w:val="en-US"/>
        </w:rPr>
        <w:t>TAB screening tasks</w:t>
      </w:r>
      <w:ins w:id="1352" w:author="Julian Christensen" w:date="2024-08-15T09:10:00Z">
        <w:r w:rsidR="00CA67C7">
          <w:rPr>
            <w:lang w:val="en-US"/>
          </w:rPr>
          <w:t>,</w:t>
        </w:r>
      </w:ins>
      <w:r w:rsidR="00F0340E">
        <w:rPr>
          <w:lang w:val="en-US"/>
        </w:rPr>
        <w:t xml:space="preserve"> </w:t>
      </w:r>
      <w:del w:id="1353" w:author="Julian Christensen" w:date="2024-08-15T09:10:00Z">
        <w:r w:rsidR="00F0340E" w:rsidDel="00CA67C7">
          <w:rPr>
            <w:lang w:val="en-US"/>
          </w:rPr>
          <w:delText>at the current state of time</w:delText>
        </w:r>
        <w:r w:rsidR="00841CA6" w:rsidDel="00CA67C7">
          <w:rPr>
            <w:lang w:val="en-US"/>
          </w:rPr>
          <w:delText>,</w:delText>
        </w:r>
        <w:r w:rsidR="00F0340E" w:rsidDel="00CA67C7">
          <w:rPr>
            <w:lang w:val="en-US"/>
          </w:rPr>
          <w:delText xml:space="preserve"> and with the current models</w:delText>
        </w:r>
        <w:r w:rsidR="008B6AF6" w:rsidDel="00CA67C7">
          <w:rPr>
            <w:lang w:val="en-US"/>
          </w:rPr>
          <w:delText xml:space="preserve">, </w:delText>
        </w:r>
      </w:del>
      <w:ins w:id="1354" w:author="Julian Christensen" w:date="2024-08-15T09:06:00Z">
        <w:r w:rsidR="00CA67C7">
          <w:rPr>
            <w:lang w:val="en-US"/>
          </w:rPr>
          <w:t xml:space="preserve">but </w:t>
        </w:r>
      </w:ins>
      <w:r w:rsidR="008B6AF6">
        <w:rPr>
          <w:lang w:val="en-US"/>
        </w:rPr>
        <w:t xml:space="preserve">we are </w:t>
      </w:r>
      <w:ins w:id="1355" w:author="Julian Christensen" w:date="2024-08-15T09:06:00Z">
        <w:r w:rsidR="00CA67C7">
          <w:rPr>
            <w:lang w:val="en-US"/>
          </w:rPr>
          <w:t>un</w:t>
        </w:r>
      </w:ins>
      <w:del w:id="1356" w:author="Julian Christensen" w:date="2024-08-15T09:06:00Z">
        <w:r w:rsidR="008B6AF6" w:rsidDel="00CA67C7">
          <w:rPr>
            <w:lang w:val="en-US"/>
          </w:rPr>
          <w:delText xml:space="preserve">not </w:delText>
        </w:r>
      </w:del>
      <w:r w:rsidR="008B6AF6">
        <w:rPr>
          <w:lang w:val="en-US"/>
        </w:rPr>
        <w:t>able to say</w:t>
      </w:r>
      <w:del w:id="1357" w:author="Julian Christensen" w:date="2024-08-15T09:11:00Z">
        <w:r w:rsidR="008B6AF6" w:rsidDel="00CA67C7">
          <w:rPr>
            <w:lang w:val="en-US"/>
          </w:rPr>
          <w:delText xml:space="preserve"> anything about</w:delText>
        </w:r>
      </w:del>
      <w:r w:rsidR="008B6AF6">
        <w:rPr>
          <w:lang w:val="en-US"/>
        </w:rPr>
        <w:t xml:space="preserve"> </w:t>
      </w:r>
      <w:r w:rsidR="008B6AF6" w:rsidRPr="00CA67C7">
        <w:rPr>
          <w:i/>
          <w:lang w:val="en-US"/>
          <w:rPrChange w:id="1358" w:author="Julian Christensen" w:date="2024-08-15T09:11:00Z">
            <w:rPr>
              <w:lang w:val="en-US"/>
            </w:rPr>
          </w:rPrChange>
        </w:rPr>
        <w:t>why</w:t>
      </w:r>
      <w:r w:rsidR="008B6AF6">
        <w:rPr>
          <w:lang w:val="en-US"/>
        </w:rPr>
        <w:t xml:space="preserve">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w:t>
      </w:r>
      <w:r w:rsidR="008240F6">
        <w:rPr>
          <w:lang w:val="en-US"/>
        </w:rPr>
        <w:t>across</w:t>
      </w:r>
      <w:r w:rsidR="008B6AF6">
        <w:rPr>
          <w:lang w:val="en-US"/>
        </w:rPr>
        <w:t xml:space="preserve"> time is unclear. Consequently, we cannot infer that the results of our experiments are generalizable to other </w:t>
      </w:r>
      <w:del w:id="1359" w:author="Julian Christensen" w:date="2024-08-15T09:12:00Z">
        <w:r w:rsidR="008B6AF6" w:rsidDel="00CA67C7">
          <w:rPr>
            <w:lang w:val="en-US"/>
          </w:rPr>
          <w:delText>GPT-4</w:delText>
        </w:r>
      </w:del>
      <w:ins w:id="1360" w:author="Julian Christensen" w:date="2024-08-15T09:12:00Z">
        <w:r w:rsidR="00CA67C7">
          <w:rPr>
            <w:lang w:val="en-US"/>
          </w:rPr>
          <w:t>GPT</w:t>
        </w:r>
      </w:ins>
      <w:r w:rsidR="008B6AF6">
        <w:rPr>
          <w:lang w:val="en-US"/>
        </w:rPr>
        <w:t xml:space="preserve"> models</w:t>
      </w:r>
      <w:ins w:id="1361" w:author="Julian Christensen" w:date="2024-08-15T09:12:00Z">
        <w:r w:rsidR="00CA67C7">
          <w:rPr>
            <w:lang w:val="en-US"/>
          </w:rPr>
          <w:t>,</w:t>
        </w:r>
      </w:ins>
      <w:r w:rsidR="008B6AF6">
        <w:rPr>
          <w:lang w:val="en-US"/>
        </w:rPr>
        <w:t xml:space="preserve"> such as the </w:t>
      </w:r>
      <w:r w:rsidR="003B63AD">
        <w:rPr>
          <w:lang w:val="en-US"/>
        </w:rPr>
        <w:t>GPT</w:t>
      </w:r>
      <w:r w:rsidR="008B6AF6">
        <w:rPr>
          <w:lang w:val="en-US"/>
        </w:rPr>
        <w:t>-4o</w:t>
      </w:r>
      <w:ins w:id="1362" w:author="Julian Christensen" w:date="2024-08-15T09:14:00Z">
        <w:r w:rsidR="0082049C">
          <w:rPr>
            <w:lang w:val="en-US"/>
          </w:rPr>
          <w:t xml:space="preserve"> model, the</w:t>
        </w:r>
      </w:ins>
      <w:r w:rsidR="008B6AF6">
        <w:rPr>
          <w:lang w:val="en-US"/>
        </w:rPr>
        <w:t xml:space="preserve"> </w:t>
      </w:r>
      <w:del w:id="1363" w:author="Julian Christensen" w:date="2024-08-15T09:13:00Z">
        <w:r w:rsidR="008B6AF6" w:rsidDel="0082049C">
          <w:rPr>
            <w:lang w:val="en-US"/>
          </w:rPr>
          <w:delText xml:space="preserve">or the </w:delText>
        </w:r>
      </w:del>
      <w:r w:rsidR="003B63AD">
        <w:rPr>
          <w:lang w:val="en-US"/>
        </w:rPr>
        <w:t>GPT</w:t>
      </w:r>
      <w:r w:rsidR="008B6AF6">
        <w:rPr>
          <w:lang w:val="en-US"/>
        </w:rPr>
        <w:t>-4-turbo</w:t>
      </w:r>
      <w:ins w:id="1364" w:author="Julian Christensen" w:date="2024-08-15T09:14:00Z">
        <w:r w:rsidR="0082049C">
          <w:rPr>
            <w:lang w:val="en-US"/>
          </w:rPr>
          <w:t xml:space="preserve"> model</w:t>
        </w:r>
      </w:ins>
      <w:r w:rsidR="00006375">
        <w:rPr>
          <w:lang w:val="en-US"/>
        </w:rPr>
        <w:t xml:space="preserve">, </w:t>
      </w:r>
      <w:ins w:id="1365" w:author="Julian Christensen" w:date="2024-08-15T09:13:00Z">
        <w:r w:rsidR="0082049C">
          <w:rPr>
            <w:lang w:val="en-US"/>
          </w:rPr>
          <w:t>or</w:t>
        </w:r>
      </w:ins>
      <w:del w:id="1366" w:author="Julian Christensen" w:date="2024-08-15T09:13:00Z">
        <w:r w:rsidR="00006375" w:rsidDel="0082049C">
          <w:rPr>
            <w:lang w:val="en-US"/>
          </w:rPr>
          <w:delText>and</w:delText>
        </w:r>
      </w:del>
      <w:del w:id="1367" w:author="Julian Christensen" w:date="2024-08-15T09:12:00Z">
        <w:r w:rsidR="00006375" w:rsidDel="00CA67C7">
          <w:rPr>
            <w:lang w:val="en-US"/>
          </w:rPr>
          <w:delText>, more so, to</w:delText>
        </w:r>
      </w:del>
      <w:r w:rsidR="00006375">
        <w:rPr>
          <w:lang w:val="en-US"/>
        </w:rPr>
        <w:t xml:space="preserve"> </w:t>
      </w:r>
      <w:del w:id="1368" w:author="Julian Christensen" w:date="2024-08-15T09:13:00Z">
        <w:r w:rsidR="00006375" w:rsidDel="0082049C">
          <w:rPr>
            <w:lang w:val="en-US"/>
          </w:rPr>
          <w:delText xml:space="preserve">other models such as </w:delText>
        </w:r>
      </w:del>
      <w:r w:rsidR="00006375">
        <w:rPr>
          <w:lang w:val="en-US"/>
        </w:rPr>
        <w:t>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w:t>
      </w:r>
      <w:del w:id="1369" w:author="Julian Christensen" w:date="2024-08-15T09:14:00Z">
        <w:r w:rsidR="00760DAF" w:rsidDel="0082049C">
          <w:rPr>
            <w:lang w:val="en-US"/>
          </w:rPr>
          <w:delText xml:space="preserve">the </w:delText>
        </w:r>
      </w:del>
      <w:r w:rsidR="00760DAF">
        <w:rPr>
          <w:lang w:val="en-US"/>
        </w:rPr>
        <w:t>GPT API screening, it is, therefore, important that future research revolve around investigating the performance</w:t>
      </w:r>
      <w:ins w:id="1370" w:author="Julian Christensen" w:date="2024-08-15T09:14:00Z">
        <w:r w:rsidR="0082049C">
          <w:rPr>
            <w:lang w:val="en-US"/>
          </w:rPr>
          <w:t>s</w:t>
        </w:r>
      </w:ins>
      <w:r w:rsidR="00760DAF">
        <w:rPr>
          <w:lang w:val="en-US"/>
        </w:rPr>
        <w:t xml:space="preserve"> of local, open-source, and downloadable models such as the ones provided by Mistral AI. </w:t>
      </w:r>
      <w:r w:rsidR="00240878">
        <w:rPr>
          <w:lang w:val="en-US"/>
        </w:rPr>
        <w:t xml:space="preserve">That said, we do think it is important to note that most human duplicate screenings </w:t>
      </w:r>
      <w:del w:id="1371" w:author="Julian Christensen" w:date="2024-08-15T09:15:00Z">
        <w:r w:rsidR="00240878" w:rsidDel="0082049C">
          <w:rPr>
            <w:lang w:val="en-US"/>
          </w:rPr>
          <w:delText>also represent</w:delText>
        </w:r>
      </w:del>
      <w:ins w:id="1372" w:author="Julian Christensen" w:date="2024-08-15T09:15:00Z">
        <w:r w:rsidR="0082049C">
          <w:rPr>
            <w:lang w:val="en-US"/>
          </w:rPr>
          <w:t xml:space="preserve">are </w:t>
        </w:r>
        <w:r w:rsidR="0082049C">
          <w:rPr>
            <w:lang w:val="en-US"/>
          </w:rPr>
          <w:lastRenderedPageBreak/>
          <w:t>also</w:t>
        </w:r>
      </w:ins>
      <w:r w:rsidR="00240878">
        <w:rPr>
          <w:lang w:val="en-US"/>
        </w:rPr>
        <w:t xml:space="preserve"> black box operations that are hardly </w:t>
      </w:r>
      <w:ins w:id="1373" w:author="Julian Christensen" w:date="2024-08-15T09:15:00Z">
        <w:r w:rsidR="0082049C">
          <w:rPr>
            <w:lang w:val="en-US"/>
          </w:rPr>
          <w:t xml:space="preserve">entirely </w:t>
        </w:r>
      </w:ins>
      <w:r w:rsidR="00240878">
        <w:rPr>
          <w:lang w:val="en-US"/>
        </w:rPr>
        <w:t>replicable, and we believe the GPT API models should be judged in light of this. This goes without saying that we should not strive to make screening</w:t>
      </w:r>
      <w:ins w:id="1374" w:author="Julian Christensen" w:date="2024-08-15T09:16:00Z">
        <w:r w:rsidR="0082049C">
          <w:rPr>
            <w:lang w:val="en-US"/>
          </w:rPr>
          <w:t>s</w:t>
        </w:r>
      </w:ins>
      <w:r w:rsidR="00240878">
        <w:rPr>
          <w:lang w:val="en-US"/>
        </w:rPr>
        <w:t xml:space="preserve"> replicable and reproducible since this would clearly increase the transparency of high-quality reviews. Yet, we just do not think that the black box argument should be a major reason for not drawing on GPT API models for TAB screening in high-quality reviews.   </w:t>
      </w:r>
    </w:p>
    <w:p w14:paraId="0D4192EB" w14:textId="6EEA0453"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w:t>
      </w:r>
      <w:del w:id="1375" w:author="Julian Christensen" w:date="2024-08-15T09:16:00Z">
        <w:r w:rsidDel="0082049C">
          <w:rPr>
            <w:lang w:val="en-US"/>
          </w:rPr>
          <w:delText xml:space="preserve">furthermore extremely </w:delText>
        </w:r>
      </w:del>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w:t>
      </w:r>
      <w:r w:rsidR="00240878">
        <w:rPr>
          <w:lang w:val="en-US"/>
        </w:rPr>
        <w:t xml:space="preserve"> in the request body</w:t>
      </w:r>
      <w:r w:rsidR="00B6660B">
        <w:rPr>
          <w:lang w:val="en-US"/>
        </w:rPr>
        <w:t xml:space="preserve">.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w:t>
      </w:r>
      <w:del w:id="1376" w:author="Julian Christensen" w:date="2024-08-15T09:17:00Z">
        <w:r w:rsidR="00920DC0" w:rsidDel="0082049C">
          <w:rPr>
            <w:lang w:val="en-US"/>
          </w:rPr>
          <w:delText xml:space="preserve">cannot </w:delText>
        </w:r>
      </w:del>
      <w:ins w:id="1377" w:author="Julian Christensen" w:date="2024-08-15T09:17:00Z">
        <w:r w:rsidR="0082049C">
          <w:rPr>
            <w:lang w:val="en-US"/>
          </w:rPr>
          <w:t xml:space="preserve">will not be able to </w:t>
        </w:r>
      </w:ins>
      <w:r w:rsidR="00920DC0">
        <w:rPr>
          <w:lang w:val="en-US"/>
        </w:rPr>
        <w:t xml:space="preserve">replicate the screening we have made with this model. </w:t>
      </w:r>
      <w:r w:rsidR="003B63AD">
        <w:rPr>
          <w:lang w:val="en-US"/>
        </w:rPr>
        <w:t xml:space="preserve">On this note, we </w:t>
      </w:r>
      <w:r w:rsidR="00185CED">
        <w:rPr>
          <w:lang w:val="en-US"/>
        </w:rPr>
        <w:t xml:space="preserve">again </w:t>
      </w:r>
      <w:r w:rsidR="003B63AD">
        <w:rPr>
          <w:lang w:val="en-US"/>
        </w:rPr>
        <w:t xml:space="preserve">think it is pivotal that future research investigates if downloadable GPT models </w:t>
      </w:r>
      <w:r w:rsidR="00185CED">
        <w:rPr>
          <w:lang w:val="en-US"/>
        </w:rPr>
        <w:t xml:space="preserve">can </w:t>
      </w:r>
      <w:r w:rsidR="003B63AD">
        <w:rPr>
          <w:lang w:val="en-US"/>
        </w:rPr>
        <w:t xml:space="preserve">perform </w:t>
      </w:r>
      <w:r w:rsidR="00185CED">
        <w:rPr>
          <w:lang w:val="en-US"/>
        </w:rPr>
        <w:t>on par with OpenAI’s GPT API models</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p>
    <w:p w14:paraId="4D6D68AD" w14:textId="154A3F9B"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w:t>
      </w:r>
      <w:del w:id="1378" w:author="Julian Christensen" w:date="2024-08-15T09:18:00Z">
        <w:r w:rsidR="00FF16CF" w:rsidDel="0082049C">
          <w:rPr>
            <w:lang w:val="en-US"/>
          </w:rPr>
          <w:delText xml:space="preserve">to be </w:delText>
        </w:r>
      </w:del>
      <w:r w:rsidR="00FF16CF">
        <w:rPr>
          <w:lang w:val="en-US"/>
        </w:rPr>
        <w:t>more efficient than using a human</w:t>
      </w:r>
      <w:r w:rsidR="00CA3755">
        <w:rPr>
          <w:lang w:val="en-US"/>
        </w:rPr>
        <w:t xml:space="preserve"> second</w:t>
      </w:r>
      <w:r w:rsidR="00FF16CF">
        <w:rPr>
          <w:lang w:val="en-US"/>
        </w:rPr>
        <w:t xml:space="preserve">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w:t>
      </w:r>
      <w:del w:id="1379" w:author="Julian Christensen" w:date="2024-08-15T09:19:00Z">
        <w:r w:rsidR="007F6ABA" w:rsidDel="0082049C">
          <w:rPr>
            <w:lang w:val="en-US"/>
          </w:rPr>
          <w:delText xml:space="preserve">a </w:delText>
        </w:r>
      </w:del>
      <w:r w:rsidR="007F6ABA">
        <w:rPr>
          <w:lang w:val="en-US"/>
        </w:rPr>
        <w:t xml:space="preserve">significant </w:t>
      </w:r>
      <w:r w:rsidR="005C7C60">
        <w:rPr>
          <w:lang w:val="en-US"/>
        </w:rPr>
        <w:t>cost</w:t>
      </w:r>
      <w:ins w:id="1380" w:author="Julian Christensen" w:date="2024-08-15T09:19:00Z">
        <w:r w:rsidR="0082049C">
          <w:rPr>
            <w:lang w:val="en-US"/>
          </w:rPr>
          <w:t>s</w:t>
        </w:r>
      </w:ins>
      <w:r w:rsidR="007F6ABA">
        <w:rPr>
          <w:lang w:val="en-US"/>
        </w:rPr>
        <w:t xml:space="preserve"> to one’s project, especially when working with GPT-4 models</w:t>
      </w:r>
      <w:r w:rsidR="00DF1CA6">
        <w:rPr>
          <w:lang w:val="en-US"/>
        </w:rPr>
        <w:t xml:space="preserve"> and multi-prompt screening</w:t>
      </w:r>
      <w:del w:id="1381" w:author="Julian Christensen" w:date="2024-08-15T09:19:00Z">
        <w:r w:rsidR="005C7C60" w:rsidDel="0082049C">
          <w:rPr>
            <w:lang w:val="en-US"/>
          </w:rPr>
          <w:delText xml:space="preserve"> together</w:delText>
        </w:r>
      </w:del>
      <w:ins w:id="1382" w:author="Julian Christensen" w:date="2024-08-15T09:19:00Z">
        <w:r w:rsidR="0082049C">
          <w:rPr>
            <w:lang w:val="en-US"/>
          </w:rPr>
          <w:t>s</w:t>
        </w:r>
      </w:ins>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w:t>
      </w:r>
      <w:del w:id="1383" w:author="Julian Christensen" w:date="2024-08-15T09:19:00Z">
        <w:r w:rsidR="00DF1CA6" w:rsidDel="0082049C">
          <w:rPr>
            <w:lang w:val="en-US"/>
          </w:rPr>
          <w:delText>the third classifi</w:delText>
        </w:r>
        <w:r w:rsidR="00CA3755" w:rsidDel="0082049C">
          <w:rPr>
            <w:lang w:val="en-US"/>
          </w:rPr>
          <w:delText>er</w:delText>
        </w:r>
        <w:r w:rsidR="00DF1CA6" w:rsidDel="0082049C">
          <w:rPr>
            <w:lang w:val="en-US"/>
          </w:rPr>
          <w:delText xml:space="preserve"> e</w:delText>
        </w:r>
      </w:del>
      <w:ins w:id="1384" w:author="Julian Christensen" w:date="2024-08-15T09:19:00Z">
        <w:r w:rsidR="0082049C">
          <w:rPr>
            <w:lang w:val="en-US"/>
          </w:rPr>
          <w:t>E</w:t>
        </w:r>
      </w:ins>
      <w:r w:rsidR="00DF1CA6">
        <w:rPr>
          <w:lang w:val="en-US"/>
        </w:rPr>
        <w:t>xperiment</w:t>
      </w:r>
      <w:ins w:id="1385" w:author="Julian Christensen" w:date="2024-08-15T09:19:00Z">
        <w:r w:rsidR="0082049C">
          <w:rPr>
            <w:lang w:val="en-US"/>
          </w:rPr>
          <w:t xml:space="preserve"> 3</w:t>
        </w:r>
      </w:ins>
      <w:r w:rsidR="00DF1CA6">
        <w:rPr>
          <w:lang w:val="en-US"/>
        </w:rPr>
        <w:t xml:space="preserve">. </w:t>
      </w:r>
      <w:del w:id="1386" w:author="Julian Christensen" w:date="2024-08-15T09:20:00Z">
        <w:r w:rsidR="00207B87" w:rsidDel="0082049C">
          <w:rPr>
            <w:lang w:val="en-US"/>
          </w:rPr>
          <w:delText>Th</w:delText>
        </w:r>
        <w:r w:rsidR="005C7C60" w:rsidDel="0082049C">
          <w:rPr>
            <w:lang w:val="en-US"/>
          </w:rPr>
          <w:delText>i</w:delText>
        </w:r>
        <w:r w:rsidR="00207B87" w:rsidDel="0082049C">
          <w:rPr>
            <w:lang w:val="en-US"/>
          </w:rPr>
          <w:delText xml:space="preserve">s can potentially limit the use </w:delText>
        </w:r>
        <w:r w:rsidR="00944EC2" w:rsidDel="0082049C">
          <w:rPr>
            <w:lang w:val="en-US"/>
          </w:rPr>
          <w:delText xml:space="preserve">of </w:delText>
        </w:r>
        <w:r w:rsidR="00207B87" w:rsidDel="0082049C">
          <w:rPr>
            <w:lang w:val="en-US"/>
          </w:rPr>
          <w:delText xml:space="preserve">GPT API model screening. </w:delText>
        </w:r>
        <w:r w:rsidR="000A07FF" w:rsidDel="0082049C">
          <w:rPr>
            <w:lang w:val="en-US"/>
          </w:rPr>
          <w:delText>Therefore, w</w:delText>
        </w:r>
      </w:del>
      <w:ins w:id="1387" w:author="Julian Christensen" w:date="2024-08-15T09:27:00Z">
        <w:r w:rsidR="00AC7F8B">
          <w:rPr>
            <w:lang w:val="en-US"/>
          </w:rPr>
          <w:t xml:space="preserve">Even though </w:t>
        </w:r>
      </w:ins>
      <w:ins w:id="1388" w:author="Julian Christensen" w:date="2024-08-15T09:28:00Z">
        <w:r w:rsidR="00AC7F8B">
          <w:rPr>
            <w:lang w:val="en-US"/>
          </w:rPr>
          <w:t>prices will certainly drop over time,</w:t>
        </w:r>
        <w:r w:rsidR="00AC7F8B">
          <w:rPr>
            <w:rStyle w:val="FootnoteReference"/>
            <w:lang w:val="en-US"/>
          </w:rPr>
          <w:footnoteReference w:id="12"/>
        </w:r>
        <w:r w:rsidR="00AC7F8B">
          <w:rPr>
            <w:lang w:val="en-US"/>
          </w:rPr>
          <w:t xml:space="preserve"> w</w:t>
        </w:r>
      </w:ins>
      <w:r w:rsidR="000A07FF">
        <w:rPr>
          <w:lang w:val="en-US"/>
        </w:rPr>
        <w:t>e recommend using the models carefully</w:t>
      </w:r>
      <w:ins w:id="1394" w:author="Julian Christensen" w:date="2024-08-15T09:29:00Z">
        <w:r w:rsidR="00AC7F8B">
          <w:rPr>
            <w:lang w:val="en-US"/>
          </w:rPr>
          <w:t>.</w:t>
        </w:r>
      </w:ins>
      <w:r w:rsidR="000A07FF">
        <w:rPr>
          <w:lang w:val="en-US"/>
        </w:rPr>
        <w:t xml:space="preserve"> </w:t>
      </w:r>
      <w:del w:id="1395" w:author="Julian Christensen" w:date="2024-08-15T09:29:00Z">
        <w:r w:rsidR="000A07FF" w:rsidDel="00AC7F8B">
          <w:rPr>
            <w:lang w:val="en-US"/>
          </w:rPr>
          <w:delText>and i</w:delText>
        </w:r>
      </w:del>
      <w:ins w:id="1396" w:author="Julian Christensen" w:date="2024-08-15T09:29:00Z">
        <w:r w:rsidR="00AC7F8B">
          <w:rPr>
            <w:lang w:val="en-US"/>
          </w:rPr>
          <w:t>I</w:t>
        </w:r>
      </w:ins>
      <w:r w:rsidR="000A07FF">
        <w:rPr>
          <w:lang w:val="en-US"/>
        </w:rPr>
        <w:t>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w:t>
      </w:r>
      <w:ins w:id="1397" w:author="Julian Christensen" w:date="2024-08-15T09:29:00Z">
        <w:r w:rsidR="00AC7F8B">
          <w:rPr>
            <w:lang w:val="en-US"/>
          </w:rPr>
          <w:t xml:space="preserve"> </w:t>
        </w:r>
      </w:ins>
      <w:del w:id="1398" w:author="Julian Christensen" w:date="2024-08-15T09:30:00Z">
        <w:r w:rsidR="000A07FF" w:rsidDel="00AC7F8B">
          <w:rPr>
            <w:lang w:val="en-US"/>
          </w:rPr>
          <w:delText xml:space="preserve"> </w:delText>
        </w:r>
      </w:del>
      <w:r w:rsidR="000A07FF">
        <w:rPr>
          <w:lang w:val="en-US"/>
        </w:rPr>
        <w:t>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w:t>
      </w:r>
      <w:r w:rsidR="00944EC2">
        <w:rPr>
          <w:lang w:val="en-US"/>
        </w:rPr>
        <w:t>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000&lt; references), reviewers could</w:t>
      </w:r>
      <w:ins w:id="1399" w:author="Julian Christensen" w:date="2024-08-15T09:30:00Z">
        <w:r w:rsidR="00AC7F8B">
          <w:rPr>
            <w:lang w:val="en-US"/>
          </w:rPr>
          <w:t xml:space="preserve"> e.g.</w:t>
        </w:r>
      </w:ins>
      <w:r w:rsidR="00FF16CF">
        <w:rPr>
          <w:lang w:val="en-US"/>
        </w:rPr>
        <w:t xml:space="preserve">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del w:id="1400" w:author="Julian Christensen" w:date="2024-08-15T09:20:00Z">
        <w:r w:rsidR="003F27D8" w:rsidDel="0082049C">
          <w:rPr>
            <w:lang w:val="en-US"/>
          </w:rPr>
          <w:delText>For example, t</w:delText>
        </w:r>
      </w:del>
      <w:ins w:id="1401" w:author="Julian Christensen" w:date="2024-08-15T09:20:00Z">
        <w:r w:rsidR="0082049C">
          <w:rPr>
            <w:lang w:val="en-US"/>
          </w:rPr>
          <w:t>T</w:t>
        </w:r>
      </w:ins>
      <w:r w:rsidR="003F27D8">
        <w:rPr>
          <w:lang w:val="en-US"/>
        </w:rPr>
        <w:t xml:space="preserve">he GPT API screener could </w:t>
      </w:r>
      <w:r w:rsidR="00CA3755">
        <w:rPr>
          <w:lang w:val="en-US"/>
        </w:rPr>
        <w:t>then</w:t>
      </w:r>
      <w:ins w:id="1402" w:author="Julian Christensen" w:date="2024-08-15T09:21:00Z">
        <w:r w:rsidR="0082049C">
          <w:rPr>
            <w:lang w:val="en-US"/>
          </w:rPr>
          <w:t>, for example,</w:t>
        </w:r>
      </w:ins>
      <w:r w:rsidR="00CA3755">
        <w:rPr>
          <w:lang w:val="en-US"/>
        </w:rPr>
        <w:t xml:space="preserve"> </w:t>
      </w:r>
      <w:r w:rsidR="003F27D8">
        <w:rPr>
          <w:lang w:val="en-US"/>
        </w:rPr>
        <w:t xml:space="preserve">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w:instrText>
      </w:r>
      <w:r w:rsidR="00DE061E" w:rsidRPr="00CF08B6">
        <w:rPr>
          <w:lang w:val="en-US"/>
        </w:rPr>
        <w:instrText>"","parse-names":false</w:instrText>
      </w:r>
      <w:r w:rsidR="00DE061E" w:rsidRPr="00AC7F8B">
        <w:rPr>
          <w:lang w:val="en-US"/>
        </w:rPr>
        <w:instrText>,"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133D30">
        <w:rPr>
          <w:noProof/>
          <w:lang w:val="en-US"/>
        </w:rPr>
        <w:t>(Boetje &amp; van de Schoot, 2024; Campos et al., 2023; König et al., 2023)</w:t>
      </w:r>
      <w:r w:rsidR="003F27D8">
        <w:rPr>
          <w:lang w:val="en-US"/>
        </w:rPr>
        <w:fldChar w:fldCharType="end"/>
      </w:r>
      <w:ins w:id="1403" w:author="Julian Christensen" w:date="2024-08-15T09:23:00Z">
        <w:r w:rsidR="00AC7F8B">
          <w:rPr>
            <w:lang w:val="en-US"/>
          </w:rPr>
          <w:t>,</w:t>
        </w:r>
      </w:ins>
      <w:r w:rsidR="003F27D8" w:rsidRPr="00133D30">
        <w:rPr>
          <w:lang w:val="en-US"/>
        </w:rPr>
        <w:t xml:space="preserve"> </w:t>
      </w:r>
      <w:del w:id="1404" w:author="Julian Christensen" w:date="2024-08-15T09:23:00Z">
        <w:r w:rsidR="003F27D8" w:rsidRPr="00133D30" w:rsidDel="0082049C">
          <w:rPr>
            <w:lang w:val="en-US"/>
          </w:rPr>
          <w:delText xml:space="preserve">either </w:delText>
        </w:r>
      </w:del>
      <w:ins w:id="1405" w:author="Julian Christensen" w:date="2024-08-15T09:23:00Z">
        <w:r w:rsidR="0082049C">
          <w:rPr>
            <w:lang w:val="en-US"/>
          </w:rPr>
          <w:t xml:space="preserve">e.g., </w:t>
        </w:r>
      </w:ins>
      <w:r w:rsidR="003F27D8">
        <w:rPr>
          <w:lang w:val="en-US"/>
        </w:rPr>
        <w:t xml:space="preserve">by screening </w:t>
      </w:r>
      <w:r w:rsidR="00DB70FE">
        <w:rPr>
          <w:lang w:val="en-US"/>
        </w:rPr>
        <w:t>a subsample of</w:t>
      </w:r>
      <w:r w:rsidR="00524ED0">
        <w:rPr>
          <w:lang w:val="en-US"/>
        </w:rPr>
        <w:t>, say,</w:t>
      </w:r>
      <w:r w:rsidR="00DB70FE">
        <w:rPr>
          <w:lang w:val="en-US"/>
        </w:rPr>
        <w:t xml:space="preserve"> </w:t>
      </w:r>
      <w:r w:rsidR="003F27D8">
        <w:rPr>
          <w:lang w:val="en-US"/>
        </w:rPr>
        <w:t>1000 references on the wrong side of the set threshold</w:t>
      </w:r>
      <w:del w:id="1406" w:author="Julian Christensen" w:date="2024-08-15T09:24:00Z">
        <w:r w:rsidR="003F27D8" w:rsidDel="00AC7F8B">
          <w:rPr>
            <w:lang w:val="en-US"/>
          </w:rPr>
          <w:delText xml:space="preserve"> or by randomly sample </w:delText>
        </w:r>
        <w:r w:rsidR="003F27D8" w:rsidDel="00AC7F8B">
          <w:rPr>
            <w:lang w:val="en-US"/>
          </w:rPr>
          <w:lastRenderedPageBreak/>
          <w:delText>1000 references from the pool of studies considered to be irrelevant</w:delText>
        </w:r>
      </w:del>
      <w:r w:rsidR="003F27D8">
        <w:rPr>
          <w:lang w:val="en-US"/>
        </w:rPr>
        <w:t>. Then all references on the right side of the threshold of the stopping rule could be screened by at least one human and the GPT screener</w:t>
      </w:r>
      <w:r w:rsidR="00240878">
        <w:rPr>
          <w:lang w:val="en-US"/>
        </w:rPr>
        <w:t xml:space="preserve"> together</w:t>
      </w:r>
      <w:r w:rsidR="003F27D8">
        <w:rPr>
          <w:lang w:val="en-US"/>
        </w:rPr>
        <w:t>. This is just one idea of how a more cost-efficient screening could be set up</w:t>
      </w:r>
      <w:r w:rsidR="007E7ED6">
        <w:rPr>
          <w:lang w:val="en-US"/>
        </w:rPr>
        <w:t xml:space="preserve"> in large-scale reviews</w:t>
      </w:r>
      <w:r w:rsidR="003F27D8">
        <w:rPr>
          <w:lang w:val="en-US"/>
        </w:rPr>
        <w:t>, and reviewers could play around with other solutions as well.</w:t>
      </w:r>
      <w:r w:rsidR="00C456CC">
        <w:rPr>
          <w:lang w:val="en-US"/>
        </w:rPr>
        <w:t xml:space="preserve"> Hereto, it is important to stress that we do not </w:t>
      </w:r>
      <w:del w:id="1407" w:author="Julian Christensen" w:date="2024-08-15T09:24:00Z">
        <w:r w:rsidR="00C456CC" w:rsidDel="00AC7F8B">
          <w:rPr>
            <w:lang w:val="en-US"/>
          </w:rPr>
          <w:delText>think that</w:delText>
        </w:r>
      </w:del>
      <w:ins w:id="1408" w:author="Julian Christensen" w:date="2024-08-15T09:25:00Z">
        <w:r w:rsidR="00AC7F8B">
          <w:rPr>
            <w:lang w:val="en-US"/>
          </w:rPr>
          <w:t>think</w:t>
        </w:r>
      </w:ins>
      <w:r w:rsidR="00C456CC">
        <w:rPr>
          <w:lang w:val="en-US"/>
        </w:rPr>
        <w:t xml:space="preserve"> traditional automated tools </w:t>
      </w:r>
      <w:del w:id="1409" w:author="Julian Christensen" w:date="2024-08-15T09:25:00Z">
        <w:r w:rsidR="00C456CC" w:rsidDel="00AC7F8B">
          <w:rPr>
            <w:lang w:val="en-US"/>
          </w:rPr>
          <w:delText>and the</w:delText>
        </w:r>
      </w:del>
      <w:ins w:id="1410" w:author="Julian Christensen" w:date="2024-08-15T09:25:00Z">
        <w:r w:rsidR="00AC7F8B">
          <w:rPr>
            <w:lang w:val="en-US"/>
          </w:rPr>
          <w:t>and</w:t>
        </w:r>
      </w:ins>
      <w:r w:rsidR="00C456CC">
        <w:rPr>
          <w:lang w:val="en-US"/>
        </w:rPr>
        <w:t xml:space="preserve"> GPT API</w:t>
      </w:r>
      <w:ins w:id="1411" w:author="Julian Christensen" w:date="2024-08-15T09:25:00Z">
        <w:r w:rsidR="00AC7F8B">
          <w:rPr>
            <w:lang w:val="en-US"/>
          </w:rPr>
          <w:t xml:space="preserve"> models should be considered</w:t>
        </w:r>
      </w:ins>
      <w:del w:id="1412" w:author="Julian Christensen" w:date="2024-08-15T09:25:00Z">
        <w:r w:rsidR="00C456CC" w:rsidDel="00AC7F8B">
          <w:rPr>
            <w:lang w:val="en-US"/>
          </w:rPr>
          <w:delText xml:space="preserve"> screener should be seen as two</w:delText>
        </w:r>
      </w:del>
      <w:r w:rsidR="00C456CC">
        <w:rPr>
          <w:lang w:val="en-US"/>
        </w:rPr>
        <w:t xml:space="preserve"> competing</w:t>
      </w:r>
      <w:del w:id="1413" w:author="Julian Christensen" w:date="2024-08-15T09:25:00Z">
        <w:r w:rsidR="00240878" w:rsidDel="00AC7F8B">
          <w:rPr>
            <w:lang w:val="en-US"/>
          </w:rPr>
          <w:delText xml:space="preserve">, </w:delText>
        </w:r>
        <w:r w:rsidR="00240878" w:rsidRPr="00D75717" w:rsidDel="00AC7F8B">
          <w:rPr>
            <w:lang w:val="en-US"/>
            <w:rPrChange w:id="1414" w:author="Julian Christensen" w:date="2024-08-08T10:51:00Z">
              <w:rPr/>
            </w:rPrChange>
          </w:rPr>
          <w:delText>incommensurable</w:delText>
        </w:r>
      </w:del>
      <w:r w:rsidR="00C456CC">
        <w:rPr>
          <w:lang w:val="en-US"/>
        </w:rPr>
        <w:t xml:space="preserve"> tools. Instead, they should be </w:t>
      </w:r>
      <w:r w:rsidR="00C456CC" w:rsidRPr="008A319E">
        <w:rPr>
          <w:lang w:val="en-US"/>
        </w:rPr>
        <w:t>used together to overcome each other's disadvantages.</w:t>
      </w:r>
      <w:del w:id="1415" w:author="Julian Christensen" w:date="2024-08-15T09:30:00Z">
        <w:r w:rsidR="00C456CC" w:rsidRPr="008A319E" w:rsidDel="00AC7F8B">
          <w:rPr>
            <w:lang w:val="en-US"/>
          </w:rPr>
          <w:delText xml:space="preserve"> </w:delText>
        </w:r>
        <w:r w:rsidR="00C456CC" w:rsidDel="00AC7F8B">
          <w:rPr>
            <w:lang w:val="en-US"/>
          </w:rPr>
          <w:delText xml:space="preserve">Furthermore, </w:delText>
        </w:r>
        <w:r w:rsidR="00DF1CA6" w:rsidDel="00AC7F8B">
          <w:rPr>
            <w:lang w:val="en-US"/>
          </w:rPr>
          <w:delText xml:space="preserve">we believe this deficit of </w:delText>
        </w:r>
        <w:r w:rsidR="003F27D8" w:rsidDel="00AC7F8B">
          <w:rPr>
            <w:lang w:val="en-US"/>
          </w:rPr>
          <w:delText xml:space="preserve">prizing </w:delText>
        </w:r>
        <w:r w:rsidR="00DF1CA6" w:rsidDel="00AC7F8B">
          <w:rPr>
            <w:lang w:val="en-US"/>
          </w:rPr>
          <w:delText>will be negl</w:delText>
        </w:r>
        <w:r w:rsidR="00FD3278" w:rsidDel="00AC7F8B">
          <w:rPr>
            <w:lang w:val="en-US"/>
          </w:rPr>
          <w:delText>ig</w:delText>
        </w:r>
        <w:r w:rsidR="00DF1CA6" w:rsidDel="00AC7F8B">
          <w:rPr>
            <w:lang w:val="en-US"/>
          </w:rPr>
          <w:delText>ible</w:delText>
        </w:r>
        <w:r w:rsidR="00C456CC" w:rsidDel="00AC7F8B">
          <w:rPr>
            <w:lang w:val="en-US"/>
          </w:rPr>
          <w:delText xml:space="preserve"> over time</w:delText>
        </w:r>
        <w:r w:rsidR="003F27D8" w:rsidDel="00AC7F8B">
          <w:rPr>
            <w:lang w:val="en-US"/>
          </w:rPr>
          <w:delText xml:space="preserve"> as the models </w:delText>
        </w:r>
        <w:r w:rsidR="00DB70FE" w:rsidDel="00AC7F8B">
          <w:rPr>
            <w:lang w:val="en-US"/>
          </w:rPr>
          <w:delText>get</w:delText>
        </w:r>
        <w:r w:rsidR="003F27D8" w:rsidDel="00AC7F8B">
          <w:rPr>
            <w:lang w:val="en-US"/>
          </w:rPr>
          <w:delText xml:space="preserve"> cheaper and more local models become available</w:delText>
        </w:r>
        <w:r w:rsidR="00DF1CA6" w:rsidDel="00AC7F8B">
          <w:rPr>
            <w:lang w:val="en-US"/>
          </w:rPr>
          <w:delText xml:space="preserve">. </w:delText>
        </w:r>
        <w:r w:rsidR="00DB70FE" w:rsidDel="00AC7F8B">
          <w:rPr>
            <w:lang w:val="en-US"/>
          </w:rPr>
          <w:delText>For now</w:delText>
        </w:r>
        <w:r w:rsidR="00811948" w:rsidDel="00AC7F8B">
          <w:rPr>
            <w:lang w:val="en-US"/>
          </w:rPr>
          <w:delText>, it might be beneficial for future research to investigate the performance of GPT-4o or GPT-4-turbo since these models are significantly cheaper than the</w:delText>
        </w:r>
        <w:r w:rsidR="00FE660C" w:rsidDel="00AC7F8B">
          <w:rPr>
            <w:lang w:val="en-US"/>
          </w:rPr>
          <w:delText xml:space="preserve"> </w:delText>
        </w:r>
        <w:r w:rsidR="00811948" w:rsidDel="00AC7F8B">
          <w:rPr>
            <w:lang w:val="en-US"/>
          </w:rPr>
          <w:delText>GPT-4 model we used.</w:delText>
        </w:r>
      </w:del>
      <w:r w:rsidR="00811948">
        <w:rPr>
          <w:lang w:val="en-US"/>
        </w:rPr>
        <w:t xml:space="preserve">  </w:t>
      </w:r>
    </w:p>
    <w:p w14:paraId="22E8CF79" w14:textId="097A8AD8"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w:t>
      </w:r>
      <w:del w:id="1416" w:author="Julian Christensen" w:date="2024-08-15T09:35:00Z">
        <w:r w:rsidDel="00F36997">
          <w:rPr>
            <w:lang w:val="en-US"/>
          </w:rPr>
          <w:delText xml:space="preserve">leverage </w:delText>
        </w:r>
      </w:del>
      <w:ins w:id="1417" w:author="Julian Christensen" w:date="2024-08-15T09:35:00Z">
        <w:r w:rsidR="00F36997">
          <w:rPr>
            <w:lang w:val="en-US"/>
          </w:rPr>
          <w:t xml:space="preserve">use </w:t>
        </w:r>
      </w:ins>
      <w:r>
        <w:rPr>
          <w:lang w:val="en-US"/>
        </w:rPr>
        <w:t>of the GPT API screening</w:t>
      </w:r>
      <w:ins w:id="1418" w:author="Julian Christensen" w:date="2024-08-15T09:35:00Z">
        <w:r w:rsidR="00F36997">
          <w:rPr>
            <w:lang w:val="en-US"/>
          </w:rPr>
          <w:t>s</w:t>
        </w:r>
      </w:ins>
      <w:r>
        <w:rPr>
          <w:lang w:val="en-US"/>
        </w:rPr>
        <w:t xml:space="preserve"> </w:t>
      </w:r>
      <w:r w:rsidR="00524ED0">
        <w:rPr>
          <w:lang w:val="en-US"/>
        </w:rPr>
        <w:t xml:space="preserve">as it </w:t>
      </w:r>
      <w:del w:id="1419" w:author="Julian Christensen" w:date="2024-08-15T09:31:00Z">
        <w:r w:rsidR="00524ED0" w:rsidDel="00AC7F8B">
          <w:rPr>
            <w:lang w:val="en-US"/>
          </w:rPr>
          <w:delText xml:space="preserve">may </w:delText>
        </w:r>
      </w:del>
      <w:ins w:id="1420" w:author="Julian Christensen" w:date="2024-08-15T09:31:00Z">
        <w:r w:rsidR="00AC7F8B">
          <w:rPr>
            <w:lang w:val="en-US"/>
          </w:rPr>
          <w:t xml:space="preserve">can </w:t>
        </w:r>
      </w:ins>
      <w:r w:rsidR="00524ED0">
        <w:rPr>
          <w:lang w:val="en-US"/>
        </w:rPr>
        <w:t>be</w:t>
      </w:r>
      <w:r>
        <w:rPr>
          <w:lang w:val="en-US"/>
        </w:rPr>
        <w:t xml:space="preserve"> time-consuming to build well-performing prompts. Reviewers must, therefore, always</w:t>
      </w:r>
      <w:del w:id="1421" w:author="Julian Christensen" w:date="2024-08-15T09:35:00Z">
        <w:r w:rsidDel="00F36997">
          <w:rPr>
            <w:lang w:val="en-US"/>
          </w:rPr>
          <w:delText xml:space="preserve"> make</w:delText>
        </w:r>
      </w:del>
      <w:r>
        <w:rPr>
          <w:lang w:val="en-US"/>
        </w:rPr>
        <w:t xml:space="preserve"> </w:t>
      </w:r>
      <w:r w:rsidRPr="008A319E">
        <w:rPr>
          <w:rStyle w:val="translation"/>
          <w:lang w:val="en-US"/>
        </w:rPr>
        <w:t>thorough</w:t>
      </w:r>
      <w:ins w:id="1422" w:author="Julian Christensen" w:date="2024-08-15T09:35:00Z">
        <w:r w:rsidR="00F36997">
          <w:rPr>
            <w:rStyle w:val="translation"/>
            <w:lang w:val="en-US"/>
          </w:rPr>
          <w:t>ly</w:t>
        </w:r>
      </w:ins>
      <w:r w:rsidRPr="008A319E">
        <w:rPr>
          <w:rStyle w:val="translation"/>
          <w:lang w:val="en-US"/>
        </w:rPr>
        <w:t xml:space="preserve"> consider</w:t>
      </w:r>
      <w:del w:id="1423" w:author="Julian Christensen" w:date="2024-08-15T09:36:00Z">
        <w:r w:rsidRPr="008A319E" w:rsidDel="00F36997">
          <w:rPr>
            <w:rStyle w:val="translation"/>
            <w:lang w:val="en-US"/>
          </w:rPr>
          <w:delText>ation of</w:delText>
        </w:r>
      </w:del>
      <w:r w:rsidRPr="008A319E">
        <w:rPr>
          <w:rStyle w:val="translation"/>
          <w:lang w:val="en-US"/>
        </w:rPr>
        <w:t xml:space="preserve"> whether the use of GPT API screening is resource-efficient in the given review case. </w:t>
      </w:r>
      <w:r w:rsidR="00524ED0">
        <w:rPr>
          <w:rStyle w:val="translation"/>
          <w:lang w:val="en-US"/>
        </w:rPr>
        <w:t>A</w:t>
      </w:r>
      <w:r w:rsidRPr="008A319E">
        <w:rPr>
          <w:rStyle w:val="translation"/>
          <w:lang w:val="en-US"/>
        </w:rPr>
        <w:t xml:space="preserve"> key </w:t>
      </w:r>
      <w:r w:rsidR="00524ED0">
        <w:rPr>
          <w:rStyle w:val="translation"/>
          <w:lang w:val="en-US"/>
        </w:rPr>
        <w:t>purpose of our</w:t>
      </w:r>
      <w:r w:rsidRPr="008A319E">
        <w:rPr>
          <w:rStyle w:val="translation"/>
          <w:lang w:val="en-US"/>
        </w:rPr>
        <w:t xml:space="preserve"> </w:t>
      </w:r>
      <w:del w:id="1424" w:author="Julian Christensen" w:date="2024-08-15T09:38:00Z">
        <w:r w:rsidRPr="008A319E" w:rsidDel="00F36997">
          <w:rPr>
            <w:rStyle w:val="translation"/>
            <w:lang w:val="en-US"/>
          </w:rPr>
          <w:delText>benchmark scheme</w:delText>
        </w:r>
      </w:del>
      <w:ins w:id="1425" w:author="Julian Christensen" w:date="2024-08-15T09:38:00Z">
        <w:r w:rsidR="00F36997">
          <w:rPr>
            <w:rStyle w:val="translation"/>
            <w:lang w:val="en-US"/>
          </w:rPr>
          <w:t>paper</w:t>
        </w:r>
      </w:ins>
      <w:r w:rsidRPr="008A319E">
        <w:rPr>
          <w:rStyle w:val="translation"/>
          <w:lang w:val="en-US"/>
        </w:rPr>
        <w:t xml:space="preserve"> is</w:t>
      </w:r>
      <w:r w:rsidR="00524ED0">
        <w:rPr>
          <w:rStyle w:val="translation"/>
          <w:lang w:val="en-US"/>
        </w:rPr>
        <w:t>, thus,</w:t>
      </w:r>
      <w:r w:rsidRPr="008A319E">
        <w:rPr>
          <w:rStyle w:val="translation"/>
          <w:lang w:val="en-US"/>
        </w:rPr>
        <w:t xml:space="preserve"> also </w:t>
      </w:r>
      <w:r w:rsidR="00524ED0">
        <w:rPr>
          <w:rStyle w:val="translation"/>
          <w:lang w:val="en-US"/>
        </w:rPr>
        <w:t>to</w:t>
      </w:r>
      <w:r w:rsidRPr="008A319E">
        <w:rPr>
          <w:rStyle w:val="translation"/>
          <w:lang w:val="en-US"/>
        </w:rPr>
        <w:t xml:space="preserve"> guide reviewers on when GPT API screening might </w:t>
      </w:r>
      <w:r w:rsidRPr="006D4AE0">
        <w:rPr>
          <w:rStyle w:val="translation"/>
          <w:i/>
          <w:lang w:val="en-US"/>
        </w:rPr>
        <w:t>not</w:t>
      </w:r>
      <w:r w:rsidRPr="008A319E">
        <w:rPr>
          <w:rStyle w:val="translation"/>
          <w:lang w:val="en-US"/>
        </w:rPr>
        <w:t xml:space="preserve"> be appropriate</w:t>
      </w:r>
      <w:r w:rsidR="00524ED0">
        <w:rPr>
          <w:rStyle w:val="translation"/>
          <w:lang w:val="en-US"/>
        </w:rPr>
        <w:t>, which would be the case if</w:t>
      </w:r>
      <w:r w:rsidRPr="008A319E">
        <w:rPr>
          <w:rStyle w:val="translation"/>
          <w:lang w:val="en-US"/>
        </w:rPr>
        <w:t xml:space="preserve"> prompt performances are not on par with human screening</w:t>
      </w:r>
      <w:ins w:id="1426" w:author="Julian Christensen" w:date="2024-08-15T09:36:00Z">
        <w:r w:rsidR="00F36997">
          <w:rPr>
            <w:rStyle w:val="translation"/>
            <w:lang w:val="en-US"/>
          </w:rPr>
          <w:t xml:space="preserve"> (cf. </w:t>
        </w:r>
      </w:ins>
      <w:ins w:id="1427" w:author="Julian Christensen" w:date="2024-08-15T09:39:00Z">
        <w:r w:rsidR="00F36997">
          <w:rPr>
            <w:rStyle w:val="translation"/>
            <w:lang w:val="en-US"/>
          </w:rPr>
          <w:t>our benchmark scheme in Section 3</w:t>
        </w:r>
      </w:ins>
      <w:ins w:id="1428" w:author="Julian Christensen" w:date="2024-08-15T09:37:00Z">
        <w:r w:rsidR="00F36997">
          <w:rPr>
            <w:rStyle w:val="translation"/>
            <w:lang w:val="en-US"/>
          </w:rPr>
          <w:t>)</w:t>
        </w:r>
      </w:ins>
      <w:ins w:id="1429" w:author="Julian Christensen" w:date="2024-08-15T09:36:00Z">
        <w:r w:rsidR="00F36997">
          <w:rPr>
            <w:rStyle w:val="translation"/>
            <w:lang w:val="en-US"/>
          </w:rPr>
          <w:t>,</w:t>
        </w:r>
      </w:ins>
      <w:r w:rsidR="00524ED0">
        <w:rPr>
          <w:rStyle w:val="translation"/>
          <w:lang w:val="en-US"/>
        </w:rPr>
        <w:t xml:space="preserve"> </w:t>
      </w:r>
      <w:del w:id="1430" w:author="Julian Christensen" w:date="2024-08-15T09:37:00Z">
        <w:r w:rsidR="00524ED0" w:rsidDel="00F36997">
          <w:rPr>
            <w:rStyle w:val="translation"/>
            <w:lang w:val="en-US"/>
          </w:rPr>
          <w:delText>(</w:delText>
        </w:r>
      </w:del>
      <w:r w:rsidR="00524ED0">
        <w:rPr>
          <w:rStyle w:val="translation"/>
          <w:lang w:val="en-US"/>
        </w:rPr>
        <w:t xml:space="preserve">or </w:t>
      </w:r>
      <w:ins w:id="1431" w:author="Julian Christensen" w:date="2024-08-15T09:37:00Z">
        <w:r w:rsidR="00F36997">
          <w:rPr>
            <w:rStyle w:val="translation"/>
            <w:lang w:val="en-US"/>
          </w:rPr>
          <w:t xml:space="preserve">if </w:t>
        </w:r>
      </w:ins>
      <w:r w:rsidR="00524ED0">
        <w:rPr>
          <w:rStyle w:val="translation"/>
          <w:lang w:val="en-US"/>
        </w:rPr>
        <w:t>the time needed to reach satisfactory performance exceeds the time required for a human s</w:t>
      </w:r>
      <w:r w:rsidR="006D4AE0">
        <w:rPr>
          <w:rStyle w:val="translation"/>
          <w:lang w:val="en-US"/>
        </w:rPr>
        <w:t>e</w:t>
      </w:r>
      <w:r w:rsidR="00524ED0">
        <w:rPr>
          <w:rStyle w:val="translation"/>
          <w:lang w:val="en-US"/>
        </w:rPr>
        <w:t>cond screener to independently screen the titles and abstracts</w:t>
      </w:r>
      <w:ins w:id="1432" w:author="Julian Christensen" w:date="2024-08-15T09:37:00Z">
        <w:r w:rsidR="00F36997">
          <w:rPr>
            <w:rStyle w:val="translation"/>
            <w:lang w:val="en-US"/>
          </w:rPr>
          <w:t xml:space="preserve"> (cf. </w:t>
        </w:r>
      </w:ins>
      <w:ins w:id="1433" w:author="Julian Christensen" w:date="2024-08-15T09:38:00Z">
        <w:r w:rsidR="00F36997">
          <w:rPr>
            <w:rStyle w:val="translation"/>
            <w:lang w:val="en-US"/>
          </w:rPr>
          <w:t>Table 6</w:t>
        </w:r>
      </w:ins>
      <w:r w:rsidR="00524ED0">
        <w:rPr>
          <w:rStyle w:val="translation"/>
          <w:lang w:val="en-US"/>
        </w:rPr>
        <w:t>)</w:t>
      </w:r>
      <w:r w:rsidRPr="008A319E">
        <w:rPr>
          <w:rStyle w:val="translation"/>
          <w:lang w:val="en-US"/>
        </w:rPr>
        <w:t xml:space="preserve">. </w:t>
      </w:r>
      <w:del w:id="1434" w:author="Julian Christensen" w:date="2024-08-15T09:39:00Z">
        <w:r w:rsidRPr="008A319E" w:rsidDel="00F36997">
          <w:rPr>
            <w:rStyle w:val="translation"/>
            <w:lang w:val="en-US"/>
          </w:rPr>
          <w:delText xml:space="preserve">This aims to hinder reviewers from using bad/sensitive prompts and thus avoid inducing a recall bias in systematic reviews. </w:delText>
        </w:r>
      </w:del>
    </w:p>
    <w:p w14:paraId="7D722256" w14:textId="24DAE0C0" w:rsidR="001D1A3D" w:rsidRPr="008A319E" w:rsidRDefault="00735DD3" w:rsidP="00735DD3">
      <w:pPr>
        <w:spacing w:after="0" w:line="360" w:lineRule="auto"/>
        <w:jc w:val="both"/>
        <w:rPr>
          <w:lang w:val="en-US"/>
        </w:rPr>
      </w:pPr>
      <w:r>
        <w:rPr>
          <w:lang w:val="en-US"/>
        </w:rPr>
        <w:tab/>
        <w:t>Although</w:t>
      </w:r>
      <w:ins w:id="1435" w:author="Julian Christensen" w:date="2024-08-15T10:13:00Z">
        <w:r w:rsidR="001630CC">
          <w:rPr>
            <w:lang w:val="en-US"/>
          </w:rPr>
          <w:t>, with the AIscreenR,</w:t>
        </w:r>
      </w:ins>
      <w:r>
        <w:rPr>
          <w:lang w:val="en-US"/>
        </w:rPr>
        <w:t xml:space="preserve"> we have strived to make a user-friendly setup for GPT API screening, a </w:t>
      </w:r>
      <w:del w:id="1436" w:author="Julian Christensen" w:date="2024-08-15T09:40:00Z">
        <w:r w:rsidDel="00F36997">
          <w:rPr>
            <w:lang w:val="en-US"/>
          </w:rPr>
          <w:delText xml:space="preserve">prominent </w:delText>
        </w:r>
      </w:del>
      <w:r>
        <w:rPr>
          <w:lang w:val="en-US"/>
        </w:rPr>
        <w:t xml:space="preserve">limitation is that our screening approach is function-based, meaning that reviewers need to </w:t>
      </w:r>
      <w:r w:rsidR="00524ED0">
        <w:rPr>
          <w:lang w:val="en-US"/>
        </w:rPr>
        <w:t xml:space="preserve">have </w:t>
      </w:r>
      <w:ins w:id="1437" w:author="Julian Christensen" w:date="2024-08-15T09:40:00Z">
        <w:r w:rsidR="00F36997">
          <w:rPr>
            <w:lang w:val="en-US"/>
          </w:rPr>
          <w:t>(</w:t>
        </w:r>
      </w:ins>
      <w:r w:rsidR="006D4AE0">
        <w:rPr>
          <w:lang w:val="en-US"/>
        </w:rPr>
        <w:t xml:space="preserve">or </w:t>
      </w:r>
      <w:r w:rsidR="00524ED0">
        <w:rPr>
          <w:lang w:val="en-US"/>
        </w:rPr>
        <w:t xml:space="preserve">at least </w:t>
      </w:r>
      <w:ins w:id="1438" w:author="Julian Christensen" w:date="2024-08-15T09:40:00Z">
        <w:r w:rsidR="00F36997">
          <w:rPr>
            <w:lang w:val="en-US"/>
          </w:rPr>
          <w:t>ac</w:t>
        </w:r>
      </w:ins>
      <w:del w:id="1439" w:author="Julian Christensen" w:date="2024-08-15T09:40:00Z">
        <w:r w:rsidR="00240878" w:rsidDel="00F36997">
          <w:rPr>
            <w:lang w:val="en-US"/>
          </w:rPr>
          <w:delText>re</w:delText>
        </w:r>
      </w:del>
      <w:r w:rsidR="00240878">
        <w:rPr>
          <w:lang w:val="en-US"/>
        </w:rPr>
        <w:t>quire</w:t>
      </w:r>
      <w:ins w:id="1440" w:author="Julian Christensen" w:date="2024-08-15T09:40:00Z">
        <w:r w:rsidR="00F36997">
          <w:rPr>
            <w:lang w:val="en-US"/>
          </w:rPr>
          <w:t>)</w:t>
        </w:r>
      </w:ins>
      <w:r w:rsidR="00240878">
        <w:rPr>
          <w:lang w:val="en-US"/>
        </w:rPr>
        <w:t xml:space="preserve"> </w:t>
      </w:r>
      <w:r w:rsidR="00524ED0">
        <w:rPr>
          <w:lang w:val="en-US"/>
        </w:rPr>
        <w:t xml:space="preserve">some minor </w:t>
      </w:r>
      <w:r>
        <w:rPr>
          <w:lang w:val="en-US"/>
        </w:rPr>
        <w:t xml:space="preserve">R coding skills. </w:t>
      </w:r>
      <w:del w:id="1441" w:author="Julian Christensen" w:date="2024-08-15T09:47:00Z">
        <w:r w:rsidR="00F36997" w:rsidDel="005868DA">
          <w:rPr>
            <w:lang w:val="en-US"/>
          </w:rPr>
          <w:delText>Increased user-friendliness might be reached</w:delText>
        </w:r>
        <w:r w:rsidDel="005868DA">
          <w:rPr>
            <w:lang w:val="en-US"/>
          </w:rPr>
          <w:delText>,</w:delText>
        </w:r>
        <w:r w:rsidR="00F36997" w:rsidDel="005868DA">
          <w:rPr>
            <w:lang w:val="en-US"/>
          </w:rPr>
          <w:delText xml:space="preserve"> e.g.</w:delText>
        </w:r>
        <w:r w:rsidDel="005868DA">
          <w:rPr>
            <w:lang w:val="en-US"/>
          </w:rPr>
          <w:delText xml:space="preserve"> </w:delText>
        </w:r>
        <w:r w:rsidR="006D4AE0" w:rsidDel="005868DA">
          <w:rPr>
            <w:lang w:val="en-US"/>
          </w:rPr>
          <w:delText>by</w:delText>
        </w:r>
      </w:del>
      <w:ins w:id="1442" w:author="Julian Christensen" w:date="2024-08-15T09:47:00Z">
        <w:r w:rsidR="005868DA">
          <w:rPr>
            <w:lang w:val="en-US"/>
          </w:rPr>
          <w:t>In the future, the screening approach may be</w:t>
        </w:r>
      </w:ins>
      <w:r w:rsidR="006D4AE0">
        <w:rPr>
          <w:lang w:val="en-US"/>
        </w:rPr>
        <w:t xml:space="preserve"> </w:t>
      </w:r>
      <w:r>
        <w:rPr>
          <w:lang w:val="en-US"/>
        </w:rPr>
        <w:t>embedd</w:t>
      </w:r>
      <w:ins w:id="1443" w:author="Julian Christensen" w:date="2024-08-15T09:47:00Z">
        <w:r w:rsidR="005868DA">
          <w:rPr>
            <w:lang w:val="en-US"/>
          </w:rPr>
          <w:t>ed</w:t>
        </w:r>
      </w:ins>
      <w:del w:id="1444" w:author="Julian Christensen" w:date="2024-08-15T09:47:00Z">
        <w:r w:rsidR="006D4AE0" w:rsidDel="005868DA">
          <w:rPr>
            <w:lang w:val="en-US"/>
          </w:rPr>
          <w:delText xml:space="preserve">ing </w:delText>
        </w:r>
        <w:r w:rsidR="00F36997" w:rsidDel="005868DA">
          <w:rPr>
            <w:lang w:val="en-US"/>
          </w:rPr>
          <w:delText xml:space="preserve">the </w:delText>
        </w:r>
        <w:r w:rsidR="006D4AE0" w:rsidDel="005868DA">
          <w:rPr>
            <w:lang w:val="en-US"/>
          </w:rPr>
          <w:delText>screening approach</w:delText>
        </w:r>
      </w:del>
      <w:r>
        <w:rPr>
          <w:lang w:val="en-US"/>
        </w:rPr>
        <w:t xml:space="preserve"> in a shiny app or </w:t>
      </w:r>
      <w:del w:id="1445" w:author="Julian Christensen" w:date="2024-08-15T09:47:00Z">
        <w:r w:rsidDel="005868DA">
          <w:rPr>
            <w:lang w:val="en-US"/>
          </w:rPr>
          <w:delText xml:space="preserve">by incorporating </w:delText>
        </w:r>
        <w:r w:rsidR="006D4AE0" w:rsidDel="005868DA">
          <w:rPr>
            <w:lang w:val="en-US"/>
          </w:rPr>
          <w:delText>it</w:delText>
        </w:r>
        <w:r w:rsidDel="005868DA">
          <w:rPr>
            <w:lang w:val="en-US"/>
          </w:rPr>
          <w:delText xml:space="preserve"> </w:delText>
        </w:r>
      </w:del>
      <w:r>
        <w:rPr>
          <w:lang w:val="en-US"/>
        </w:rPr>
        <w:t xml:space="preserve">in </w:t>
      </w:r>
      <w:r w:rsidR="006D4AE0">
        <w:rPr>
          <w:lang w:val="en-US"/>
        </w:rPr>
        <w:t xml:space="preserve">existing </w:t>
      </w:r>
      <w:r>
        <w:rPr>
          <w:lang w:val="en-US"/>
        </w:rPr>
        <w:t xml:space="preserve">screening tools </w:t>
      </w:r>
      <w:r w:rsidR="00F36997">
        <w:rPr>
          <w:lang w:val="en-US"/>
        </w:rPr>
        <w:t>(</w:t>
      </w:r>
      <w:r>
        <w:rPr>
          <w:lang w:val="en-US"/>
        </w:rPr>
        <w:t>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00F36997" w:rsidRPr="005868DA">
        <w:rPr>
          <w:lang w:val="en-US"/>
        </w:rPr>
        <w:t>)</w:t>
      </w:r>
      <w:ins w:id="1446" w:author="Julian Christensen" w:date="2024-08-15T09:48:00Z">
        <w:r w:rsidR="005868DA">
          <w:rPr>
            <w:lang w:val="en-US"/>
          </w:rPr>
          <w:t>, thereby making it easier to use without prior R coding skills</w:t>
        </w:r>
      </w:ins>
      <w:r w:rsidRPr="008A319E">
        <w:rPr>
          <w:lang w:val="en-US"/>
        </w:rPr>
        <w:t>. A tempting solution to accommodate user-friendliness</w:t>
      </w:r>
      <w:ins w:id="1447" w:author="Julian Christensen" w:date="2024-08-15T10:14:00Z">
        <w:r w:rsidR="001630CC">
          <w:rPr>
            <w:lang w:val="en-US"/>
          </w:rPr>
          <w:t xml:space="preserve"> on the short run</w:t>
        </w:r>
      </w:ins>
      <w:r w:rsidRPr="008A319E">
        <w:rPr>
          <w:lang w:val="en-US"/>
        </w:rPr>
        <w:t xml:space="preserve"> is to copy our approach to the ChatGPT interface.</w:t>
      </w:r>
      <w:del w:id="1448" w:author="Julian Christensen" w:date="2024-08-15T09:49:00Z">
        <w:r w:rsidRPr="008A319E" w:rsidDel="005868DA">
          <w:rPr>
            <w:lang w:val="en-US"/>
          </w:rPr>
          <w:delText xml:space="preserve"> However, it is pivotal to stress that</w:delText>
        </w:r>
      </w:del>
      <w:ins w:id="1449" w:author="Julian Christensen" w:date="2024-08-15T09:49:00Z">
        <w:r w:rsidR="005868DA">
          <w:rPr>
            <w:lang w:val="en-US"/>
          </w:rPr>
          <w:t xml:space="preserve"> Importantly</w:t>
        </w:r>
      </w:ins>
      <w:del w:id="1450" w:author="Julian Christensen" w:date="2024-08-15T09:49:00Z">
        <w:r w:rsidRPr="008A319E" w:rsidDel="005868DA">
          <w:rPr>
            <w:lang w:val="en-US"/>
          </w:rPr>
          <w:delText xml:space="preserve"> we have</w:delText>
        </w:r>
      </w:del>
      <w:ins w:id="1451" w:author="Julian Christensen" w:date="2024-08-15T09:49:00Z">
        <w:r w:rsidR="005868DA">
          <w:rPr>
            <w:lang w:val="en-US"/>
          </w:rPr>
          <w:t>, however, we have</w:t>
        </w:r>
      </w:ins>
      <w:r w:rsidRPr="008A319E">
        <w:rPr>
          <w:lang w:val="en-US"/>
        </w:rPr>
        <w:t xml:space="preserve"> </w:t>
      </w:r>
      <w:r w:rsidRPr="001630CC">
        <w:rPr>
          <w:i/>
          <w:lang w:val="en-US"/>
          <w:rPrChange w:id="1452" w:author="Julian Christensen" w:date="2024-08-15T10:15:00Z">
            <w:rPr>
              <w:lang w:val="en-US"/>
            </w:rPr>
          </w:rPrChange>
        </w:rPr>
        <w:t>not</w:t>
      </w:r>
      <w:r w:rsidRPr="008A319E">
        <w:rPr>
          <w:lang w:val="en-US"/>
        </w:rPr>
        <w:t xml:space="preserve"> been able to </w:t>
      </w:r>
      <w:del w:id="1453" w:author="Julian Christensen" w:date="2024-08-15T09:49:00Z">
        <w:r w:rsidRPr="008A319E" w:rsidDel="005868DA">
          <w:rPr>
            <w:lang w:val="en-US"/>
          </w:rPr>
          <w:delText xml:space="preserve">replicate any of </w:delText>
        </w:r>
      </w:del>
      <w:del w:id="1454" w:author="Julian Christensen" w:date="2024-08-15T09:44:00Z">
        <w:r w:rsidRPr="008A319E" w:rsidDel="00F36997">
          <w:rPr>
            <w:lang w:val="en-US"/>
          </w:rPr>
          <w:delText xml:space="preserve">the </w:delText>
        </w:r>
      </w:del>
      <w:del w:id="1455" w:author="Julian Christensen" w:date="2024-08-15T09:49:00Z">
        <w:r w:rsidRPr="008A319E" w:rsidDel="005868DA">
          <w:rPr>
            <w:lang w:val="en-US"/>
          </w:rPr>
          <w:delText xml:space="preserve">screening results </w:delText>
        </w:r>
      </w:del>
      <w:del w:id="1456" w:author="Julian Christensen" w:date="2024-08-15T09:44:00Z">
        <w:r w:rsidRPr="008A319E" w:rsidDel="00F36997">
          <w:rPr>
            <w:lang w:val="en-US"/>
          </w:rPr>
          <w:delText>we obtained from the GPT API models</w:delText>
        </w:r>
        <w:r w:rsidR="006D4AE0" w:rsidDel="00F36997">
          <w:rPr>
            <w:lang w:val="en-US"/>
          </w:rPr>
          <w:delText xml:space="preserve"> </w:delText>
        </w:r>
      </w:del>
      <w:del w:id="1457" w:author="Julian Christensen" w:date="2024-08-15T09:49:00Z">
        <w:r w:rsidR="006D4AE0" w:rsidDel="005868DA">
          <w:rPr>
            <w:lang w:val="en-US"/>
          </w:rPr>
          <w:delText>when</w:delText>
        </w:r>
      </w:del>
      <w:ins w:id="1458" w:author="Julian Christensen" w:date="2024-08-15T09:49:00Z">
        <w:r w:rsidR="005868DA">
          <w:rPr>
            <w:lang w:val="en-US"/>
          </w:rPr>
          <w:t>reach satisfactory s</w:t>
        </w:r>
      </w:ins>
      <w:ins w:id="1459" w:author="Julian Christensen" w:date="2024-08-15T09:50:00Z">
        <w:r w:rsidR="005868DA">
          <w:rPr>
            <w:lang w:val="en-US"/>
          </w:rPr>
          <w:t>creening performances by</w:t>
        </w:r>
      </w:ins>
      <w:r w:rsidR="006D4AE0">
        <w:rPr>
          <w:lang w:val="en-US"/>
        </w:rPr>
        <w:t xml:space="preserve"> using the ChatGPT </w:t>
      </w:r>
      <w:r w:rsidR="00240878">
        <w:rPr>
          <w:lang w:val="en-US"/>
        </w:rPr>
        <w:t xml:space="preserve">internet </w:t>
      </w:r>
      <w:r w:rsidR="006D4AE0">
        <w:rPr>
          <w:lang w:val="en-US"/>
        </w:rPr>
        <w:t>interface</w:t>
      </w:r>
      <w:r w:rsidRPr="008A319E">
        <w:rPr>
          <w:lang w:val="en-US"/>
        </w:rPr>
        <w:t xml:space="preserve">. </w:t>
      </w:r>
      <w:r w:rsidR="001D1A3D">
        <w:rPr>
          <w:rStyle w:val="comma-separator"/>
          <w:color w:val="000000" w:themeColor="text1"/>
          <w:lang w:val="en-US"/>
        </w:rPr>
        <w:t>Specifically</w:t>
      </w:r>
      <w:r w:rsidR="001D1A3D" w:rsidRPr="007340E8">
        <w:rPr>
          <w:rStyle w:val="comma-separator"/>
          <w:color w:val="000000" w:themeColor="text1"/>
          <w:lang w:val="en-US"/>
        </w:rPr>
        <w:t xml:space="preserve">, the </w:t>
      </w:r>
      <w:r w:rsidR="001D1A3D">
        <w:rPr>
          <w:rStyle w:val="comma-separator"/>
          <w:color w:val="000000" w:themeColor="text1"/>
          <w:lang w:val="en-US"/>
        </w:rPr>
        <w:t xml:space="preserve">GPT </w:t>
      </w:r>
      <w:r w:rsidR="001D1A3D" w:rsidRPr="007340E8">
        <w:rPr>
          <w:rStyle w:val="comma-separator"/>
          <w:color w:val="000000" w:themeColor="text1"/>
          <w:lang w:val="en-US"/>
        </w:rPr>
        <w:t xml:space="preserve">API models reached from the </w:t>
      </w:r>
      <w:r w:rsidR="001D1A3D">
        <w:rPr>
          <w:rStyle w:val="comma-separator"/>
          <w:color w:val="000000" w:themeColor="text1"/>
          <w:lang w:val="en-US"/>
        </w:rPr>
        <w:lastRenderedPageBreak/>
        <w:t>‘</w:t>
      </w:r>
      <w:r w:rsidR="001D1A3D" w:rsidRPr="0065004E">
        <w:rPr>
          <w:lang w:val="en-US"/>
        </w:rPr>
        <w:t>v1/chat/completions</w:t>
      </w:r>
      <w:r w:rsidR="001D1A3D">
        <w:rPr>
          <w:lang w:val="en-US"/>
        </w:rPr>
        <w:t>’</w:t>
      </w:r>
      <w:r w:rsidR="001D1A3D" w:rsidRPr="007340E8">
        <w:rPr>
          <w:rStyle w:val="comma-separator"/>
          <w:color w:val="000000" w:themeColor="text1"/>
          <w:lang w:val="en-US"/>
        </w:rPr>
        <w:t xml:space="preserve"> endpoint work</w:t>
      </w:r>
      <w:r w:rsidR="001D1A3D">
        <w:rPr>
          <w:rStyle w:val="comma-separator"/>
          <w:color w:val="000000" w:themeColor="text1"/>
          <w:lang w:val="en-US"/>
        </w:rPr>
        <w:t>ed</w:t>
      </w:r>
      <w:r w:rsidR="001D1A3D" w:rsidRPr="007340E8">
        <w:rPr>
          <w:rStyle w:val="comma-separator"/>
          <w:color w:val="000000" w:themeColor="text1"/>
          <w:lang w:val="en-US"/>
        </w:rPr>
        <w:t xml:space="preserve"> significantly better relative to the GPT model</w:t>
      </w:r>
      <w:r w:rsidR="001D1A3D">
        <w:rPr>
          <w:rStyle w:val="comma-separator"/>
          <w:color w:val="000000" w:themeColor="text1"/>
          <w:lang w:val="en-US"/>
        </w:rPr>
        <w:t>s</w:t>
      </w:r>
      <w:r w:rsidR="001D1A3D" w:rsidRPr="007340E8">
        <w:rPr>
          <w:rStyle w:val="comma-separator"/>
          <w:color w:val="000000" w:themeColor="text1"/>
          <w:lang w:val="en-US"/>
        </w:rPr>
        <w:t xml:space="preserve"> embedded in the ChatGPT interface. </w:t>
      </w:r>
      <w:r w:rsidR="001D1A3D">
        <w:rPr>
          <w:rStyle w:val="comma-separator"/>
          <w:color w:val="000000" w:themeColor="text1"/>
          <w:lang w:val="en-US"/>
        </w:rPr>
        <w:t xml:space="preserve">Consequently, we </w:t>
      </w:r>
      <w:r w:rsidR="001D1A3D" w:rsidRPr="007340E8">
        <w:rPr>
          <w:rStyle w:val="comma-separator"/>
          <w:color w:val="000000" w:themeColor="text1"/>
          <w:lang w:val="en-US"/>
        </w:rPr>
        <w:t>consider it pivotal that future research clearly distinguishes between OpenAI’s GPT model</w:t>
      </w:r>
      <w:r w:rsidR="001D1A3D">
        <w:rPr>
          <w:rStyle w:val="comma-separator"/>
          <w:color w:val="000000" w:themeColor="text1"/>
          <w:lang w:val="en-US"/>
        </w:rPr>
        <w:t>s</w:t>
      </w:r>
      <w:r w:rsidR="001D1A3D" w:rsidRPr="007340E8">
        <w:rPr>
          <w:rStyle w:val="comma-separator"/>
          <w:color w:val="000000" w:themeColor="text1"/>
          <w:lang w:val="en-US"/>
        </w:rPr>
        <w:t xml:space="preserve"> </w:t>
      </w:r>
      <w:r w:rsidR="001D1A3D">
        <w:rPr>
          <w:rStyle w:val="comma-separator"/>
          <w:color w:val="000000" w:themeColor="text1"/>
          <w:lang w:val="en-US"/>
        </w:rPr>
        <w:t xml:space="preserve">when doing research with them, so that different </w:t>
      </w:r>
      <w:r w:rsidR="001D1A3D" w:rsidRPr="007340E8">
        <w:rPr>
          <w:rStyle w:val="comma-separator"/>
          <w:color w:val="000000" w:themeColor="text1"/>
          <w:lang w:val="en-US"/>
        </w:rPr>
        <w:t>GPT</w:t>
      </w:r>
      <w:r w:rsidR="001D1A3D">
        <w:rPr>
          <w:rStyle w:val="comma-separator"/>
          <w:color w:val="000000" w:themeColor="text1"/>
          <w:lang w:val="en-US"/>
        </w:rPr>
        <w:t xml:space="preserve"> model performances are not unnecessarily mixed up</w:t>
      </w:r>
      <w:r w:rsidR="001D1A3D" w:rsidRPr="007340E8">
        <w:rPr>
          <w:rStyle w:val="comma-separator"/>
          <w:color w:val="000000" w:themeColor="text1"/>
          <w:lang w:val="en-US"/>
        </w:rPr>
        <w:t>. In t</w:t>
      </w:r>
      <w:r w:rsidR="001D1A3D">
        <w:rPr>
          <w:rStyle w:val="comma-separator"/>
          <w:color w:val="000000" w:themeColor="text1"/>
          <w:lang w:val="en-US"/>
        </w:rPr>
        <w:t xml:space="preserve">his </w:t>
      </w:r>
      <w:r w:rsidR="001D1A3D" w:rsidRPr="007340E8">
        <w:rPr>
          <w:rStyle w:val="comma-separator"/>
          <w:color w:val="000000" w:themeColor="text1"/>
          <w:lang w:val="en-US"/>
        </w:rPr>
        <w:t xml:space="preserve">paper, we </w:t>
      </w:r>
      <w:r w:rsidR="001D1A3D">
        <w:rPr>
          <w:rStyle w:val="comma-separator"/>
          <w:color w:val="000000" w:themeColor="text1"/>
          <w:lang w:val="en-US"/>
        </w:rPr>
        <w:t xml:space="preserve">have </w:t>
      </w:r>
      <w:r w:rsidR="001D1A3D" w:rsidRPr="007340E8">
        <w:rPr>
          <w:rStyle w:val="comma-separator"/>
          <w:color w:val="000000" w:themeColor="text1"/>
          <w:lang w:val="en-US"/>
        </w:rPr>
        <w:t>narrowly focus</w:t>
      </w:r>
      <w:r w:rsidR="001D1A3D">
        <w:rPr>
          <w:rStyle w:val="comma-separator"/>
          <w:color w:val="000000" w:themeColor="text1"/>
          <w:lang w:val="en-US"/>
        </w:rPr>
        <w:t>ed</w:t>
      </w:r>
      <w:r w:rsidR="001D1A3D" w:rsidRPr="007340E8">
        <w:rPr>
          <w:rStyle w:val="comma-separator"/>
          <w:color w:val="000000" w:themeColor="text1"/>
          <w:lang w:val="en-US"/>
        </w:rPr>
        <w:t xml:space="preserve"> on the use of OpenAIs GPT API models reached from the </w:t>
      </w:r>
      <w:r w:rsidR="001D1A3D">
        <w:rPr>
          <w:rStyle w:val="comma-separator"/>
          <w:color w:val="000000" w:themeColor="text1"/>
          <w:lang w:val="en-US"/>
        </w:rPr>
        <w:t>‘</w:t>
      </w:r>
      <w:r w:rsidR="001D1A3D" w:rsidRPr="007340E8">
        <w:rPr>
          <w:lang w:val="en-US"/>
        </w:rPr>
        <w:t>v1/chat/completions</w:t>
      </w:r>
      <w:r w:rsidR="001D1A3D">
        <w:rPr>
          <w:lang w:val="en-US"/>
        </w:rPr>
        <w:t>’</w:t>
      </w:r>
      <w:r w:rsidR="001D1A3D" w:rsidRPr="007340E8">
        <w:rPr>
          <w:rStyle w:val="comma-separator"/>
          <w:color w:val="000000" w:themeColor="text1"/>
          <w:lang w:val="en-US"/>
        </w:rPr>
        <w:t xml:space="preserve"> endpoint, not to be confused with the GPT models behind the ChatGPT interface</w:t>
      </w:r>
      <w:r w:rsidR="001D1A3D">
        <w:rPr>
          <w:rStyle w:val="comma-separator"/>
          <w:color w:val="000000" w:themeColor="text1"/>
          <w:lang w:val="en-US"/>
        </w:rPr>
        <w:t xml:space="preserve"> or the</w:t>
      </w:r>
      <w:r w:rsidR="001D1A3D" w:rsidRPr="00DA5E2D">
        <w:rPr>
          <w:lang w:val="en-US"/>
        </w:rPr>
        <w:t xml:space="preserve"> </w:t>
      </w:r>
      <w:r w:rsidR="001D1A3D">
        <w:rPr>
          <w:lang w:val="en-US"/>
        </w:rPr>
        <w:t>‘</w:t>
      </w:r>
      <w:r w:rsidR="001D1A3D" w:rsidRPr="007340E8">
        <w:rPr>
          <w:lang w:val="en-US"/>
        </w:rPr>
        <w:t>v1/completions</w:t>
      </w:r>
      <w:r w:rsidR="001D1A3D">
        <w:rPr>
          <w:lang w:val="en-US"/>
        </w:rPr>
        <w:t>’ endpoint</w:t>
      </w:r>
      <w:r w:rsidR="001D1A3D" w:rsidRPr="007340E8">
        <w:rPr>
          <w:rStyle w:val="comma-separator"/>
          <w:color w:val="000000" w:themeColor="text1"/>
          <w:lang w:val="en-US"/>
        </w:rPr>
        <w:t>.</w:t>
      </w:r>
      <w:r w:rsidR="001D1A3D">
        <w:rPr>
          <w:rStyle w:val="comma-separator"/>
          <w:color w:val="000000" w:themeColor="text1"/>
          <w:lang w:val="en-US"/>
        </w:rPr>
        <w:t xml:space="preserve"> It is, therefore, also unknown how our results generalize to the performance of using the </w:t>
      </w:r>
      <w:r w:rsidR="001D1A3D">
        <w:rPr>
          <w:lang w:val="en-US"/>
        </w:rPr>
        <w:t>‘</w:t>
      </w:r>
      <w:r w:rsidR="001D1A3D" w:rsidRPr="007340E8">
        <w:rPr>
          <w:lang w:val="en-US"/>
        </w:rPr>
        <w:t>v1/completions</w:t>
      </w:r>
      <w:r w:rsidR="001D1A3D">
        <w:rPr>
          <w:lang w:val="en-US"/>
        </w:rPr>
        <w:t xml:space="preserve">’ endpoint as </w:t>
      </w:r>
      <w:r w:rsidR="00240878">
        <w:rPr>
          <w:lang w:val="en-US"/>
        </w:rPr>
        <w:t>a second</w:t>
      </w:r>
      <w:r w:rsidR="001D1A3D">
        <w:rPr>
          <w:lang w:val="en-US"/>
        </w:rPr>
        <w:t xml:space="preserve"> screener. </w:t>
      </w:r>
      <w:r w:rsidR="00240878">
        <w:rPr>
          <w:lang w:val="en-US"/>
        </w:rPr>
        <w:t>Further</w:t>
      </w:r>
      <w:r w:rsidR="001D1A3D">
        <w:rPr>
          <w:lang w:val="en-US"/>
        </w:rPr>
        <w:t xml:space="preserve">, </w:t>
      </w:r>
      <w:r w:rsidR="001D1A3D">
        <w:rPr>
          <w:rStyle w:val="comma-separator"/>
          <w:color w:val="000000" w:themeColor="text1"/>
          <w:lang w:val="en-US"/>
        </w:rPr>
        <w:t>it should also be noted that comparisons between our results and the results of prior evaluations are restricted by the fact that we do not know what exact model endpoint</w:t>
      </w:r>
      <w:r w:rsidR="001D1A3D">
        <w:rPr>
          <w:lang w:val="en-US"/>
        </w:rPr>
        <w:t>s were used by Syriani et al.</w:t>
      </w:r>
      <w:r w:rsidR="001D1A3D" w:rsidRPr="0011702D">
        <w:rPr>
          <w:lang w:val="en-US"/>
        </w:rPr>
        <w:t xml:space="preserve"> </w:t>
      </w:r>
      <w:r w:rsidR="001D1A3D">
        <w:fldChar w:fldCharType="begin" w:fldLock="1"/>
      </w:r>
      <w:r w:rsidR="001D1A3D">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1D1A3D">
        <w:fldChar w:fldCharType="separate"/>
      </w:r>
      <w:r w:rsidR="001D1A3D" w:rsidRPr="00DE061E">
        <w:rPr>
          <w:noProof/>
          <w:lang w:val="en-US"/>
        </w:rPr>
        <w:t>(2023)</w:t>
      </w:r>
      <w:r w:rsidR="001D1A3D">
        <w:fldChar w:fldCharType="end"/>
      </w:r>
      <w:r w:rsidR="001D1A3D">
        <w:t xml:space="preserve"> and </w:t>
      </w:r>
      <w:r w:rsidR="001D1A3D" w:rsidRPr="007340E8">
        <w:t xml:space="preserve">Guo et al. </w:t>
      </w:r>
      <w:r w:rsidR="001D1A3D">
        <w:rPr>
          <w:lang w:val="en-US"/>
        </w:rPr>
        <w:fldChar w:fldCharType="begin" w:fldLock="1"/>
      </w:r>
      <w:r w:rsidR="001D1A3D">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1D1A3D" w:rsidRPr="00D75717">
        <w:rPr>
          <w:lang w:val="en-US"/>
          <w:rPrChange w:id="1460" w:author="Julian Christensen" w:date="2024-08-08T10:51:00Z">
            <w:rPr/>
          </w:rPrChange>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1D1A3D">
        <w:rPr>
          <w:lang w:val="en-US"/>
        </w:rPr>
        <w:fldChar w:fldCharType="separate"/>
      </w:r>
      <w:r w:rsidR="001D1A3D" w:rsidRPr="00D75717">
        <w:rPr>
          <w:noProof/>
          <w:lang w:val="en-US"/>
          <w:rPrChange w:id="1461" w:author="Julian Christensen" w:date="2024-08-08T10:51:00Z">
            <w:rPr>
              <w:noProof/>
            </w:rPr>
          </w:rPrChange>
        </w:rPr>
        <w:t>(2024)</w:t>
      </w:r>
      <w:r w:rsidR="001D1A3D">
        <w:rPr>
          <w:lang w:val="en-US"/>
        </w:rPr>
        <w:fldChar w:fldCharType="end"/>
      </w:r>
      <w:r w:rsidR="001D1A3D">
        <w:rPr>
          <w:lang w:val="en-US"/>
        </w:rPr>
        <w:t xml:space="preserve">. </w:t>
      </w:r>
    </w:p>
    <w:p w14:paraId="446F0AC0" w14:textId="5BF2D7D4" w:rsidR="008240F6" w:rsidRPr="006D4AE0" w:rsidRDefault="00AE4C3A" w:rsidP="00C1574F">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w:t>
      </w:r>
      <w:del w:id="1462" w:author="Julian Christensen" w:date="2024-08-15T10:16:00Z">
        <w:r w:rsidDel="00133D30">
          <w:rPr>
            <w:lang w:val="en-US"/>
          </w:rPr>
          <w:delText>That is</w:delText>
        </w:r>
      </w:del>
      <w:ins w:id="1463" w:author="Julian Christensen" w:date="2024-08-15T10:16:00Z">
        <w:r w:rsidR="00133D30">
          <w:rPr>
            <w:lang w:val="en-US"/>
          </w:rPr>
          <w:t>For instance</w:t>
        </w:r>
      </w:ins>
      <w:r>
        <w:rPr>
          <w:lang w:val="en-US"/>
        </w:rPr>
        <w:t xml:space="preserve">, it is based on screener performances </w:t>
      </w:r>
      <w:del w:id="1464" w:author="Julian Christensen" w:date="2024-08-15T10:16:00Z">
        <w:r w:rsidDel="00133D30">
          <w:rPr>
            <w:lang w:val="en-US"/>
          </w:rPr>
          <w:delText>deduced from</w:delText>
        </w:r>
      </w:del>
      <w:ins w:id="1465" w:author="Julian Christensen" w:date="2024-08-15T10:16:00Z">
        <w:r w:rsidR="00133D30">
          <w:rPr>
            <w:lang w:val="en-US"/>
          </w:rPr>
          <w:t>in</w:t>
        </w:r>
      </w:ins>
      <w:r>
        <w:rPr>
          <w:lang w:val="en-US"/>
        </w:rPr>
        <w:t xml:space="preserve"> a convenient sample of systematic reviews, possibly restricting the generalizability of the estimated average screening performance measures. </w:t>
      </w:r>
      <w:del w:id="1466" w:author="Julian Christensen" w:date="2024-08-15T10:17:00Z">
        <w:r w:rsidR="001A19BC" w:rsidDel="00133D30">
          <w:rPr>
            <w:lang w:val="en-US"/>
          </w:rPr>
          <w:delText>Even so, w</w:delText>
        </w:r>
      </w:del>
      <w:ins w:id="1467" w:author="Julian Christensen" w:date="2024-08-15T10:17:00Z">
        <w:r w:rsidR="00133D30">
          <w:rPr>
            <w:lang w:val="en-US"/>
          </w:rPr>
          <w:t>W</w:t>
        </w:r>
      </w:ins>
      <w:r w:rsidR="001A19BC">
        <w:rPr>
          <w:lang w:val="en-US"/>
        </w:rPr>
        <w:t xml:space="preserve">e believe that </w:t>
      </w:r>
      <w:r w:rsidR="003F27D8">
        <w:rPr>
          <w:lang w:val="en-US"/>
        </w:rPr>
        <w:t>the</w:t>
      </w:r>
      <w:ins w:id="1468" w:author="Julian Christensen" w:date="2024-08-15T10:17:00Z">
        <w:r w:rsidR="00133D30">
          <w:rPr>
            <w:lang w:val="en-US"/>
          </w:rPr>
          <w:t xml:space="preserve"> analyzed </w:t>
        </w:r>
      </w:ins>
      <w:ins w:id="1469" w:author="Julian Christensen" w:date="2024-08-15T10:18:00Z">
        <w:r w:rsidR="00133D30">
          <w:rPr>
            <w:lang w:val="en-US"/>
          </w:rPr>
          <w:t xml:space="preserve">Campbell and NIPH </w:t>
        </w:r>
      </w:ins>
      <w:del w:id="1470" w:author="Julian Christensen" w:date="2024-08-15T10:18:00Z">
        <w:r w:rsidR="001A19BC" w:rsidDel="00133D30">
          <w:rPr>
            <w:lang w:val="en-US"/>
          </w:rPr>
          <w:delText xml:space="preserve"> </w:delText>
        </w:r>
      </w:del>
      <w:r w:rsidR="003F27D8">
        <w:rPr>
          <w:lang w:val="en-US"/>
        </w:rPr>
        <w:t>screening performance</w:t>
      </w:r>
      <w:ins w:id="1471" w:author="Julian Christensen" w:date="2024-08-15T10:17:00Z">
        <w:r w:rsidR="00133D30">
          <w:rPr>
            <w:lang w:val="en-US"/>
          </w:rPr>
          <w:t>s</w:t>
        </w:r>
      </w:ins>
      <w:r w:rsidR="003F27D8">
        <w:rPr>
          <w:lang w:val="en-US"/>
        </w:rPr>
        <w:t xml:space="preserve"> </w:t>
      </w:r>
      <w:del w:id="1472" w:author="Julian Christensen" w:date="2024-08-15T10:17:00Z">
        <w:r w:rsidR="003F27D8" w:rsidDel="00133D30">
          <w:rPr>
            <w:lang w:val="en-US"/>
          </w:rPr>
          <w:delText xml:space="preserve">measures </w:delText>
        </w:r>
      </w:del>
      <w:r w:rsidR="001A19BC">
        <w:rPr>
          <w:lang w:val="en-US"/>
        </w:rPr>
        <w:t>provide key insights regarding</w:t>
      </w:r>
      <w:r w:rsidR="003F27D8">
        <w:rPr>
          <w:lang w:val="en-US"/>
        </w:rPr>
        <w:t xml:space="preserve"> what </w:t>
      </w:r>
      <w:del w:id="1473" w:author="Julian Christensen" w:date="2024-08-15T10:17:00Z">
        <w:r w:rsidR="001A19BC" w:rsidDel="00133D30">
          <w:rPr>
            <w:lang w:val="en-US"/>
          </w:rPr>
          <w:delText xml:space="preserve">has </w:delText>
        </w:r>
        <w:r w:rsidR="003F27D8" w:rsidDel="00133D30">
          <w:rPr>
            <w:lang w:val="en-US"/>
          </w:rPr>
          <w:delText>previous</w:delText>
        </w:r>
        <w:r w:rsidR="001A19BC" w:rsidDel="00133D30">
          <w:rPr>
            <w:lang w:val="en-US"/>
          </w:rPr>
          <w:delText>ly</w:delText>
        </w:r>
      </w:del>
      <w:ins w:id="1474" w:author="Julian Christensen" w:date="2024-08-15T10:17:00Z">
        <w:r w:rsidR="00133D30">
          <w:rPr>
            <w:lang w:val="en-US"/>
          </w:rPr>
          <w:t>is currently</w:t>
        </w:r>
      </w:ins>
      <w:r w:rsidR="003F27D8">
        <w:rPr>
          <w:lang w:val="en-US"/>
        </w:rPr>
        <w:t xml:space="preserve"> </w:t>
      </w:r>
      <w:del w:id="1475" w:author="Julian Christensen" w:date="2024-08-15T10:17:00Z">
        <w:r w:rsidR="003F27D8" w:rsidDel="00133D30">
          <w:rPr>
            <w:lang w:val="en-US"/>
          </w:rPr>
          <w:delText xml:space="preserve">been </w:delText>
        </w:r>
      </w:del>
      <w:ins w:id="1476" w:author="Julian Christensen" w:date="2024-08-15T10:17:00Z">
        <w:r w:rsidR="00133D30">
          <w:rPr>
            <w:lang w:val="en-US"/>
          </w:rPr>
          <w:t xml:space="preserve">being </w:t>
        </w:r>
      </w:ins>
      <w:r w:rsidR="003F27D8">
        <w:rPr>
          <w:lang w:val="en-US"/>
        </w:rPr>
        <w:t>accepted</w:t>
      </w:r>
      <w:ins w:id="1477" w:author="Julian Christensen" w:date="2024-08-15T10:17:00Z">
        <w:r w:rsidR="00133D30">
          <w:rPr>
            <w:lang w:val="en-US"/>
          </w:rPr>
          <w:t xml:space="preserve"> from humans</w:t>
        </w:r>
      </w:ins>
      <w:r w:rsidR="003F27D8">
        <w:rPr>
          <w:lang w:val="en-US"/>
        </w:rPr>
        <w:t xml:space="preserve"> in high-standard reviews</w:t>
      </w:r>
      <w:r w:rsidR="001A19BC">
        <w:rPr>
          <w:lang w:val="en-US"/>
        </w:rPr>
        <w:t xml:space="preserve">, and they indicate that the screener performances seem to be comparable across distinct disciplines. Yet, future research may usefully investigate </w:t>
      </w:r>
      <w:r w:rsidR="006D4AE0">
        <w:rPr>
          <w:lang w:val="en-US"/>
        </w:rPr>
        <w:t>typical</w:t>
      </w:r>
      <w:r w:rsidR="001A19BC">
        <w:rPr>
          <w:lang w:val="en-US"/>
        </w:rPr>
        <w:t xml:space="preserve"> screener performances more systematically and across various research fields</w:t>
      </w:r>
      <w:ins w:id="1478" w:author="Julian Christensen" w:date="2024-08-15T10:19:00Z">
        <w:r w:rsidR="00133D30">
          <w:rPr>
            <w:lang w:val="en-US"/>
          </w:rPr>
          <w:t>,</w:t>
        </w:r>
      </w:ins>
      <w:r w:rsidR="001A19BC">
        <w:rPr>
          <w:lang w:val="en-US"/>
        </w:rPr>
        <w:t xml:space="preserve"> such as medicine and </w:t>
      </w:r>
      <w:r w:rsidR="00240878">
        <w:rPr>
          <w:lang w:val="en-US"/>
        </w:rPr>
        <w:t xml:space="preserve">the </w:t>
      </w:r>
      <w:r w:rsidR="001A19BC">
        <w:rPr>
          <w:lang w:val="en-US"/>
        </w:rPr>
        <w:t>social science</w:t>
      </w:r>
      <w:r w:rsidR="00240878">
        <w:rPr>
          <w:lang w:val="en-US"/>
        </w:rPr>
        <w:t>s</w:t>
      </w:r>
      <w:r w:rsidR="00AE15F7">
        <w:rPr>
          <w:lang w:val="en-US"/>
        </w:rPr>
        <w:t xml:space="preserve"> to make even more refined screening guidelines. </w:t>
      </w:r>
    </w:p>
    <w:p w14:paraId="5102DFD2" w14:textId="77777777" w:rsidR="008240F6" w:rsidRDefault="008240F6" w:rsidP="00C1574F">
      <w:pPr>
        <w:spacing w:after="0" w:line="360" w:lineRule="auto"/>
        <w:jc w:val="both"/>
        <w:rPr>
          <w:b/>
          <w:lang w:val="en-US"/>
        </w:rPr>
      </w:pPr>
    </w:p>
    <w:p w14:paraId="404A7C20" w14:textId="77777777" w:rsidR="00EE3362" w:rsidRDefault="00EE3362" w:rsidP="00EE3362">
      <w:pPr>
        <w:spacing w:after="0" w:line="360" w:lineRule="auto"/>
        <w:jc w:val="both"/>
        <w:rPr>
          <w:b/>
          <w:lang w:val="en-US"/>
        </w:rPr>
      </w:pPr>
      <w:bookmarkStart w:id="1479" w:name="_Hlk171082413"/>
      <w:r>
        <w:rPr>
          <w:b/>
          <w:lang w:val="en-US"/>
        </w:rPr>
        <w:t>8 CONCLUSION AND DISCUSION</w:t>
      </w:r>
    </w:p>
    <w:p w14:paraId="0488BD75" w14:textId="680AF06C" w:rsidR="00EE3362" w:rsidRDefault="00EE3362" w:rsidP="00EE3362">
      <w:pPr>
        <w:spacing w:after="0" w:line="360" w:lineRule="auto"/>
        <w:jc w:val="both"/>
        <w:rPr>
          <w:lang w:val="en-US"/>
        </w:rPr>
      </w:pPr>
      <w:r>
        <w:rPr>
          <w:lang w:val="en-US"/>
        </w:rPr>
        <w:t xml:space="preserve">Human duplicate </w:t>
      </w:r>
      <w:del w:id="1480" w:author="Julian Christensen" w:date="2024-08-15T10:19:00Z">
        <w:r w:rsidDel="00133D30">
          <w:rPr>
            <w:lang w:val="en-US"/>
          </w:rPr>
          <w:delText>title and abstract</w:delText>
        </w:r>
      </w:del>
      <w:ins w:id="1481" w:author="Julian Christensen" w:date="2024-08-15T10:19:00Z">
        <w:r w:rsidR="00133D30">
          <w:rPr>
            <w:lang w:val="en-US"/>
          </w:rPr>
          <w:t>TAB</w:t>
        </w:r>
      </w:ins>
      <w:r>
        <w:rPr>
          <w:lang w:val="en-US"/>
        </w:rPr>
        <w:t xml:space="preserve"> screening in systematic reviews is time-consuming, requiring a substantial amount of human labor which decelerates the review process and thereby the dissemination of </w:t>
      </w:r>
      <w:del w:id="1482" w:author="Julian Christensen" w:date="2024-08-15T10:20:00Z">
        <w:r w:rsidDel="00133D30">
          <w:rPr>
            <w:lang w:val="en-US"/>
          </w:rPr>
          <w:delText>important knowledge</w:delText>
        </w:r>
      </w:del>
      <w:ins w:id="1483" w:author="Julian Christensen" w:date="2024-08-15T10:20:00Z">
        <w:r w:rsidR="00133D30">
          <w:rPr>
            <w:lang w:val="en-US"/>
          </w:rPr>
          <w:t>evidence</w:t>
        </w:r>
      </w:ins>
      <w:r>
        <w:rPr>
          <w:lang w:val="en-US"/>
        </w:rPr>
        <w:t xml:space="preserve"> for practice, research, and policy. In this study, we have shown that OpenAI’s GPT API models can function as highly reliable second screeners even in complex review settings, making it possible to substitute one human in the duplicate screening process and reallocate human resources. Our findings suggest that</w:t>
      </w:r>
      <w:ins w:id="1484" w:author="Julian Christensen" w:date="2024-08-15T10:21:00Z">
        <w:r w:rsidR="00133D30">
          <w:rPr>
            <w:lang w:val="en-US"/>
          </w:rPr>
          <w:t>,</w:t>
        </w:r>
      </w:ins>
      <w:r>
        <w:rPr>
          <w:lang w:val="en-US"/>
        </w:rPr>
        <w:t xml:space="preserve"> when configured correctly</w:t>
      </w:r>
      <w:ins w:id="1485" w:author="Julian Christensen" w:date="2024-08-15T10:20:00Z">
        <w:r w:rsidR="00133D30">
          <w:rPr>
            <w:lang w:val="en-US"/>
          </w:rPr>
          <w:t>,</w:t>
        </w:r>
      </w:ins>
      <w:r>
        <w:rPr>
          <w:lang w:val="en-US"/>
        </w:rPr>
        <w:t xml:space="preserve"> GPT API models can perform on par with or even surpass human screeners with regard to finding relevant studies. Moreover, we found that the GPT-4 model outperforms the GPT-3.5-turbo model</w:t>
      </w:r>
      <w:r w:rsidR="00240878">
        <w:rPr>
          <w:lang w:val="en-US"/>
        </w:rPr>
        <w:t xml:space="preserve">, </w:t>
      </w:r>
      <w:r>
        <w:rPr>
          <w:lang w:val="en-US"/>
        </w:rPr>
        <w:t xml:space="preserve">and </w:t>
      </w:r>
      <w:r w:rsidR="00240878">
        <w:rPr>
          <w:lang w:val="en-US"/>
        </w:rPr>
        <w:t xml:space="preserve">we </w:t>
      </w:r>
      <w:r>
        <w:rPr>
          <w:lang w:val="en-US"/>
        </w:rPr>
        <w:t xml:space="preserve">therefore recommend primarily using the GPT-4 model for </w:t>
      </w:r>
      <w:r w:rsidR="00240878">
        <w:rPr>
          <w:lang w:val="en-US"/>
        </w:rPr>
        <w:t xml:space="preserve">TAB </w:t>
      </w:r>
      <w:r>
        <w:rPr>
          <w:lang w:val="en-US"/>
        </w:rPr>
        <w:t xml:space="preserve">screening. Moreover, we found that GPT API models </w:t>
      </w:r>
      <w:r>
        <w:rPr>
          <w:i/>
          <w:lang w:val="en-US"/>
        </w:rPr>
        <w:t>can</w:t>
      </w:r>
      <w:r>
        <w:rPr>
          <w:lang w:val="en-US"/>
        </w:rPr>
        <w:t xml:space="preserve"> yield specificity </w:t>
      </w:r>
      <w:del w:id="1486" w:author="Julian Christensen" w:date="2024-08-14T15:14:00Z">
        <w:r w:rsidDel="00EC6E04">
          <w:rPr>
            <w:lang w:val="en-US"/>
          </w:rPr>
          <w:delText xml:space="preserve">rates </w:delText>
        </w:r>
      </w:del>
      <w:ins w:id="1487" w:author="Julian Christensen" w:date="2024-08-14T15:14:00Z">
        <w:r w:rsidR="00EC6E04">
          <w:rPr>
            <w:lang w:val="en-US"/>
          </w:rPr>
          <w:t xml:space="preserve">values </w:t>
        </w:r>
      </w:ins>
      <w:r>
        <w:rPr>
          <w:lang w:val="en-US"/>
        </w:rPr>
        <w:t xml:space="preserve">that are on par with humans, but in some applications appear </w:t>
      </w:r>
      <w:r>
        <w:rPr>
          <w:lang w:val="en-US"/>
        </w:rPr>
        <w:lastRenderedPageBreak/>
        <w:t xml:space="preserve">to be slightly over-inclusive (i.e., they yield lower specificity </w:t>
      </w:r>
      <w:del w:id="1488" w:author="Julian Christensen" w:date="2024-08-14T15:14:00Z">
        <w:r w:rsidDel="00EC6E04">
          <w:rPr>
            <w:lang w:val="en-US"/>
          </w:rPr>
          <w:delText xml:space="preserve">rates </w:delText>
        </w:r>
      </w:del>
      <w:ins w:id="1489" w:author="Julian Christensen" w:date="2024-08-14T15:14:00Z">
        <w:r w:rsidR="00EC6E04">
          <w:rPr>
            <w:lang w:val="en-US"/>
          </w:rPr>
          <w:t xml:space="preserve">values </w:t>
        </w:r>
      </w:ins>
      <w:r>
        <w:rPr>
          <w:lang w:val="en-US"/>
        </w:rPr>
        <w:t xml:space="preserve">than typical human screeners). We do, however, not </w:t>
      </w:r>
      <w:del w:id="1490" w:author="Julian Christensen" w:date="2024-08-15T10:22:00Z">
        <w:r w:rsidDel="00133D30">
          <w:rPr>
            <w:lang w:val="en-US"/>
          </w:rPr>
          <w:delText xml:space="preserve">necessarily </w:delText>
        </w:r>
      </w:del>
      <w:r>
        <w:rPr>
          <w:lang w:val="en-US"/>
        </w:rPr>
        <w:t xml:space="preserve">consider this a </w:t>
      </w:r>
      <w:del w:id="1491" w:author="Julian Christensen" w:date="2024-08-15T10:21:00Z">
        <w:r w:rsidDel="00133D30">
          <w:rPr>
            <w:lang w:val="en-US"/>
          </w:rPr>
          <w:delText xml:space="preserve">deficit </w:delText>
        </w:r>
      </w:del>
      <w:ins w:id="1492" w:author="Julian Christensen" w:date="2024-08-15T10:21:00Z">
        <w:r w:rsidR="00133D30">
          <w:rPr>
            <w:lang w:val="en-US"/>
          </w:rPr>
          <w:t xml:space="preserve">problem </w:t>
        </w:r>
      </w:ins>
      <w:r>
        <w:rPr>
          <w:lang w:val="en-US"/>
        </w:rPr>
        <w:t xml:space="preserve">as long as the models obtain high recall </w:t>
      </w:r>
      <w:del w:id="1493" w:author="Julian Christensen" w:date="2024-08-14T15:14:00Z">
        <w:r w:rsidDel="00EC6E04">
          <w:rPr>
            <w:lang w:val="en-US"/>
          </w:rPr>
          <w:delText xml:space="preserve">rates </w:delText>
        </w:r>
      </w:del>
      <w:ins w:id="1494" w:author="Julian Christensen" w:date="2024-08-14T15:14:00Z">
        <w:r w:rsidR="00EC6E04">
          <w:rPr>
            <w:lang w:val="en-US"/>
          </w:rPr>
          <w:t xml:space="preserve">values </w:t>
        </w:r>
      </w:ins>
      <w:r>
        <w:rPr>
          <w:lang w:val="en-US"/>
        </w:rPr>
        <w:t xml:space="preserve">since low specificity </w:t>
      </w:r>
      <w:del w:id="1495" w:author="Julian Christensen" w:date="2024-08-14T15:14:00Z">
        <w:r w:rsidR="00240878" w:rsidDel="00EC6E04">
          <w:rPr>
            <w:lang w:val="en-US"/>
          </w:rPr>
          <w:delText>rates</w:delText>
        </w:r>
        <w:r w:rsidDel="00EC6E04">
          <w:rPr>
            <w:lang w:val="en-US"/>
          </w:rPr>
          <w:delText xml:space="preserve"> </w:delText>
        </w:r>
      </w:del>
      <w:ins w:id="1496" w:author="Julian Christensen" w:date="2024-08-14T15:14:00Z">
        <w:r w:rsidR="00EC6E04">
          <w:rPr>
            <w:lang w:val="en-US"/>
          </w:rPr>
          <w:t xml:space="preserve">values </w:t>
        </w:r>
      </w:ins>
      <w:r>
        <w:rPr>
          <w:lang w:val="en-US"/>
        </w:rPr>
        <w:t xml:space="preserve">do not </w:t>
      </w:r>
      <w:r w:rsidR="00240878">
        <w:rPr>
          <w:lang w:val="en-US"/>
        </w:rPr>
        <w:t>induce a bias</w:t>
      </w:r>
      <w:r>
        <w:rPr>
          <w:lang w:val="en-US"/>
        </w:rPr>
        <w:t xml:space="preserve">—they </w:t>
      </w:r>
      <w:r w:rsidR="00240878">
        <w:rPr>
          <w:lang w:val="en-US"/>
        </w:rPr>
        <w:t>just</w:t>
      </w:r>
      <w:r>
        <w:rPr>
          <w:lang w:val="en-US"/>
        </w:rPr>
        <w:t xml:space="preserve"> force human reviewers to double-check a higher number of records. </w:t>
      </w:r>
    </w:p>
    <w:p w14:paraId="0CD8DF37" w14:textId="2E9D096F" w:rsidR="00EE3362" w:rsidRDefault="00EE3362" w:rsidP="00EE3362">
      <w:pPr>
        <w:spacing w:after="0" w:line="360" w:lineRule="auto"/>
        <w:ind w:firstLine="1304"/>
        <w:jc w:val="both"/>
        <w:rPr>
          <w:lang w:val="en-US"/>
        </w:rPr>
      </w:pPr>
      <w:r>
        <w:rPr>
          <w:lang w:val="en-US"/>
        </w:rPr>
        <w:t xml:space="preserve">Our results contrast previous research in which GPT API models were found to perform well in terms of specificity but less well in terms of recall </w:t>
      </w:r>
      <w: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fldChar w:fldCharType="separate"/>
      </w:r>
      <w:r>
        <w:rPr>
          <w:noProof/>
          <w:lang w:val="en-US"/>
        </w:rPr>
        <w:t>(Gargari et al., 2024; Guo et al., 2024)</w:t>
      </w:r>
      <w:r>
        <w:fldChar w:fldCharType="end"/>
      </w:r>
      <w:r>
        <w:rPr>
          <w:lang w:val="en-US"/>
        </w:rPr>
        <w:t xml:space="preserve">. While it would be premature—based on our data—to make hard conclusions about the reasons for the higher performance (in terms of recall) in our </w:t>
      </w:r>
      <w:r w:rsidR="00423F5C">
        <w:rPr>
          <w:lang w:val="en-US"/>
        </w:rPr>
        <w:t>classifier</w:t>
      </w:r>
      <w:r>
        <w:rPr>
          <w:lang w:val="en-US"/>
        </w:rPr>
        <w:t xml:space="preserve"> experiments, some differences are worth noting in terms of the workflow used by us compared to prior evaluations. First, as noted earlier, contrary to prior evaluations of GPT API models for TAB screening, we relied on function calling </w:t>
      </w:r>
      <w: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fldChar w:fldCharType="separate"/>
      </w:r>
      <w:r>
        <w:rPr>
          <w:noProof/>
          <w:lang w:val="en-US"/>
        </w:rPr>
        <w:t>(OpenAI, 2024)</w:t>
      </w:r>
      <w:r>
        <w:fldChar w:fldCharType="end"/>
      </w:r>
      <w:r>
        <w:rPr>
          <w:lang w:val="en-US"/>
        </w:rPr>
        <w:t xml:space="preserve">, thereby improving the models’ response consistency. </w:t>
      </w:r>
      <w:r w:rsidR="00240878">
        <w:rPr>
          <w:lang w:val="en-US"/>
        </w:rPr>
        <w:t>Second, we instructed the models to account for uncertainties when TAB screenings were based on limited information. Third</w:t>
      </w:r>
      <w:r>
        <w:rPr>
          <w:lang w:val="en-US"/>
        </w:rPr>
        <w:t xml:space="preserve">, in Experiment 3 (our most complex case), instead of adding all inclusion/exclusion criteria to the same prompt, we introduced and used multi-prompt screening, using one concise prompt per inclusion/exclusion criteria in the review. </w:t>
      </w:r>
    </w:p>
    <w:p w14:paraId="76F7ECCF" w14:textId="0A91634E" w:rsidR="00EE3362" w:rsidRPr="003110A9" w:rsidRDefault="00EE3362" w:rsidP="00EE3362">
      <w:pPr>
        <w:spacing w:after="0" w:line="360" w:lineRule="auto"/>
        <w:ind w:firstLine="1304"/>
        <w:jc w:val="both"/>
        <w:rPr>
          <w:lang w:val="en-US"/>
        </w:rPr>
      </w:pPr>
      <w:r>
        <w:rPr>
          <w:lang w:val="en-US"/>
        </w:rPr>
        <w:t xml:space="preserve">Based on our findings, we believe TAB screening with GPT API models can </w:t>
      </w:r>
      <w:r>
        <w:rPr>
          <w:rStyle w:val="translation"/>
          <w:lang w:val="en-US"/>
        </w:rPr>
        <w:t>revolutionize the way duplicate title and abstract screening is conducted in high-quality systematic reviews since these</w:t>
      </w:r>
      <w:ins w:id="1497" w:author="Julian Christensen" w:date="2024-08-15T10:24:00Z">
        <w:r w:rsidR="00133D30">
          <w:rPr>
            <w:rStyle w:val="translation"/>
            <w:lang w:val="en-US"/>
          </w:rPr>
          <w:t xml:space="preserve"> models</w:t>
        </w:r>
      </w:ins>
      <w:r>
        <w:rPr>
          <w:rStyle w:val="translation"/>
          <w:lang w:val="en-US"/>
        </w:rPr>
        <w:t xml:space="preserve"> </w:t>
      </w:r>
      <w:r w:rsidR="00240878">
        <w:rPr>
          <w:rStyle w:val="translation"/>
          <w:lang w:val="en-US"/>
        </w:rPr>
        <w:t>show</w:t>
      </w:r>
      <w:r>
        <w:rPr>
          <w:rStyle w:val="translation"/>
          <w:lang w:val="en-US"/>
        </w:rPr>
        <w:t xml:space="preserve"> </w:t>
      </w:r>
      <w:del w:id="1498" w:author="Julian Christensen" w:date="2024-08-15T10:24:00Z">
        <w:r w:rsidDel="00133D30">
          <w:rPr>
            <w:rStyle w:val="translation"/>
            <w:lang w:val="en-US"/>
          </w:rPr>
          <w:delText xml:space="preserve">the </w:delText>
        </w:r>
      </w:del>
      <w:ins w:id="1499" w:author="Julian Christensen" w:date="2024-08-15T10:24:00Z">
        <w:r w:rsidR="00133D30">
          <w:rPr>
            <w:rStyle w:val="translation"/>
            <w:lang w:val="en-US"/>
          </w:rPr>
          <w:t xml:space="preserve">an </w:t>
        </w:r>
      </w:ins>
      <w:r>
        <w:rPr>
          <w:rStyle w:val="translation"/>
          <w:lang w:val="en-US"/>
        </w:rPr>
        <w:t xml:space="preserve">ability to work at </w:t>
      </w:r>
      <w:del w:id="1500" w:author="Julian Christensen" w:date="2024-08-15T10:25:00Z">
        <w:r w:rsidDel="00133D30">
          <w:rPr>
            <w:rStyle w:val="translation"/>
            <w:lang w:val="en-US"/>
          </w:rPr>
          <w:delText>the highest</w:delText>
        </w:r>
      </w:del>
      <w:ins w:id="1501" w:author="Julian Christensen" w:date="2024-08-15T10:25:00Z">
        <w:r w:rsidR="00133D30">
          <w:rPr>
            <w:rStyle w:val="translation"/>
            <w:lang w:val="en-US"/>
          </w:rPr>
          <w:t>very high</w:t>
        </w:r>
      </w:ins>
      <w:r>
        <w:rPr>
          <w:rStyle w:val="translation"/>
          <w:lang w:val="en-US"/>
        </w:rPr>
        <w:t xml:space="preserve"> levels of automation </w:t>
      </w:r>
      <w:r>
        <w:fldChar w:fldCharType="begin" w:fldLock="1"/>
      </w:r>
      <w:r>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fldChar w:fldCharType="separate"/>
      </w:r>
      <w:r>
        <w:rPr>
          <w:rStyle w:val="translation"/>
          <w:noProof/>
          <w:lang w:val="en-US"/>
        </w:rPr>
        <w:t>(c.f. O’Connor et al., 2019)</w:t>
      </w:r>
      <w:r>
        <w:fldChar w:fldCharType="end"/>
      </w:r>
      <w:r>
        <w:rPr>
          <w:rStyle w:val="translation"/>
          <w:lang w:val="en-US"/>
        </w:rPr>
        <w:t xml:space="preserve">, </w:t>
      </w:r>
      <w:del w:id="1502" w:author="Julian Christensen" w:date="2024-08-15T10:25:00Z">
        <w:r w:rsidDel="00133D30">
          <w:rPr>
            <w:rStyle w:val="translation"/>
            <w:lang w:val="en-US"/>
          </w:rPr>
          <w:delText>where they yield none</w:delText>
        </w:r>
      </w:del>
      <w:ins w:id="1503" w:author="Julian Christensen" w:date="2024-08-15T10:25:00Z">
        <w:r w:rsidR="00133D30">
          <w:rPr>
            <w:rStyle w:val="translation"/>
            <w:lang w:val="en-US"/>
          </w:rPr>
          <w:t xml:space="preserve">thereby </w:t>
        </w:r>
      </w:ins>
      <w:ins w:id="1504" w:author="Julian Christensen" w:date="2024-08-15T10:26:00Z">
        <w:r w:rsidR="00133D30">
          <w:rPr>
            <w:rStyle w:val="translation"/>
            <w:lang w:val="en-US"/>
          </w:rPr>
          <w:t>making it possible – in some cases – to replace</w:t>
        </w:r>
      </w:ins>
      <w:r>
        <w:rPr>
          <w:rStyle w:val="translation"/>
          <w:lang w:val="en-US"/>
        </w:rPr>
        <w:t xml:space="preserve"> human</w:t>
      </w:r>
      <w:del w:id="1505" w:author="Julian Christensen" w:date="2024-08-15T10:26:00Z">
        <w:r w:rsidDel="00133D30">
          <w:rPr>
            <w:rStyle w:val="translation"/>
            <w:lang w:val="en-US"/>
          </w:rPr>
          <w:delText>-assisted</w:delText>
        </w:r>
      </w:del>
      <w:r>
        <w:rPr>
          <w:rStyle w:val="translation"/>
          <w:lang w:val="en-US"/>
        </w:rPr>
        <w:t xml:space="preserve"> </w:t>
      </w:r>
      <w:r>
        <w:rPr>
          <w:rStyle w:val="translation"/>
          <w:i/>
          <w:lang w:val="en-US"/>
        </w:rPr>
        <w:t>second</w:t>
      </w:r>
      <w:r>
        <w:rPr>
          <w:rStyle w:val="translation"/>
          <w:lang w:val="en-US"/>
        </w:rPr>
        <w:t xml:space="preserve"> screener</w:t>
      </w:r>
      <w:ins w:id="1506" w:author="Julian Christensen" w:date="2024-08-15T10:26:00Z">
        <w:r w:rsidR="00133D30">
          <w:rPr>
            <w:rStyle w:val="translation"/>
            <w:lang w:val="en-US"/>
          </w:rPr>
          <w:t>s</w:t>
        </w:r>
      </w:ins>
      <w:del w:id="1507" w:author="Julian Christensen" w:date="2024-08-15T10:26:00Z">
        <w:r w:rsidDel="00133D30">
          <w:rPr>
            <w:rStyle w:val="translation"/>
            <w:lang w:val="en-US"/>
          </w:rPr>
          <w:delText xml:space="preserve"> decisions</w:delText>
        </w:r>
      </w:del>
      <w:r>
        <w:rPr>
          <w:rStyle w:val="translation"/>
          <w:lang w:val="en-US"/>
        </w:rPr>
        <w:t xml:space="preserve">. </w:t>
      </w:r>
      <w:ins w:id="1508" w:author="Julian Christensen" w:date="2024-08-15T10:26:00Z">
        <w:r w:rsidR="003F32AA">
          <w:rPr>
            <w:rStyle w:val="translation"/>
            <w:lang w:val="en-US"/>
          </w:rPr>
          <w:t xml:space="preserve">To do so, </w:t>
        </w:r>
      </w:ins>
      <w:del w:id="1509" w:author="Julian Christensen" w:date="2024-08-15T10:26:00Z">
        <w:r w:rsidDel="003F32AA">
          <w:rPr>
            <w:rStyle w:val="translation"/>
            <w:lang w:val="en-US"/>
          </w:rPr>
          <w:delText>However</w:delText>
        </w:r>
      </w:del>
      <w:ins w:id="1510" w:author="Julian Christensen" w:date="2024-08-15T10:26:00Z">
        <w:r w:rsidR="003F32AA">
          <w:rPr>
            <w:rStyle w:val="translation"/>
            <w:lang w:val="en-US"/>
          </w:rPr>
          <w:t>however</w:t>
        </w:r>
      </w:ins>
      <w:r>
        <w:rPr>
          <w:rStyle w:val="translation"/>
          <w:lang w:val="en-US"/>
        </w:rPr>
        <w:t>,</w:t>
      </w:r>
      <w:ins w:id="1511" w:author="Julian Christensen" w:date="2024-08-15T10:27:00Z">
        <w:r w:rsidR="003F32AA">
          <w:rPr>
            <w:rStyle w:val="translation"/>
            <w:lang w:val="en-US"/>
          </w:rPr>
          <w:t xml:space="preserve"> a</w:t>
        </w:r>
      </w:ins>
      <w:r>
        <w:rPr>
          <w:rStyle w:val="translation"/>
          <w:lang w:val="en-US"/>
        </w:rPr>
        <w:t xml:space="preserve"> </w:t>
      </w:r>
      <w:del w:id="1512" w:author="Julian Christensen" w:date="2024-08-15T10:26:00Z">
        <w:r w:rsidDel="003F32AA">
          <w:rPr>
            <w:rStyle w:val="translation"/>
            <w:lang w:val="en-US"/>
          </w:rPr>
          <w:delText>this necessitates the</w:delText>
        </w:r>
      </w:del>
      <w:del w:id="1513" w:author="Julian Christensen" w:date="2024-08-15T10:27:00Z">
        <w:r w:rsidDel="003F32AA">
          <w:rPr>
            <w:rStyle w:val="translation"/>
            <w:lang w:val="en-US"/>
          </w:rPr>
          <w:delText xml:space="preserve"> need to </w:delText>
        </w:r>
      </w:del>
      <w:r>
        <w:rPr>
          <w:rStyle w:val="translation"/>
          <w:lang w:val="en-US"/>
        </w:rPr>
        <w:t>standardize</w:t>
      </w:r>
      <w:ins w:id="1514" w:author="Julian Christensen" w:date="2024-08-15T10:27:00Z">
        <w:r w:rsidR="003F32AA">
          <w:rPr>
            <w:rStyle w:val="translation"/>
            <w:lang w:val="en-US"/>
          </w:rPr>
          <w:t>d</w:t>
        </w:r>
      </w:ins>
      <w:del w:id="1515" w:author="Julian Christensen" w:date="2024-08-15T10:27:00Z">
        <w:r w:rsidDel="003F32AA">
          <w:rPr>
            <w:rStyle w:val="translation"/>
            <w:lang w:val="en-US"/>
          </w:rPr>
          <w:delText xml:space="preserve"> this</w:delText>
        </w:r>
      </w:del>
      <w:r>
        <w:rPr>
          <w:rStyle w:val="translation"/>
          <w:lang w:val="en-US"/>
        </w:rPr>
        <w:t xml:space="preserve"> screening approach</w:t>
      </w:r>
      <w:ins w:id="1516" w:author="Julian Christensen" w:date="2024-08-15T10:27:00Z">
        <w:r w:rsidR="003F32AA">
          <w:rPr>
            <w:rStyle w:val="translation"/>
            <w:lang w:val="en-US"/>
          </w:rPr>
          <w:t xml:space="preserve"> is needed in order</w:t>
        </w:r>
      </w:ins>
      <w:r>
        <w:rPr>
          <w:rStyle w:val="translation"/>
          <w:lang w:val="en-US"/>
        </w:rPr>
        <w:t xml:space="preserve"> to make it scalable and acceptable in high-quality reviews. Therefore, </w:t>
      </w:r>
      <w:r>
        <w:rPr>
          <w:lang w:val="en-US"/>
        </w:rPr>
        <w:t>we also developed a reproducible workflow and tentative guidelines for when such screenings can</w:t>
      </w:r>
      <w:ins w:id="1517" w:author="Julian Christensen" w:date="2024-08-15T10:27:00Z">
        <w:r w:rsidR="003F32AA">
          <w:rPr>
            <w:lang w:val="en-US"/>
          </w:rPr>
          <w:t xml:space="preserve"> (and cannot)</w:t>
        </w:r>
      </w:ins>
      <w:r>
        <w:rPr>
          <w:lang w:val="en-US"/>
        </w:rPr>
        <w:t xml:space="preserve"> be accepted in high-quality reviews. To further support automated GPT API model-based screenings, we developed the AIscreenR R package</w:t>
      </w:r>
      <w:ins w:id="1518" w:author="Julian Christensen" w:date="2024-08-15T12:57:00Z">
        <w:r w:rsidR="003110A9">
          <w:rPr>
            <w:lang w:val="en-US"/>
          </w:rPr>
          <w:t xml:space="preserve"> </w:t>
        </w:r>
        <w:r w:rsidR="003110A9" w:rsidRPr="003110A9">
          <w:rPr>
            <w:lang w:val="en-US"/>
          </w:rPr>
          <w:fldChar w:fldCharType="begin" w:fldLock="1"/>
        </w:r>
        <w:r w:rsidR="003110A9" w:rsidRPr="003110A9">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3110A9" w:rsidRPr="003110A9">
          <w:rPr>
            <w:lang w:val="en-US"/>
          </w:rPr>
          <w:fldChar w:fldCharType="separate"/>
        </w:r>
        <w:r w:rsidR="003110A9" w:rsidRPr="003110A9">
          <w:rPr>
            <w:noProof/>
            <w:lang w:val="en-US"/>
          </w:rPr>
          <w:t>(Vembye, 2024)</w:t>
        </w:r>
        <w:r w:rsidR="003110A9" w:rsidRPr="003110A9">
          <w:rPr>
            <w:lang w:val="en-US"/>
          </w:rPr>
          <w:fldChar w:fldCharType="end"/>
        </w:r>
      </w:ins>
      <w:r>
        <w:rPr>
          <w:lang w:val="en-US"/>
        </w:rPr>
        <w:t xml:space="preserve">. </w:t>
      </w:r>
      <w:r w:rsidR="00240878">
        <w:rPr>
          <w:lang w:val="en-US"/>
        </w:rPr>
        <w:t>Among other things, t</w:t>
      </w:r>
      <w:r>
        <w:rPr>
          <w:lang w:val="en-US"/>
        </w:rPr>
        <w:t xml:space="preserve">his allows reviewers to draw on features such as function calling (i.e., making prompts without the need to explicitly specify how the model shall respond to the screening request) as well as multi-core processing, something that speeds up the screening significantly. </w:t>
      </w:r>
      <w:ins w:id="1519" w:author="Julian Christensen" w:date="2024-08-15T12:58:00Z">
        <w:r w:rsidR="003110A9">
          <w:rPr>
            <w:lang w:val="en-US"/>
          </w:rPr>
          <w:t>After having</w:t>
        </w:r>
      </w:ins>
      <w:ins w:id="1520" w:author="Julian Christensen" w:date="2024-08-15T12:57:00Z">
        <w:r w:rsidR="003110A9">
          <w:rPr>
            <w:lang w:val="en-US"/>
          </w:rPr>
          <w:t xml:space="preserve"> us</w:t>
        </w:r>
      </w:ins>
      <w:ins w:id="1521" w:author="Julian Christensen" w:date="2024-08-15T12:58:00Z">
        <w:r w:rsidR="003110A9">
          <w:rPr>
            <w:lang w:val="en-US"/>
          </w:rPr>
          <w:t>ed</w:t>
        </w:r>
      </w:ins>
      <w:ins w:id="1522" w:author="Julian Christensen" w:date="2024-08-15T12:57:00Z">
        <w:r w:rsidR="003110A9" w:rsidRPr="003110A9">
          <w:rPr>
            <w:lang w:val="en-US"/>
          </w:rPr>
          <w:t xml:space="preserve"> the AIscreenR software to conduct </w:t>
        </w:r>
      </w:ins>
      <w:ins w:id="1523" w:author="Julian Christensen" w:date="2024-08-15T12:58:00Z">
        <w:r w:rsidR="003110A9">
          <w:rPr>
            <w:lang w:val="en-US"/>
          </w:rPr>
          <w:t>our</w:t>
        </w:r>
      </w:ins>
      <w:ins w:id="1524" w:author="Julian Christensen" w:date="2024-08-15T12:57:00Z">
        <w:r w:rsidR="003110A9" w:rsidRPr="003110A9">
          <w:rPr>
            <w:lang w:val="en-US"/>
          </w:rPr>
          <w:t xml:space="preserve"> classifier experiments, we feel confident to conclude that the software works as expected. Hence, we believe that reviewers can confidently use this software in </w:t>
        </w:r>
      </w:ins>
      <w:ins w:id="1525" w:author="Julian Christensen" w:date="2024-08-15T12:59:00Z">
        <w:r w:rsidR="005520F2">
          <w:rPr>
            <w:lang w:val="en-US"/>
          </w:rPr>
          <w:t xml:space="preserve">their </w:t>
        </w:r>
      </w:ins>
      <w:ins w:id="1526" w:author="Julian Christensen" w:date="2024-08-15T12:57:00Z">
        <w:r w:rsidR="003110A9" w:rsidRPr="003110A9">
          <w:rPr>
            <w:lang w:val="en-US"/>
          </w:rPr>
          <w:t xml:space="preserve">high-quality systematic reviews as well. </w:t>
        </w:r>
      </w:ins>
    </w:p>
    <w:p w14:paraId="2044CB5F" w14:textId="24771FAB" w:rsidR="00EE3362" w:rsidRDefault="00EE3362" w:rsidP="00EE3362">
      <w:pPr>
        <w:spacing w:after="0" w:line="360" w:lineRule="auto"/>
        <w:ind w:firstLine="1304"/>
        <w:jc w:val="both"/>
        <w:rPr>
          <w:lang w:val="en-US"/>
        </w:rPr>
      </w:pPr>
      <w:r>
        <w:rPr>
          <w:lang w:val="en-US"/>
        </w:rPr>
        <w:t xml:space="preserve">A key part of setting up a reliable GPT API screening is to thoroughly validate the </w:t>
      </w:r>
      <w:r w:rsidR="00240878">
        <w:rPr>
          <w:lang w:val="en-US"/>
        </w:rPr>
        <w:t xml:space="preserve">performances of one’s </w:t>
      </w:r>
      <w:r>
        <w:rPr>
          <w:lang w:val="en-US"/>
        </w:rPr>
        <w:t>screening prompt(s)</w:t>
      </w:r>
      <w:ins w:id="1527" w:author="Julian Christensen" w:date="2024-08-15T10:28:00Z">
        <w:r w:rsidR="003F32AA">
          <w:rPr>
            <w:lang w:val="en-US"/>
          </w:rPr>
          <w:t xml:space="preserve"> and </w:t>
        </w:r>
      </w:ins>
      <w:ins w:id="1528" w:author="Julian Christensen" w:date="2024-08-15T10:30:00Z">
        <w:r w:rsidR="003F32AA">
          <w:rPr>
            <w:lang w:val="en-US"/>
          </w:rPr>
          <w:t>(</w:t>
        </w:r>
      </w:ins>
      <w:ins w:id="1529" w:author="Julian Christensen" w:date="2024-08-15T10:28:00Z">
        <w:r w:rsidR="003F32AA">
          <w:rPr>
            <w:lang w:val="en-US"/>
          </w:rPr>
          <w:t xml:space="preserve">if </w:t>
        </w:r>
      </w:ins>
      <w:ins w:id="1530" w:author="Julian Christensen" w:date="2024-08-15T10:29:00Z">
        <w:r w:rsidR="003F32AA">
          <w:rPr>
            <w:lang w:val="en-US"/>
          </w:rPr>
          <w:t xml:space="preserve">relying on repeated screenings or multi-prompt </w:t>
        </w:r>
        <w:r w:rsidR="003F32AA">
          <w:rPr>
            <w:lang w:val="en-US"/>
          </w:rPr>
          <w:lastRenderedPageBreak/>
          <w:t>screenings of each title and abstract record</w:t>
        </w:r>
      </w:ins>
      <w:ins w:id="1531" w:author="Julian Christensen" w:date="2024-08-15T10:30:00Z">
        <w:r w:rsidR="003F32AA">
          <w:rPr>
            <w:lang w:val="en-US"/>
          </w:rPr>
          <w:t>)</w:t>
        </w:r>
      </w:ins>
      <w:ins w:id="1532" w:author="Julian Christensen" w:date="2024-08-15T10:29:00Z">
        <w:r w:rsidR="003F32AA">
          <w:rPr>
            <w:lang w:val="en-US"/>
          </w:rPr>
          <w:t xml:space="preserve"> inclusion prob</w:t>
        </w:r>
      </w:ins>
      <w:ins w:id="1533" w:author="Julian Christensen" w:date="2024-08-15T10:30:00Z">
        <w:r w:rsidR="003F32AA">
          <w:rPr>
            <w:lang w:val="en-US"/>
          </w:rPr>
          <w:t>ability threshold</w:t>
        </w:r>
      </w:ins>
      <w:r>
        <w:rPr>
          <w:lang w:val="en-US"/>
        </w:rPr>
        <w:t xml:space="preserve"> before making any full-scale screening. For such assessments, we developed a new, empirically informed benchmark scheme for interpreting acceptable and unacceptable screening performance in high-quality reviews</w:t>
      </w:r>
      <w:r w:rsidR="00240878">
        <w:rPr>
          <w:lang w:val="en-US"/>
        </w:rPr>
        <w:t xml:space="preserve">. </w:t>
      </w:r>
      <w:del w:id="1534" w:author="Julian Christensen" w:date="2024-08-15T10:32:00Z">
        <w:r w:rsidR="00240878" w:rsidDel="003F32AA">
          <w:rPr>
            <w:lang w:val="en-US"/>
          </w:rPr>
          <w:delText>This was</w:delText>
        </w:r>
        <w:r w:rsidDel="003F32AA">
          <w:rPr>
            <w:lang w:val="en-US"/>
          </w:rPr>
          <w:delText xml:space="preserve"> b</w:delText>
        </w:r>
      </w:del>
      <w:ins w:id="1535" w:author="Julian Christensen" w:date="2024-08-15T10:32:00Z">
        <w:r w:rsidR="003F32AA">
          <w:rPr>
            <w:lang w:val="en-US"/>
          </w:rPr>
          <w:t>B</w:t>
        </w:r>
      </w:ins>
      <w:r>
        <w:rPr>
          <w:lang w:val="en-US"/>
        </w:rPr>
        <w:t>ased on</w:t>
      </w:r>
      <w:ins w:id="1536" w:author="Julian Christensen" w:date="2024-08-15T10:32:00Z">
        <w:r w:rsidR="003F32AA">
          <w:rPr>
            <w:lang w:val="en-US"/>
          </w:rPr>
          <w:t xml:space="preserve"> </w:t>
        </w:r>
      </w:ins>
      <w:del w:id="1537" w:author="Julian Christensen" w:date="2024-08-15T10:32:00Z">
        <w:r w:rsidDel="003F32AA">
          <w:rPr>
            <w:lang w:val="en-US"/>
          </w:rPr>
          <w:delText xml:space="preserve"> the </w:delText>
        </w:r>
      </w:del>
      <w:r>
        <w:rPr>
          <w:lang w:val="en-US"/>
        </w:rPr>
        <w:t xml:space="preserve">typical </w:t>
      </w:r>
      <w:ins w:id="1538" w:author="Julian Christensen" w:date="2024-08-15T10:33:00Z">
        <w:r w:rsidR="003F32AA">
          <w:rPr>
            <w:lang w:val="en-US"/>
          </w:rPr>
          <w:t xml:space="preserve">human </w:t>
        </w:r>
      </w:ins>
      <w:r>
        <w:rPr>
          <w:lang w:val="en-US"/>
        </w:rPr>
        <w:t>screening performance</w:t>
      </w:r>
      <w:ins w:id="1539" w:author="Julian Christensen" w:date="2024-08-15T10:32:00Z">
        <w:r w:rsidR="003F32AA">
          <w:rPr>
            <w:lang w:val="en-US"/>
          </w:rPr>
          <w:t>s</w:t>
        </w:r>
      </w:ins>
      <w:r>
        <w:rPr>
          <w:lang w:val="en-US"/>
        </w:rPr>
        <w:t xml:space="preserve"> </w:t>
      </w:r>
      <w:del w:id="1540" w:author="Julian Christensen" w:date="2024-08-15T10:32:00Z">
        <w:r w:rsidDel="003F32AA">
          <w:rPr>
            <w:lang w:val="en-US"/>
          </w:rPr>
          <w:delText xml:space="preserve">found </w:delText>
        </w:r>
      </w:del>
      <w:r>
        <w:rPr>
          <w:lang w:val="en-US"/>
        </w:rPr>
        <w:t>in 22 high-standard systematic reviews</w:t>
      </w:r>
      <w:del w:id="1541" w:author="Julian Christensen" w:date="2024-08-15T10:34:00Z">
        <w:r w:rsidDel="003F32AA">
          <w:rPr>
            <w:lang w:val="en-US"/>
          </w:rPr>
          <w:delText xml:space="preserve"> across 157,828 independent duplicate human screening decisions</w:delText>
        </w:r>
      </w:del>
      <w:del w:id="1542" w:author="Julian Christensen" w:date="2024-08-15T10:32:00Z">
        <w:r w:rsidDel="003F32AA">
          <w:rPr>
            <w:lang w:val="en-US"/>
          </w:rPr>
          <w:delText xml:space="preserve">. </w:delText>
        </w:r>
      </w:del>
      <w:ins w:id="1543" w:author="Julian Christensen" w:date="2024-08-15T10:32:00Z">
        <w:r w:rsidR="003F32AA">
          <w:rPr>
            <w:lang w:val="en-US"/>
          </w:rPr>
          <w:t xml:space="preserve">, </w:t>
        </w:r>
      </w:ins>
      <w:del w:id="1544" w:author="Julian Christensen" w:date="2024-08-15T10:32:00Z">
        <w:r w:rsidDel="003F32AA">
          <w:rPr>
            <w:lang w:val="en-US"/>
          </w:rPr>
          <w:delText xml:space="preserve">Deduced from this investigation, </w:delText>
        </w:r>
      </w:del>
      <w:r>
        <w:rPr>
          <w:lang w:val="en-US"/>
        </w:rPr>
        <w:t>we suggest that if an automated screening</w:t>
      </w:r>
      <w:ins w:id="1545" w:author="Julian Christensen" w:date="2024-08-15T10:34:00Z">
        <w:r w:rsidR="003F32AA">
          <w:rPr>
            <w:lang w:val="en-US"/>
          </w:rPr>
          <w:t xml:space="preserve"> </w:t>
        </w:r>
      </w:ins>
      <w:ins w:id="1546" w:author="Julian Christensen" w:date="2024-08-15T10:35:00Z">
        <w:r w:rsidR="003F32AA">
          <w:rPr>
            <w:lang w:val="en-US"/>
          </w:rPr>
          <w:t>can</w:t>
        </w:r>
      </w:ins>
      <w:r>
        <w:rPr>
          <w:lang w:val="en-US"/>
        </w:rPr>
        <w:t xml:space="preserve"> yield</w:t>
      </w:r>
      <w:del w:id="1547" w:author="Julian Christensen" w:date="2024-08-15T10:35:00Z">
        <w:r w:rsidDel="003F32AA">
          <w:rPr>
            <w:lang w:val="en-US"/>
          </w:rPr>
          <w:delText>s</w:delText>
        </w:r>
      </w:del>
      <w:r>
        <w:rPr>
          <w:lang w:val="en-US"/>
        </w:rPr>
        <w:t xml:space="preserve"> a recall </w:t>
      </w:r>
      <w:del w:id="1548" w:author="Julian Christensen" w:date="2024-08-14T15:14:00Z">
        <w:r w:rsidDel="00EC6E04">
          <w:rPr>
            <w:lang w:val="en-US"/>
          </w:rPr>
          <w:delText xml:space="preserve">rate </w:delText>
        </w:r>
      </w:del>
      <w:del w:id="1549" w:author="Julian Christensen" w:date="2024-08-15T10:35:00Z">
        <w:r w:rsidDel="003F32AA">
          <w:rPr>
            <w:lang w:val="en-US"/>
          </w:rPr>
          <w:delText>(i.e., the ability to correctly include relevant studies)</w:delText>
        </w:r>
      </w:del>
      <w:ins w:id="1550" w:author="Julian Christensen" w:date="2024-08-15T10:35:00Z">
        <w:r w:rsidR="003F32AA">
          <w:rPr>
            <w:lang w:val="en-US"/>
          </w:rPr>
          <w:t>value</w:t>
        </w:r>
      </w:ins>
      <w:r>
        <w:rPr>
          <w:lang w:val="en-US"/>
        </w:rPr>
        <w:t xml:space="preserve"> above </w:t>
      </w:r>
      <w:del w:id="1551" w:author="Julian Christensen" w:date="2024-08-15T10:35:00Z">
        <w:r w:rsidDel="003F32AA">
          <w:rPr>
            <w:lang w:val="en-US"/>
          </w:rPr>
          <w:delText>80%</w:delText>
        </w:r>
      </w:del>
      <w:ins w:id="1552" w:author="Julian Christensen" w:date="2024-08-15T10:35:00Z">
        <w:r w:rsidR="003F32AA">
          <w:rPr>
            <w:lang w:val="en-US"/>
          </w:rPr>
          <w:t>0.8</w:t>
        </w:r>
      </w:ins>
      <w:r>
        <w:rPr>
          <w:lang w:val="en-US"/>
        </w:rPr>
        <w:t>, it should be acknowledged as being on par with typical human performance</w:t>
      </w:r>
      <w:ins w:id="1553" w:author="Julian Christensen" w:date="2024-08-15T10:35:00Z">
        <w:r w:rsidR="003F32AA">
          <w:rPr>
            <w:lang w:val="en-US"/>
          </w:rPr>
          <w:t>s</w:t>
        </w:r>
      </w:ins>
      <w:r>
        <w:rPr>
          <w:lang w:val="en-US"/>
        </w:rPr>
        <w:t xml:space="preserve"> and can be confidently used as an independent second screener. In addition, we suggest that a specificity </w:t>
      </w:r>
      <w:del w:id="1554" w:author="Julian Christensen" w:date="2024-08-14T15:14:00Z">
        <w:r w:rsidDel="00EC6E04">
          <w:rPr>
            <w:lang w:val="en-US"/>
          </w:rPr>
          <w:delText xml:space="preserve">rate </w:delText>
        </w:r>
      </w:del>
      <w:del w:id="1555" w:author="Julian Christensen" w:date="2024-08-15T10:35:00Z">
        <w:r w:rsidDel="003F32AA">
          <w:rPr>
            <w:lang w:val="en-US"/>
          </w:rPr>
          <w:delText>(i.e., the ability to correctly exclude irrelevant studies)</w:delText>
        </w:r>
      </w:del>
      <w:ins w:id="1556" w:author="Julian Christensen" w:date="2024-08-15T10:35:00Z">
        <w:r w:rsidR="003F32AA">
          <w:rPr>
            <w:lang w:val="en-US"/>
          </w:rPr>
          <w:t>value</w:t>
        </w:r>
      </w:ins>
      <w:r>
        <w:rPr>
          <w:lang w:val="en-US"/>
        </w:rPr>
        <w:t xml:space="preserve"> equal to or above </w:t>
      </w:r>
      <w:del w:id="1557" w:author="Julian Christensen" w:date="2024-08-15T10:35:00Z">
        <w:r w:rsidDel="003F32AA">
          <w:rPr>
            <w:lang w:val="en-US"/>
          </w:rPr>
          <w:delText>80%</w:delText>
        </w:r>
      </w:del>
      <w:ins w:id="1558" w:author="Julian Christensen" w:date="2024-08-15T10:35:00Z">
        <w:r w:rsidR="003F32AA">
          <w:rPr>
            <w:lang w:val="en-US"/>
          </w:rPr>
          <w:t>0.8</w:t>
        </w:r>
      </w:ins>
      <w:r>
        <w:rPr>
          <w:lang w:val="en-US"/>
        </w:rPr>
        <w:t xml:space="preserve"> should be accepted in high-standard reviews as long as the recall is equal to above </w:t>
      </w:r>
      <w:del w:id="1559" w:author="Julian Christensen" w:date="2024-08-15T10:36:00Z">
        <w:r w:rsidDel="003F32AA">
          <w:rPr>
            <w:lang w:val="en-US"/>
          </w:rPr>
          <w:delText>80%</w:delText>
        </w:r>
      </w:del>
      <w:ins w:id="1560" w:author="Julian Christensen" w:date="2024-08-15T10:36:00Z">
        <w:r w:rsidR="003F32AA">
          <w:rPr>
            <w:lang w:val="en-US"/>
          </w:rPr>
          <w:t>0.8</w:t>
        </w:r>
      </w:ins>
      <w:r>
        <w:rPr>
          <w:lang w:val="en-US"/>
        </w:rPr>
        <w:t xml:space="preserve"> as well since a low specificity</w:t>
      </w:r>
      <w:del w:id="1561" w:author="Julian Christensen" w:date="2024-08-14T15:14:00Z">
        <w:r w:rsidDel="00EC6E04">
          <w:rPr>
            <w:lang w:val="en-US"/>
          </w:rPr>
          <w:delText xml:space="preserve"> rate</w:delText>
        </w:r>
      </w:del>
      <w:r>
        <w:rPr>
          <w:lang w:val="en-US"/>
        </w:rPr>
        <w:t xml:space="preserve"> does not induce </w:t>
      </w:r>
      <w:del w:id="1562" w:author="Julian Christensen" w:date="2024-08-15T10:36:00Z">
        <w:r w:rsidDel="003F32AA">
          <w:rPr>
            <w:lang w:val="en-US"/>
          </w:rPr>
          <w:delText>any</w:delText>
        </w:r>
        <w:r w:rsidR="00240878" w:rsidDel="003F32AA">
          <w:rPr>
            <w:lang w:val="en-US"/>
          </w:rPr>
          <w:delText xml:space="preserve"> serious</w:delText>
        </w:r>
        <w:r w:rsidDel="003F32AA">
          <w:rPr>
            <w:lang w:val="en-US"/>
          </w:rPr>
          <w:delText xml:space="preserve"> </w:delText>
        </w:r>
      </w:del>
      <w:r>
        <w:rPr>
          <w:lang w:val="en-US"/>
        </w:rPr>
        <w:t>bias</w:t>
      </w:r>
      <w:del w:id="1563" w:author="Julian Christensen" w:date="2024-08-15T10:36:00Z">
        <w:r w:rsidDel="003F32AA">
          <w:rPr>
            <w:lang w:val="en-US"/>
          </w:rPr>
          <w:delText>es</w:delText>
        </w:r>
      </w:del>
      <w:r>
        <w:rPr>
          <w:lang w:val="en-US"/>
        </w:rPr>
        <w:t>.</w:t>
      </w:r>
    </w:p>
    <w:p w14:paraId="0A3AACE5" w14:textId="4D3C50BD" w:rsidR="00EE3362" w:rsidRPr="00D75717" w:rsidRDefault="00EE3362" w:rsidP="00EE3362">
      <w:pPr>
        <w:spacing w:after="0" w:line="360" w:lineRule="auto"/>
        <w:ind w:firstLine="1304"/>
        <w:jc w:val="both"/>
        <w:rPr>
          <w:rStyle w:val="translation"/>
          <w:lang w:val="en-US"/>
          <w:rPrChange w:id="1564" w:author="Julian Christensen" w:date="2024-08-08T10:51:00Z">
            <w:rPr>
              <w:rStyle w:val="translation"/>
            </w:rPr>
          </w:rPrChange>
        </w:rPr>
      </w:pPr>
      <w:r>
        <w:rPr>
          <w:lang w:val="en-US"/>
        </w:rPr>
        <w:t>It is important to note that no matter how much effort is invested in developing good prompt</w:t>
      </w:r>
      <w:r w:rsidR="00240878">
        <w:rPr>
          <w:lang w:val="en-US"/>
        </w:rPr>
        <w:t>s</w:t>
      </w:r>
      <w:r>
        <w:rPr>
          <w:lang w:val="en-US"/>
        </w:rPr>
        <w:t xml:space="preserve">, GPT API models—like humans—can err and, therefore, it is </w:t>
      </w:r>
      <w:r>
        <w:rPr>
          <w:rStyle w:val="translation"/>
          <w:lang w:val="en-US"/>
        </w:rPr>
        <w:t xml:space="preserve">of vital importance that GPT API screening is combined with other </w:t>
      </w:r>
      <w:r w:rsidR="00240878">
        <w:rPr>
          <w:rStyle w:val="translation"/>
          <w:lang w:val="en-US"/>
        </w:rPr>
        <w:t xml:space="preserve">traditional </w:t>
      </w:r>
      <w:r>
        <w:rPr>
          <w:rStyle w:val="translation"/>
          <w:lang w:val="en-US"/>
        </w:rPr>
        <w:t>screening techniques</w:t>
      </w:r>
      <w:ins w:id="1565" w:author="Julian Christensen" w:date="2024-08-15T10:36:00Z">
        <w:r w:rsidR="00DA4A8B">
          <w:rPr>
            <w:rStyle w:val="translation"/>
            <w:lang w:val="en-US"/>
          </w:rPr>
          <w:t>,</w:t>
        </w:r>
      </w:ins>
      <w:r>
        <w:rPr>
          <w:rStyle w:val="translation"/>
          <w:lang w:val="en-US"/>
        </w:rPr>
        <w:t xml:space="preserve"> such as forward and backward citation tracking</w:t>
      </w:r>
      <w:ins w:id="1566" w:author="Julian Christensen" w:date="2024-08-15T10:36:00Z">
        <w:r w:rsidR="00DA4A8B">
          <w:rPr>
            <w:rStyle w:val="translation"/>
            <w:lang w:val="en-US"/>
          </w:rPr>
          <w:t>,</w:t>
        </w:r>
      </w:ins>
      <w:r>
        <w:rPr>
          <w:rStyle w:val="translation"/>
          <w:lang w:val="en-US"/>
        </w:rPr>
        <w:t xml:space="preserve"> to ensure that potentially missed studies re-enter the review. In that regard, GPT-based screenings are not different from screenings conducted by humans. Although our recommendations allow for minor errors, we </w:t>
      </w:r>
      <w:r w:rsidR="00240878">
        <w:rPr>
          <w:rStyle w:val="translation"/>
          <w:lang w:val="en-US"/>
        </w:rPr>
        <w:t xml:space="preserve">generally </w:t>
      </w:r>
      <w:r>
        <w:rPr>
          <w:rStyle w:val="translation"/>
          <w:lang w:val="en-US"/>
        </w:rPr>
        <w:t>recommend not to use GPT API screening</w:t>
      </w:r>
      <w:del w:id="1567" w:author="Julian Christensen" w:date="2024-08-15T10:37:00Z">
        <w:r w:rsidDel="00DA4A8B">
          <w:rPr>
            <w:rStyle w:val="translation"/>
            <w:lang w:val="en-US"/>
          </w:rPr>
          <w:delText>,</w:delText>
        </w:r>
      </w:del>
      <w:r>
        <w:rPr>
          <w:rStyle w:val="translation"/>
          <w:lang w:val="en-US"/>
        </w:rPr>
        <w:t xml:space="preserve"> if reviewers cannot reach satisfying recall and specificity </w:t>
      </w:r>
      <w:del w:id="1568" w:author="Julian Christensen" w:date="2024-08-14T15:15:00Z">
        <w:r w:rsidDel="00EC6E04">
          <w:rPr>
            <w:rStyle w:val="translation"/>
            <w:lang w:val="en-US"/>
          </w:rPr>
          <w:delText>rates</w:delText>
        </w:r>
      </w:del>
      <w:ins w:id="1569" w:author="Julian Christensen" w:date="2024-08-14T15:15:00Z">
        <w:r w:rsidR="00EC6E04">
          <w:rPr>
            <w:rStyle w:val="translation"/>
            <w:lang w:val="en-US"/>
          </w:rPr>
          <w:t>values</w:t>
        </w:r>
      </w:ins>
      <w:r>
        <w:rPr>
          <w:rStyle w:val="translation"/>
          <w:lang w:val="en-US"/>
        </w:rPr>
        <w:t xml:space="preserve">. In a similar vein, we never think a GPT API model should be used as a stand-alone screener. There must always be a human in the loop, meaning that humans must always take the role of the first screener of titles and abstracts in high-quality systematic reviews. </w:t>
      </w:r>
    </w:p>
    <w:p w14:paraId="08077535" w14:textId="42D7C82A" w:rsidR="00EE3362" w:rsidRPr="00D75717" w:rsidRDefault="00EE3362" w:rsidP="00EE3362">
      <w:pPr>
        <w:autoSpaceDE w:val="0"/>
        <w:autoSpaceDN w:val="0"/>
        <w:adjustRightInd w:val="0"/>
        <w:spacing w:after="0" w:line="360" w:lineRule="auto"/>
        <w:ind w:firstLine="1304"/>
        <w:jc w:val="both"/>
        <w:rPr>
          <w:lang w:val="en-US"/>
          <w:rPrChange w:id="1570" w:author="Julian Christensen" w:date="2024-08-08T10:51:00Z">
            <w:rPr/>
          </w:rPrChange>
        </w:rPr>
      </w:pPr>
      <w:r>
        <w:rPr>
          <w:rStyle w:val="translation"/>
          <w:lang w:val="en-US"/>
        </w:rPr>
        <w:t xml:space="preserve">With this paper, we have strived to make the foundation on which evidence organizations (such as Cochrane and Campbell Collaboration) and review journals can </w:t>
      </w:r>
      <w:del w:id="1571" w:author="Julian Christensen" w:date="2024-08-15T10:38:00Z">
        <w:r w:rsidDel="00DA4A8B">
          <w:rPr>
            <w:rStyle w:val="translation"/>
            <w:lang w:val="en-US"/>
          </w:rPr>
          <w:delText>accept</w:delText>
        </w:r>
        <w:r w:rsidR="00240878" w:rsidDel="00DA4A8B">
          <w:rPr>
            <w:rStyle w:val="translation"/>
            <w:lang w:val="en-US"/>
          </w:rPr>
          <w:delText xml:space="preserve"> and </w:delText>
        </w:r>
      </w:del>
      <w:r w:rsidR="00240878">
        <w:rPr>
          <w:rStyle w:val="translation"/>
          <w:lang w:val="en-US"/>
        </w:rPr>
        <w:t>assess</w:t>
      </w:r>
      <w:r>
        <w:rPr>
          <w:rStyle w:val="translation"/>
          <w:lang w:val="en-US"/>
        </w:rPr>
        <w:t xml:space="preserve"> the use of</w:t>
      </w:r>
      <w:r w:rsidR="00583C66">
        <w:rPr>
          <w:rStyle w:val="translation"/>
          <w:lang w:val="en-US"/>
        </w:rPr>
        <w:t xml:space="preserve"> TAB screening with</w:t>
      </w:r>
      <w:r>
        <w:rPr>
          <w:rStyle w:val="translation"/>
          <w:lang w:val="en-US"/>
        </w:rPr>
        <w:t xml:space="preserve"> GPT API </w:t>
      </w:r>
      <w:r w:rsidR="00583C66">
        <w:rPr>
          <w:rStyle w:val="translation"/>
          <w:lang w:val="en-US"/>
        </w:rPr>
        <w:t>models</w:t>
      </w:r>
      <w:r>
        <w:rPr>
          <w:rStyle w:val="translation"/>
          <w:lang w:val="en-US"/>
        </w:rPr>
        <w:t>. According to the Campbell Collaboration, the acceptance of using automation tools in their reviews</w:t>
      </w:r>
      <w:r>
        <w:rPr>
          <w:lang w:val="en-US"/>
        </w:rPr>
        <w:t xml:space="preserve"> “</w:t>
      </w:r>
      <w:r>
        <w:rPr>
          <w:i/>
          <w:lang w:val="en-US"/>
        </w:rPr>
        <w:t>requires (a) functioning tech (b) proof that it is functioning appropriately (c) the tech embodied in usable products (d) agreed guidelines for appropriate use (e) training (f) ongoing support.</w:t>
      </w:r>
      <w:r>
        <w:rPr>
          <w:lang w:val="en-US"/>
        </w:rPr>
        <w:t xml:space="preserve">” </w:t>
      </w:r>
      <w:r>
        <w:fldChar w:fldCharType="begin" w:fldLock="1"/>
      </w:r>
      <w:r>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fldChar w:fldCharType="separate"/>
      </w:r>
      <w:r>
        <w:rPr>
          <w:noProof/>
          <w:lang w:val="en-US"/>
        </w:rPr>
        <w:t>(Campbell Collaboration, 2023)</w:t>
      </w:r>
      <w:r>
        <w:fldChar w:fldCharType="end"/>
      </w:r>
      <w:r>
        <w:rPr>
          <w:lang w:val="en-US"/>
        </w:rPr>
        <w:t xml:space="preserve">. These requirements have played a key part in this paper, and we have used them as the main pillars </w:t>
      </w:r>
      <w:r w:rsidR="00240878">
        <w:rPr>
          <w:lang w:val="en-US"/>
        </w:rPr>
        <w:t>to build the</w:t>
      </w:r>
      <w:r>
        <w:rPr>
          <w:lang w:val="en-US"/>
        </w:rPr>
        <w:t xml:space="preserve"> suggested </w:t>
      </w:r>
      <w:r w:rsidR="00240878">
        <w:rPr>
          <w:lang w:val="en-US"/>
        </w:rPr>
        <w:t xml:space="preserve">screening </w:t>
      </w:r>
      <w:r>
        <w:rPr>
          <w:lang w:val="en-US"/>
        </w:rPr>
        <w:t xml:space="preserve">framework. </w:t>
      </w:r>
      <w:r w:rsidR="00240878">
        <w:rPr>
          <w:lang w:val="en-US"/>
        </w:rPr>
        <w:t>Concretely</w:t>
      </w:r>
      <w:r>
        <w:rPr>
          <w:lang w:val="en-US"/>
        </w:rPr>
        <w:t xml:space="preserve">, we have aimed to accommodate requirement </w:t>
      </w:r>
      <w:r>
        <w:rPr>
          <w:i/>
          <w:lang w:val="en-US"/>
        </w:rPr>
        <w:t>(a)</w:t>
      </w:r>
      <w:r>
        <w:rPr>
          <w:lang w:val="en-US"/>
        </w:rPr>
        <w:t xml:space="preserve"> by building our framework and codes so that they can readily be remodeled to work with other API models than OpenAI’s. This means that our setup aims to be agnostic to the given provider of the given LLM and </w:t>
      </w:r>
      <w:r>
        <w:rPr>
          <w:lang w:val="en-US"/>
        </w:rPr>
        <w:lastRenderedPageBreak/>
        <w:t xml:space="preserve">will be viable as long as </w:t>
      </w:r>
      <w:r w:rsidR="00240878">
        <w:rPr>
          <w:lang w:val="en-US"/>
        </w:rPr>
        <w:t>reviewers have</w:t>
      </w:r>
      <w:r>
        <w:rPr>
          <w:lang w:val="en-US"/>
        </w:rPr>
        <w:t xml:space="preserve"> public access to LLM models. </w:t>
      </w:r>
      <w:r w:rsidR="00240878">
        <w:rPr>
          <w:lang w:val="en-US"/>
        </w:rPr>
        <w:t xml:space="preserve">We aimed to support </w:t>
      </w:r>
      <w:r>
        <w:rPr>
          <w:lang w:val="en-US"/>
        </w:rPr>
        <w:t xml:space="preserve">Campbell’s requirement </w:t>
      </w:r>
      <w:r>
        <w:rPr>
          <w:i/>
          <w:lang w:val="en-US"/>
        </w:rPr>
        <w:t>(b)</w:t>
      </w:r>
      <w:r>
        <w:rPr>
          <w:lang w:val="en-US"/>
        </w:rPr>
        <w:t xml:space="preserve"> </w:t>
      </w:r>
      <w:r w:rsidR="00240878">
        <w:rPr>
          <w:lang w:val="en-US"/>
        </w:rPr>
        <w:t>by developing</w:t>
      </w:r>
      <w:r>
        <w:rPr>
          <w:lang w:val="en-US"/>
        </w:rPr>
        <w:t xml:space="preserve"> </w:t>
      </w:r>
      <w:r w:rsidR="00240878">
        <w:rPr>
          <w:lang w:val="en-US"/>
        </w:rPr>
        <w:t>the</w:t>
      </w:r>
      <w:r>
        <w:rPr>
          <w:lang w:val="en-US"/>
        </w:rPr>
        <w:t xml:space="preserve"> new benchmark scheme and</w:t>
      </w:r>
      <w:r w:rsidR="00240878">
        <w:rPr>
          <w:lang w:val="en-US"/>
        </w:rPr>
        <w:t xml:space="preserve"> by showing </w:t>
      </w:r>
      <w:r>
        <w:rPr>
          <w:lang w:val="en-US"/>
        </w:rPr>
        <w:t xml:space="preserve">that GPT API screening is perfectly appropriate in high-quality reviews, whereas the development of the AIscreenR package and the quality tests hereof were meant to accommodate Campbell’s requirement </w:t>
      </w:r>
      <w:r>
        <w:rPr>
          <w:i/>
          <w:lang w:val="en-US"/>
        </w:rPr>
        <w:t>(c)</w:t>
      </w:r>
      <w:r>
        <w:rPr>
          <w:lang w:val="en-US"/>
        </w:rPr>
        <w:t xml:space="preserve">. Moreover, to fulfill requirement </w:t>
      </w:r>
      <w:r>
        <w:rPr>
          <w:i/>
          <w:lang w:val="en-US"/>
        </w:rPr>
        <w:t>(f)</w:t>
      </w:r>
      <w:r>
        <w:rPr>
          <w:lang w:val="en-US"/>
        </w:rPr>
        <w:t>, we built the AIscreenR package as open-source software</w:t>
      </w:r>
      <w:del w:id="1572" w:author="Julian Christensen" w:date="2024-08-15T10:40:00Z">
        <w:r w:rsidDel="00DA4A8B">
          <w:rPr>
            <w:lang w:val="en-US"/>
          </w:rPr>
          <w:delText xml:space="preserve"> so that</w:delText>
        </w:r>
      </w:del>
      <w:ins w:id="1573" w:author="Julian Christensen" w:date="2024-08-15T10:40:00Z">
        <w:r w:rsidR="00DA4A8B">
          <w:rPr>
            <w:lang w:val="en-US"/>
          </w:rPr>
          <w:t>, allowing</w:t>
        </w:r>
      </w:ins>
      <w:r>
        <w:rPr>
          <w:lang w:val="en-US"/>
        </w:rPr>
        <w:t xml:space="preserve"> others </w:t>
      </w:r>
      <w:del w:id="1574" w:author="Julian Christensen" w:date="2024-08-15T10:40:00Z">
        <w:r w:rsidDel="00DA4A8B">
          <w:rPr>
            <w:lang w:val="en-US"/>
          </w:rPr>
          <w:delText xml:space="preserve">in the review community </w:delText>
        </w:r>
      </w:del>
      <w:r>
        <w:rPr>
          <w:lang w:val="en-US"/>
        </w:rPr>
        <w:t xml:space="preserve">(e.g., the Evidence Synthesis Hackathon, Campbell Collaboration, or the EPPI-Reviewer team) </w:t>
      </w:r>
      <w:del w:id="1575" w:author="Julian Christensen" w:date="2024-08-15T10:40:00Z">
        <w:r w:rsidDel="00DA4A8B">
          <w:rPr>
            <w:lang w:val="en-US"/>
          </w:rPr>
          <w:delText xml:space="preserve">can </w:delText>
        </w:r>
      </w:del>
      <w:ins w:id="1576" w:author="Julian Christensen" w:date="2024-08-15T10:40:00Z">
        <w:r w:rsidR="00DA4A8B">
          <w:rPr>
            <w:lang w:val="en-US"/>
          </w:rPr>
          <w:t xml:space="preserve">to </w:t>
        </w:r>
      </w:ins>
      <w:r>
        <w:rPr>
          <w:lang w:val="en-US"/>
        </w:rPr>
        <w:t xml:space="preserve">readily contribute to the development and ongoing support of the software. Finally, we </w:t>
      </w:r>
      <w:del w:id="1577" w:author="Julian Christensen" w:date="2024-08-15T10:40:00Z">
        <w:r w:rsidDel="00DA4A8B">
          <w:rPr>
            <w:lang w:val="en-US"/>
          </w:rPr>
          <w:delText xml:space="preserve">also </w:delText>
        </w:r>
      </w:del>
      <w:r>
        <w:rPr>
          <w:lang w:val="en-US"/>
        </w:rPr>
        <w:t xml:space="preserve">developed our </w:t>
      </w:r>
      <w:del w:id="1578" w:author="Julian Christensen" w:date="2024-08-15T10:40:00Z">
        <w:r w:rsidDel="00DA4A8B">
          <w:rPr>
            <w:lang w:val="en-US"/>
          </w:rPr>
          <w:delText xml:space="preserve">suggested </w:delText>
        </w:r>
      </w:del>
      <w:r>
        <w:rPr>
          <w:lang w:val="en-US"/>
        </w:rPr>
        <w:t xml:space="preserve">workflow and guidelines to underpin requirements </w:t>
      </w:r>
      <w:r>
        <w:rPr>
          <w:i/>
          <w:lang w:val="en-US"/>
        </w:rPr>
        <w:t>(d)</w:t>
      </w:r>
      <w:r>
        <w:rPr>
          <w:lang w:val="en-US"/>
        </w:rPr>
        <w:t xml:space="preserve"> and </w:t>
      </w:r>
      <w:r>
        <w:rPr>
          <w:i/>
          <w:lang w:val="en-US"/>
        </w:rPr>
        <w:t>(e)</w:t>
      </w:r>
      <w:r>
        <w:rPr>
          <w:lang w:val="en-US"/>
        </w:rPr>
        <w:t xml:space="preserve">. Requirement </w:t>
      </w:r>
      <w:r>
        <w:rPr>
          <w:i/>
          <w:lang w:val="en-US"/>
        </w:rPr>
        <w:t>(e)</w:t>
      </w:r>
      <w:r>
        <w:rPr>
          <w:lang w:val="en-US"/>
        </w:rPr>
        <w:t xml:space="preserve"> is as such not necessary in our case since we are working we </w:t>
      </w:r>
      <w:r>
        <w:rPr>
          <w:i/>
          <w:lang w:val="en-US"/>
        </w:rPr>
        <w:t>pre-</w:t>
      </w:r>
      <w:r>
        <w:rPr>
          <w:lang w:val="en-US"/>
        </w:rPr>
        <w:t xml:space="preserve">trained models. Instead, the performance of the prompt(s) used for screening needs to be </w:t>
      </w:r>
      <w:r>
        <w:rPr>
          <w:i/>
          <w:lang w:val="en-US"/>
        </w:rPr>
        <w:t>tested</w:t>
      </w:r>
      <w:r>
        <w:rPr>
          <w:lang w:val="en-US"/>
        </w:rPr>
        <w:t xml:space="preserve"> and compared against human performance measures before credible TAB screening can be initiated. </w:t>
      </w:r>
    </w:p>
    <w:p w14:paraId="21282595" w14:textId="6B26C12E" w:rsidR="00EE3362" w:rsidRDefault="00EE3362" w:rsidP="00583C66">
      <w:pPr>
        <w:spacing w:after="0" w:line="360" w:lineRule="auto"/>
        <w:jc w:val="both"/>
        <w:rPr>
          <w:lang w:val="en-US"/>
        </w:rPr>
      </w:pPr>
      <w:r>
        <w:rPr>
          <w:lang w:val="en-US"/>
        </w:rPr>
        <w:tab/>
      </w:r>
      <w:r w:rsidR="00240878">
        <w:rPr>
          <w:lang w:val="en-US"/>
        </w:rPr>
        <w:t>However, s</w:t>
      </w:r>
      <w:r>
        <w:rPr>
          <w:lang w:val="en-US"/>
        </w:rPr>
        <w:t>ome caveats and limitations follow our work. First</w:t>
      </w:r>
      <w:del w:id="1579" w:author="Julian Christensen" w:date="2024-08-15T10:41:00Z">
        <w:r w:rsidDel="00DA4A8B">
          <w:rPr>
            <w:lang w:val="en-US"/>
          </w:rPr>
          <w:delText xml:space="preserve"> of all</w:delText>
        </w:r>
      </w:del>
      <w:r>
        <w:rPr>
          <w:lang w:val="en-US"/>
        </w:rPr>
        <w:t xml:space="preserve">, we agree with Schoot et al. </w:t>
      </w:r>
      <w: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fldChar w:fldCharType="separate"/>
      </w:r>
      <w:r>
        <w:rPr>
          <w:noProof/>
          <w:lang w:val="en-US"/>
        </w:rPr>
        <w:t>(2021)</w:t>
      </w:r>
      <w:r>
        <w:fldChar w:fldCharType="end"/>
      </w:r>
      <w:r>
        <w:rPr>
          <w:lang w:val="en-US"/>
        </w:rPr>
        <w:t xml:space="preserve"> that transparency and reproducibility represent the highest scientific standards. Yet, OpenAI’s GPT API models are based on black box algorithms. Nonetheless, we do not believe that this argument should prevent reviewers from using OpenAI’s GPT API models for TAB screening</w:t>
      </w:r>
      <w:r w:rsidR="00240878">
        <w:rPr>
          <w:lang w:val="en-US"/>
        </w:rPr>
        <w:t xml:space="preserve"> since</w:t>
      </w:r>
      <w:r>
        <w:rPr>
          <w:lang w:val="en-US"/>
        </w:rPr>
        <w:t xml:space="preserve"> human screening decisions most often represent black-box operations as well. </w:t>
      </w:r>
      <w:r w:rsidR="00583C66">
        <w:rPr>
          <w:lang w:val="en-US"/>
        </w:rPr>
        <w:t>Nonetheless</w:t>
      </w:r>
      <w:r>
        <w:rPr>
          <w:lang w:val="en-US"/>
        </w:rPr>
        <w:t xml:space="preserve">, we consider it all-important that future research investigates the performance of alternative open-source GPT models. </w:t>
      </w:r>
      <w:r w:rsidR="00AF094A">
        <w:rPr>
          <w:lang w:val="en-US"/>
        </w:rPr>
        <w:t>A side-effect of such research would further be that the costs of using GPT models may be substantially reduced, which can be a major barrier to using GPT-4 models for TAB screening at the current point in time. T</w:t>
      </w:r>
      <w:r w:rsidR="00AF094A">
        <w:rPr>
          <w:rStyle w:val="translation"/>
          <w:lang w:val="en-US"/>
        </w:rPr>
        <w:t xml:space="preserve">hese models are still rather expensive (in absolute terms, not compared to hiring a human screener). </w:t>
      </w:r>
      <w:r w:rsidR="00583C66">
        <w:rPr>
          <w:lang w:val="en-US"/>
        </w:rPr>
        <w:t xml:space="preserve">In addition, </w:t>
      </w:r>
      <w:r w:rsidR="00583C66">
        <w:rPr>
          <w:rStyle w:val="translation"/>
          <w:lang w:val="en-US"/>
        </w:rPr>
        <w:t>a</w:t>
      </w:r>
      <w:r>
        <w:rPr>
          <w:rStyle w:val="translation"/>
          <w:lang w:val="en-US"/>
        </w:rPr>
        <w:t xml:space="preserve"> more general challenge</w:t>
      </w:r>
      <w:r w:rsidR="00583C66">
        <w:rPr>
          <w:rStyle w:val="translation"/>
          <w:lang w:val="en-US"/>
        </w:rPr>
        <w:t xml:space="preserve">, </w:t>
      </w:r>
      <w:r>
        <w:rPr>
          <w:rStyle w:val="translation"/>
          <w:lang w:val="en-US"/>
        </w:rPr>
        <w:t>when using GPT API models</w:t>
      </w:r>
      <w:r w:rsidR="00583C66">
        <w:rPr>
          <w:rStyle w:val="translation"/>
          <w:lang w:val="en-US"/>
        </w:rPr>
        <w:t xml:space="preserve">, </w:t>
      </w:r>
      <w:r>
        <w:rPr>
          <w:rStyle w:val="translation"/>
          <w:lang w:val="en-US"/>
        </w:rPr>
        <w:t>is that it requires a substantial amount of software maintenance to keep up to date with the newest model developments. Therefore, it requires continuous software development, for this screening approach to be viable which, in turn, will probably require collaborations in the research community to ensure the stability of the software over time.</w:t>
      </w:r>
    </w:p>
    <w:p w14:paraId="1C3688DE" w14:textId="3C853A1C" w:rsidR="00EE3362" w:rsidRDefault="00EE3362" w:rsidP="00EE3362">
      <w:pPr>
        <w:spacing w:after="0" w:line="360" w:lineRule="auto"/>
        <w:ind w:firstLine="1304"/>
        <w:jc w:val="both"/>
        <w:rPr>
          <w:lang w:val="en-US"/>
        </w:rPr>
      </w:pPr>
      <w:r>
        <w:rPr>
          <w:lang w:val="en-US"/>
        </w:rPr>
        <w:t xml:space="preserve">Although this study </w:t>
      </w:r>
      <w:del w:id="1580" w:author="Julian Christensen" w:date="2024-08-15T10:43:00Z">
        <w:r w:rsidDel="00DA4A8B">
          <w:rPr>
            <w:lang w:val="en-US"/>
          </w:rPr>
          <w:delText>has some important</w:delText>
        </w:r>
      </w:del>
      <w:ins w:id="1581" w:author="Julian Christensen" w:date="2024-08-15T10:43:00Z">
        <w:r w:rsidR="00DA4A8B">
          <w:rPr>
            <w:lang w:val="en-US"/>
          </w:rPr>
          <w:t>is not without</w:t>
        </w:r>
      </w:ins>
      <w:r>
        <w:rPr>
          <w:lang w:val="en-US"/>
        </w:rPr>
        <w:t xml:space="preserve"> limitations, we believe that the implications of this work are rather extensive beyond what we have presented</w:t>
      </w:r>
      <w:r w:rsidR="00583C66">
        <w:rPr>
          <w:lang w:val="en-US"/>
        </w:rPr>
        <w:t xml:space="preserve"> and possibly can imagine</w:t>
      </w:r>
      <w:r>
        <w:rPr>
          <w:lang w:val="en-US"/>
        </w:rPr>
        <w:t xml:space="preserve">. First, using well-functioning automated tools renders the possibility for reviewers not to make unnecessary restrictions on their search string to steer the number of study records, which, in turn, increases the likelihood of finding all or close to all relevant studies for the review in the given databases. Moreover, it makes it possible to screen literature for extreme-sized reviews </w:t>
      </w:r>
      <w:r>
        <w:fldChar w:fldCharType="begin" w:fldLock="1"/>
      </w:r>
      <w:r>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Pr>
          <w:noProof/>
          <w:lang w:val="en-US"/>
        </w:rPr>
        <w:t>(Shemilt et al., 2014, 2016)</w:t>
      </w:r>
      <w:r>
        <w:fldChar w:fldCharType="end"/>
      </w:r>
      <w:r>
        <w:rPr>
          <w:lang w:val="en-US"/>
        </w:rPr>
        <w:t xml:space="preserve"> that would otherwise have been considered </w:t>
      </w:r>
      <w:r>
        <w:rPr>
          <w:rStyle w:val="translation"/>
          <w:lang w:val="en-US"/>
        </w:rPr>
        <w:t>unmanageable</w:t>
      </w:r>
      <w:r w:rsidR="00583C66">
        <w:rPr>
          <w:rStyle w:val="translation"/>
          <w:lang w:val="en-US"/>
        </w:rPr>
        <w:t xml:space="preserve"> and/or </w:t>
      </w:r>
      <w:r w:rsidR="00583C66" w:rsidRPr="00D75717">
        <w:rPr>
          <w:rStyle w:val="translation"/>
          <w:lang w:val="en-US"/>
          <w:rPrChange w:id="1582" w:author="Julian Christensen" w:date="2024-08-08T10:51:00Z">
            <w:rPr>
              <w:rStyle w:val="translation"/>
            </w:rPr>
          </w:rPrChange>
        </w:rPr>
        <w:t>unremunerative</w:t>
      </w:r>
      <w:r>
        <w:rPr>
          <w:rStyle w:val="translation"/>
          <w:lang w:val="en-US"/>
        </w:rPr>
        <w:t xml:space="preserve"> </w:t>
      </w:r>
      <w:r w:rsidR="00583C66">
        <w:rPr>
          <w:rStyle w:val="translation"/>
          <w:lang w:val="en-US"/>
        </w:rPr>
        <w:t>for</w:t>
      </w:r>
      <w:r>
        <w:rPr>
          <w:rStyle w:val="translation"/>
          <w:lang w:val="en-US"/>
        </w:rPr>
        <w:t xml:space="preserve"> </w:t>
      </w:r>
      <w:r>
        <w:rPr>
          <w:rStyle w:val="translation"/>
          <w:lang w:val="en-US"/>
        </w:rPr>
        <w:lastRenderedPageBreak/>
        <w:t xml:space="preserve">humans. </w:t>
      </w:r>
      <w:r>
        <w:rPr>
          <w:lang w:val="en-US"/>
        </w:rPr>
        <w:t xml:space="preserve">Second, this approach can be all-important in elevating the quality of reviews conducted by single researchers restricted by resources such as </w:t>
      </w:r>
      <w:del w:id="1583" w:author="Julian Christensen" w:date="2024-08-15T10:44:00Z">
        <w:r w:rsidDel="00DA4A8B">
          <w:rPr>
            <w:lang w:val="en-US"/>
          </w:rPr>
          <w:delText xml:space="preserve">low </w:delText>
        </w:r>
      </w:del>
      <w:ins w:id="1584" w:author="Julian Christensen" w:date="2024-08-15T10:44:00Z">
        <w:r w:rsidR="00DA4A8B">
          <w:rPr>
            <w:lang w:val="en-US"/>
          </w:rPr>
          <w:t xml:space="preserve">limited </w:t>
        </w:r>
      </w:ins>
      <w:r>
        <w:rPr>
          <w:lang w:val="en-US"/>
        </w:rPr>
        <w:t xml:space="preserve">budgets and/or time. Third, we believe that a huge potential exists in combining traditional automated tools and GPT modeling. For example, GPT API models could play a key </w:t>
      </w:r>
      <w:del w:id="1585" w:author="Julian Christensen" w:date="2024-08-15T10:45:00Z">
        <w:r w:rsidDel="00DA4A8B">
          <w:rPr>
            <w:lang w:val="en-US"/>
          </w:rPr>
          <w:delText xml:space="preserve">part </w:delText>
        </w:r>
      </w:del>
      <w:ins w:id="1586" w:author="Julian Christensen" w:date="2024-08-15T10:45:00Z">
        <w:r w:rsidR="00DA4A8B">
          <w:rPr>
            <w:lang w:val="en-US"/>
          </w:rPr>
          <w:t xml:space="preserve">role </w:t>
        </w:r>
      </w:ins>
      <w:r>
        <w:rPr>
          <w:lang w:val="en-US"/>
        </w:rPr>
        <w:t xml:space="preserve">in validating a decided stopping rule </w:t>
      </w:r>
      <w:r>
        <w:fldChar w:fldCharType="begin" w:fldLock="1"/>
      </w:r>
      <w:r>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fldChar w:fldCharType="separate"/>
      </w:r>
      <w:r>
        <w:rPr>
          <w:noProof/>
          <w:lang w:val="en-US"/>
        </w:rPr>
        <w:t>(Campos et al., 2023; König et al., 2023)</w:t>
      </w:r>
      <w:r>
        <w:fldChar w:fldCharType="end"/>
      </w:r>
      <w:r>
        <w:rPr>
          <w:lang w:val="en-US"/>
        </w:rPr>
        <w:t xml:space="preserve"> whereto it could partly be used to screen records close to the stopping rule on the wrong side, and partly be used to more precisely detect relevant studies on the right side of a given stopping rule, thereby reducing the risk of relevant studies being overlooked. Combining traditional tools and GPT screening could furthermore reduce the cost of using GPT API models since it reduces the number of titles and abstracts needed to</w:t>
      </w:r>
      <w:r w:rsidR="00AF094A">
        <w:rPr>
          <w:lang w:val="en-US"/>
        </w:rPr>
        <w:t xml:space="preserve"> be</w:t>
      </w:r>
      <w:r>
        <w:rPr>
          <w:lang w:val="en-US"/>
        </w:rPr>
        <w:t xml:space="preserve"> screen</w:t>
      </w:r>
      <w:r w:rsidR="00AF094A">
        <w:rPr>
          <w:lang w:val="en-US"/>
        </w:rPr>
        <w:t xml:space="preserve">ed </w:t>
      </w:r>
      <w:r>
        <w:rPr>
          <w:lang w:val="en-US"/>
        </w:rPr>
        <w:t xml:space="preserve">by </w:t>
      </w:r>
      <w:r w:rsidR="00AF094A">
        <w:rPr>
          <w:lang w:val="en-US"/>
        </w:rPr>
        <w:t xml:space="preserve">the </w:t>
      </w:r>
      <w:r>
        <w:rPr>
          <w:lang w:val="en-US"/>
        </w:rPr>
        <w:t>GPT</w:t>
      </w:r>
      <w:r w:rsidR="00AF094A">
        <w:rPr>
          <w:lang w:val="en-US"/>
        </w:rPr>
        <w:t xml:space="preserve"> API models</w:t>
      </w:r>
      <w:r>
        <w:rPr>
          <w:lang w:val="en-US"/>
        </w:rPr>
        <w:t xml:space="preserve">. Another application could also be that GPT API models are used together with prioritization resampling algorithms such as the one suggested by Hou and Tipton </w:t>
      </w:r>
      <w:r>
        <w:fldChar w:fldCharType="begin" w:fldLock="1"/>
      </w:r>
      <w:r w:rsidR="0077603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eviouslyFormattedCitation":"(2024)"},"properties":{"noteIndex":0},"schema":"https://github.com/citation-style-language/schema/raw/master/csl-citation.json"}</w:instrText>
      </w:r>
      <w:r>
        <w:fldChar w:fldCharType="separate"/>
      </w:r>
      <w:r>
        <w:rPr>
          <w:noProof/>
          <w:lang w:val="en-US"/>
        </w:rPr>
        <w:t>(2024)</w:t>
      </w:r>
      <w:r>
        <w:fldChar w:fldCharType="end"/>
      </w:r>
      <w:ins w:id="1587" w:author="Julian Christensen" w:date="2024-08-15T10:46:00Z">
        <w:r w:rsidR="00DA4A8B" w:rsidRPr="00DA4A8B">
          <w:rPr>
            <w:lang w:val="en-US"/>
            <w:rPrChange w:id="1588" w:author="Julian Christensen" w:date="2024-08-15T10:46:00Z">
              <w:rPr/>
            </w:rPrChange>
          </w:rPr>
          <w:t xml:space="preserve">, </w:t>
        </w:r>
        <w:r w:rsidR="00DA4A8B">
          <w:rPr>
            <w:lang w:val="en-US"/>
          </w:rPr>
          <w:t xml:space="preserve">thereby </w:t>
        </w:r>
        <w:r w:rsidR="00FA26A7">
          <w:rPr>
            <w:lang w:val="en-US"/>
          </w:rPr>
          <w:t>making it possible to</w:t>
        </w:r>
      </w:ins>
      <w:r>
        <w:rPr>
          <w:lang w:val="en-US"/>
        </w:rPr>
        <w:t xml:space="preserve"> </w:t>
      </w:r>
      <w:del w:id="1589" w:author="Julian Christensen" w:date="2024-08-15T10:46:00Z">
        <w:r w:rsidDel="00DA4A8B">
          <w:rPr>
            <w:lang w:val="en-US"/>
          </w:rPr>
          <w:delText xml:space="preserve">to </w:delText>
        </w:r>
      </w:del>
      <w:del w:id="1590" w:author="Julian Christensen" w:date="2024-08-14T15:15:00Z">
        <w:r w:rsidDel="00EC6E04">
          <w:rPr>
            <w:lang w:val="en-US"/>
          </w:rPr>
          <w:delText xml:space="preserve">come closer to </w:delText>
        </w:r>
      </w:del>
      <w:r>
        <w:rPr>
          <w:lang w:val="en-US"/>
        </w:rPr>
        <w:t>reach</w:t>
      </w:r>
      <w:del w:id="1591" w:author="Julian Christensen" w:date="2024-08-14T15:15:00Z">
        <w:r w:rsidDel="00EC6E04">
          <w:rPr>
            <w:lang w:val="en-US"/>
          </w:rPr>
          <w:delText>ing</w:delText>
        </w:r>
      </w:del>
      <w:r>
        <w:rPr>
          <w:lang w:val="en-US"/>
        </w:rPr>
        <w:t xml:space="preserve"> recall</w:t>
      </w:r>
      <w:ins w:id="1592" w:author="Julian Christensen" w:date="2024-08-14T15:15:00Z">
        <w:r w:rsidR="00EC6E04">
          <w:rPr>
            <w:lang w:val="en-US"/>
          </w:rPr>
          <w:t xml:space="preserve"> values</w:t>
        </w:r>
      </w:ins>
      <w:r>
        <w:rPr>
          <w:lang w:val="en-US"/>
        </w:rPr>
        <w:t xml:space="preserve"> </w:t>
      </w:r>
      <w:del w:id="1593" w:author="Julian Christensen" w:date="2024-08-14T15:15:00Z">
        <w:r w:rsidDel="00EC6E04">
          <w:rPr>
            <w:lang w:val="en-US"/>
          </w:rPr>
          <w:delText xml:space="preserve">rates </w:delText>
        </w:r>
      </w:del>
      <w:r>
        <w:rPr>
          <w:lang w:val="en-US"/>
        </w:rPr>
        <w:t>closer to 1</w:t>
      </w:r>
      <w:del w:id="1594" w:author="Julian Christensen" w:date="2024-08-15T10:46:00Z">
        <w:r w:rsidDel="00FA26A7">
          <w:rPr>
            <w:lang w:val="en-US"/>
          </w:rPr>
          <w:delText>00%</w:delText>
        </w:r>
      </w:del>
      <w:r>
        <w:rPr>
          <w:lang w:val="en-US"/>
        </w:rPr>
        <w:t xml:space="preserve">, which </w:t>
      </w:r>
      <w:del w:id="1595" w:author="Julian Christensen" w:date="2024-08-15T10:46:00Z">
        <w:r w:rsidDel="00FA26A7">
          <w:rPr>
            <w:lang w:val="en-US"/>
          </w:rPr>
          <w:delText xml:space="preserve">are </w:delText>
        </w:r>
      </w:del>
      <w:ins w:id="1596" w:author="Julian Christensen" w:date="2024-08-15T10:46:00Z">
        <w:r w:rsidR="00FA26A7">
          <w:rPr>
            <w:lang w:val="en-US"/>
          </w:rPr>
          <w:t xml:space="preserve">is </w:t>
        </w:r>
      </w:ins>
      <w:r>
        <w:rPr>
          <w:lang w:val="en-US"/>
        </w:rPr>
        <w:t xml:space="preserve">generally considered unattainable when using stochastic algorithms. Fourth, even if reviewers prefer to use duplicate human screening, we think that using a GPT API model as a third screener would be valuable since it can guard against missing relevant studies due to human screener drifting. </w:t>
      </w:r>
    </w:p>
    <w:p w14:paraId="5D69FE2B" w14:textId="27A7FBED" w:rsidR="00AC50D6" w:rsidRDefault="00EE3362" w:rsidP="00152C10">
      <w:pPr>
        <w:spacing w:after="0" w:line="360" w:lineRule="auto"/>
        <w:ind w:firstLine="1304"/>
        <w:jc w:val="both"/>
        <w:rPr>
          <w:lang w:val="en-US"/>
        </w:rPr>
      </w:pPr>
      <w:r>
        <w:rPr>
          <w:lang w:val="en-US"/>
        </w:rPr>
        <w:t xml:space="preserve">To recapitulate, we believe that using GPT API models can change duplicate TAB screening in high-quality reviews across all kinds of scientific disciplines. In fact, we envision that the GPT-4 models will perform even more adequately when used on more structured abstracts as typically found in medicine. </w:t>
      </w:r>
      <w:del w:id="1597" w:author="Julian Christensen" w:date="2024-08-15T10:47:00Z">
        <w:r w:rsidDel="00FA26A7">
          <w:rPr>
            <w:lang w:val="en-US"/>
          </w:rPr>
          <w:delText>Moreover, w</w:delText>
        </w:r>
      </w:del>
      <w:ins w:id="1598" w:author="Julian Christensen" w:date="2024-08-15T10:47:00Z">
        <w:r w:rsidR="00FA26A7">
          <w:rPr>
            <w:lang w:val="en-US"/>
          </w:rPr>
          <w:t>W</w:t>
        </w:r>
      </w:ins>
      <w:r>
        <w:rPr>
          <w:lang w:val="en-US"/>
        </w:rPr>
        <w:t xml:space="preserve">e think </w:t>
      </w:r>
      <w:del w:id="1599" w:author="Julian Christensen" w:date="2024-08-15T10:48:00Z">
        <w:r w:rsidDel="00FA26A7">
          <w:rPr>
            <w:lang w:val="en-US"/>
          </w:rPr>
          <w:delText xml:space="preserve">this </w:delText>
        </w:r>
      </w:del>
      <w:ins w:id="1600" w:author="Julian Christensen" w:date="2024-08-15T10:48:00Z">
        <w:r w:rsidR="00FA26A7">
          <w:rPr>
            <w:lang w:val="en-US"/>
          </w:rPr>
          <w:t xml:space="preserve">TAB screening </w:t>
        </w:r>
      </w:ins>
      <w:r>
        <w:rPr>
          <w:lang w:val="en-US"/>
        </w:rPr>
        <w:t xml:space="preserve">is an ideal use case where artificial intelligence (AI) can meaningfully take on rigid human labor, and where no legal issues arise. Even more </w:t>
      </w:r>
      <w:r>
        <w:rPr>
          <w:rStyle w:val="translation"/>
          <w:lang w:val="en-US"/>
        </w:rPr>
        <w:t>edifying</w:t>
      </w:r>
      <w:r>
        <w:rPr>
          <w:lang w:val="en-US"/>
        </w:rPr>
        <w:t>, GPT API model screening can ensure a more rapid transfer of usable knowledge to research, practice, and policy, which ultimately underpins the core rationale</w:t>
      </w:r>
      <w:r>
        <w:rPr>
          <w:i/>
          <w:lang w:val="en-US"/>
        </w:rPr>
        <w:t xml:space="preserve"> </w:t>
      </w:r>
      <w:r>
        <w:rPr>
          <w:lang w:val="en-US"/>
        </w:rPr>
        <w:t xml:space="preserve">for doing systematic reviews. </w:t>
      </w:r>
      <w:bookmarkEnd w:id="1479"/>
    </w:p>
    <w:p w14:paraId="77FFC2D6" w14:textId="77777777" w:rsidR="005C6840" w:rsidRDefault="005C6840"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9BE23A2"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r w:rsidR="008240F6">
        <w:rPr>
          <w:lang w:val="en-US"/>
        </w:rPr>
        <w:t>Also thank</w:t>
      </w:r>
      <w:r w:rsidR="00AF094A">
        <w:rPr>
          <w:lang w:val="en-US"/>
        </w:rPr>
        <w:t xml:space="preserve">s </w:t>
      </w:r>
      <w:r w:rsidR="008240F6">
        <w:rPr>
          <w:lang w:val="en-US"/>
        </w:rPr>
        <w:t>to Terri Pigott</w:t>
      </w:r>
      <w:r w:rsidR="005C6840">
        <w:rPr>
          <w:lang w:val="en-US"/>
        </w:rPr>
        <w:t xml:space="preserve"> </w:t>
      </w:r>
      <w:r w:rsidR="008240F6">
        <w:rPr>
          <w:lang w:val="en-US"/>
        </w:rPr>
        <w:t xml:space="preserve">for valuable discussions.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lastRenderedPageBreak/>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r w:rsidR="00D75717">
        <w:fldChar w:fldCharType="begin"/>
      </w:r>
      <w:r w:rsidR="00D75717" w:rsidRPr="00D75717">
        <w:rPr>
          <w:lang w:val="en-US"/>
          <w:rPrChange w:id="1601" w:author="Julian Christensen" w:date="2024-08-08T10:51:00Z">
            <w:rPr/>
          </w:rPrChange>
        </w:rPr>
        <w:instrText xml:space="preserve"> HYPERLINK "https://bit.ly/3spivoG" \t "_blank" </w:instrText>
      </w:r>
      <w:r w:rsidR="00D75717">
        <w:fldChar w:fldCharType="separate"/>
      </w:r>
      <w:r w:rsidR="00117829" w:rsidRPr="00167EBB">
        <w:rPr>
          <w:rStyle w:val="Hyperlink"/>
          <w:lang w:val="en-US"/>
        </w:rPr>
        <w:t>bit.ly/3spivoG</w:t>
      </w:r>
      <w:r w:rsidR="00D75717">
        <w:rPr>
          <w:rStyle w:val="Hyperlink"/>
          <w:lang w:val="en-US"/>
        </w:rPr>
        <w:fldChar w:fldCharType="end"/>
      </w:r>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marks studies used for the benchmark development </w:t>
      </w:r>
    </w:p>
    <w:p w14:paraId="6FC48071" w14:textId="449AA0B7" w:rsidR="00D25EF2" w:rsidRPr="00D25EF2" w:rsidRDefault="00A23F06" w:rsidP="00D25EF2">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D25EF2" w:rsidRPr="00D25EF2">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D25EF2" w:rsidRPr="00D25EF2">
        <w:rPr>
          <w:rFonts w:cs="Times New Roman"/>
          <w:i/>
          <w:iCs/>
          <w:noProof/>
          <w:szCs w:val="24"/>
        </w:rPr>
        <w:t>Systems</w:t>
      </w:r>
      <w:r w:rsidR="00D25EF2" w:rsidRPr="00D25EF2">
        <w:rPr>
          <w:rFonts w:cs="Times New Roman"/>
          <w:noProof/>
          <w:szCs w:val="24"/>
        </w:rPr>
        <w:t xml:space="preserve">, </w:t>
      </w:r>
      <w:r w:rsidR="00D25EF2" w:rsidRPr="00D25EF2">
        <w:rPr>
          <w:rFonts w:cs="Times New Roman"/>
          <w:i/>
          <w:iCs/>
          <w:noProof/>
          <w:szCs w:val="24"/>
        </w:rPr>
        <w:t>11</w:t>
      </w:r>
      <w:r w:rsidR="00D25EF2" w:rsidRPr="00D25EF2">
        <w:rPr>
          <w:rFonts w:cs="Times New Roman"/>
          <w:noProof/>
          <w:szCs w:val="24"/>
        </w:rPr>
        <w:t>(7), 351.</w:t>
      </w:r>
    </w:p>
    <w:p w14:paraId="6080629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Ames, H., Hestevik, C. H., &amp; Briggs, A. M. (2024). Acceptability, values, and preferences of older people for chronic low back pain management; a qualitative evidence synthesis. </w:t>
      </w:r>
      <w:r w:rsidRPr="00D25EF2">
        <w:rPr>
          <w:rFonts w:cs="Times New Roman"/>
          <w:i/>
          <w:iCs/>
          <w:noProof/>
          <w:szCs w:val="24"/>
        </w:rPr>
        <w:t>BMC Geriatrics</w:t>
      </w:r>
      <w:r w:rsidRPr="00D25EF2">
        <w:rPr>
          <w:rFonts w:cs="Times New Roman"/>
          <w:noProof/>
          <w:szCs w:val="24"/>
        </w:rPr>
        <w:t xml:space="preserve">, </w:t>
      </w:r>
      <w:r w:rsidRPr="00D25EF2">
        <w:rPr>
          <w:rFonts w:cs="Times New Roman"/>
          <w:i/>
          <w:iCs/>
          <w:noProof/>
          <w:szCs w:val="24"/>
        </w:rPr>
        <w:t>24</w:t>
      </w:r>
      <w:r w:rsidRPr="00D25EF2">
        <w:rPr>
          <w:rFonts w:cs="Times New Roman"/>
          <w:noProof/>
          <w:szCs w:val="24"/>
        </w:rPr>
        <w:t>(1), 1–22. https://doi.org/10.1186/s12877-023-04608-4</w:t>
      </w:r>
    </w:p>
    <w:p w14:paraId="3853184B"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Boetje, J., &amp; van de Schoot, R. (2024). The SAFE procedure: a practical stopping heuristic for active learning-based screening in systematic reviews and meta-analyses.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13</w:t>
      </w:r>
      <w:r w:rsidRPr="00D25EF2">
        <w:rPr>
          <w:rFonts w:cs="Times New Roman"/>
          <w:noProof/>
          <w:szCs w:val="24"/>
        </w:rPr>
        <w:t>(1), 81.</w:t>
      </w:r>
    </w:p>
    <w:p w14:paraId="66D7BC20"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Bøg, M., Filges, T., &amp; Jørgensen, A. M. K. (2018). Deployment of personnel to military operations: impact on mental health and social functioning.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14</w:t>
      </w:r>
      <w:r w:rsidRPr="00D25EF2">
        <w:rPr>
          <w:rFonts w:cs="Times New Roman"/>
          <w:noProof/>
          <w:szCs w:val="24"/>
        </w:rPr>
        <w:t>(1), 1–127. https://doi.org/https://doi.org/10.4073/csr.2018.6</w:t>
      </w:r>
    </w:p>
    <w:p w14:paraId="7D59116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19</w:t>
      </w:r>
      <w:r w:rsidRPr="00D25EF2">
        <w:rPr>
          <w:rFonts w:cs="Times New Roman"/>
          <w:noProof/>
          <w:szCs w:val="24"/>
        </w:rPr>
        <w:t>(3), e1345.</w:t>
      </w:r>
    </w:p>
    <w:p w14:paraId="5CFCBCC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Borenstein, M., Hedges, L. V., Higgins, J. P. T., &amp; Rothstein, H. R. (2009). </w:t>
      </w:r>
      <w:r w:rsidRPr="00D25EF2">
        <w:rPr>
          <w:rFonts w:cs="Times New Roman"/>
          <w:i/>
          <w:iCs/>
          <w:noProof/>
          <w:szCs w:val="24"/>
        </w:rPr>
        <w:t>Introduction to meta-analysis</w:t>
      </w:r>
      <w:r w:rsidRPr="00D25EF2">
        <w:rPr>
          <w:rFonts w:cs="Times New Roman"/>
          <w:noProof/>
          <w:szCs w:val="24"/>
        </w:rPr>
        <w:t xml:space="preserve"> (1st ed.). John Wiley &amp; Sons.</w:t>
      </w:r>
    </w:p>
    <w:p w14:paraId="66E433BA"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D25EF2">
        <w:rPr>
          <w:rFonts w:cs="Times New Roman"/>
          <w:i/>
          <w:iCs/>
          <w:noProof/>
          <w:szCs w:val="24"/>
        </w:rPr>
        <w:t>Humanities and Social Sciences Communications</w:t>
      </w:r>
      <w:r w:rsidRPr="00D25EF2">
        <w:rPr>
          <w:rFonts w:cs="Times New Roman"/>
          <w:noProof/>
          <w:szCs w:val="24"/>
        </w:rPr>
        <w:t xml:space="preserve">, </w:t>
      </w:r>
      <w:r w:rsidRPr="00D25EF2">
        <w:rPr>
          <w:rFonts w:cs="Times New Roman"/>
          <w:i/>
          <w:iCs/>
          <w:noProof/>
          <w:szCs w:val="24"/>
        </w:rPr>
        <w:t>8</w:t>
      </w:r>
      <w:r w:rsidRPr="00D25EF2">
        <w:rPr>
          <w:rFonts w:cs="Times New Roman"/>
          <w:noProof/>
          <w:szCs w:val="24"/>
        </w:rPr>
        <w:t>(1), 1–15.</w:t>
      </w:r>
    </w:p>
    <w:p w14:paraId="5BA1614D"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Brunton, J., Stansfield, C., Caird, J., &amp; Thomas, J. (2017). Finding relevant studies. In D. Gough, S. Oliver, &amp; J. Thomas (Eds.), </w:t>
      </w:r>
      <w:r w:rsidRPr="00D25EF2">
        <w:rPr>
          <w:rFonts w:cs="Times New Roman"/>
          <w:i/>
          <w:iCs/>
          <w:noProof/>
          <w:szCs w:val="24"/>
        </w:rPr>
        <w:t>An introduction to systematic reviews</w:t>
      </w:r>
      <w:r w:rsidRPr="00D25EF2">
        <w:rPr>
          <w:rFonts w:cs="Times New Roman"/>
          <w:noProof/>
          <w:szCs w:val="24"/>
        </w:rPr>
        <w:t xml:space="preserve"> (2nd ed., pp. 93–122). Sage.</w:t>
      </w:r>
    </w:p>
    <w:p w14:paraId="591EB50B"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Burgard, T., &amp; Bittermann, A. (2023). Reducing Literature Screening Workload With Machine Learning. </w:t>
      </w:r>
      <w:r w:rsidRPr="00D25EF2">
        <w:rPr>
          <w:rFonts w:cs="Times New Roman"/>
          <w:i/>
          <w:iCs/>
          <w:noProof/>
          <w:szCs w:val="24"/>
        </w:rPr>
        <w:t>Zeitschrift Für Psychologie</w:t>
      </w:r>
      <w:r w:rsidRPr="00D25EF2">
        <w:rPr>
          <w:rFonts w:cs="Times New Roman"/>
          <w:noProof/>
          <w:szCs w:val="24"/>
        </w:rPr>
        <w:t>.</w:t>
      </w:r>
    </w:p>
    <w:p w14:paraId="0A143A52"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Campbell Collaboration. (2023). </w:t>
      </w:r>
      <w:r w:rsidRPr="00D25EF2">
        <w:rPr>
          <w:rFonts w:cs="Times New Roman"/>
          <w:i/>
          <w:iCs/>
          <w:noProof/>
          <w:szCs w:val="24"/>
        </w:rPr>
        <w:t>Stepping up evidence synthesis: faster, cheaper and more useful</w:t>
      </w:r>
      <w:r w:rsidRPr="00D25EF2">
        <w:rPr>
          <w:rFonts w:cs="Times New Roman"/>
          <w:noProof/>
          <w:szCs w:val="24"/>
        </w:rPr>
        <w:t>. https://www.campbellcollaboration.org/news-and-events/news/stepping-up-evidence-synthesis.html</w:t>
      </w:r>
    </w:p>
    <w:p w14:paraId="450E0EAA"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Campos, D. G., Fütterer, T., Gfrörer, T., Lavelle-Hill, R. E., Murayama, K., König, L., Hecht, M., Zitzmann, S., &amp; Scherer, R. (2023). </w:t>
      </w:r>
      <w:r w:rsidRPr="00D25EF2">
        <w:rPr>
          <w:rFonts w:cs="Times New Roman"/>
          <w:i/>
          <w:iCs/>
          <w:noProof/>
          <w:szCs w:val="24"/>
        </w:rPr>
        <w:t xml:space="preserve">Screening Smarter, Not Harder: A Comparative Analysis of Machine Learning Screening Algorithms and Heuristic Stopping Criteria for Systematic </w:t>
      </w:r>
      <w:r w:rsidRPr="00D25EF2">
        <w:rPr>
          <w:rFonts w:cs="Times New Roman"/>
          <w:i/>
          <w:iCs/>
          <w:noProof/>
          <w:szCs w:val="24"/>
        </w:rPr>
        <w:lastRenderedPageBreak/>
        <w:t>Reviews in Educational Research</w:t>
      </w:r>
      <w:r w:rsidRPr="00D25EF2">
        <w:rPr>
          <w:rFonts w:cs="Times New Roman"/>
          <w:noProof/>
          <w:szCs w:val="24"/>
        </w:rPr>
        <w:t>.</w:t>
      </w:r>
    </w:p>
    <w:p w14:paraId="47557669"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Chicco, D., &amp; Jurman, G. (2023). The Matthews correlation coefficient (MCC) should replace the ROC AUC as the standard metric for assessing binary classification. </w:t>
      </w:r>
      <w:r w:rsidRPr="00D25EF2">
        <w:rPr>
          <w:rFonts w:cs="Times New Roman"/>
          <w:i/>
          <w:iCs/>
          <w:noProof/>
          <w:szCs w:val="24"/>
        </w:rPr>
        <w:t>BioData Mining</w:t>
      </w:r>
      <w:r w:rsidRPr="00D25EF2">
        <w:rPr>
          <w:rFonts w:cs="Times New Roman"/>
          <w:noProof/>
          <w:szCs w:val="24"/>
        </w:rPr>
        <w:t xml:space="preserve">, </w:t>
      </w:r>
      <w:r w:rsidRPr="00D25EF2">
        <w:rPr>
          <w:rFonts w:cs="Times New Roman"/>
          <w:i/>
          <w:iCs/>
          <w:noProof/>
          <w:szCs w:val="24"/>
        </w:rPr>
        <w:t>16</w:t>
      </w:r>
      <w:r w:rsidRPr="00D25EF2">
        <w:rPr>
          <w:rFonts w:cs="Times New Roman"/>
          <w:noProof/>
          <w:szCs w:val="24"/>
        </w:rPr>
        <w:t>(1), 1–23.</w:t>
      </w:r>
    </w:p>
    <w:p w14:paraId="34AC6E2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Cohen, A. M., Hersh, W. R., Peterson, K., &amp; Yen, P.-Y. (2006). Reducing workload in systematic review preparation using automated citation classification. </w:t>
      </w:r>
      <w:r w:rsidRPr="00D25EF2">
        <w:rPr>
          <w:rFonts w:cs="Times New Roman"/>
          <w:i/>
          <w:iCs/>
          <w:noProof/>
          <w:szCs w:val="24"/>
        </w:rPr>
        <w:t>Journal of the American Medical Informatics Association</w:t>
      </w:r>
      <w:r w:rsidRPr="00D25EF2">
        <w:rPr>
          <w:rFonts w:cs="Times New Roman"/>
          <w:noProof/>
          <w:szCs w:val="24"/>
        </w:rPr>
        <w:t xml:space="preserve">, </w:t>
      </w:r>
      <w:r w:rsidRPr="00D25EF2">
        <w:rPr>
          <w:rFonts w:cs="Times New Roman"/>
          <w:i/>
          <w:iCs/>
          <w:noProof/>
          <w:szCs w:val="24"/>
        </w:rPr>
        <w:t>13</w:t>
      </w:r>
      <w:r w:rsidRPr="00D25EF2">
        <w:rPr>
          <w:rFonts w:cs="Times New Roman"/>
          <w:noProof/>
          <w:szCs w:val="24"/>
        </w:rPr>
        <w:t>(2), 206–219.</w:t>
      </w:r>
    </w:p>
    <w:p w14:paraId="560A264E"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(2), e1239. https://doi.org/https://doi.org/10.1002/cl2.1239</w:t>
      </w:r>
    </w:p>
    <w:p w14:paraId="5E6C664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(4), e1291. https://doi.org/https://doi.org/10.1002/cl2.1291</w:t>
      </w:r>
    </w:p>
    <w:p w14:paraId="7F9BEFB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(1), e1209. https://doi.org/https://doi.org/10.1002/cl2.1209</w:t>
      </w:r>
    </w:p>
    <w:p w14:paraId="1C47C4A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(3), e1254. https://doi.org/10.1002/cl2.1254</w:t>
      </w:r>
    </w:p>
    <w:p w14:paraId="085002AE"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16</w:t>
      </w:r>
      <w:r w:rsidRPr="00D25EF2">
        <w:rPr>
          <w:rFonts w:cs="Times New Roman"/>
          <w:noProof/>
          <w:szCs w:val="24"/>
        </w:rPr>
        <w:t>(2), e1081. https://doi.org/10.1002/cl2.1081</w:t>
      </w:r>
    </w:p>
    <w:p w14:paraId="00836FA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17</w:t>
      </w:r>
      <w:r w:rsidRPr="00D25EF2">
        <w:rPr>
          <w:rFonts w:cs="Times New Roman"/>
          <w:noProof/>
          <w:szCs w:val="24"/>
        </w:rPr>
        <w:t>(2), e1152. https://doi.org/10.1002/cl2.1152</w:t>
      </w:r>
    </w:p>
    <w:p w14:paraId="4D602EF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Doi, S. A., &amp; Xu, C. (2021). The Freeman–Tukey double arcsine transformation for the meta-</w:t>
      </w:r>
      <w:r w:rsidRPr="00D25EF2">
        <w:rPr>
          <w:rFonts w:cs="Times New Roman"/>
          <w:noProof/>
          <w:szCs w:val="24"/>
        </w:rPr>
        <w:lastRenderedPageBreak/>
        <w:t xml:space="preserve">analysis of proportions: Recent criticisms were seriously misleading. </w:t>
      </w:r>
      <w:r w:rsidRPr="00D25EF2">
        <w:rPr>
          <w:rFonts w:cs="Times New Roman"/>
          <w:i/>
          <w:iCs/>
          <w:noProof/>
          <w:szCs w:val="24"/>
        </w:rPr>
        <w:t>Journal of Evidence-Based Medicine</w:t>
      </w:r>
      <w:r w:rsidRPr="00D25EF2">
        <w:rPr>
          <w:rFonts w:cs="Times New Roman"/>
          <w:noProof/>
          <w:szCs w:val="24"/>
        </w:rPr>
        <w:t xml:space="preserve">, </w:t>
      </w:r>
      <w:r w:rsidRPr="00D25EF2">
        <w:rPr>
          <w:rFonts w:cs="Times New Roman"/>
          <w:i/>
          <w:iCs/>
          <w:noProof/>
          <w:szCs w:val="24"/>
        </w:rPr>
        <w:t>14</w:t>
      </w:r>
      <w:r w:rsidRPr="00D25EF2">
        <w:rPr>
          <w:rFonts w:cs="Times New Roman"/>
          <w:noProof/>
          <w:szCs w:val="24"/>
        </w:rPr>
        <w:t>(4), 259–261. https://doi.org/https://doi.org/10.1111/jebm.12445</w:t>
      </w:r>
    </w:p>
    <w:p w14:paraId="7DF6A1E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EPPI-Centre. (2024). </w:t>
      </w:r>
      <w:r w:rsidRPr="00D25EF2">
        <w:rPr>
          <w:rFonts w:cs="Times New Roman"/>
          <w:i/>
          <w:iCs/>
          <w:noProof/>
          <w:szCs w:val="24"/>
        </w:rPr>
        <w:t>Automated data extraction using GPT-4</w:t>
      </w:r>
      <w:r w:rsidRPr="00D25EF2">
        <w:rPr>
          <w:rFonts w:cs="Times New Roman"/>
          <w:noProof/>
          <w:szCs w:val="24"/>
        </w:rPr>
        <w:t>. https://eppi.ioe.ac.uk/cms/Default.aspx?tabid=3921</w:t>
      </w:r>
    </w:p>
    <w:p w14:paraId="79AD2C78"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Evensen, L. H., Kleven, L., Dahm, K. T., Hafstad, E. V., Holte, H. H., Robberstad, B., &amp; Risstad, H. (2023). </w:t>
      </w:r>
      <w:r w:rsidRPr="00D25EF2">
        <w:rPr>
          <w:rFonts w:cs="Times New Roman"/>
          <w:i/>
          <w:iCs/>
          <w:noProof/>
          <w:szCs w:val="24"/>
        </w:rPr>
        <w:t>Sutur av degenerative rotatorcuff-rupturer: en fullstendig metodevurdering [Rotator cuff repair for degenerative rotator cuff tears: a health technology assessment].</w:t>
      </w:r>
      <w:r w:rsidRPr="00D25EF2">
        <w:rPr>
          <w:rFonts w:cs="Times New Roman"/>
          <w:noProof/>
          <w:szCs w:val="24"/>
        </w:rPr>
        <w:t xml:space="preserve"> https://www.fhi.no/publ/2023/sutur-av-degenerative-rotatorcuff-rupturer/</w:t>
      </w:r>
    </w:p>
    <w:p w14:paraId="039001FE"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Andersen, D., &amp; Jørgensen, A.-M. K. (2015). Functional Family Therapy (FFT) for Young People in Treatment for Non-opioid Drug Use: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11</w:t>
      </w:r>
      <w:r w:rsidRPr="00D25EF2">
        <w:rPr>
          <w:rFonts w:cs="Times New Roman"/>
          <w:noProof/>
          <w:szCs w:val="24"/>
        </w:rPr>
        <w:t>(1), 1–77. https://doi.org/https://doi.org/10.4073/csr.2015.14</w:t>
      </w:r>
    </w:p>
    <w:p w14:paraId="46A90D4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(4), e1282. https://doi.org/https://doi.org/10.1002/cl2.1282</w:t>
      </w:r>
    </w:p>
    <w:p w14:paraId="5E6ED90C"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Dietrichson, J., Viinholt, B. C. A., &amp; Dalgaard, N. T. (2022). Service learning for improving academic success in students in grade K to 12: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(1), e1210. https://doi.org/https://doi.org/10.1002/cl2.1210</w:t>
      </w:r>
    </w:p>
    <w:p w14:paraId="5D89780D"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Montgomery, E., Kastrup, M., &amp; Jørgensen, A.-M. K. (2015). The Impact of Detention on the Health of Asylum Seekers: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11</w:t>
      </w:r>
      <w:r w:rsidRPr="00D25EF2">
        <w:rPr>
          <w:rFonts w:cs="Times New Roman"/>
          <w:noProof/>
          <w:szCs w:val="24"/>
        </w:rPr>
        <w:t>(1), 1–104. https://doi.org/https://doi.org/10.4073/csr.2015.13</w:t>
      </w:r>
    </w:p>
    <w:p w14:paraId="7DCF6AA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Siren, A., Fridberg, T., &amp; Nielsen, B. C. V. (2020). Voluntary work for the physical and mental health of older volunteers: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16</w:t>
      </w:r>
      <w:r w:rsidRPr="00D25EF2">
        <w:rPr>
          <w:rFonts w:cs="Times New Roman"/>
          <w:noProof/>
          <w:szCs w:val="24"/>
        </w:rPr>
        <w:t>(4), e1124. https://doi.org/https://doi.org/10.1002/cl2.1124</w:t>
      </w:r>
    </w:p>
    <w:p w14:paraId="193A8F8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Smedslund, G., Eriksen, T., &amp; Birkefoss, K. (2023). PROTOCOL: The FRIENDS preventive programme for reducing anxiety symptoms in children and adolescents: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19</w:t>
      </w:r>
      <w:r w:rsidRPr="00D25EF2">
        <w:rPr>
          <w:rFonts w:cs="Times New Roman"/>
          <w:noProof/>
          <w:szCs w:val="24"/>
        </w:rPr>
        <w:t>(4), e1374. https://doi.org/https://doi.org/10.1002/cl2.1374</w:t>
      </w:r>
    </w:p>
    <w:p w14:paraId="76A0532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Sonne‐Schmidt, C. S., &amp; Nielsen, B. C. V. (2018). Small class sizes for improving student achievement in primary and secondary schools: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14</w:t>
      </w:r>
      <w:r w:rsidRPr="00D25EF2">
        <w:rPr>
          <w:rFonts w:cs="Times New Roman"/>
          <w:noProof/>
          <w:szCs w:val="24"/>
        </w:rPr>
        <w:t>(1), 1–107. https://doi.org/10.4073/csr.2018.10</w:t>
      </w:r>
    </w:p>
    <w:p w14:paraId="7FA2F2B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Torgerson, C., Gascoine, L., Dietrichson, J., Nielsen, C., &amp; Viinholt, B. A. (2019). </w:t>
      </w:r>
      <w:r w:rsidRPr="00D25EF2">
        <w:rPr>
          <w:rFonts w:cs="Times New Roman"/>
          <w:noProof/>
          <w:szCs w:val="24"/>
        </w:rPr>
        <w:lastRenderedPageBreak/>
        <w:t xml:space="preserve">Effectiveness of continuing professional development training of welfare professionals on outcomes for children and young people: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15</w:t>
      </w:r>
      <w:r w:rsidRPr="00D25EF2">
        <w:rPr>
          <w:rFonts w:cs="Times New Roman"/>
          <w:noProof/>
          <w:szCs w:val="24"/>
        </w:rPr>
        <w:t>(4), e1060. https://doi.org/https://doi.org/10.1002/cl2.1060</w:t>
      </w:r>
    </w:p>
    <w:p w14:paraId="2945E73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19</w:t>
      </w:r>
      <w:r w:rsidRPr="00D25EF2">
        <w:rPr>
          <w:rFonts w:cs="Times New Roman"/>
          <w:noProof/>
          <w:szCs w:val="24"/>
        </w:rPr>
        <w:t>(2), e1321. https://doi.org/https://doi.org/10.1002/cl2.1321</w:t>
      </w:r>
    </w:p>
    <w:p w14:paraId="79C309C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Gargari, O. K., Mahmoudi, M. H., Hajisafarali, M., &amp; Samiee, R. (2024). Enhancing title and abstract screening for systematic reviews with GPT-3.5 turbo. </w:t>
      </w:r>
      <w:r w:rsidRPr="00D25EF2">
        <w:rPr>
          <w:rFonts w:cs="Times New Roman"/>
          <w:i/>
          <w:iCs/>
          <w:noProof/>
          <w:szCs w:val="24"/>
        </w:rPr>
        <w:t>BMJ Evidence-Based Medicine</w:t>
      </w:r>
      <w:r w:rsidRPr="00D25EF2">
        <w:rPr>
          <w:rFonts w:cs="Times New Roman"/>
          <w:noProof/>
          <w:szCs w:val="24"/>
        </w:rPr>
        <w:t xml:space="preserve">, </w:t>
      </w:r>
      <w:r w:rsidRPr="00D25EF2">
        <w:rPr>
          <w:rFonts w:cs="Times New Roman"/>
          <w:i/>
          <w:iCs/>
          <w:noProof/>
          <w:szCs w:val="24"/>
        </w:rPr>
        <w:t>29</w:t>
      </w:r>
      <w:r w:rsidRPr="00D25EF2">
        <w:rPr>
          <w:rFonts w:cs="Times New Roman"/>
          <w:noProof/>
          <w:szCs w:val="24"/>
        </w:rPr>
        <w:t>(1), 69 LP – 70. https://doi.org/10.1136/bmjebm-2023-112678</w:t>
      </w:r>
    </w:p>
    <w:p w14:paraId="4A5A31D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8</w:t>
      </w:r>
      <w:r w:rsidRPr="00D25EF2">
        <w:rPr>
          <w:rFonts w:cs="Times New Roman"/>
          <w:noProof/>
          <w:szCs w:val="24"/>
        </w:rPr>
        <w:t>(1), 277. https://doi.org/10.1186/s13643-019-1221-3</w:t>
      </w:r>
    </w:p>
    <w:p w14:paraId="0136E159"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Gough, D., Oliver, S., &amp; Thomas, J. (2017). </w:t>
      </w:r>
      <w:r w:rsidRPr="00D25EF2">
        <w:rPr>
          <w:rFonts w:cs="Times New Roman"/>
          <w:i/>
          <w:iCs/>
          <w:noProof/>
          <w:szCs w:val="24"/>
        </w:rPr>
        <w:t>An introduction to systematic reviews</w:t>
      </w:r>
      <w:r w:rsidRPr="00D25EF2">
        <w:rPr>
          <w:rFonts w:cs="Times New Roman"/>
          <w:noProof/>
          <w:szCs w:val="24"/>
        </w:rPr>
        <w:t xml:space="preserve"> (2nd ed.). Sage.</w:t>
      </w:r>
    </w:p>
    <w:p w14:paraId="316FB77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Guo, E., Gupta, M., Deng, J., Park, Y.-J., Paget, M., &amp; Naugler, C. (2024). Automated Paper Screening for Clinical Reviews Using Large Language Models: Data Analysis Study. </w:t>
      </w:r>
      <w:r w:rsidRPr="00D25EF2">
        <w:rPr>
          <w:rFonts w:cs="Times New Roman"/>
          <w:i/>
          <w:iCs/>
          <w:noProof/>
          <w:szCs w:val="24"/>
        </w:rPr>
        <w:t>J Med Internet Res</w:t>
      </w:r>
      <w:r w:rsidRPr="00D25EF2">
        <w:rPr>
          <w:rFonts w:cs="Times New Roman"/>
          <w:noProof/>
          <w:szCs w:val="24"/>
        </w:rPr>
        <w:t xml:space="preserve">, </w:t>
      </w:r>
      <w:r w:rsidRPr="00D25EF2">
        <w:rPr>
          <w:rFonts w:cs="Times New Roman"/>
          <w:i/>
          <w:iCs/>
          <w:noProof/>
          <w:szCs w:val="24"/>
        </w:rPr>
        <w:t>26</w:t>
      </w:r>
      <w:r w:rsidRPr="00D25EF2">
        <w:rPr>
          <w:rFonts w:cs="Times New Roman"/>
          <w:noProof/>
          <w:szCs w:val="24"/>
        </w:rPr>
        <w:t>, e48996. https://doi.org/10.2196/48996</w:t>
      </w:r>
    </w:p>
    <w:p w14:paraId="25DD7F6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Hedges, L. V. (1992). Modeling Publication Selection Effects in Meta-Analysis. </w:t>
      </w:r>
      <w:r w:rsidRPr="00D25EF2">
        <w:rPr>
          <w:rFonts w:cs="Times New Roman"/>
          <w:i/>
          <w:iCs/>
          <w:noProof/>
          <w:szCs w:val="24"/>
        </w:rPr>
        <w:t>Statistical Science</w:t>
      </w:r>
      <w:r w:rsidRPr="00D25EF2">
        <w:rPr>
          <w:rFonts w:cs="Times New Roman"/>
          <w:noProof/>
          <w:szCs w:val="24"/>
        </w:rPr>
        <w:t xml:space="preserve">, </w:t>
      </w:r>
      <w:r w:rsidRPr="00D25EF2">
        <w:rPr>
          <w:rFonts w:cs="Times New Roman"/>
          <w:i/>
          <w:iCs/>
          <w:noProof/>
          <w:szCs w:val="24"/>
        </w:rPr>
        <w:t>7</w:t>
      </w:r>
      <w:r w:rsidRPr="00D25EF2">
        <w:rPr>
          <w:rFonts w:cs="Times New Roman"/>
          <w:noProof/>
          <w:szCs w:val="24"/>
        </w:rPr>
        <w:t>(2), 246–255. http://www.jstor.org/stable/2246311</w:t>
      </w:r>
    </w:p>
    <w:p w14:paraId="3D6CB85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Higgins, J. P. T., Thomas, J., Chandler, J., Cumpston, M. S., Li, T., Page, M., &amp; Welch, V. (2019). </w:t>
      </w:r>
      <w:r w:rsidRPr="00D25EF2">
        <w:rPr>
          <w:rFonts w:cs="Times New Roman"/>
          <w:i/>
          <w:iCs/>
          <w:noProof/>
          <w:szCs w:val="24"/>
        </w:rPr>
        <w:t>Cochrane handbook for systematic reviews of interventions</w:t>
      </w:r>
      <w:r w:rsidRPr="00D25EF2">
        <w:rPr>
          <w:rFonts w:cs="Times New Roman"/>
          <w:noProof/>
          <w:szCs w:val="24"/>
        </w:rPr>
        <w:t xml:space="preserve"> (2nd ed.). Wiley Online Library. https://doi.org/10.1002/9781119536604</w:t>
      </w:r>
    </w:p>
    <w:p w14:paraId="0EE7D83A"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Hou, Z., &amp; Tipton, E. (2024). Enhancing recall in automated record screening: A resampling algorithm.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n/a</w:t>
      </w:r>
      <w:r w:rsidRPr="00D25EF2">
        <w:rPr>
          <w:rFonts w:cs="Times New Roman"/>
          <w:noProof/>
          <w:szCs w:val="24"/>
        </w:rPr>
        <w:t>(n/a). https://doi.org/https://doi.org/10.1002/jrsm.1690</w:t>
      </w:r>
    </w:p>
    <w:p w14:paraId="6F5EEE4D"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D25EF2">
        <w:rPr>
          <w:rFonts w:cs="Times New Roman"/>
          <w:i/>
          <w:iCs/>
          <w:noProof/>
          <w:szCs w:val="24"/>
        </w:rPr>
        <w:t>BMC Medical Research Methodology</w:t>
      </w:r>
      <w:r w:rsidRPr="00D25EF2">
        <w:rPr>
          <w:rFonts w:cs="Times New Roman"/>
          <w:noProof/>
          <w:szCs w:val="24"/>
        </w:rPr>
        <w:t xml:space="preserve">, </w:t>
      </w:r>
      <w:r w:rsidRPr="00D25EF2">
        <w:rPr>
          <w:rFonts w:cs="Times New Roman"/>
          <w:i/>
          <w:iCs/>
          <w:noProof/>
          <w:szCs w:val="24"/>
        </w:rPr>
        <w:t>24</w:t>
      </w:r>
      <w:r w:rsidRPr="00D25EF2">
        <w:rPr>
          <w:rFonts w:cs="Times New Roman"/>
          <w:noProof/>
          <w:szCs w:val="24"/>
        </w:rPr>
        <w:t>(1), 78. https://doi.org/10.1186/s12874-024-02203-8</w:t>
      </w:r>
    </w:p>
    <w:p w14:paraId="27E8F9E2"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Jardim, P. S. J., Borge, T. C., &amp; Johansen, T. B. (2021). </w:t>
      </w:r>
      <w:r w:rsidRPr="00D25EF2">
        <w:rPr>
          <w:rFonts w:cs="Times New Roman"/>
          <w:i/>
          <w:iCs/>
          <w:noProof/>
          <w:szCs w:val="24"/>
        </w:rPr>
        <w:t xml:space="preserve">Effekten av antipsykotika ved førstegangspsykose: en systematisk oversikt [The effect of antipsychotics on first episode </w:t>
      </w:r>
      <w:r w:rsidRPr="00D25EF2">
        <w:rPr>
          <w:rFonts w:cs="Times New Roman"/>
          <w:i/>
          <w:iCs/>
          <w:noProof/>
          <w:szCs w:val="24"/>
        </w:rPr>
        <w:lastRenderedPageBreak/>
        <w:t>psychosis]</w:t>
      </w:r>
      <w:r w:rsidRPr="00D25EF2">
        <w:rPr>
          <w:rFonts w:cs="Times New Roman"/>
          <w:noProof/>
          <w:szCs w:val="24"/>
        </w:rPr>
        <w:t>. https://fhi.no/publ/2021/effekten-av-antipsykotika-ved-forstegangspsykose/</w:t>
      </w:r>
    </w:p>
    <w:p w14:paraId="2FC71AF6"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Johansen, T. B., Nøkleby, H., Langøien, L. J., &amp; Borge, T. C. (2022). </w:t>
      </w:r>
      <w:r w:rsidRPr="00D25EF2">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D25EF2">
        <w:rPr>
          <w:rFonts w:cs="Times New Roman"/>
          <w:noProof/>
          <w:szCs w:val="24"/>
        </w:rPr>
        <w:t>. https://www.fhi.no/publ/2022/samvars--og-bostedsordninger-etter-samlivsbrudd-betydninger-for-barn-og-ung/</w:t>
      </w:r>
    </w:p>
    <w:p w14:paraId="04620A4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n/a</w:t>
      </w:r>
      <w:r w:rsidRPr="00D25EF2">
        <w:rPr>
          <w:rFonts w:cs="Times New Roman"/>
          <w:noProof/>
          <w:szCs w:val="24"/>
        </w:rPr>
        <w:t>(n/a). https://doi.org/https://doi.org/10.1002/jrsm.1715</w:t>
      </w:r>
    </w:p>
    <w:p w14:paraId="40307D56"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König, L., Zitzmann, S., Fütterer, T., Campos, D. G., Scherer, R., &amp; Hecht, M. (2023). </w:t>
      </w:r>
      <w:r w:rsidRPr="00D25EF2">
        <w:rPr>
          <w:rFonts w:cs="Times New Roman"/>
          <w:i/>
          <w:iCs/>
          <w:noProof/>
          <w:szCs w:val="24"/>
        </w:rPr>
        <w:t>When to stop and what to expect—An Evaluation of the performance of stopping rules in AI-assisted reviewing for psychological meta-analytical research</w:t>
      </w:r>
      <w:r w:rsidRPr="00D25EF2">
        <w:rPr>
          <w:rFonts w:cs="Times New Roman"/>
          <w:noProof/>
          <w:szCs w:val="24"/>
        </w:rPr>
        <w:t>.</w:t>
      </w:r>
    </w:p>
    <w:p w14:paraId="1F4533A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Kugley, S., Wade, A., Thomas, J., Mahood, Q., Jørgensen, A.-M. K., Hammerstrøm, K., &amp; Sathe, N. (2016). Searching for studies: A guide to information retrieval for Campbell.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13</w:t>
      </w:r>
      <w:r w:rsidRPr="00D25EF2">
        <w:rPr>
          <w:rFonts w:cs="Times New Roman"/>
          <w:noProof/>
          <w:szCs w:val="24"/>
        </w:rPr>
        <w:t>(1), 1–73. https://doi.org/10.4073/cmg.2016.1</w:t>
      </w:r>
    </w:p>
    <w:p w14:paraId="3CDB0DE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Meneses Echavez, J. F., Borge, T. C., Nygård, H. T., Gaustad, J.-V., &amp; Hval, G. (2022). </w:t>
      </w:r>
      <w:r w:rsidRPr="00D25EF2">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D25EF2">
        <w:rPr>
          <w:rFonts w:cs="Times New Roman"/>
          <w:noProof/>
          <w:szCs w:val="24"/>
        </w:rPr>
        <w:t>. https://www.fhi.no/publ/2022/psykologisk-debriefing-for-helsepersonell-involvert-i-uonskede-pasienthende/</w:t>
      </w:r>
    </w:p>
    <w:p w14:paraId="3AB0D29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O’Connor, A. M., Tsafnat, G., Thomas, J., Glasziou, P., Gilbert, S. B., &amp; Hutton, B. (2019). A question of trust: can we build an evidence base to gain trust in systematic review automation technologies?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8</w:t>
      </w:r>
      <w:r w:rsidRPr="00D25EF2">
        <w:rPr>
          <w:rFonts w:cs="Times New Roman"/>
          <w:noProof/>
          <w:szCs w:val="24"/>
        </w:rPr>
        <w:t>(1), 1–8.</w:t>
      </w:r>
    </w:p>
    <w:p w14:paraId="2C8B16B6"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O’Mara-Eves, A., Thomas, J., McNaught, J., Miwa, M., &amp; Ananiadou, S. (2015). Using text mining for study identification in systematic reviews: a systematic review of current approaches.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4</w:t>
      </w:r>
      <w:r w:rsidRPr="00D25EF2">
        <w:rPr>
          <w:rFonts w:cs="Times New Roman"/>
          <w:noProof/>
          <w:szCs w:val="24"/>
        </w:rPr>
        <w:t>(1), 1–22.</w:t>
      </w:r>
    </w:p>
    <w:p w14:paraId="6EF31EA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Olorisade, B. K., Brereton, P., &amp; Andras, P. (2017). Reproducibility of studies on text mining for citation screening in systematic reviews: Evaluation and checklist. </w:t>
      </w:r>
      <w:r w:rsidRPr="00D25EF2">
        <w:rPr>
          <w:rFonts w:cs="Times New Roman"/>
          <w:i/>
          <w:iCs/>
          <w:noProof/>
          <w:szCs w:val="24"/>
        </w:rPr>
        <w:t>Journal of Biomedical Informatics</w:t>
      </w:r>
      <w:r w:rsidRPr="00D25EF2">
        <w:rPr>
          <w:rFonts w:cs="Times New Roman"/>
          <w:noProof/>
          <w:szCs w:val="24"/>
        </w:rPr>
        <w:t xml:space="preserve">, </w:t>
      </w:r>
      <w:r w:rsidRPr="00D25EF2">
        <w:rPr>
          <w:rFonts w:cs="Times New Roman"/>
          <w:i/>
          <w:iCs/>
          <w:noProof/>
          <w:szCs w:val="24"/>
        </w:rPr>
        <w:t>73</w:t>
      </w:r>
      <w:r w:rsidRPr="00D25EF2">
        <w:rPr>
          <w:rFonts w:cs="Times New Roman"/>
          <w:noProof/>
          <w:szCs w:val="24"/>
        </w:rPr>
        <w:t>, 1–13. https://doi.org/https://doi.org/10.1016/j.jbi.2017.07.010</w:t>
      </w:r>
    </w:p>
    <w:p w14:paraId="7FEAF082"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Olorisade, B. K., de Quincey, E., Brereton, P., &amp; Andras, P. (2016). A critical analysis of studies that address the use of text mining for citation screening in systematic reviews. </w:t>
      </w:r>
      <w:r w:rsidRPr="00D25EF2">
        <w:rPr>
          <w:rFonts w:cs="Times New Roman"/>
          <w:i/>
          <w:iCs/>
          <w:noProof/>
          <w:szCs w:val="24"/>
        </w:rPr>
        <w:t xml:space="preserve">Proceedings of </w:t>
      </w:r>
      <w:r w:rsidRPr="00D25EF2">
        <w:rPr>
          <w:rFonts w:cs="Times New Roman"/>
          <w:i/>
          <w:iCs/>
          <w:noProof/>
          <w:szCs w:val="24"/>
        </w:rPr>
        <w:lastRenderedPageBreak/>
        <w:t>the 20th International Conference on Evaluation and Assessment in Software Engineering</w:t>
      </w:r>
      <w:r w:rsidRPr="00D25EF2">
        <w:rPr>
          <w:rFonts w:cs="Times New Roman"/>
          <w:noProof/>
          <w:szCs w:val="24"/>
        </w:rPr>
        <w:t>, 1–11.</w:t>
      </w:r>
    </w:p>
    <w:p w14:paraId="7319AC5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OpenAI. (2024). </w:t>
      </w:r>
      <w:r w:rsidRPr="00D25EF2">
        <w:rPr>
          <w:rFonts w:cs="Times New Roman"/>
          <w:i/>
          <w:iCs/>
          <w:noProof/>
          <w:szCs w:val="24"/>
        </w:rPr>
        <w:t>Function calling</w:t>
      </w:r>
      <w:r w:rsidRPr="00D25EF2">
        <w:rPr>
          <w:rFonts w:cs="Times New Roman"/>
          <w:noProof/>
          <w:szCs w:val="24"/>
        </w:rPr>
        <w:t>. https://platform.openai.com/docs/guides/function-calling</w:t>
      </w:r>
    </w:p>
    <w:p w14:paraId="3AF4EB28"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Pacheco, R. L., Riera, R., Santos, G. M., Sá, K. M. M., Bomfim, L. G. P., da Silva, G. R., de Oliveira, F. R., &amp; Martimbianco, A. L. C. (2023). Many systematic reviews with a single author are indexed in PubMed. </w:t>
      </w:r>
      <w:r w:rsidRPr="00D25EF2">
        <w:rPr>
          <w:rFonts w:cs="Times New Roman"/>
          <w:i/>
          <w:iCs/>
          <w:noProof/>
          <w:szCs w:val="24"/>
        </w:rPr>
        <w:t>Journal of Clinical Epidemiology</w:t>
      </w:r>
      <w:r w:rsidRPr="00D25EF2">
        <w:rPr>
          <w:rFonts w:cs="Times New Roman"/>
          <w:noProof/>
          <w:szCs w:val="24"/>
        </w:rPr>
        <w:t xml:space="preserve">, </w:t>
      </w:r>
      <w:r w:rsidRPr="00D25EF2">
        <w:rPr>
          <w:rFonts w:cs="Times New Roman"/>
          <w:i/>
          <w:iCs/>
          <w:noProof/>
          <w:szCs w:val="24"/>
        </w:rPr>
        <w:t>156</w:t>
      </w:r>
      <w:r w:rsidRPr="00D25EF2">
        <w:rPr>
          <w:rFonts w:cs="Times New Roman"/>
          <w:noProof/>
          <w:szCs w:val="24"/>
        </w:rPr>
        <w:t>, 124–126.</w:t>
      </w:r>
    </w:p>
    <w:p w14:paraId="60EE32D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Perlman‐Arrow, S., Loo, N., Bobrovitz, N., Yan, T., &amp; Arora, R. K. (2023). A real‐world evaluation of the implementation of NLP technology in abstract screening of a systematic review.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14</w:t>
      </w:r>
      <w:r w:rsidRPr="00D25EF2">
        <w:rPr>
          <w:rFonts w:cs="Times New Roman"/>
          <w:noProof/>
          <w:szCs w:val="24"/>
        </w:rPr>
        <w:t>(4), 608–621.</w:t>
      </w:r>
    </w:p>
    <w:p w14:paraId="2D2290F2"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Polanin, J. R., Pigott, T. D., Espelage, D. L., &amp; Grotpeter, J. K. (2019). Best practice guidelines for abstract screening large-evidence systematic reviews and meta-analyses.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10</w:t>
      </w:r>
      <w:r w:rsidRPr="00D25EF2">
        <w:rPr>
          <w:rFonts w:cs="Times New Roman"/>
          <w:noProof/>
          <w:szCs w:val="24"/>
        </w:rPr>
        <w:t>(3), 330–342. https://doi.org/https://doi.org/10.1002/jrsm.1354</w:t>
      </w:r>
    </w:p>
    <w:p w14:paraId="221F580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Pustejovsky, J. E. (2020). </w:t>
      </w:r>
      <w:r w:rsidRPr="00D25EF2">
        <w:rPr>
          <w:rFonts w:cs="Times New Roman"/>
          <w:i/>
          <w:iCs/>
          <w:noProof/>
          <w:szCs w:val="24"/>
        </w:rPr>
        <w:t>clubSandwich: Cluster-robust (sandwich) variance estimators with small-sample corrections</w:t>
      </w:r>
      <w:r w:rsidRPr="00D25EF2">
        <w:rPr>
          <w:rFonts w:cs="Times New Roman"/>
          <w:noProof/>
          <w:szCs w:val="24"/>
        </w:rPr>
        <w:t xml:space="preserve"> (0.5.5). cran.r-project.org. https://cran.r-project.org/web/packages/clubSandwich/index.html</w:t>
      </w:r>
    </w:p>
    <w:p w14:paraId="2780BC4B"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Pustejovsky, J. E., &amp; Tipton, E. (2021). Meta-analysis with robust variance estimation: Expanding the range of working models. </w:t>
      </w:r>
      <w:r w:rsidRPr="00D25EF2">
        <w:rPr>
          <w:rFonts w:cs="Times New Roman"/>
          <w:i/>
          <w:iCs/>
          <w:noProof/>
          <w:szCs w:val="24"/>
        </w:rPr>
        <w:t>Prevention Science</w:t>
      </w:r>
      <w:r w:rsidRPr="00D25EF2">
        <w:rPr>
          <w:rFonts w:cs="Times New Roman"/>
          <w:noProof/>
          <w:szCs w:val="24"/>
        </w:rPr>
        <w:t xml:space="preserve">, </w:t>
      </w:r>
      <w:r w:rsidRPr="00D25EF2">
        <w:rPr>
          <w:rFonts w:cs="Times New Roman"/>
          <w:i/>
          <w:iCs/>
          <w:noProof/>
          <w:szCs w:val="24"/>
        </w:rPr>
        <w:t>23</w:t>
      </w:r>
      <w:r w:rsidRPr="00D25EF2">
        <w:rPr>
          <w:rFonts w:cs="Times New Roman"/>
          <w:noProof/>
          <w:szCs w:val="24"/>
        </w:rPr>
        <w:t>(1), 425–438. https://doi.org/10.1007/s11121-021-01246-3</w:t>
      </w:r>
    </w:p>
    <w:p w14:paraId="10C4421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 Core Team. (2022). </w:t>
      </w:r>
      <w:r w:rsidRPr="00D25EF2">
        <w:rPr>
          <w:rFonts w:cs="Times New Roman"/>
          <w:i/>
          <w:iCs/>
          <w:noProof/>
          <w:szCs w:val="24"/>
        </w:rPr>
        <w:t>R: A language and environment for statistical computing</w:t>
      </w:r>
      <w:r w:rsidRPr="00D25EF2">
        <w:rPr>
          <w:rFonts w:cs="Times New Roman"/>
          <w:noProof/>
          <w:szCs w:val="24"/>
        </w:rPr>
        <w:t>. R Foundation for Statistical Computing, Vienna, Austria. https://www.r-project.org/</w:t>
      </w:r>
    </w:p>
    <w:p w14:paraId="54294D9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Rathbone, J., Hoffmann, T., &amp; Glasziou, P. (2015). Faster title and abstract screening? Evaluating Abstrackr, a semi-automated online screening program for systematic reviewers.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4</w:t>
      </w:r>
      <w:r w:rsidRPr="00D25EF2">
        <w:rPr>
          <w:rFonts w:cs="Times New Roman"/>
          <w:noProof/>
          <w:szCs w:val="24"/>
        </w:rPr>
        <w:t>(1), 1–7.</w:t>
      </w:r>
    </w:p>
    <w:p w14:paraId="4F91974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Rothstein, H. R., Sutton, A. J., &amp; Borenstein, M. (2005). Publication bias in meta-analysis. In H. R. Rothstein, A. J. Sutton, &amp; M. Borenstein (Eds.), </w:t>
      </w:r>
      <w:r w:rsidRPr="00D25EF2">
        <w:rPr>
          <w:rFonts w:cs="Times New Roman"/>
          <w:i/>
          <w:iCs/>
          <w:noProof/>
          <w:szCs w:val="24"/>
        </w:rPr>
        <w:t>Publication bias in meta-analysis: Prevention, assessment and adjustments</w:t>
      </w:r>
      <w:r w:rsidRPr="00D25EF2">
        <w:rPr>
          <w:rFonts w:cs="Times New Roman"/>
          <w:noProof/>
          <w:szCs w:val="24"/>
        </w:rPr>
        <w:t>. Wiley Online Library.</w:t>
      </w:r>
    </w:p>
    <w:p w14:paraId="1F6481D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Röver, C., &amp; Friede, T. (2022). Double arcsine transform not appropriate for meta-analysis.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13</w:t>
      </w:r>
      <w:r w:rsidRPr="00D25EF2">
        <w:rPr>
          <w:rFonts w:cs="Times New Roman"/>
          <w:noProof/>
          <w:szCs w:val="24"/>
        </w:rPr>
        <w:t>(5), 645–648. https://doi.org/https://doi.org/10.1002/jrsm.1591</w:t>
      </w:r>
    </w:p>
    <w:p w14:paraId="6DD4E34C"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RStudio Team. (2015). </w:t>
      </w:r>
      <w:r w:rsidRPr="00D25EF2">
        <w:rPr>
          <w:rFonts w:cs="Times New Roman"/>
          <w:i/>
          <w:iCs/>
          <w:noProof/>
          <w:szCs w:val="24"/>
        </w:rPr>
        <w:t>RStudio: Integrated development for R</w:t>
      </w:r>
      <w:r w:rsidRPr="00D25EF2">
        <w:rPr>
          <w:rFonts w:cs="Times New Roman"/>
          <w:noProof/>
          <w:szCs w:val="24"/>
        </w:rPr>
        <w:t>. RStudio, Inc., Boston, MA. https://www.rstudio.com/</w:t>
      </w:r>
    </w:p>
    <w:p w14:paraId="1B20D98A"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Schwarzer, G., Chemaitelly, H., Abu-Raddad, L. J., &amp; Rücker, G. (2019). Seriously misleading results using inverse of Freeman-Tukey double arcsine transformation in meta-analysis of </w:t>
      </w:r>
      <w:r w:rsidRPr="00D25EF2">
        <w:rPr>
          <w:rFonts w:cs="Times New Roman"/>
          <w:noProof/>
          <w:szCs w:val="24"/>
        </w:rPr>
        <w:lastRenderedPageBreak/>
        <w:t xml:space="preserve">single proportions.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10</w:t>
      </w:r>
      <w:r w:rsidRPr="00D25EF2">
        <w:rPr>
          <w:rFonts w:cs="Times New Roman"/>
          <w:noProof/>
          <w:szCs w:val="24"/>
        </w:rPr>
        <w:t>(3), 476–483. https://doi.org/https://doi.org/10.1002/jrsm.1348</w:t>
      </w:r>
    </w:p>
    <w:p w14:paraId="5646519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Shadish, W. R., Cook, T. D., &amp; Campbell, D. T. (2002). </w:t>
      </w:r>
      <w:r w:rsidRPr="00D25EF2">
        <w:rPr>
          <w:rFonts w:cs="Times New Roman"/>
          <w:i/>
          <w:iCs/>
          <w:noProof/>
          <w:szCs w:val="24"/>
        </w:rPr>
        <w:t>Experimental and Quasi-Experimental Designs for Generalized Causal Inference</w:t>
      </w:r>
      <w:r w:rsidRPr="00D25EF2">
        <w:rPr>
          <w:rFonts w:cs="Times New Roman"/>
          <w:noProof/>
          <w:szCs w:val="24"/>
        </w:rPr>
        <w:t xml:space="preserve"> (2nd ed.). Cengage Learning, Inc.</w:t>
      </w:r>
    </w:p>
    <w:p w14:paraId="62B4A1C9"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Shemilt, I., Khan, N., Park, S., &amp; Thomas, J. (2016). Use of cost-effectiveness analysis to compare the efficiency of study identification methods in systematic reviews.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5</w:t>
      </w:r>
      <w:r w:rsidRPr="00D25EF2">
        <w:rPr>
          <w:rFonts w:cs="Times New Roman"/>
          <w:noProof/>
          <w:szCs w:val="24"/>
        </w:rPr>
        <w:t>, 1–13.</w:t>
      </w:r>
    </w:p>
    <w:p w14:paraId="46AF81F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5</w:t>
      </w:r>
      <w:r w:rsidRPr="00D25EF2">
        <w:rPr>
          <w:rFonts w:cs="Times New Roman"/>
          <w:noProof/>
          <w:szCs w:val="24"/>
        </w:rPr>
        <w:t>(1), 31–49. https://doi.org/https://doi.org/10.1002/jrsm.1093</w:t>
      </w:r>
    </w:p>
    <w:p w14:paraId="561AF5A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Stoll, C. R. T., Izadi, S., Fowler, S., Green, P., Suls, J., &amp; Colditz, G. A. (2019). The value of a second reviewer for study selection in systematic reviews.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10</w:t>
      </w:r>
      <w:r w:rsidRPr="00D25EF2">
        <w:rPr>
          <w:rFonts w:cs="Times New Roman"/>
          <w:noProof/>
          <w:szCs w:val="24"/>
        </w:rPr>
        <w:t>(4), 539–545. https://doi.org/10.1002/jrsm.1369</w:t>
      </w:r>
    </w:p>
    <w:p w14:paraId="634E84E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Syriani, E., David, I., &amp; Kumar, G. (2023). Assessing the Ability of ChatGPT to Screen Articles for Systematic Reviews. </w:t>
      </w:r>
      <w:r w:rsidRPr="00D25EF2">
        <w:rPr>
          <w:rFonts w:cs="Times New Roman"/>
          <w:i/>
          <w:iCs/>
          <w:noProof/>
          <w:szCs w:val="24"/>
        </w:rPr>
        <w:t>ArXiv Preprint ArXiv:2307.06464</w:t>
      </w:r>
      <w:r w:rsidRPr="00D25EF2">
        <w:rPr>
          <w:rFonts w:cs="Times New Roman"/>
          <w:noProof/>
          <w:szCs w:val="24"/>
        </w:rPr>
        <w:t>.</w:t>
      </w:r>
    </w:p>
    <w:p w14:paraId="564D29BE"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Thomsen, M. K., Seerup, J. K., Dietrichson, J., Bondebjerg, A., &amp; Viinholt, B. C. A. (2022). PROTOCOL: Testing frequency and student achievement: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(1), e1212. https://doi.org/https://doi.org/10.1002/cl2.1212</w:t>
      </w:r>
    </w:p>
    <w:p w14:paraId="6947551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Tipton, E., &amp; Pustejovsky, J. E. (2015). Small-sample adjustments for tests of moderators and model fit using robust variance estimation in meta-regression. </w:t>
      </w:r>
      <w:r w:rsidRPr="00D25EF2">
        <w:rPr>
          <w:rFonts w:cs="Times New Roman"/>
          <w:i/>
          <w:iCs/>
          <w:noProof/>
          <w:szCs w:val="24"/>
        </w:rPr>
        <w:t>Journal of Educational and Behavioral Statistics</w:t>
      </w:r>
      <w:r w:rsidRPr="00D25EF2">
        <w:rPr>
          <w:rFonts w:cs="Times New Roman"/>
          <w:noProof/>
          <w:szCs w:val="24"/>
        </w:rPr>
        <w:t xml:space="preserve">, </w:t>
      </w:r>
      <w:r w:rsidRPr="00D25EF2">
        <w:rPr>
          <w:rFonts w:cs="Times New Roman"/>
          <w:i/>
          <w:iCs/>
          <w:noProof/>
          <w:szCs w:val="24"/>
        </w:rPr>
        <w:t>40</w:t>
      </w:r>
      <w:r w:rsidRPr="00D25EF2">
        <w:rPr>
          <w:rFonts w:cs="Times New Roman"/>
          <w:noProof/>
          <w:szCs w:val="24"/>
        </w:rPr>
        <w:t>(6), 604–634. https://doi.org/10.3102/1076998615606099</w:t>
      </w:r>
    </w:p>
    <w:p w14:paraId="7097F88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Valentine, J. C. (2009). Judging the quality of primary research. </w:t>
      </w:r>
      <w:r w:rsidRPr="00D25EF2">
        <w:rPr>
          <w:rFonts w:cs="Times New Roman"/>
          <w:i/>
          <w:iCs/>
          <w:noProof/>
          <w:szCs w:val="24"/>
        </w:rPr>
        <w:t>The Handbook of Research Synthesis and Meta-Analysis</w:t>
      </w:r>
      <w:r w:rsidRPr="00D25EF2">
        <w:rPr>
          <w:rFonts w:cs="Times New Roman"/>
          <w:noProof/>
          <w:szCs w:val="24"/>
        </w:rPr>
        <w:t xml:space="preserve">, </w:t>
      </w:r>
      <w:r w:rsidRPr="00D25EF2">
        <w:rPr>
          <w:rFonts w:cs="Times New Roman"/>
          <w:i/>
          <w:iCs/>
          <w:noProof/>
          <w:szCs w:val="24"/>
        </w:rPr>
        <w:t>2</w:t>
      </w:r>
      <w:r w:rsidRPr="00D25EF2">
        <w:rPr>
          <w:rFonts w:cs="Times New Roman"/>
          <w:noProof/>
          <w:szCs w:val="24"/>
        </w:rPr>
        <w:t>, 129–146.</w:t>
      </w:r>
    </w:p>
    <w:p w14:paraId="1125E3C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D25EF2">
        <w:rPr>
          <w:rFonts w:cs="Times New Roman"/>
          <w:i/>
          <w:iCs/>
          <w:noProof/>
          <w:szCs w:val="24"/>
        </w:rPr>
        <w:t>Nature Machine Intelligence</w:t>
      </w:r>
      <w:r w:rsidRPr="00D25EF2">
        <w:rPr>
          <w:rFonts w:cs="Times New Roman"/>
          <w:noProof/>
          <w:szCs w:val="24"/>
        </w:rPr>
        <w:t xml:space="preserve">, </w:t>
      </w:r>
      <w:r w:rsidRPr="00D25EF2">
        <w:rPr>
          <w:rFonts w:cs="Times New Roman"/>
          <w:i/>
          <w:iCs/>
          <w:noProof/>
          <w:szCs w:val="24"/>
        </w:rPr>
        <w:t>3</w:t>
      </w:r>
      <w:r w:rsidRPr="00D25EF2">
        <w:rPr>
          <w:rFonts w:cs="Times New Roman"/>
          <w:noProof/>
          <w:szCs w:val="24"/>
        </w:rPr>
        <w:t>(2), 125–133.</w:t>
      </w:r>
    </w:p>
    <w:p w14:paraId="759F2A1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Vembye, M. H. (2024). </w:t>
      </w:r>
      <w:r w:rsidRPr="00D25EF2">
        <w:rPr>
          <w:rFonts w:cs="Times New Roman"/>
          <w:i/>
          <w:iCs/>
          <w:noProof/>
          <w:szCs w:val="24"/>
        </w:rPr>
        <w:t>AIscreenR: AI screening tools for systematic reviews.</w:t>
      </w:r>
      <w:r w:rsidRPr="00D25EF2">
        <w:rPr>
          <w:rFonts w:cs="Times New Roman"/>
          <w:noProof/>
          <w:szCs w:val="24"/>
        </w:rPr>
        <w:t xml:space="preserve"> (R package version 0.0.1). https://mikkelvembye.github.io/AIscreenR/</w:t>
      </w:r>
    </w:p>
    <w:p w14:paraId="761DCEE6"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Viechtbauer, W. (2010). Conducting meta-analyses in R with the metafor package. </w:t>
      </w:r>
      <w:r w:rsidRPr="00D25EF2">
        <w:rPr>
          <w:rFonts w:cs="Times New Roman"/>
          <w:i/>
          <w:iCs/>
          <w:noProof/>
          <w:szCs w:val="24"/>
        </w:rPr>
        <w:t>Journal of Statistical Software</w:t>
      </w:r>
      <w:r w:rsidRPr="00D25EF2">
        <w:rPr>
          <w:rFonts w:cs="Times New Roman"/>
          <w:noProof/>
          <w:szCs w:val="24"/>
        </w:rPr>
        <w:t xml:space="preserve">, </w:t>
      </w:r>
      <w:r w:rsidRPr="00D25EF2">
        <w:rPr>
          <w:rFonts w:cs="Times New Roman"/>
          <w:i/>
          <w:iCs/>
          <w:noProof/>
          <w:szCs w:val="24"/>
        </w:rPr>
        <w:t>36</w:t>
      </w:r>
      <w:r w:rsidRPr="00D25EF2">
        <w:rPr>
          <w:rFonts w:cs="Times New Roman"/>
          <w:noProof/>
          <w:szCs w:val="24"/>
        </w:rPr>
        <w:t>(3), 1–48. https://doi.org/10.18637/jss.v036.i03</w:t>
      </w:r>
    </w:p>
    <w:p w14:paraId="7097502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lastRenderedPageBreak/>
        <w:t xml:space="preserve">Viechtbauer, W. (2022). </w:t>
      </w:r>
      <w:r w:rsidRPr="00D25EF2">
        <w:rPr>
          <w:rFonts w:cs="Times New Roman"/>
          <w:i/>
          <w:iCs/>
          <w:noProof/>
          <w:szCs w:val="24"/>
        </w:rPr>
        <w:t>Miller (1978)</w:t>
      </w:r>
      <w:r w:rsidRPr="00D25EF2">
        <w:rPr>
          <w:rFonts w:cs="Times New Roman"/>
          <w:noProof/>
          <w:szCs w:val="24"/>
        </w:rPr>
        <w:t>. https://www.metafor-project.org/doku.php/analyses:miller1978?s[]=proportion</w:t>
      </w:r>
    </w:p>
    <w:p w14:paraId="77EAD91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Wang, Z., Nayfeh, T., Tetzlaff, J., O’Blenis, P., &amp; Murad, M. H. (2020). Error rates of human reviewers during abstract screening in systematic reviews. </w:t>
      </w:r>
      <w:r w:rsidRPr="00D25EF2">
        <w:rPr>
          <w:rFonts w:cs="Times New Roman"/>
          <w:i/>
          <w:iCs/>
          <w:noProof/>
          <w:szCs w:val="24"/>
        </w:rPr>
        <w:t>PloS One</w:t>
      </w:r>
      <w:r w:rsidRPr="00D25EF2">
        <w:rPr>
          <w:rFonts w:cs="Times New Roman"/>
          <w:noProof/>
          <w:szCs w:val="24"/>
        </w:rPr>
        <w:t xml:space="preserve">, </w:t>
      </w:r>
      <w:r w:rsidRPr="00D25EF2">
        <w:rPr>
          <w:rFonts w:cs="Times New Roman"/>
          <w:i/>
          <w:iCs/>
          <w:noProof/>
          <w:szCs w:val="24"/>
        </w:rPr>
        <w:t>15</w:t>
      </w:r>
      <w:r w:rsidRPr="00D25EF2">
        <w:rPr>
          <w:rFonts w:cs="Times New Roman"/>
          <w:noProof/>
          <w:szCs w:val="24"/>
        </w:rPr>
        <w:t>(1), e0227742.</w:t>
      </w:r>
    </w:p>
    <w:p w14:paraId="0796F0A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rPr>
      </w:pPr>
      <w:r w:rsidRPr="00D25EF2">
        <w:rPr>
          <w:rFonts w:cs="Times New Roman"/>
          <w:noProof/>
          <w:szCs w:val="24"/>
        </w:rPr>
        <w:t xml:space="preserve">Westgate, M. J. (2019). revtools: An R package to support article screening for evidence synthesis.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10</w:t>
      </w:r>
      <w:r w:rsidRPr="00D25EF2">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4D3C3D" w:rsidRPr="008862B2" w:rsidRDefault="004D3C3D"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4D3C3D" w:rsidRPr="008862B2" w:rsidRDefault="004D3C3D"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4D3C3D" w:rsidRDefault="004D3C3D"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4D3C3D" w:rsidRPr="008862B2" w:rsidRDefault="004D3C3D" w:rsidP="008862B2">
                            <w:pPr>
                              <w:spacing w:after="0" w:line="276" w:lineRule="auto"/>
                              <w:jc w:val="both"/>
                              <w:rPr>
                                <w:i/>
                                <w:szCs w:val="20"/>
                                <w:lang w:val="en-US"/>
                              </w:rPr>
                            </w:pPr>
                          </w:p>
                          <w:p w14:paraId="25A6ACA9" w14:textId="449749C1" w:rsidR="004D3C3D" w:rsidRPr="008862B2" w:rsidRDefault="004D3C3D"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4D3C3D" w:rsidRPr="008862B2" w:rsidRDefault="004D3C3D"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4D3C3D" w:rsidRDefault="004D3C3D"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4D3C3D" w:rsidRPr="008862B2" w:rsidRDefault="004D3C3D" w:rsidP="008862B2">
                            <w:pPr>
                              <w:spacing w:after="0" w:line="276" w:lineRule="auto"/>
                              <w:jc w:val="both"/>
                              <w:rPr>
                                <w:i/>
                                <w:szCs w:val="20"/>
                                <w:lang w:val="en-US"/>
                              </w:rPr>
                            </w:pPr>
                          </w:p>
                          <w:p w14:paraId="08CC28F7" w14:textId="47DA2D8F" w:rsidR="004D3C3D" w:rsidRPr="008862B2" w:rsidRDefault="004D3C3D"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4D3C3D" w:rsidRPr="008862B2" w:rsidRDefault="004D3C3D"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4D3C3D" w:rsidRDefault="004D3C3D"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4D3C3D" w:rsidRPr="008862B2" w:rsidRDefault="004D3C3D" w:rsidP="008862B2">
                            <w:pPr>
                              <w:spacing w:after="0" w:line="276" w:lineRule="auto"/>
                              <w:jc w:val="both"/>
                              <w:rPr>
                                <w:i/>
                                <w:szCs w:val="20"/>
                                <w:lang w:val="en-US"/>
                              </w:rPr>
                            </w:pPr>
                          </w:p>
                          <w:p w14:paraId="04BADFA4" w14:textId="241FBE96" w:rsidR="004D3C3D" w:rsidRPr="008862B2" w:rsidRDefault="004D3C3D"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4D3C3D" w:rsidRPr="008862B2" w:rsidRDefault="004D3C3D"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4D3C3D" w:rsidRPr="008862B2" w:rsidRDefault="004D3C3D"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4D3C3D" w:rsidRPr="00BD4892" w:rsidRDefault="004D3C3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4D3C3D" w:rsidRPr="008862B2" w:rsidRDefault="004D3C3D"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4D3C3D" w:rsidRPr="008862B2" w:rsidRDefault="004D3C3D"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4D3C3D" w:rsidRDefault="004D3C3D"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4D3C3D" w:rsidRPr="008862B2" w:rsidRDefault="004D3C3D" w:rsidP="008862B2">
                      <w:pPr>
                        <w:spacing w:after="0" w:line="276" w:lineRule="auto"/>
                        <w:jc w:val="both"/>
                        <w:rPr>
                          <w:i/>
                          <w:szCs w:val="20"/>
                          <w:lang w:val="en-US"/>
                        </w:rPr>
                      </w:pPr>
                    </w:p>
                    <w:p w14:paraId="25A6ACA9" w14:textId="449749C1" w:rsidR="004D3C3D" w:rsidRPr="008862B2" w:rsidRDefault="004D3C3D"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4D3C3D" w:rsidRPr="008862B2" w:rsidRDefault="004D3C3D"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4D3C3D" w:rsidRDefault="004D3C3D"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4D3C3D" w:rsidRPr="008862B2" w:rsidRDefault="004D3C3D" w:rsidP="008862B2">
                      <w:pPr>
                        <w:spacing w:after="0" w:line="276" w:lineRule="auto"/>
                        <w:jc w:val="both"/>
                        <w:rPr>
                          <w:i/>
                          <w:szCs w:val="20"/>
                          <w:lang w:val="en-US"/>
                        </w:rPr>
                      </w:pPr>
                    </w:p>
                    <w:p w14:paraId="08CC28F7" w14:textId="47DA2D8F" w:rsidR="004D3C3D" w:rsidRPr="008862B2" w:rsidRDefault="004D3C3D"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4D3C3D" w:rsidRPr="008862B2" w:rsidRDefault="004D3C3D"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4D3C3D" w:rsidRDefault="004D3C3D"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4D3C3D" w:rsidRPr="008862B2" w:rsidRDefault="004D3C3D" w:rsidP="008862B2">
                      <w:pPr>
                        <w:spacing w:after="0" w:line="276" w:lineRule="auto"/>
                        <w:jc w:val="both"/>
                        <w:rPr>
                          <w:i/>
                          <w:szCs w:val="20"/>
                          <w:lang w:val="en-US"/>
                        </w:rPr>
                      </w:pPr>
                    </w:p>
                    <w:p w14:paraId="04BADFA4" w14:textId="241FBE96" w:rsidR="004D3C3D" w:rsidRPr="008862B2" w:rsidRDefault="004D3C3D"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4D3C3D" w:rsidRPr="008862B2" w:rsidRDefault="004D3C3D"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4D3C3D" w:rsidRPr="008862B2" w:rsidRDefault="004D3C3D"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4D3C3D" w:rsidRPr="00BD4892" w:rsidRDefault="004D3C3D">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4D3C3D" w:rsidRPr="008862B2" w:rsidRDefault="004D3C3D"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4D3C3D" w:rsidRPr="008862B2" w:rsidRDefault="004D3C3D"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4D3C3D" w:rsidRDefault="004D3C3D"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4D3C3D" w:rsidRPr="008862B2" w:rsidRDefault="004D3C3D" w:rsidP="009E1F10">
                            <w:pPr>
                              <w:spacing w:after="0"/>
                              <w:jc w:val="both"/>
                              <w:rPr>
                                <w:i/>
                                <w:szCs w:val="20"/>
                                <w:lang w:val="en-US"/>
                              </w:rPr>
                            </w:pPr>
                          </w:p>
                          <w:p w14:paraId="72889149" w14:textId="77777777" w:rsidR="004D3C3D" w:rsidRPr="008862B2" w:rsidRDefault="004D3C3D"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4D3C3D" w:rsidRPr="008862B2" w:rsidRDefault="004D3C3D"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4D3C3D" w:rsidRPr="008862B2" w:rsidRDefault="004D3C3D"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4D3C3D" w:rsidRPr="00BD4892" w:rsidRDefault="004D3C3D"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4D3C3D" w:rsidRPr="008862B2" w:rsidRDefault="004D3C3D"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4D3C3D" w:rsidRPr="008862B2" w:rsidRDefault="004D3C3D"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4D3C3D" w:rsidRDefault="004D3C3D"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4D3C3D" w:rsidRPr="008862B2" w:rsidRDefault="004D3C3D" w:rsidP="009E1F10">
                      <w:pPr>
                        <w:spacing w:after="0"/>
                        <w:jc w:val="both"/>
                        <w:rPr>
                          <w:i/>
                          <w:szCs w:val="20"/>
                          <w:lang w:val="en-US"/>
                        </w:rPr>
                      </w:pPr>
                    </w:p>
                    <w:p w14:paraId="72889149" w14:textId="77777777" w:rsidR="004D3C3D" w:rsidRPr="008862B2" w:rsidRDefault="004D3C3D"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4D3C3D" w:rsidRPr="008862B2" w:rsidRDefault="004D3C3D"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4D3C3D" w:rsidRPr="008862B2" w:rsidRDefault="004D3C3D"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4D3C3D" w:rsidRPr="00BD4892" w:rsidRDefault="004D3C3D"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rsidSect="001F2F21">
      <w:headerReference w:type="even" r:id="rId16"/>
      <w:headerReference w:type="default" r:id="rId17"/>
      <w:footerReference w:type="even" r:id="rId18"/>
      <w:footerReference w:type="default" r:id="rId19"/>
      <w:headerReference w:type="first" r:id="rId20"/>
      <w:footerReference w:type="firs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8-16T08:22:00Z" w:initials="MHV">
    <w:p w14:paraId="2B271DED" w14:textId="59EF9FC6" w:rsidR="00C17C89" w:rsidRDefault="00C17C89">
      <w:pPr>
        <w:pStyle w:val="CommentText"/>
      </w:pPr>
      <w:r>
        <w:rPr>
          <w:rStyle w:val="CommentReference"/>
        </w:rPr>
        <w:annotationRef/>
      </w:r>
      <w:r>
        <w:t>Must eventually be rewritten</w:t>
      </w:r>
    </w:p>
  </w:comment>
  <w:comment w:id="2" w:author="Julian Christensen" w:date="2024-08-12T12:49:00Z" w:initials="JC">
    <w:p w14:paraId="42F5E47F" w14:textId="46DB5DDA" w:rsidR="004D3C3D" w:rsidRDefault="004D3C3D">
      <w:pPr>
        <w:pStyle w:val="CommentText"/>
      </w:pPr>
      <w:r>
        <w:rPr>
          <w:rStyle w:val="CommentReference"/>
        </w:rPr>
        <w:annotationRef/>
      </w:r>
      <w:r>
        <w:t>Jeg tænker fint, at denne fodnote kan undværes</w:t>
      </w:r>
    </w:p>
  </w:comment>
  <w:comment w:id="1" w:author="Mikkel Helding Vembye" w:date="2024-08-19T06:51:00Z" w:initials="MHV">
    <w:p w14:paraId="1BB217FA" w14:textId="7F012671" w:rsidR="00A57647" w:rsidRDefault="00A57647">
      <w:pPr>
        <w:pStyle w:val="CommentText"/>
      </w:pPr>
      <w:r>
        <w:rPr>
          <w:rStyle w:val="CommentReference"/>
        </w:rPr>
        <w:annotationRef/>
      </w:r>
      <w:r>
        <w:t>Enig. Den er slettet</w:t>
      </w:r>
    </w:p>
  </w:comment>
  <w:comment w:id="3" w:author="Julian Christensen" w:date="2024-08-09T10:37:00Z" w:initials="JC">
    <w:p w14:paraId="37C89441" w14:textId="77777777" w:rsidR="00D25EF2" w:rsidRDefault="00D25EF2" w:rsidP="00D25EF2">
      <w:pPr>
        <w:pStyle w:val="CommentText"/>
      </w:pPr>
      <w:r>
        <w:rPr>
          <w:rStyle w:val="CommentReference"/>
        </w:rPr>
        <w:annotationRef/>
      </w:r>
      <w:r>
        <w:t>Jeg har flyttet denne fodnote som følge af anden revision – I må råbe højt, hvis det er helt off…</w:t>
      </w:r>
    </w:p>
  </w:comment>
  <w:comment w:id="4" w:author="Mikkel Helding Vembye" w:date="2024-08-19T10:33:00Z" w:initials="MHV">
    <w:p w14:paraId="1C03A625" w14:textId="748ACD1B" w:rsidR="00925EC6" w:rsidRDefault="00925EC6">
      <w:pPr>
        <w:pStyle w:val="CommentText"/>
      </w:pPr>
      <w:r>
        <w:rPr>
          <w:rStyle w:val="CommentReference"/>
        </w:rPr>
        <w:annotationRef/>
      </w:r>
      <w:r>
        <w:t>Det er så fint</w:t>
      </w:r>
    </w:p>
  </w:comment>
  <w:comment w:id="5" w:author="Julian Christensen" w:date="2024-08-08T11:38:00Z" w:initials="JC">
    <w:p w14:paraId="41B1F252" w14:textId="77777777" w:rsidR="00D25EF2" w:rsidRPr="0024028C" w:rsidRDefault="00D25EF2" w:rsidP="00D25EF2">
      <w:pPr>
        <w:pStyle w:val="CommentText"/>
      </w:pPr>
      <w:r>
        <w:rPr>
          <w:rStyle w:val="CommentReference"/>
        </w:rPr>
        <w:annotationRef/>
      </w:r>
      <w:r>
        <w:t xml:space="preserve">Jeg har her været lidt brutal med leen, idet jeg har fjernet paragraffen og tabellen vedrørende ”levels of automation”-heuristikken. Jeg vurderede, at det var nogle relevante betragtninger, men at de ikke var nødvendige ift. at formidle vores kernebidrag (det var en lidt teoretisk detour fra/framing af hovedfortællingen), og pladsbesparelsen ved en fjernelse er ret stor, også givet at vi fjerner en hel tabel. Jeg har dog fuld forståelse for, hvis I (eller du, Mikkel) mener det bør bevares, og i så fald skal du bare afvise ændringen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t>Bemærk at ændringen har konsekvenser for tabelnumre gennem hele artiklen og at der derfor skal konsekvensjusteres i alle tabellernes numre hvis ændringen bevares.</w:t>
      </w:r>
    </w:p>
  </w:comment>
  <w:comment w:id="6" w:author="Mikkel Helding Vembye" w:date="2024-08-19T10:33:00Z" w:initials="MHV">
    <w:p w14:paraId="44B971C8" w14:textId="3F46E5DC" w:rsidR="00925EC6" w:rsidRDefault="00925EC6">
      <w:pPr>
        <w:pStyle w:val="CommentText"/>
      </w:pPr>
      <w:r>
        <w:rPr>
          <w:rStyle w:val="CommentReference"/>
        </w:rPr>
        <w:annotationRef/>
      </w:r>
      <w:r>
        <w:t>Det er så fint. TAK!</w:t>
      </w:r>
    </w:p>
  </w:comment>
  <w:comment w:id="7" w:author="Julian Christensen" w:date="2024-08-09T19:18:00Z" w:initials="JC">
    <w:p w14:paraId="743C50CA" w14:textId="39935509" w:rsidR="004D3C3D" w:rsidRDefault="004D3C3D">
      <w:pPr>
        <w:pStyle w:val="CommentText"/>
      </w:pPr>
      <w:r>
        <w:rPr>
          <w:rStyle w:val="CommentReference"/>
        </w:rPr>
        <w:annotationRef/>
      </w:r>
      <w:r>
        <w:t>Jeg har lagt op til at slette afsnit 2 (”Related work”), herunder underafsnit 2.1. (”What we do differently”), og tilføje paragraffen her i indledningen i stedet. Særligt pointerne i afsnit 2.1 (”What we do differently”) fremkommer således naturligt undervejs i andre dele af af artiklen (korrigér endelig, hvis jeg tager fejl) og det virkede således en anelse repetitivt, også at have pointerne i et selvstændigt afsnit. Ved at fjerne afsnit 2 og 2.1 opnås en ret stor pladsbesparelse, jf. Terris bekymring.</w:t>
      </w:r>
      <w:r>
        <w:br/>
      </w:r>
      <w:r>
        <w:br/>
        <w:t>Jeg er – som ovenfor vedr. ”levels of automation”-heuristikken – klar over, at det er et drastisk move, og I må endelig sige til (og afvise mine ændringsforslag) hvis I finder ændringen uhensigtsmæssig.</w:t>
      </w:r>
    </w:p>
  </w:comment>
  <w:comment w:id="10" w:author="Julian Christensen" w:date="2024-08-09T11:57:00Z" w:initials="JC">
    <w:p w14:paraId="27A7E3FA" w14:textId="4799C28C" w:rsidR="004D3C3D" w:rsidRDefault="004D3C3D">
      <w:pPr>
        <w:pStyle w:val="CommentText"/>
      </w:pPr>
      <w:r>
        <w:rPr>
          <w:rStyle w:val="CommentReference"/>
        </w:rPr>
        <w:annotationRef/>
      </w:r>
      <w:r>
        <w:t>Jeg har formuleret denne fodnote baseret på forskellige oplysninger i det slettede ”related work” afsnit. Tjek gerne, at udlægningen er korrekt (er det korrekt, at Syriani et al. og Guo et al. ikke har delt andre former for replikationsmateriale)…</w:t>
      </w:r>
    </w:p>
  </w:comment>
  <w:comment w:id="11" w:author="Julian Christensen" w:date="2024-08-12T13:26:00Z" w:initials="JC">
    <w:p w14:paraId="6432007A" w14:textId="724C7373" w:rsidR="004D3C3D" w:rsidRDefault="004D3C3D" w:rsidP="00DB6430">
      <w:pPr>
        <w:pStyle w:val="CommentText"/>
      </w:pPr>
      <w:r>
        <w:rPr>
          <w:rStyle w:val="CommentReference"/>
        </w:rPr>
        <w:annotationRef/>
      </w:r>
      <w:r>
        <w:t>OBS: Jeg har som sagt lagt op til at slette afsnit 2 (”Related work”), herunder underafsnit 2.1. (”What we do differently”), og i stedet indsætte en paragraf om eksisterende undersøgelser ovenfor. Denne ændring har implikationer for afsnitsnummerereingen gennem hele resten af artiklen, som vil skulle implementeres hvis I køber ændringsforslaget. ”Section 3” her vil altså skulle hedde section 2, section 4 vil skulle hedde section 3 osv., hvis I køber ændringsforslaget.</w:t>
      </w:r>
    </w:p>
  </w:comment>
  <w:comment w:id="12" w:author="Mikkel Helding Vembye" w:date="2024-08-19T10:10:00Z" w:initials="MHV">
    <w:p w14:paraId="27F76659" w14:textId="0D707B52" w:rsidR="00BB68DB" w:rsidRDefault="00BB68DB">
      <w:pPr>
        <w:pStyle w:val="CommentText"/>
      </w:pPr>
      <w:r>
        <w:rPr>
          <w:rStyle w:val="CommentReference"/>
        </w:rPr>
        <w:annotationRef/>
      </w:r>
      <w:r>
        <w:t>Det er så fint</w:t>
      </w:r>
    </w:p>
  </w:comment>
  <w:comment w:id="450" w:author="Julian Christensen" w:date="2024-08-14T13:05:00Z" w:initials="JC">
    <w:p w14:paraId="0FC11533" w14:textId="027DFDEA" w:rsidR="004D3C3D" w:rsidRDefault="004D3C3D">
      <w:pPr>
        <w:pStyle w:val="CommentText"/>
      </w:pPr>
      <w:r>
        <w:rPr>
          <w:rStyle w:val="CommentReference"/>
        </w:rPr>
        <w:annotationRef/>
      </w:r>
      <w:r>
        <w:t>Jeg bliver ved med at undre mig lidt over den her term – kalder de det også for ”classifier experiments” i de andre studier? (Har prøvet at kigge i Syriani et al og i Guo et al uden at kunne finde det)</w:t>
      </w:r>
    </w:p>
  </w:comment>
  <w:comment w:id="507" w:author="Julian Christensen" w:date="2024-08-14T13:15:00Z" w:initials="JC">
    <w:p w14:paraId="4117E67A" w14:textId="65C4027C" w:rsidR="004D3C3D" w:rsidRDefault="004D3C3D">
      <w:pPr>
        <w:pStyle w:val="CommentText"/>
      </w:pPr>
      <w:r>
        <w:rPr>
          <w:rStyle w:val="CommentReference"/>
        </w:rPr>
        <w:annotationRef/>
      </w:r>
      <w:r>
        <w:t xml:space="preserve">Jeg vil foreslå, at vi sletter disse to linjer. Jeg tænker således </w:t>
      </w:r>
      <w:r w:rsidRPr="007A4493">
        <w:rPr>
          <w:i/>
        </w:rPr>
        <w:t>ikke</w:t>
      </w:r>
      <w:r>
        <w:t xml:space="preserve"> at vi kan sige så meget om ”if and to what extent” GPT-</w:t>
      </w:r>
      <w:r w:rsidRPr="007A4493">
        <w:rPr>
          <w:rFonts w:cs="Times New Roman"/>
        </w:rPr>
        <w:t>screening</w:t>
      </w:r>
      <w:r>
        <w:rPr>
          <w:rFonts w:cs="Times New Roman"/>
        </w:rPr>
        <w:t>er</w:t>
      </w:r>
      <w:r w:rsidRPr="007A4493">
        <w:rPr>
          <w:rFonts w:cs="Times New Roman"/>
        </w:rPr>
        <w:t xml:space="preserve"> </w:t>
      </w:r>
      <w:r>
        <w:rPr>
          <w:rFonts w:cs="Times New Roman"/>
        </w:rPr>
        <w:t>er</w:t>
      </w:r>
      <w:r w:rsidRPr="007A4493">
        <w:rPr>
          <w:rFonts w:cs="Times New Roman"/>
        </w:rPr>
        <w:t xml:space="preserve"> </w:t>
      </w:r>
      <w:r>
        <w:rPr>
          <w:rFonts w:cs="Times New Roman"/>
        </w:rPr>
        <w:t>”</w:t>
      </w:r>
      <w:r w:rsidRPr="007A4493">
        <w:rPr>
          <w:rFonts w:cs="Times New Roman"/>
        </w:rPr>
        <w:t>sensitive to data imbalances</w:t>
      </w:r>
      <w:r>
        <w:t xml:space="preserve">”, givet at vi jo ikke tester betydningen af variation på den uafhængige variabel (graden af ubalance i dataene)? </w:t>
      </w:r>
    </w:p>
  </w:comment>
  <w:comment w:id="533" w:author="Julian Christensen" w:date="2024-08-14T13:22:00Z" w:initials="JC">
    <w:p w14:paraId="7E1A07AC" w14:textId="40E2B9B1" w:rsidR="004D3C3D" w:rsidRDefault="004D3C3D">
      <w:pPr>
        <w:pStyle w:val="CommentText"/>
      </w:pPr>
      <w:r>
        <w:rPr>
          <w:rStyle w:val="CommentReference"/>
        </w:rPr>
        <w:annotationRef/>
      </w:r>
      <w:r>
        <w:t>Vil der ikke blot skulle stå Filges et al her?</w:t>
      </w:r>
    </w:p>
  </w:comment>
  <w:comment w:id="580" w:author="Julian Christensen" w:date="2024-08-14T13:39:00Z" w:initials="JC">
    <w:p w14:paraId="35412C57" w14:textId="39022C96" w:rsidR="004D3C3D" w:rsidRDefault="004D3C3D">
      <w:pPr>
        <w:pStyle w:val="CommentText"/>
      </w:pPr>
      <w:r>
        <w:rPr>
          <w:rStyle w:val="CommentReference"/>
        </w:rPr>
        <w:annotationRef/>
      </w:r>
      <w:r>
        <w:t>Er subtle det rigtige ord?</w:t>
      </w:r>
    </w:p>
  </w:comment>
  <w:comment w:id="736" w:author="Julian Christensen" w:date="2024-08-14T14:39:00Z" w:initials="JC">
    <w:p w14:paraId="0597636C" w14:textId="649EB840" w:rsidR="004D3C3D" w:rsidRDefault="004D3C3D">
      <w:pPr>
        <w:pStyle w:val="CommentText"/>
      </w:pPr>
      <w:r>
        <w:rPr>
          <w:rStyle w:val="CommentReference"/>
        </w:rPr>
        <w:annotationRef/>
      </w:r>
      <w:r>
        <w:t>Har sat disse værdier ind da jeg antager, at det har været dette der har været tilfældet (jf. også vores benchmark-anbefalinger til, hvornår man bør og ikke bør anvende GPT-modeller til TAB screening) men tjek lige at det er rigtigt.</w:t>
      </w:r>
      <w:r>
        <w:br/>
      </w:r>
      <w:r>
        <w:br/>
        <w:t>I øvrigt: Blev denne kalibrering foretaget med anvendelse af én model, eller blev der kalibreret indtil det fungerede i begge de to GPT-modeller?</w:t>
      </w:r>
    </w:p>
  </w:comment>
  <w:comment w:id="756" w:author="Julian Christensen" w:date="2024-08-14T14:51:00Z" w:initials="JC">
    <w:p w14:paraId="3119CAC0" w14:textId="69A3E67E" w:rsidR="004D3C3D" w:rsidRPr="0075660D" w:rsidRDefault="004D3C3D">
      <w:pPr>
        <w:pStyle w:val="CommentText"/>
      </w:pPr>
      <w:r>
        <w:rPr>
          <w:rStyle w:val="CommentReference"/>
        </w:rPr>
        <w:annotationRef/>
      </w:r>
      <w:r>
        <w:t>Hvad blev der af nr. 4?</w:t>
      </w:r>
    </w:p>
  </w:comment>
  <w:comment w:id="931" w:author="Julian Christensen" w:date="2024-08-14T15:41:00Z" w:initials="JC">
    <w:p w14:paraId="78781BA2" w14:textId="549F4B87" w:rsidR="004D3C3D" w:rsidRDefault="004D3C3D">
      <w:pPr>
        <w:pStyle w:val="CommentText"/>
      </w:pPr>
      <w:r>
        <w:rPr>
          <w:rStyle w:val="CommentReference"/>
        </w:rPr>
        <w:annotationRef/>
      </w:r>
      <w:r>
        <w:t>Dette kan vi kun spekulere over, og under alle omstændigheder er det ikke en del af vores hovedhistorie, så derfor vil jeg foreslå at vi sletter det – alternativt sætter det i en fodnote…</w:t>
      </w:r>
    </w:p>
  </w:comment>
  <w:comment w:id="989" w:author="Julian Christensen" w:date="2024-08-15T10:56:00Z" w:initials="JC">
    <w:p w14:paraId="40C80D01" w14:textId="109CEF6B" w:rsidR="004D3C3D" w:rsidRDefault="004D3C3D">
      <w:pPr>
        <w:pStyle w:val="CommentText"/>
      </w:pPr>
      <w:r>
        <w:rPr>
          <w:rStyle w:val="CommentReference"/>
        </w:rPr>
        <w:annotationRef/>
      </w:r>
      <w:r>
        <w:t>Bemærk: Jeg har ændret fra procent til andele i hele paperet (undtagen et enkelt citat, da vi jo ikke skal ændre i citater) – dette af hensyn til overensstemmelse med formlerne i afsnit 3.1</w:t>
      </w:r>
    </w:p>
  </w:comment>
  <w:comment w:id="1052" w:author="Julian Christensen" w:date="2024-08-14T16:05:00Z" w:initials="JC">
    <w:p w14:paraId="141FF7F6" w14:textId="1EBDD423" w:rsidR="004D3C3D" w:rsidRDefault="004D3C3D">
      <w:pPr>
        <w:pStyle w:val="CommentText"/>
      </w:pPr>
      <w:r>
        <w:rPr>
          <w:rStyle w:val="CommentReference"/>
        </w:rPr>
        <w:annotationRef/>
      </w:r>
      <w:r>
        <w:t>Kan vi fjerne ”Percent” i venstre side? (Da det jo ikke er procenter, der er tale om)</w:t>
      </w:r>
      <w:r>
        <w:br/>
      </w:r>
      <w:r>
        <w:br/>
        <w:t>Og er der en særlig grund til at vi kun viser de tre performance-mål og ikke alle fire?</w:t>
      </w:r>
    </w:p>
  </w:comment>
  <w:comment w:id="1101" w:author="Julian Christensen" w:date="2024-08-15T11:02:00Z" w:initials="JC">
    <w:p w14:paraId="47BE8A8E" w14:textId="77777777" w:rsidR="004D3C3D" w:rsidRDefault="004D3C3D">
      <w:pPr>
        <w:pStyle w:val="CommentText"/>
      </w:pPr>
      <w:r>
        <w:rPr>
          <w:rStyle w:val="CommentReference"/>
        </w:rPr>
        <w:annotationRef/>
      </w:r>
      <w:r>
        <w:t>Jeg har kortet denne opsamling en del ned, idet der var flere pointer jeg ikke tænker, vores undersøgelse kan bære, og pointer som jeg mener, hører bedre hjemme i den afsluttende diskussion. Jeg har opsummeret de fjernede pointer + mine tanker nedenfor:</w:t>
      </w:r>
    </w:p>
    <w:p w14:paraId="7B86F98E" w14:textId="77777777" w:rsidR="004D3C3D" w:rsidRDefault="004D3C3D">
      <w:pPr>
        <w:pStyle w:val="CommentText"/>
      </w:pPr>
    </w:p>
    <w:p w14:paraId="71A12583" w14:textId="03725B65" w:rsidR="004D3C3D" w:rsidRDefault="004D3C3D" w:rsidP="00E644EB">
      <w:pPr>
        <w:pStyle w:val="CommentText"/>
        <w:numPr>
          <w:ilvl w:val="0"/>
          <w:numId w:val="10"/>
        </w:numPr>
      </w:pPr>
      <w:r w:rsidRPr="00E644EB">
        <w:rPr>
          <w:lang w:val="en-US"/>
        </w:rPr>
        <w:t>”Second,</w:t>
      </w:r>
      <w:r>
        <w:rPr>
          <w:lang w:val="en-US"/>
        </w:rPr>
        <w:t xml:space="preserve"> and in contrast with the performance of classical semi-automated screening tools </w:t>
      </w:r>
      <w:r>
        <w:rPr>
          <w:lang w:val="en-US"/>
        </w:rPr>
        <w:fldChar w:fldCharType="begin" w:fldLock="1"/>
      </w:r>
      <w:r>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DE061E">
        <w:rPr>
          <w:noProof/>
          <w:lang w:val="en-US"/>
        </w:rPr>
        <w:t>(König et al., 2023)</w:t>
      </w:r>
      <w:r>
        <w:rPr>
          <w:lang w:val="en-US"/>
        </w:rPr>
        <w:fldChar w:fldCharType="end"/>
      </w:r>
      <w:r>
        <w:rPr>
          <w:lang w:val="en-US"/>
        </w:rPr>
        <w:t>, we partially found that GPT API models are not sensitive to imbalanced data and partially that the GPT-4 API models are capable of reaching recall values close to 1.</w:t>
      </w:r>
      <w:r>
        <w:rPr>
          <w:rStyle w:val="CommentReference"/>
          <w:lang w:val="en-US"/>
        </w:rPr>
        <w:t xml:space="preserve">” </w:t>
      </w:r>
      <w:r w:rsidRPr="00E644EB">
        <w:rPr>
          <w:rStyle w:val="CommentReference"/>
          <w:i/>
        </w:rPr>
        <w:t xml:space="preserve">JUCH: </w:t>
      </w:r>
      <w:r w:rsidRPr="00E644EB">
        <w:rPr>
          <w:i/>
        </w:rPr>
        <w:t xml:space="preserve"> Denne konklusion har jeg det skidt med – altså, for at konkludere </w:t>
      </w:r>
      <w:r>
        <w:rPr>
          <w:i/>
        </w:rPr>
        <w:t>på, om</w:t>
      </w:r>
      <w:r w:rsidRPr="00E644EB">
        <w:rPr>
          <w:i/>
        </w:rPr>
        <w:t xml:space="preserve"> modellerne </w:t>
      </w:r>
      <w:r>
        <w:rPr>
          <w:i/>
        </w:rPr>
        <w:t>(</w:t>
      </w:r>
      <w:r w:rsidRPr="00E644EB">
        <w:rPr>
          <w:i/>
        </w:rPr>
        <w:t>ikke</w:t>
      </w:r>
      <w:r>
        <w:rPr>
          <w:i/>
        </w:rPr>
        <w:t>)</w:t>
      </w:r>
      <w:r w:rsidRPr="00E644EB">
        <w:rPr>
          <w:i/>
        </w:rPr>
        <w:t xml:space="preserve"> er ”sensitive to imbalanced data” så kræver det vel at vi laver en systematisk test med varierende niveauer af ubalance. Jeg kan godt købe del 2 af konklusionen – at der kan opnås recall-værdier tæt på 1 – men det er vel fint </w:t>
      </w:r>
      <w:r>
        <w:rPr>
          <w:i/>
        </w:rPr>
        <w:t>dækket</w:t>
      </w:r>
      <w:r w:rsidRPr="00E644EB">
        <w:rPr>
          <w:i/>
        </w:rPr>
        <w:t xml:space="preserve"> af den første konklusion (”GPT API models can work as highly reliable and independent second screeners”)?</w:t>
      </w:r>
      <w:r>
        <w:rPr>
          <w:i/>
        </w:rPr>
        <w:br/>
      </w:r>
    </w:p>
    <w:p w14:paraId="6B0F526C" w14:textId="3B2D0CD7" w:rsidR="004D3C3D" w:rsidRPr="00CF08B6" w:rsidRDefault="004D3C3D" w:rsidP="00E644EB">
      <w:pPr>
        <w:pStyle w:val="CommentText"/>
        <w:numPr>
          <w:ilvl w:val="0"/>
          <w:numId w:val="10"/>
        </w:numPr>
        <w:rPr>
          <w:i/>
        </w:rPr>
      </w:pPr>
      <w:r>
        <w:rPr>
          <w:lang w:val="en-US"/>
        </w:rPr>
        <w:t>“</w:t>
      </w:r>
      <w:r w:rsidRPr="00CF08B6">
        <w:rPr>
          <w:lang w:val="en-US"/>
        </w:rPr>
        <w:t>Third</w:t>
      </w:r>
      <w:r>
        <w:rPr>
          <w:lang w:val="en-US"/>
        </w:rPr>
        <w:t xml:space="preserve">, since we used the AIscreenR software </w:t>
      </w:r>
      <w:r>
        <w:rPr>
          <w:lang w:val="en-US"/>
        </w:rPr>
        <w:fldChar w:fldCharType="begin" w:fldLock="1"/>
      </w:r>
      <w:r>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Pr>
          <w:lang w:val="en-US"/>
        </w:rPr>
        <w:fldChar w:fldCharType="separate"/>
      </w:r>
      <w:r w:rsidRPr="008240F6">
        <w:rPr>
          <w:noProof/>
          <w:lang w:val="en-US"/>
        </w:rPr>
        <w:t>(Vembye, 2024)</w:t>
      </w:r>
      <w:r>
        <w:rPr>
          <w:lang w:val="en-US"/>
        </w:rPr>
        <w:fldChar w:fldCharType="end"/>
      </w:r>
      <w:r>
        <w:rPr>
          <w:lang w:val="en-US"/>
        </w:rPr>
        <w:t xml:space="preserve"> to conduct all classifier experiments, we feel confident to conclude that the software works as expected. Hence, we believe that reviewers can </w:t>
      </w:r>
      <w:r w:rsidRPr="0077349A">
        <w:rPr>
          <w:lang w:val="en-US"/>
        </w:rPr>
        <w:t>confidently</w:t>
      </w:r>
      <w:r>
        <w:rPr>
          <w:lang w:val="en-US"/>
        </w:rPr>
        <w:t xml:space="preserve"> use this software in high-quality systematic reviews as well.” </w:t>
      </w:r>
      <w:r w:rsidRPr="00CF08B6">
        <w:rPr>
          <w:i/>
        </w:rPr>
        <w:t xml:space="preserve">JUCH: </w:t>
      </w:r>
      <w:r>
        <w:rPr>
          <w:i/>
        </w:rPr>
        <w:t>Dette er en vigtig pointe, men jeg tænker mindst lige så fint den kan bringes frem andetsteds i paperet. Jeg har integreret pointen i afsnit 8.</w:t>
      </w:r>
      <w:r>
        <w:rPr>
          <w:i/>
        </w:rPr>
        <w:br/>
      </w:r>
    </w:p>
    <w:p w14:paraId="3B8D92E6" w14:textId="475ED0E2" w:rsidR="004D3C3D" w:rsidRPr="004343E8" w:rsidRDefault="004D3C3D" w:rsidP="004343E8">
      <w:pPr>
        <w:pStyle w:val="CommentText"/>
        <w:numPr>
          <w:ilvl w:val="0"/>
          <w:numId w:val="10"/>
        </w:numPr>
        <w:rPr>
          <w:i/>
        </w:rPr>
      </w:pPr>
      <w:r>
        <w:rPr>
          <w:lang w:val="en-US"/>
        </w:rPr>
        <w:t>“</w:t>
      </w:r>
      <w:r w:rsidRPr="00CF08B6">
        <w:rPr>
          <w:lang w:val="en-US"/>
        </w:rPr>
        <w:t>Fourth</w:t>
      </w:r>
      <w:r>
        <w:rPr>
          <w:lang w:val="en-US"/>
        </w:rPr>
        <w:t xml:space="preserve">, our results suggest that the GPT API models are not always as prompt-sensitive as suggested in previous evaluations </w:t>
      </w:r>
      <w:r>
        <w:rPr>
          <w:lang w:val="en-US"/>
        </w:rPr>
        <w:fldChar w:fldCharType="begin" w:fldLock="1"/>
      </w:r>
      <w:r>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w:instrText>
      </w:r>
      <w:r w:rsidRPr="004D3C3D">
        <w:instrText>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w:instrText>
      </w:r>
      <w:r w:rsidRPr="00CF08B6">
        <w:instrText>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Pr>
          <w:lang w:val="en-US"/>
        </w:rPr>
        <w:fldChar w:fldCharType="separate"/>
      </w:r>
      <w:r w:rsidRPr="00CF08B6">
        <w:rPr>
          <w:noProof/>
        </w:rPr>
        <w:t>(Gargari et al., 2024)</w:t>
      </w:r>
      <w:r>
        <w:rPr>
          <w:lang w:val="en-US"/>
        </w:rPr>
        <w:fldChar w:fldCharType="end"/>
      </w:r>
      <w:r w:rsidRPr="00CF08B6">
        <w:t>.”</w:t>
      </w:r>
      <w:r>
        <w:t xml:space="preserve"> </w:t>
      </w:r>
      <w:r>
        <w:rPr>
          <w:i/>
        </w:rPr>
        <w:t>JUCH</w:t>
      </w:r>
      <w:r w:rsidRPr="00CF08B6">
        <w:rPr>
          <w:i/>
        </w:rPr>
        <w:t>: Det tænker jeg ikke vi kan konkludere på baggrund af vores resultater??</w:t>
      </w:r>
      <w:r w:rsidRPr="004343E8">
        <w:rPr>
          <w:rFonts w:cs="Times New Roman"/>
        </w:rPr>
        <w:br/>
      </w:r>
    </w:p>
    <w:p w14:paraId="4B861EEA" w14:textId="4BD10954" w:rsidR="004D3C3D" w:rsidRPr="00CF08B6" w:rsidRDefault="004D3C3D" w:rsidP="00E644EB">
      <w:pPr>
        <w:pStyle w:val="CommentText"/>
        <w:numPr>
          <w:ilvl w:val="0"/>
          <w:numId w:val="10"/>
        </w:numPr>
        <w:rPr>
          <w:i/>
        </w:rPr>
      </w:pPr>
      <w:r>
        <w:rPr>
          <w:rFonts w:cs="Times New Roman"/>
          <w:lang w:val="en-US"/>
        </w:rPr>
        <w:t>“</w:t>
      </w:r>
      <w:r w:rsidRPr="00CF08B6">
        <w:rPr>
          <w:rFonts w:cs="Times New Roman"/>
          <w:lang w:val="en-US"/>
        </w:rPr>
        <w:t>Finally</w:t>
      </w:r>
      <w:r>
        <w:rPr>
          <w:rFonts w:cs="Times New Roman"/>
          <w:lang w:val="en-US"/>
        </w:rPr>
        <w:t>, we found that i</w:t>
      </w:r>
      <w:r w:rsidRPr="00A449F4">
        <w:rPr>
          <w:rFonts w:cs="Times New Roman"/>
          <w:lang w:val="en-US"/>
        </w:rPr>
        <w:t xml:space="preserve">n some applications, the specificity </w:t>
      </w:r>
      <w:r>
        <w:rPr>
          <w:rFonts w:cs="Times New Roman"/>
          <w:lang w:val="en-US"/>
        </w:rPr>
        <w:t>values</w:t>
      </w:r>
      <w:r w:rsidRPr="00A449F4">
        <w:rPr>
          <w:rFonts w:cs="Times New Roman"/>
          <w:lang w:val="en-US"/>
        </w:rPr>
        <w:t xml:space="preserve"> reached by the </w:t>
      </w:r>
      <w:r>
        <w:rPr>
          <w:rFonts w:cs="Times New Roman"/>
          <w:lang w:val="en-US"/>
        </w:rPr>
        <w:t>GPT</w:t>
      </w:r>
      <w:r w:rsidRPr="00A449F4">
        <w:rPr>
          <w:rFonts w:cs="Times New Roman"/>
          <w:lang w:val="en-US"/>
        </w:rPr>
        <w:t xml:space="preserve">-4 </w:t>
      </w:r>
      <w:r>
        <w:rPr>
          <w:rFonts w:cs="Times New Roman"/>
          <w:lang w:val="en-US"/>
        </w:rPr>
        <w:t xml:space="preserve">API </w:t>
      </w:r>
      <w:r w:rsidRPr="00A449F4">
        <w:rPr>
          <w:rFonts w:cs="Times New Roman"/>
          <w:lang w:val="en-US"/>
        </w:rPr>
        <w:t xml:space="preserve">model can be seen to be </w:t>
      </w:r>
      <w:r>
        <w:rPr>
          <w:rFonts w:cs="Times New Roman"/>
          <w:lang w:val="en-US"/>
        </w:rPr>
        <w:t>o</w:t>
      </w:r>
      <w:r w:rsidRPr="00A449F4">
        <w:rPr>
          <w:rFonts w:cs="Times New Roman"/>
          <w:lang w:val="en-US"/>
        </w:rPr>
        <w:t>n the lower end compared with human screen</w:t>
      </w:r>
      <w:r>
        <w:rPr>
          <w:rFonts w:cs="Times New Roman"/>
          <w:lang w:val="en-US"/>
        </w:rPr>
        <w:t>ers</w:t>
      </w:r>
      <w:r w:rsidRPr="00A449F4">
        <w:rPr>
          <w:rFonts w:cs="Times New Roman"/>
          <w:lang w:val="en-US"/>
        </w:rPr>
        <w:t xml:space="preserve">. Yet, we do not find this to be a major issue when having high recall </w:t>
      </w:r>
      <w:r>
        <w:rPr>
          <w:rFonts w:cs="Times New Roman"/>
          <w:lang w:val="en-US"/>
        </w:rPr>
        <w:t>values</w:t>
      </w:r>
      <w:r w:rsidRPr="00A449F4">
        <w:rPr>
          <w:rFonts w:cs="Times New Roman"/>
          <w:lang w:val="en-US"/>
        </w:rPr>
        <w:t xml:space="preserve"> since this can just be seen as an extra opportunity to double-check </w:t>
      </w:r>
      <w:r>
        <w:rPr>
          <w:rFonts w:cs="Times New Roman"/>
          <w:lang w:val="en-US"/>
        </w:rPr>
        <w:t xml:space="preserve">potentially </w:t>
      </w:r>
      <w:r w:rsidRPr="00A449F4">
        <w:rPr>
          <w:rFonts w:cs="Times New Roman"/>
          <w:lang w:val="en-US"/>
        </w:rPr>
        <w:t>relevant studies</w:t>
      </w:r>
      <w:r>
        <w:rPr>
          <w:rFonts w:cs="Times New Roman"/>
          <w:lang w:val="en-US"/>
        </w:rPr>
        <w:t>,</w:t>
      </w:r>
      <w:r w:rsidRPr="00A449F4">
        <w:rPr>
          <w:rFonts w:cs="Times New Roman"/>
          <w:lang w:val="en-US"/>
        </w:rPr>
        <w:t xml:space="preserve"> </w:t>
      </w:r>
      <w:r>
        <w:rPr>
          <w:rFonts w:cs="Times New Roman"/>
          <w:lang w:val="en-US"/>
        </w:rPr>
        <w:t>t</w:t>
      </w:r>
      <w:r w:rsidRPr="00A449F4">
        <w:rPr>
          <w:rFonts w:cs="Times New Roman"/>
          <w:lang w:val="en-US"/>
        </w:rPr>
        <w:t xml:space="preserve">hus enhancing the </w:t>
      </w:r>
      <w:r>
        <w:rPr>
          <w:rFonts w:cs="Times New Roman"/>
          <w:lang w:val="en-US"/>
        </w:rPr>
        <w:t>chances</w:t>
      </w:r>
      <w:r w:rsidRPr="00A449F4">
        <w:rPr>
          <w:rFonts w:cs="Times New Roman"/>
          <w:lang w:val="en-US"/>
        </w:rPr>
        <w:t xml:space="preserve"> of not overlooking any relevant study records.</w:t>
      </w:r>
      <w:r>
        <w:rPr>
          <w:rFonts w:cs="Times New Roman"/>
          <w:lang w:val="en-US"/>
        </w:rPr>
        <w:t xml:space="preserve">” </w:t>
      </w:r>
      <w:r w:rsidRPr="00CF08B6">
        <w:rPr>
          <w:rFonts w:cs="Times New Roman"/>
          <w:i/>
        </w:rPr>
        <w:t>JUCH: Dette er en god pointe men den fremgår allerede flere steder i paperet, inklusi</w:t>
      </w:r>
      <w:r>
        <w:rPr>
          <w:rFonts w:cs="Times New Roman"/>
          <w:i/>
        </w:rPr>
        <w:t>v meget kort før her (i gennemgangen af eksperiment 3)</w:t>
      </w:r>
      <w:r w:rsidRPr="00CF08B6">
        <w:rPr>
          <w:rFonts w:cs="Times New Roman"/>
        </w:rPr>
        <w:t xml:space="preserve"> </w:t>
      </w:r>
    </w:p>
  </w:comment>
  <w:comment w:id="1149" w:author="Julian Christensen" w:date="2024-08-14T16:30:00Z" w:initials="JC">
    <w:p w14:paraId="4CE385AA" w14:textId="790A7EBF" w:rsidR="004D3C3D" w:rsidRDefault="004D3C3D">
      <w:pPr>
        <w:pStyle w:val="CommentText"/>
      </w:pPr>
      <w:r>
        <w:rPr>
          <w:rStyle w:val="CommentReference"/>
        </w:rPr>
        <w:annotationRef/>
      </w:r>
      <w:r>
        <w:t>OBS OBS OBS: I afsnit 4.2.1 skriver vi, at vi brugte 150 irrelevante studier til vores prompt-kalibrering, så det virker lidt sært nu at skrive ”mindst 200”?</w:t>
      </w:r>
    </w:p>
  </w:comment>
  <w:comment w:id="1150" w:author="Julian Christensen" w:date="2024-08-15T12:41:00Z" w:initials="JC">
    <w:p w14:paraId="449DF241" w14:textId="31A7589A" w:rsidR="004D3C3D" w:rsidRDefault="004D3C3D">
      <w:pPr>
        <w:pStyle w:val="CommentText"/>
      </w:pPr>
      <w:r>
        <w:rPr>
          <w:rStyle w:val="CommentReference"/>
        </w:rPr>
        <w:annotationRef/>
      </w:r>
      <w:r>
        <w:t xml:space="preserve">Jeg tænker, at vi i dette og næste step skal lægge op til en kalibrering, ikke kun af promptets ordlyd, men også af den valgte </w:t>
      </w:r>
      <w:r w:rsidRPr="004343E8">
        <w:rPr>
          <w:i/>
        </w:rPr>
        <w:t>inclusion propability threshold</w:t>
      </w:r>
      <w:r>
        <w:t xml:space="preserve">: </w:t>
      </w:r>
      <w:r>
        <w:br/>
      </w:r>
    </w:p>
    <w:p w14:paraId="53696817" w14:textId="6CC943F3" w:rsidR="004D3C3D" w:rsidRDefault="004D3C3D" w:rsidP="004343E8">
      <w:pPr>
        <w:pStyle w:val="CommentText"/>
        <w:numPr>
          <w:ilvl w:val="0"/>
          <w:numId w:val="10"/>
        </w:numPr>
      </w:pPr>
      <w:r>
        <w:t xml:space="preserve"> I tilfælde hvor hver studie screenes flere gange (a la vores GPT-3.5-baserede screeninger): Hvor stor en andel af screeningerne skal falde ud som ”include” for at et studie kodes som relevant?</w:t>
      </w:r>
      <w:r>
        <w:br/>
      </w:r>
    </w:p>
    <w:p w14:paraId="26E16A84" w14:textId="11A79527" w:rsidR="004D3C3D" w:rsidRDefault="004D3C3D" w:rsidP="004343E8">
      <w:pPr>
        <w:pStyle w:val="CommentText"/>
        <w:numPr>
          <w:ilvl w:val="0"/>
          <w:numId w:val="10"/>
        </w:numPr>
      </w:pPr>
      <w:r>
        <w:t>I tilfælde af multi-prompt screening (a la vores eksperiment 3): Hvor mange af promptene skal give anledning til ”include” før studiet kodes som relevant?</w:t>
      </w:r>
      <w:r>
        <w:br/>
      </w:r>
      <w:r>
        <w:br/>
        <w:t xml:space="preserve">Denne kommentar knytter sig både til tabellen her og den efterfølgende prosa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202" w:author="Julian Christensen" w:date="2024-08-14T16:39:00Z" w:initials="JC">
    <w:p w14:paraId="3CE6ABC2" w14:textId="55EFC2B6" w:rsidR="004D3C3D" w:rsidRDefault="004D3C3D">
      <w:pPr>
        <w:pStyle w:val="CommentText"/>
      </w:pPr>
      <w:r>
        <w:rPr>
          <w:rStyle w:val="CommentReference"/>
        </w:rPr>
        <w:annotationRef/>
      </w:r>
      <w:r>
        <w:t>Som jeg også kommenterede ovenfor, så skriver vi i et tidligere afsnit, at vi selv har brugt 150 irrelevante studier – altså noget færre end de 200…</w:t>
      </w:r>
    </w:p>
  </w:comment>
  <w:comment w:id="1213" w:author="Julian Christensen" w:date="2024-08-14T16:46:00Z" w:initials="JC">
    <w:p w14:paraId="24EC93A0" w14:textId="1508B64A" w:rsidR="004D3C3D" w:rsidRDefault="004D3C3D">
      <w:pPr>
        <w:pStyle w:val="CommentText"/>
      </w:pPr>
      <w:r>
        <w:rPr>
          <w:rStyle w:val="CommentReference"/>
        </w:rPr>
        <w:annotationRef/>
      </w:r>
      <w:r>
        <w:t>Jeg synes vi skal overveje at fjerne beskrivelsen af hierarkisk screening, i og med at vi ikke har anvendt det i vores tests (jf. tabel 4). Det giver en pæn pladsbesparelse og øger fokusset i vores historiefortælling.</w:t>
      </w:r>
    </w:p>
  </w:comment>
  <w:comment w:id="1231" w:author="Julian Christensen" w:date="2024-08-14T16:49:00Z" w:initials="JC">
    <w:p w14:paraId="6EB42C7D" w14:textId="11B6CAA7" w:rsidR="004D3C3D" w:rsidRDefault="004D3C3D">
      <w:pPr>
        <w:pStyle w:val="CommentText"/>
      </w:pPr>
      <w:r>
        <w:rPr>
          <w:rStyle w:val="CommentReference"/>
        </w:rPr>
        <w:annotationRef/>
      </w:r>
      <w:r>
        <w:t xml:space="preserve">Dette bestyrker mig yderligere i, at jeg tænker vi skal slette det om hierarkisk prompting. Det virker således lidt sært at skrive at ”man kunne evt. gøre sådan og sådan, men det har vi ikke gjort og vi vil advare mod at gøre det”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282" w:author="Julian Christensen" w:date="2024-08-14T16:56:00Z" w:initials="JC">
    <w:p w14:paraId="23A83F23" w14:textId="51D6A253" w:rsidR="004D3C3D" w:rsidRDefault="004D3C3D">
      <w:pPr>
        <w:pStyle w:val="CommentText"/>
      </w:pPr>
      <w:r>
        <w:rPr>
          <w:rStyle w:val="CommentReference"/>
        </w:rPr>
        <w:annotationRef/>
      </w:r>
      <w:r w:rsidRPr="003110A9">
        <w:rPr>
          <w:lang w:val="en-US"/>
        </w:rPr>
        <w:t xml:space="preserve">Strider det ikke med et par linjer før, hvor der står at “Recall values between 0.75 and 0.8 may also be accepted, but reviewers should try to increase this performance as much as possible”?? </w:t>
      </w:r>
      <w:r w:rsidRPr="00B80B7A">
        <w:t>(Og er det ikke mere restriktivt end vores anbefalinger I a</w:t>
      </w:r>
      <w:r>
        <w:t>fsnit 3? Vi skal virkelig være sikre på, at vores anbefalinger ikke er forskellige på tværs af paperets afsnit)</w:t>
      </w:r>
    </w:p>
  </w:comment>
  <w:comment w:id="1332" w:author="Julian Christensen" w:date="2024-08-15T08:55:00Z" w:initials="JC">
    <w:p w14:paraId="342BF342" w14:textId="0D2B0AF1" w:rsidR="004D3C3D" w:rsidRDefault="004D3C3D">
      <w:pPr>
        <w:pStyle w:val="CommentText"/>
      </w:pPr>
      <w:r>
        <w:rPr>
          <w:rStyle w:val="CommentReference"/>
        </w:rPr>
        <w:annotationRef/>
      </w:r>
      <w:r>
        <w:t xml:space="preserve">Vil det være muligt at indsætte en reference til noget materiale om, hvad dét vil sige?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271DED" w15:done="0"/>
  <w15:commentEx w15:paraId="42F5E47F" w15:done="1"/>
  <w15:commentEx w15:paraId="1BB217FA" w15:paraIdParent="42F5E47F" w15:done="1"/>
  <w15:commentEx w15:paraId="37C89441" w15:done="1"/>
  <w15:commentEx w15:paraId="1C03A625" w15:paraIdParent="37C89441" w15:done="1"/>
  <w15:commentEx w15:paraId="41B1F252" w15:done="1"/>
  <w15:commentEx w15:paraId="44B971C8" w15:paraIdParent="41B1F252" w15:done="1"/>
  <w15:commentEx w15:paraId="743C50CA" w15:done="1"/>
  <w15:commentEx w15:paraId="27A7E3FA" w15:done="1"/>
  <w15:commentEx w15:paraId="6432007A" w15:done="1"/>
  <w15:commentEx w15:paraId="27F76659" w15:paraIdParent="6432007A" w15:done="1"/>
  <w15:commentEx w15:paraId="0FC11533" w15:done="0"/>
  <w15:commentEx w15:paraId="4117E67A" w15:done="0"/>
  <w15:commentEx w15:paraId="7E1A07AC" w15:done="0"/>
  <w15:commentEx w15:paraId="35412C57" w15:done="0"/>
  <w15:commentEx w15:paraId="0597636C" w15:done="0"/>
  <w15:commentEx w15:paraId="3119CAC0" w15:done="0"/>
  <w15:commentEx w15:paraId="78781BA2" w15:done="0"/>
  <w15:commentEx w15:paraId="40C80D01" w15:done="0"/>
  <w15:commentEx w15:paraId="141FF7F6" w15:done="0"/>
  <w15:commentEx w15:paraId="4B861EEA" w15:done="0"/>
  <w15:commentEx w15:paraId="4CE385AA" w15:done="0"/>
  <w15:commentEx w15:paraId="26E16A84" w15:done="0"/>
  <w15:commentEx w15:paraId="3CE6ABC2" w15:done="0"/>
  <w15:commentEx w15:paraId="24EC93A0" w15:done="0"/>
  <w15:commentEx w15:paraId="6EB42C7D" w15:done="0"/>
  <w15:commentEx w15:paraId="23A83F23" w15:done="0"/>
  <w15:commentEx w15:paraId="342BF3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271DED" w16cid:durableId="2A698AB5"/>
  <w16cid:commentId w16cid:paraId="1BB217FA" w16cid:durableId="2A6D69F3"/>
  <w16cid:commentId w16cid:paraId="37C89441" w16cid:durableId="2A606FF5"/>
  <w16cid:commentId w16cid:paraId="1C03A625" w16cid:durableId="2A6D9DFB"/>
  <w16cid:commentId w16cid:paraId="41B1F252" w16cid:durableId="2A6D8056"/>
  <w16cid:commentId w16cid:paraId="44B971C8" w16cid:durableId="2A6D9E06"/>
  <w16cid:commentId w16cid:paraId="743C50CA" w16cid:durableId="2A60EA0D"/>
  <w16cid:commentId w16cid:paraId="27A7E3FA" w16cid:durableId="2A6082B6"/>
  <w16cid:commentId w16cid:paraId="6432007A" w16cid:durableId="2A648BFF"/>
  <w16cid:commentId w16cid:paraId="27F76659" w16cid:durableId="2A6D987C"/>
  <w16cid:commentId w16cid:paraId="0FC11533" w16cid:durableId="2A672A1A"/>
  <w16cid:commentId w16cid:paraId="4117E67A" w16cid:durableId="2A672C84"/>
  <w16cid:commentId w16cid:paraId="7E1A07AC" w16cid:durableId="2A672E2E"/>
  <w16cid:commentId w16cid:paraId="35412C57" w16cid:durableId="2A673220"/>
  <w16cid:commentId w16cid:paraId="0597636C" w16cid:durableId="2A674037"/>
  <w16cid:commentId w16cid:paraId="3119CAC0" w16cid:durableId="2A6742F8"/>
  <w16cid:commentId w16cid:paraId="78781BA2" w16cid:durableId="2A674E9A"/>
  <w16cid:commentId w16cid:paraId="40C80D01" w16cid:durableId="2A685D7A"/>
  <w16cid:commentId w16cid:paraId="141FF7F6" w16cid:durableId="2A675463"/>
  <w16cid:commentId w16cid:paraId="4B861EEA" w16cid:durableId="2A685EDE"/>
  <w16cid:commentId w16cid:paraId="4CE385AA" w16cid:durableId="2A675A1D"/>
  <w16cid:commentId w16cid:paraId="26E16A84" w16cid:durableId="2A6875EE"/>
  <w16cid:commentId w16cid:paraId="3CE6ABC2" w16cid:durableId="2A675C5A"/>
  <w16cid:commentId w16cid:paraId="24EC93A0" w16cid:durableId="2A675DCE"/>
  <w16cid:commentId w16cid:paraId="6EB42C7D" w16cid:durableId="2A675E84"/>
  <w16cid:commentId w16cid:paraId="23A83F23" w16cid:durableId="2A676050"/>
  <w16cid:commentId w16cid:paraId="342BF342" w16cid:durableId="2A6841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50E89" w14:textId="77777777" w:rsidR="009F036A" w:rsidRDefault="009F036A" w:rsidP="00E22B11">
      <w:pPr>
        <w:spacing w:after="0" w:line="240" w:lineRule="auto"/>
      </w:pPr>
      <w:r>
        <w:separator/>
      </w:r>
    </w:p>
  </w:endnote>
  <w:endnote w:type="continuationSeparator" w:id="0">
    <w:p w14:paraId="68881C79" w14:textId="77777777" w:rsidR="009F036A" w:rsidRDefault="009F036A"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AB0EA" w14:textId="77777777" w:rsidR="00925EC6" w:rsidRDefault="00925E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4D3C3D" w:rsidRDefault="004D3C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4D3C3D" w:rsidRDefault="004D3C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22D86" w14:textId="77777777" w:rsidR="00925EC6" w:rsidRDefault="00925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DBDDC" w14:textId="77777777" w:rsidR="009F036A" w:rsidRDefault="009F036A" w:rsidP="00E22B11">
      <w:pPr>
        <w:spacing w:after="0" w:line="240" w:lineRule="auto"/>
      </w:pPr>
      <w:r>
        <w:separator/>
      </w:r>
    </w:p>
  </w:footnote>
  <w:footnote w:type="continuationSeparator" w:id="0">
    <w:p w14:paraId="761C237E" w14:textId="77777777" w:rsidR="009F036A" w:rsidRDefault="009F036A" w:rsidP="00E22B11">
      <w:pPr>
        <w:spacing w:after="0" w:line="240" w:lineRule="auto"/>
      </w:pPr>
      <w:r>
        <w:continuationSeparator/>
      </w:r>
    </w:p>
  </w:footnote>
  <w:footnote w:id="1">
    <w:p w14:paraId="24EC5FE0" w14:textId="77777777" w:rsidR="00D25EF2" w:rsidRPr="007340E8" w:rsidRDefault="00D25EF2" w:rsidP="00D25EF2">
      <w:pPr>
        <w:pStyle w:val="FootnoteText"/>
        <w:jc w:val="both"/>
        <w:rPr>
          <w:lang w:val="en-US"/>
        </w:rPr>
      </w:pPr>
      <w:r w:rsidRPr="000D35BD">
        <w:rPr>
          <w:rStyle w:val="FootnoteReference"/>
        </w:rPr>
        <w:footnoteRef/>
      </w:r>
      <w:r w:rsidRPr="007340E8">
        <w:rPr>
          <w:lang w:val="en-US"/>
        </w:rPr>
        <w:t xml:space="preserve"> To </w:t>
      </w:r>
      <w:r>
        <w:rPr>
          <w:lang w:val="en-US"/>
        </w:rPr>
        <w:t>alleviate</w:t>
      </w:r>
      <w:r w:rsidRPr="007340E8">
        <w:rPr>
          <w:lang w:val="en-US"/>
        </w:rPr>
        <w:t xml:space="preserv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DE061E">
        <w:rPr>
          <w:noProof/>
          <w:lang w:val="en-US"/>
        </w:rPr>
        <w:t>(Boetje &amp; van de Schoot, 2024)</w:t>
      </w:r>
      <w:r>
        <w:fldChar w:fldCharType="end"/>
      </w:r>
      <w:r w:rsidRPr="007340E8">
        <w:rPr>
          <w:lang w:val="en-US"/>
        </w:rPr>
        <w:t xml:space="preserve">. However, this framework </w:t>
      </w:r>
      <w:r>
        <w:rPr>
          <w:lang w:val="en-US"/>
        </w:rPr>
        <w:t>has not yet</w:t>
      </w:r>
      <w:r w:rsidRPr="007340E8">
        <w:rPr>
          <w:lang w:val="en-US"/>
        </w:rPr>
        <w:t xml:space="preserve"> been thouroughly enough test</w:t>
      </w:r>
      <w:r>
        <w:rPr>
          <w:lang w:val="en-US"/>
        </w:rPr>
        <w:t>ed</w:t>
      </w:r>
      <w:r w:rsidRPr="007340E8">
        <w:rPr>
          <w:lang w:val="en-US"/>
        </w:rPr>
        <w:t xml:space="preserve"> to know if the SAFE procedure allows reviewers to detect all relevant studies </w:t>
      </w:r>
      <w:r>
        <w:rPr>
          <w:lang w:val="en-US"/>
        </w:rPr>
        <w:t>using</w:t>
      </w:r>
      <w:r w:rsidRPr="007340E8">
        <w:rPr>
          <w:lang w:val="en-US"/>
        </w:rPr>
        <w:t xml:space="preserve"> machine learning algoritms in</w:t>
      </w:r>
      <w:r>
        <w:rPr>
          <w:lang w:val="en-US"/>
        </w:rPr>
        <w:t>cluded</w:t>
      </w:r>
      <w:r w:rsidRPr="007340E8">
        <w:rPr>
          <w:lang w:val="en-US"/>
        </w:rPr>
        <w:t xml:space="preserve"> in screening softwares</w:t>
      </w:r>
      <w:r>
        <w:rPr>
          <w:lang w:val="en-US"/>
        </w:rPr>
        <w:t>,</w:t>
      </w:r>
      <w:r w:rsidRPr="007340E8">
        <w:rPr>
          <w:lang w:val="en-US"/>
        </w:rPr>
        <w:t xml:space="preserve"> such as ASReview</w:t>
      </w:r>
      <w:r>
        <w:rPr>
          <w:lang w:val="en-US"/>
        </w:rPr>
        <w:t xml:space="preserve">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Pr>
          <w:lang w:val="en-US"/>
        </w:rPr>
        <w:fldChar w:fldCharType="separate"/>
      </w:r>
      <w:r w:rsidRPr="00A57647">
        <w:rPr>
          <w:noProof/>
          <w:lang w:val="en-US"/>
        </w:rPr>
        <w:t>(Van De Schoot et al., 2021)</w:t>
      </w:r>
      <w:r>
        <w:rPr>
          <w:lang w:val="en-US"/>
        </w:rPr>
        <w:fldChar w:fldCharType="end"/>
      </w:r>
      <w:r w:rsidRPr="007340E8">
        <w:rPr>
          <w:lang w:val="en-US"/>
        </w:rPr>
        <w:t xml:space="preserve">.  </w:t>
      </w:r>
    </w:p>
  </w:footnote>
  <w:footnote w:id="2">
    <w:p w14:paraId="547BB04B" w14:textId="4C131978" w:rsidR="004D3C3D" w:rsidRPr="007332FC" w:rsidRDefault="004D3C3D" w:rsidP="003B5FB3">
      <w:pPr>
        <w:pStyle w:val="FootnoteText"/>
        <w:rPr>
          <w:lang w:val="en-US"/>
        </w:rPr>
      </w:pPr>
      <w:r w:rsidRPr="000D35BD">
        <w:rPr>
          <w:rStyle w:val="FootnoteReference"/>
        </w:rPr>
        <w:footnoteRef/>
      </w:r>
      <w:r w:rsidRPr="007332FC">
        <w:rPr>
          <w:lang w:val="en-US"/>
        </w:rPr>
        <w:t xml:space="preserve"> </w:t>
      </w:r>
      <w:r w:rsidR="00D25EF2">
        <w:rPr>
          <w:lang w:val="en-US"/>
        </w:rPr>
        <w:t>Note, that they used t</w:t>
      </w:r>
      <w:r>
        <w:rPr>
          <w:lang w:val="en-US"/>
        </w:rPr>
        <w:t>he gpt-3.5-turbo-0301</w:t>
      </w:r>
      <w:r w:rsidRPr="007332FC">
        <w:rPr>
          <w:lang w:val="en-US"/>
        </w:rPr>
        <w:t xml:space="preserve"> model </w:t>
      </w:r>
      <w:r w:rsidR="00D25EF2">
        <w:rPr>
          <w:lang w:val="en-US"/>
        </w:rPr>
        <w:t>which has</w:t>
      </w:r>
      <w:r>
        <w:rPr>
          <w:lang w:val="en-US"/>
        </w:rPr>
        <w:t xml:space="preserve"> </w:t>
      </w:r>
      <w:r w:rsidRPr="007332FC">
        <w:rPr>
          <w:lang w:val="en-US"/>
        </w:rPr>
        <w:t>been deprecated</w:t>
      </w:r>
      <w:r>
        <w:rPr>
          <w:lang w:val="en-US"/>
        </w:rPr>
        <w:t>.</w:t>
      </w:r>
      <w:r w:rsidRPr="007332FC">
        <w:rPr>
          <w:lang w:val="en-US"/>
        </w:rPr>
        <w:t xml:space="preserve"> </w:t>
      </w:r>
    </w:p>
  </w:footnote>
  <w:footnote w:id="3">
    <w:p w14:paraId="73C9E22D" w14:textId="77777777" w:rsidR="004D3C3D" w:rsidRPr="007332FC" w:rsidRDefault="004D3C3D" w:rsidP="003B5FB3">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4">
    <w:p w14:paraId="0A090FEE" w14:textId="161114CD" w:rsidR="004D3C3D" w:rsidRPr="00374991" w:rsidRDefault="004D3C3D">
      <w:pPr>
        <w:pStyle w:val="FootnoteText"/>
        <w:rPr>
          <w:lang w:val="en-US"/>
        </w:rPr>
      </w:pPr>
      <w:r>
        <w:rPr>
          <w:rStyle w:val="FootnoteReference"/>
        </w:rPr>
        <w:footnoteRef/>
      </w:r>
      <w:r w:rsidRPr="005D6FBB">
        <w:t xml:space="preserve"> </w:t>
      </w:r>
      <w:r w:rsidRPr="00BB68DB">
        <w:t xml:space="preserve">Syriani et al. </w:t>
      </w:r>
      <w:r>
        <w:fldChar w:fldCharType="begin" w:fldLock="1"/>
      </w:r>
      <w:r w:rsidRPr="00BB68DB">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fldChar w:fldCharType="separate"/>
      </w:r>
      <w:r w:rsidRPr="00BB68DB">
        <w:rPr>
          <w:noProof/>
        </w:rPr>
        <w:t>(2023)</w:t>
      </w:r>
      <w:r>
        <w:fldChar w:fldCharType="end"/>
      </w:r>
      <w:r>
        <w:t xml:space="preserve">, </w:t>
      </w:r>
      <w:r w:rsidRPr="00AB5B4D">
        <w:t xml:space="preserve">Guo et al. </w:t>
      </w:r>
      <w:r w:rsidRPr="00AB5B4D">
        <w:rPr>
          <w:lang w:val="en-US"/>
        </w:rPr>
        <w:fldChar w:fldCharType="begin" w:fldLock="1"/>
      </w:r>
      <w:r w:rsidRPr="00AB5B4D">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Pr="00AB5B4D">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Pr="00AB5B4D">
        <w:rPr>
          <w:lang w:val="en-US"/>
        </w:rPr>
        <w:fldChar w:fldCharType="separate"/>
      </w:r>
      <w:r w:rsidRPr="00AB5B4D">
        <w:rPr>
          <w:noProof/>
          <w:lang w:val="en-US"/>
        </w:rPr>
        <w:t>(2024)</w:t>
      </w:r>
      <w:r w:rsidRPr="00AB5B4D">
        <w:fldChar w:fldCharType="end"/>
      </w:r>
      <w:r w:rsidRPr="00BB68DB">
        <w:rPr>
          <w:lang w:val="en-US"/>
        </w:rPr>
        <w:t xml:space="preserve">, and </w:t>
      </w:r>
      <w:r w:rsidRPr="00AB5B4D">
        <w:rPr>
          <w:lang w:val="en-US"/>
        </w:rPr>
        <w:t>G</w:t>
      </w:r>
      <w:r w:rsidRPr="00AB5B4D">
        <w:t xml:space="preserve">argari et al. </w:t>
      </w:r>
      <w:r w:rsidRPr="00AB5B4D">
        <w:rPr>
          <w:lang w:val="en-US"/>
        </w:rPr>
        <w:fldChar w:fldCharType="begin" w:fldLock="1"/>
      </w:r>
      <w:r w:rsidRPr="00AB5B4D">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Pr="00AB5B4D">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Pr="00AB5B4D">
        <w:rPr>
          <w:lang w:val="en-US"/>
        </w:rPr>
        <w:fldChar w:fldCharType="separate"/>
      </w:r>
      <w:r w:rsidRPr="00AB5B4D">
        <w:rPr>
          <w:noProof/>
          <w:lang w:val="en-US"/>
        </w:rPr>
        <w:t>(2024)</w:t>
      </w:r>
      <w:r w:rsidRPr="00AB5B4D">
        <w:fldChar w:fldCharType="end"/>
      </w:r>
      <w:r w:rsidRPr="00BB68DB">
        <w:rPr>
          <w:lang w:val="en-US"/>
        </w:rPr>
        <w:t xml:space="preserve"> did all use Python to access</w:t>
      </w:r>
      <w:r>
        <w:rPr>
          <w:lang w:val="en-US"/>
        </w:rPr>
        <w:t xml:space="preserve"> the</w:t>
      </w:r>
      <w:r w:rsidRPr="00BB68DB">
        <w:rPr>
          <w:lang w:val="en-US"/>
        </w:rPr>
        <w:t xml:space="preserve"> GPT API models</w:t>
      </w:r>
      <w:r>
        <w:rPr>
          <w:lang w:val="en-US"/>
        </w:rPr>
        <w:t xml:space="preserve">. </w:t>
      </w:r>
      <w:r w:rsidRPr="00AB5B4D">
        <w:rPr>
          <w:lang w:val="en-US"/>
        </w:rPr>
        <w:t>While</w:t>
      </w:r>
      <w:r w:rsidRPr="00BB68DB">
        <w:rPr>
          <w:lang w:val="en-US"/>
        </w:rPr>
        <w:t xml:space="preserve"> the former two did not share replic</w:t>
      </w:r>
      <w:r>
        <w:rPr>
          <w:lang w:val="en-US"/>
        </w:rPr>
        <w:t>ation</w:t>
      </w:r>
      <w:r w:rsidRPr="00BB68DB">
        <w:rPr>
          <w:lang w:val="en-US"/>
        </w:rPr>
        <w:t xml:space="preserve"> materials</w:t>
      </w:r>
      <w:r>
        <w:rPr>
          <w:lang w:val="en-US"/>
        </w:rPr>
        <w:t>,</w:t>
      </w:r>
      <w:r w:rsidRPr="00AB5B4D">
        <w:rPr>
          <w:lang w:val="en-US"/>
        </w:rPr>
        <w:t xml:space="preserve"> G</w:t>
      </w:r>
      <w:r w:rsidRPr="00BB68DB">
        <w:rPr>
          <w:lang w:val="en-US"/>
        </w:rPr>
        <w:t xml:space="preserve">argari et al. </w:t>
      </w:r>
      <w:r w:rsidRPr="00AB5B4D">
        <w:rPr>
          <w:lang w:val="en-US"/>
        </w:rPr>
        <w:fldChar w:fldCharType="begin" w:fldLock="1"/>
      </w:r>
      <w:r w:rsidRPr="00BB68DB">
        <w:rPr>
          <w:lang w:val="en-US"/>
        </w:rPr>
        <w:instrText xml:space="preserve">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w:instrText>
      </w:r>
      <w:r w:rsidRPr="00AB5B4D">
        <w:instrText>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Pr="00AB5B4D">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Pr="00AB5B4D">
        <w:rPr>
          <w:lang w:val="en-US"/>
        </w:rPr>
        <w:fldChar w:fldCharType="separate"/>
      </w:r>
      <w:r w:rsidRPr="00AB5B4D">
        <w:rPr>
          <w:noProof/>
          <w:lang w:val="en-US"/>
        </w:rPr>
        <w:t>(2024)</w:t>
      </w:r>
      <w:r w:rsidRPr="00AB5B4D">
        <w:rPr>
          <w:lang w:val="en-US"/>
        </w:rPr>
        <w:fldChar w:fldCharType="end"/>
      </w:r>
      <w:r>
        <w:rPr>
          <w:lang w:val="en-US"/>
        </w:rPr>
        <w:t xml:space="preserve"> </w:t>
      </w:r>
      <w:r w:rsidRPr="00BB68DB">
        <w:rPr>
          <w:lang w:val="en-US"/>
        </w:rPr>
        <w:t>shared their codes, thereby allowing others to replicate their workflow</w:t>
      </w:r>
      <w:r>
        <w:rPr>
          <w:lang w:val="en-US"/>
        </w:rPr>
        <w:t xml:space="preserve"> (though, requiring rather advanced Python coding skills). </w:t>
      </w:r>
    </w:p>
  </w:footnote>
  <w:footnote w:id="5">
    <w:p w14:paraId="4B74E683" w14:textId="77777777" w:rsidR="004D3C3D" w:rsidRPr="00956AF7" w:rsidRDefault="004D3C3D" w:rsidP="00D4382A">
      <w:pPr>
        <w:pStyle w:val="FootnoteText"/>
        <w:rPr>
          <w:ins w:id="131" w:author="Julian Christensen" w:date="2024-08-13T15:13:00Z"/>
          <w:lang w:val="en-US"/>
        </w:rPr>
      </w:pPr>
      <w:ins w:id="132" w:author="Julian Christensen" w:date="2024-08-13T15:13:00Z">
        <w:r>
          <w:rPr>
            <w:rStyle w:val="FootnoteReference"/>
          </w:rPr>
          <w:footnoteRef/>
        </w:r>
        <w:r w:rsidRPr="00956AF7">
          <w:rPr>
            <w:lang w:val="en-US"/>
          </w:rPr>
          <w:t xml:space="preserve"> </w:t>
        </w:r>
        <w:r>
          <w:rPr>
            <w:lang w:val="en-US"/>
          </w:rPr>
          <w:t xml:space="preserve">We did not use double arcsine transformation </w:t>
        </w:r>
        <w:r>
          <w:rPr>
            <w:lang w:val="en-US"/>
          </w:rPr>
          <w:fldChar w:fldCharType="begin" w:fldLock="1"/>
        </w:r>
        <w:r>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Pr>
            <w:lang w:val="en-US"/>
          </w:rPr>
          <w:fldChar w:fldCharType="separate"/>
        </w:r>
        <w:r w:rsidRPr="00DE061E">
          <w:rPr>
            <w:noProof/>
            <w:lang w:val="en-US"/>
          </w:rPr>
          <w:t>(Doi &amp; Xu, 2021)</w:t>
        </w:r>
        <w:r>
          <w:rPr>
            <w:lang w:val="en-US"/>
          </w:rPr>
          <w:fldChar w:fldCharType="end"/>
        </w:r>
        <w:r>
          <w:rPr>
            <w:lang w:val="en-US"/>
          </w:rPr>
          <w:t xml:space="preserve"> due to the inadequate properties of the back transformation of this measure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DE061E">
          <w:rPr>
            <w:rFonts w:eastAsiaTheme="minorEastAsia"/>
            <w:noProof/>
            <w:lang w:val="en-US"/>
          </w:rPr>
          <w:t>(Röver &amp; Friede, 2022; Schwarzer et al., 2019)</w:t>
        </w:r>
        <w:r>
          <w:rPr>
            <w:rFonts w:eastAsiaTheme="minorEastAsia"/>
            <w:lang w:val="en-US"/>
          </w:rPr>
          <w:fldChar w:fldCharType="end"/>
        </w:r>
        <w:r>
          <w:rPr>
            <w:rFonts w:eastAsiaTheme="minorEastAsia"/>
            <w:lang w:val="en-US"/>
          </w:rPr>
          <w:t>.</w:t>
        </w:r>
      </w:ins>
    </w:p>
  </w:footnote>
  <w:footnote w:id="6">
    <w:p w14:paraId="0EB7112B" w14:textId="77777777" w:rsidR="004D3C3D" w:rsidRPr="001B338C" w:rsidRDefault="004D3C3D" w:rsidP="00586638">
      <w:pPr>
        <w:spacing w:after="0" w:line="360" w:lineRule="auto"/>
        <w:jc w:val="both"/>
        <w:rPr>
          <w:sz w:val="20"/>
          <w:lang w:val="en-US"/>
        </w:rPr>
      </w:pPr>
      <w:r>
        <w:rPr>
          <w:rStyle w:val="FootnoteReference"/>
        </w:rPr>
        <w:footnoteRef/>
      </w:r>
      <w:r w:rsidRPr="00C22609">
        <w:rPr>
          <w:lang w:val="en-US"/>
        </w:rPr>
        <w:t xml:space="preserve"> </w:t>
      </w:r>
      <w:r w:rsidRPr="001B338C">
        <w:rPr>
          <w:rFonts w:eastAsiaTheme="minorEastAsia"/>
          <w:sz w:val="20"/>
          <w:lang w:val="en-US"/>
        </w:rPr>
        <w:t xml:space="preserve">All replication materials behind this experiments can be accessed at </w:t>
      </w:r>
      <w:r>
        <w:fldChar w:fldCharType="begin"/>
      </w:r>
      <w:r w:rsidRPr="001C4E3C">
        <w:rPr>
          <w:lang w:val="en-US"/>
          <w:rPrChange w:id="458" w:author="Julian Christensen" w:date="2024-08-08T13:48:00Z">
            <w:rPr/>
          </w:rPrChange>
        </w:rPr>
        <w:instrText xml:space="preserve"> HYPERLINK "https://osf.io/apdfw/" </w:instrText>
      </w:r>
      <w:r>
        <w:fldChar w:fldCharType="separate"/>
      </w:r>
      <w:r w:rsidRPr="00C22609">
        <w:rPr>
          <w:rStyle w:val="Hyperlink"/>
          <w:sz w:val="20"/>
          <w:lang w:val="en-US"/>
        </w:rPr>
        <w:t>https://osf.io/apdfw/</w:t>
      </w:r>
      <w:r>
        <w:rPr>
          <w:rStyle w:val="Hyperlink"/>
          <w:sz w:val="20"/>
          <w:lang w:val="en-US"/>
        </w:rPr>
        <w:fldChar w:fldCharType="end"/>
      </w:r>
      <w:r w:rsidRPr="00C22609">
        <w:rPr>
          <w:sz w:val="20"/>
          <w:lang w:val="en-US"/>
        </w:rPr>
        <w:t>.</w:t>
      </w:r>
    </w:p>
    <w:p w14:paraId="201A46B6" w14:textId="77777777" w:rsidR="004D3C3D" w:rsidRPr="001C4E3C" w:rsidRDefault="004D3C3D" w:rsidP="00586638">
      <w:pPr>
        <w:pStyle w:val="FootnoteText"/>
        <w:rPr>
          <w:sz w:val="16"/>
          <w:lang w:val="en-US"/>
        </w:rPr>
      </w:pPr>
    </w:p>
  </w:footnote>
  <w:footnote w:id="7">
    <w:p w14:paraId="2104F5D5" w14:textId="2531930E" w:rsidR="004D3C3D" w:rsidRPr="001C4E3C" w:rsidRDefault="004D3C3D">
      <w:pPr>
        <w:pStyle w:val="FootnoteText"/>
        <w:rPr>
          <w:lang w:val="en-US"/>
        </w:rPr>
      </w:pPr>
      <w:r>
        <w:rPr>
          <w:rStyle w:val="FootnoteReference"/>
        </w:rPr>
        <w:footnoteRef/>
      </w:r>
      <w:r w:rsidRPr="00C22609">
        <w:rPr>
          <w:lang w:val="en-US"/>
        </w:rPr>
        <w:t xml:space="preserve"> We conducted thi</w:t>
      </w:r>
      <w:r w:rsidRPr="001B338C">
        <w:rPr>
          <w:lang w:val="en-US"/>
        </w:rPr>
        <w:t>s</w:t>
      </w:r>
      <w:r w:rsidRPr="001C4E3C">
        <w:rPr>
          <w:lang w:val="en-US"/>
        </w:rPr>
        <w:t xml:space="preserve"> experiment on the 4</w:t>
      </w:r>
      <w:r w:rsidRPr="001C4E3C">
        <w:rPr>
          <w:vertAlign w:val="superscript"/>
          <w:lang w:val="en-US"/>
        </w:rPr>
        <w:t>th</w:t>
      </w:r>
      <w:r w:rsidRPr="001C4E3C">
        <w:rPr>
          <w:lang w:val="en-US"/>
        </w:rPr>
        <w:t xml:space="preserve"> of November 2023. This was before the corresponding protocol where published on the 15</w:t>
      </w:r>
      <w:r w:rsidRPr="001C4E3C">
        <w:rPr>
          <w:vertAlign w:val="superscript"/>
          <w:lang w:val="en-US"/>
        </w:rPr>
        <w:t>th</w:t>
      </w:r>
      <w:r w:rsidRPr="001C4E3C">
        <w:rPr>
          <w:lang w:val="en-US"/>
        </w:rPr>
        <w:t xml:space="preserve"> of December 2023. </w:t>
      </w:r>
    </w:p>
  </w:footnote>
  <w:footnote w:id="8">
    <w:p w14:paraId="714CE3BA" w14:textId="7FDFEF97" w:rsidR="004D3C3D" w:rsidRPr="003857CD" w:rsidRDefault="004D3C3D">
      <w:pPr>
        <w:pStyle w:val="FootnoteText"/>
        <w:rPr>
          <w:lang w:val="en-US"/>
          <w:rPrChange w:id="639" w:author="Julian Christensen" w:date="2024-08-14T13:56:00Z">
            <w:rPr/>
          </w:rPrChange>
        </w:rPr>
      </w:pPr>
      <w:ins w:id="640" w:author="Julian Christensen" w:date="2024-08-14T13:56:00Z">
        <w:r>
          <w:rPr>
            <w:rStyle w:val="FootnoteReference"/>
          </w:rPr>
          <w:footnoteRef/>
        </w:r>
        <w:r w:rsidRPr="003857CD">
          <w:rPr>
            <w:lang w:val="en-US"/>
            <w:rPrChange w:id="641" w:author="Julian Christensen" w:date="2024-08-14T13:56:00Z">
              <w:rPr/>
            </w:rPrChange>
          </w:rPr>
          <w:t xml:space="preserve"> </w:t>
        </w:r>
        <w:r>
          <w:rPr>
            <w:lang w:val="en-US"/>
          </w:rPr>
          <w:t>I</w:t>
        </w:r>
        <w:r w:rsidRPr="003857CD">
          <w:rPr>
            <w:lang w:val="en-US"/>
          </w:rPr>
          <w:t xml:space="preserve">f not provided by the user, </w:t>
        </w:r>
        <w:r>
          <w:rPr>
            <w:lang w:val="en-US"/>
          </w:rPr>
          <w:t>study IDs</w:t>
        </w:r>
        <w:r w:rsidRPr="003857CD">
          <w:rPr>
            <w:lang w:val="en-US"/>
          </w:rPr>
          <w:t xml:space="preserve"> are automatically generated</w:t>
        </w:r>
        <w:r>
          <w:rPr>
            <w:lang w:val="en-US"/>
          </w:rPr>
          <w:t xml:space="preserve"> when</w:t>
        </w:r>
      </w:ins>
      <w:ins w:id="642" w:author="Julian Christensen" w:date="2024-08-14T13:57:00Z">
        <w:r>
          <w:rPr>
            <w:lang w:val="en-US"/>
          </w:rPr>
          <w:t xml:space="preserve"> using the </w:t>
        </w:r>
      </w:ins>
      <w:ins w:id="643" w:author="Julian Christensen" w:date="2024-08-14T13:56:00Z">
        <w:r>
          <w:rPr>
            <w:lang w:val="en-US"/>
          </w:rPr>
          <w:t>AIscreenR.</w:t>
        </w:r>
      </w:ins>
    </w:p>
  </w:footnote>
  <w:footnote w:id="9">
    <w:p w14:paraId="3EEF70D2" w14:textId="55B41248" w:rsidR="004D3C3D" w:rsidRPr="00C22609" w:rsidRDefault="004D3C3D">
      <w:pPr>
        <w:pStyle w:val="FootnoteText"/>
        <w:rPr>
          <w:lang w:val="en-US"/>
        </w:rPr>
      </w:pPr>
      <w:r>
        <w:rPr>
          <w:rStyle w:val="FootnoteReference"/>
        </w:rPr>
        <w:footnoteRef/>
      </w:r>
      <w:r w:rsidRPr="00C22609">
        <w:rPr>
          <w:lang w:val="en-US"/>
        </w:rPr>
        <w:t xml:space="preserve"> Find the exact functions here:</w:t>
      </w:r>
      <w:r w:rsidRPr="001B338C">
        <w:rPr>
          <w:lang w:val="en-US"/>
        </w:rPr>
        <w:t xml:space="preserve"> </w:t>
      </w:r>
      <w:r>
        <w:fldChar w:fldCharType="begin"/>
      </w:r>
      <w:r w:rsidRPr="001C4E3C">
        <w:rPr>
          <w:lang w:val="en-US"/>
          <w:rPrChange w:id="683" w:author="Julian Christensen" w:date="2024-08-08T13:48:00Z">
            <w:rPr/>
          </w:rPrChange>
        </w:rPr>
        <w:instrText xml:space="preserve"> HYPERLINK "https://bit.ly/3Vl0SRp" \t "_blank" </w:instrText>
      </w:r>
      <w:r>
        <w:fldChar w:fldCharType="separate"/>
      </w:r>
      <w:r w:rsidRPr="00C22609">
        <w:rPr>
          <w:rStyle w:val="Hyperlink"/>
          <w:lang w:val="en-US"/>
        </w:rPr>
        <w:t>bit.ly/3Vl0SRp</w:t>
      </w:r>
      <w:r>
        <w:rPr>
          <w:rStyle w:val="Hyperlink"/>
          <w:lang w:val="en-US"/>
        </w:rPr>
        <w:fldChar w:fldCharType="end"/>
      </w:r>
    </w:p>
  </w:footnote>
  <w:footnote w:id="10">
    <w:p w14:paraId="36030995" w14:textId="5C2F460D" w:rsidR="004D3C3D" w:rsidRPr="00C22609" w:rsidRDefault="004D3C3D" w:rsidP="00B33FB9">
      <w:pPr>
        <w:pStyle w:val="FootnoteText"/>
        <w:rPr>
          <w:lang w:val="en-US"/>
        </w:rPr>
      </w:pPr>
      <w:r>
        <w:rPr>
          <w:rStyle w:val="FootnoteReference"/>
        </w:rPr>
        <w:footnoteRef/>
      </w:r>
      <w:r w:rsidRPr="00C22609">
        <w:rPr>
          <w:lang w:val="en-US"/>
        </w:rPr>
        <w:t xml:space="preserve"> Moreover, we show how this can be done in one of the accompan</w:t>
      </w:r>
      <w:r w:rsidRPr="001B338C">
        <w:rPr>
          <w:lang w:val="en-US"/>
        </w:rPr>
        <w:t>y</w:t>
      </w:r>
      <w:r w:rsidRPr="001C4E3C">
        <w:rPr>
          <w:lang w:val="en-US"/>
        </w:rPr>
        <w:t xml:space="preserve">ing vignettes to the AIscreenR package </w:t>
      </w:r>
      <w:r>
        <w:rPr>
          <w:lang w:val="en-US"/>
        </w:rPr>
        <w:fldChar w:fldCharType="begin" w:fldLock="1"/>
      </w:r>
      <w:r w:rsidRPr="001C4E3C">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Pr>
          <w:lang w:val="en-US"/>
        </w:rPr>
        <w:fldChar w:fldCharType="separate"/>
      </w:r>
      <w:r w:rsidRPr="00C22609">
        <w:rPr>
          <w:noProof/>
          <w:lang w:val="en-US"/>
        </w:rPr>
        <w:t>(Vembye, 202</w:t>
      </w:r>
      <w:r w:rsidRPr="001B338C">
        <w:rPr>
          <w:noProof/>
          <w:lang w:val="en-US"/>
        </w:rPr>
        <w:t>4)</w:t>
      </w:r>
      <w:r>
        <w:rPr>
          <w:lang w:val="en-US"/>
        </w:rPr>
        <w:fldChar w:fldCharType="end"/>
      </w:r>
      <w:r w:rsidRPr="00C22609">
        <w:rPr>
          <w:lang w:val="en-US"/>
        </w:rPr>
        <w:t xml:space="preserve">. </w:t>
      </w:r>
    </w:p>
  </w:footnote>
  <w:footnote w:id="11">
    <w:p w14:paraId="643B7291" w14:textId="407C25AA" w:rsidR="004D3C3D" w:rsidRPr="007D60F0" w:rsidRDefault="004D3C3D" w:rsidP="007D60F0">
      <w:pPr>
        <w:spacing w:after="0" w:line="240" w:lineRule="auto"/>
        <w:jc w:val="both"/>
        <w:rPr>
          <w:sz w:val="20"/>
          <w:szCs w:val="20"/>
          <w:lang w:val="en-US"/>
        </w:rPr>
      </w:pPr>
      <w:r>
        <w:rPr>
          <w:rStyle w:val="FootnoteReference"/>
        </w:rPr>
        <w:footnoteRef/>
      </w:r>
      <w:r w:rsidRPr="00C22609">
        <w:rPr>
          <w:lang w:val="en-US"/>
        </w:rPr>
        <w:t xml:space="preserve"> </w:t>
      </w:r>
      <w:r w:rsidRPr="001B338C">
        <w:rPr>
          <w:sz w:val="20"/>
          <w:szCs w:val="20"/>
          <w:lang w:val="en-US"/>
        </w:rPr>
        <w:t xml:space="preserve">To support this type of screening, we show </w:t>
      </w:r>
      <w:r w:rsidRPr="001C4E3C">
        <w:rPr>
          <w:sz w:val="20"/>
          <w:szCs w:val="20"/>
          <w:lang w:val="en-US"/>
        </w:rPr>
        <w:t xml:space="preserve">how this can be practically executed in one of </w:t>
      </w:r>
      <w:r w:rsidRPr="008C29BD">
        <w:rPr>
          <w:sz w:val="20"/>
          <w:szCs w:val="20"/>
          <w:lang w:val="en-US"/>
        </w:rPr>
        <w:t>t</w:t>
      </w:r>
      <w:r w:rsidRPr="007D60F0">
        <w:rPr>
          <w:sz w:val="20"/>
          <w:szCs w:val="20"/>
          <w:lang w:val="en-US"/>
        </w:rPr>
        <w:t>he accompanied vignette</w:t>
      </w:r>
      <w:r>
        <w:rPr>
          <w:sz w:val="20"/>
          <w:szCs w:val="20"/>
          <w:lang w:val="en-US"/>
        </w:rPr>
        <w:t>s</w:t>
      </w:r>
      <w:r w:rsidRPr="007D60F0">
        <w:rPr>
          <w:sz w:val="20"/>
          <w:szCs w:val="20"/>
          <w:lang w:val="en-US"/>
        </w:rPr>
        <w:t xml:space="preserve"> to the AIscreenR</w:t>
      </w:r>
      <w:r>
        <w:rPr>
          <w:sz w:val="20"/>
          <w:szCs w:val="20"/>
          <w:lang w:val="en-US"/>
        </w:rPr>
        <w:t xml:space="preserve"> </w:t>
      </w:r>
      <w:r>
        <w:rPr>
          <w:sz w:val="20"/>
          <w:szCs w:val="20"/>
          <w:lang w:val="en-US"/>
        </w:rPr>
        <w:fldChar w:fldCharType="begin" w:fldLock="1"/>
      </w:r>
      <w:r w:rsidR="00C17C89">
        <w:rPr>
          <w:sz w:val="20"/>
          <w:szCs w:val="20"/>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Pr>
          <w:sz w:val="20"/>
          <w:szCs w:val="20"/>
          <w:lang w:val="en-US"/>
        </w:rPr>
        <w:fldChar w:fldCharType="separate"/>
      </w:r>
      <w:r w:rsidRPr="00240878">
        <w:rPr>
          <w:noProof/>
          <w:sz w:val="20"/>
          <w:szCs w:val="20"/>
          <w:lang w:val="en-US"/>
        </w:rPr>
        <w:t>(Vembye, 2024)</w:t>
      </w:r>
      <w:r>
        <w:rPr>
          <w:sz w:val="20"/>
          <w:szCs w:val="20"/>
          <w:lang w:val="en-US"/>
        </w:rPr>
        <w:fldChar w:fldCharType="end"/>
      </w:r>
      <w:r w:rsidRPr="007D60F0">
        <w:rPr>
          <w:sz w:val="20"/>
          <w:szCs w:val="20"/>
          <w:lang w:val="en-US"/>
        </w:rPr>
        <w:t>.</w:t>
      </w:r>
    </w:p>
    <w:p w14:paraId="4856CB2E" w14:textId="35DC6C81" w:rsidR="004D3C3D" w:rsidRPr="00BD4892" w:rsidRDefault="004D3C3D">
      <w:pPr>
        <w:pStyle w:val="FootnoteText"/>
        <w:rPr>
          <w:lang w:val="en-US"/>
        </w:rPr>
      </w:pPr>
    </w:p>
  </w:footnote>
  <w:footnote w:id="12">
    <w:p w14:paraId="474BFD5D" w14:textId="093CF71B" w:rsidR="004D3C3D" w:rsidRPr="00AC7F8B" w:rsidRDefault="004D3C3D">
      <w:pPr>
        <w:pStyle w:val="FootnoteText"/>
        <w:rPr>
          <w:lang w:val="en-US"/>
          <w:rPrChange w:id="1389" w:author="Julian Christensen" w:date="2024-08-15T09:28:00Z">
            <w:rPr/>
          </w:rPrChange>
        </w:rPr>
      </w:pPr>
      <w:ins w:id="1390" w:author="Julian Christensen" w:date="2024-08-15T09:28:00Z">
        <w:r>
          <w:rPr>
            <w:rStyle w:val="FootnoteReference"/>
          </w:rPr>
          <w:footnoteRef/>
        </w:r>
        <w:r w:rsidRPr="00AC7F8B">
          <w:rPr>
            <w:lang w:val="en-US"/>
            <w:rPrChange w:id="1391" w:author="Julian Christensen" w:date="2024-08-15T09:28:00Z">
              <w:rPr/>
            </w:rPrChange>
          </w:rPr>
          <w:t xml:space="preserve"> </w:t>
        </w:r>
        <w:r>
          <w:rPr>
            <w:lang w:val="en-US"/>
          </w:rPr>
          <w:t>For now, it might e.g. be beneficial for research</w:t>
        </w:r>
      </w:ins>
      <w:ins w:id="1392" w:author="Julian Christensen" w:date="2024-08-15T09:29:00Z">
        <w:r>
          <w:rPr>
            <w:lang w:val="en-US"/>
          </w:rPr>
          <w:t>ers</w:t>
        </w:r>
      </w:ins>
      <w:ins w:id="1393" w:author="Julian Christensen" w:date="2024-08-15T09:28:00Z">
        <w:r>
          <w:rPr>
            <w:lang w:val="en-US"/>
          </w:rPr>
          <w:t xml:space="preserve"> to investigate the performance of GPT-4o or GPT-4-turbo since these models are significantly cheaper than the GPT-4 model we used.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89B25" w14:textId="77777777" w:rsidR="00925EC6" w:rsidRDefault="00925E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7F568A7E" w:rsidR="004D3C3D" w:rsidRPr="007332FC" w:rsidRDefault="004D3C3D">
    <w:pPr>
      <w:pStyle w:val="Header"/>
      <w:rPr>
        <w:lang w:val="en-US"/>
      </w:rPr>
    </w:pPr>
    <w:r w:rsidRPr="007332FC">
      <w:rPr>
        <w:lang w:val="en-US"/>
      </w:rPr>
      <w:t xml:space="preserve">GPT </w:t>
    </w:r>
    <w:r w:rsidR="00925EC6">
      <w:rPr>
        <w:lang w:val="en-US"/>
      </w:rPr>
      <w:t xml:space="preserve">API MODEL </w:t>
    </w:r>
    <w:r w:rsidRPr="007332FC">
      <w:rPr>
        <w:lang w:val="en-US"/>
      </w:rPr>
      <w:t>AS SECOND SCREENER OF TITLES AND ABSTRACTS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F71BE" w14:textId="77777777" w:rsidR="00925EC6" w:rsidRDefault="0092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B0E01"/>
    <w:multiLevelType w:val="hybridMultilevel"/>
    <w:tmpl w:val="6F92CBCE"/>
    <w:lvl w:ilvl="0" w:tplc="EEE0B446">
      <w:start w:val="8"/>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3"/>
  </w:num>
  <w:num w:numId="5">
    <w:abstractNumId w:val="1"/>
  </w:num>
  <w:num w:numId="6">
    <w:abstractNumId w:val="2"/>
  </w:num>
  <w:num w:numId="7">
    <w:abstractNumId w:val="9"/>
  </w:num>
  <w:num w:numId="8">
    <w:abstractNumId w:val="0"/>
  </w:num>
  <w:num w:numId="9">
    <w:abstractNumId w:val="7"/>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rson w15:author="Therese Deocampo Pigott">
    <w15:presenceInfo w15:providerId="AD" w15:userId="S::tpigott@gsu.edu::6a4e5a90-a28d-4336-a807-01fa4ccd2b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mwMKwFAJBoBPgtAAAA"/>
  </w:docVars>
  <w:rsids>
    <w:rsidRoot w:val="00A23F06"/>
    <w:rsid w:val="00001C35"/>
    <w:rsid w:val="00002939"/>
    <w:rsid w:val="00004D10"/>
    <w:rsid w:val="00005B30"/>
    <w:rsid w:val="00006080"/>
    <w:rsid w:val="00006375"/>
    <w:rsid w:val="00010397"/>
    <w:rsid w:val="00011FF4"/>
    <w:rsid w:val="0001372B"/>
    <w:rsid w:val="00013793"/>
    <w:rsid w:val="00014A1F"/>
    <w:rsid w:val="00014A6B"/>
    <w:rsid w:val="00014F4A"/>
    <w:rsid w:val="00015556"/>
    <w:rsid w:val="000169E1"/>
    <w:rsid w:val="00023B62"/>
    <w:rsid w:val="00023F63"/>
    <w:rsid w:val="00024398"/>
    <w:rsid w:val="000263CC"/>
    <w:rsid w:val="00030CD7"/>
    <w:rsid w:val="00031F26"/>
    <w:rsid w:val="00032250"/>
    <w:rsid w:val="00032EE0"/>
    <w:rsid w:val="0003361C"/>
    <w:rsid w:val="000345DE"/>
    <w:rsid w:val="000378D0"/>
    <w:rsid w:val="00037E9A"/>
    <w:rsid w:val="000414F1"/>
    <w:rsid w:val="00041B75"/>
    <w:rsid w:val="000421DA"/>
    <w:rsid w:val="00042C49"/>
    <w:rsid w:val="00043140"/>
    <w:rsid w:val="00044FF7"/>
    <w:rsid w:val="00045E62"/>
    <w:rsid w:val="00045F4F"/>
    <w:rsid w:val="00050C10"/>
    <w:rsid w:val="00050F24"/>
    <w:rsid w:val="000510F5"/>
    <w:rsid w:val="000522F2"/>
    <w:rsid w:val="000526D6"/>
    <w:rsid w:val="00054148"/>
    <w:rsid w:val="00060CB8"/>
    <w:rsid w:val="000624AA"/>
    <w:rsid w:val="00065935"/>
    <w:rsid w:val="00065E3A"/>
    <w:rsid w:val="00066807"/>
    <w:rsid w:val="00066D16"/>
    <w:rsid w:val="00071073"/>
    <w:rsid w:val="00073C19"/>
    <w:rsid w:val="00074BF1"/>
    <w:rsid w:val="000765AE"/>
    <w:rsid w:val="00076BAF"/>
    <w:rsid w:val="0007719B"/>
    <w:rsid w:val="00077B9E"/>
    <w:rsid w:val="0008000E"/>
    <w:rsid w:val="00081125"/>
    <w:rsid w:val="0008295A"/>
    <w:rsid w:val="000837FF"/>
    <w:rsid w:val="00084E58"/>
    <w:rsid w:val="000851F2"/>
    <w:rsid w:val="0009006C"/>
    <w:rsid w:val="0009296A"/>
    <w:rsid w:val="00094E93"/>
    <w:rsid w:val="000A07BB"/>
    <w:rsid w:val="000A07FF"/>
    <w:rsid w:val="000A08CC"/>
    <w:rsid w:val="000A26CA"/>
    <w:rsid w:val="000A5F4F"/>
    <w:rsid w:val="000A6598"/>
    <w:rsid w:val="000B0E90"/>
    <w:rsid w:val="000B1D78"/>
    <w:rsid w:val="000B216F"/>
    <w:rsid w:val="000B363D"/>
    <w:rsid w:val="000B4CB0"/>
    <w:rsid w:val="000B6C4F"/>
    <w:rsid w:val="000B782A"/>
    <w:rsid w:val="000C1DB9"/>
    <w:rsid w:val="000C5581"/>
    <w:rsid w:val="000C5E38"/>
    <w:rsid w:val="000C62E5"/>
    <w:rsid w:val="000C7E30"/>
    <w:rsid w:val="000D0874"/>
    <w:rsid w:val="000D088B"/>
    <w:rsid w:val="000D0B45"/>
    <w:rsid w:val="000D1F56"/>
    <w:rsid w:val="000D2E6D"/>
    <w:rsid w:val="000D2FC2"/>
    <w:rsid w:val="000D35BD"/>
    <w:rsid w:val="000D620B"/>
    <w:rsid w:val="000D713C"/>
    <w:rsid w:val="000E0906"/>
    <w:rsid w:val="000E1E2E"/>
    <w:rsid w:val="000E24E8"/>
    <w:rsid w:val="000E2607"/>
    <w:rsid w:val="000E26A4"/>
    <w:rsid w:val="000E2DE6"/>
    <w:rsid w:val="000F40C7"/>
    <w:rsid w:val="000F43DE"/>
    <w:rsid w:val="000F4A3E"/>
    <w:rsid w:val="000F506E"/>
    <w:rsid w:val="000F56A9"/>
    <w:rsid w:val="000F7404"/>
    <w:rsid w:val="00104D0B"/>
    <w:rsid w:val="00106BC6"/>
    <w:rsid w:val="0010749A"/>
    <w:rsid w:val="00107C28"/>
    <w:rsid w:val="00112AC7"/>
    <w:rsid w:val="001138D4"/>
    <w:rsid w:val="00114402"/>
    <w:rsid w:val="00116CBB"/>
    <w:rsid w:val="0011702D"/>
    <w:rsid w:val="00117829"/>
    <w:rsid w:val="00120C6D"/>
    <w:rsid w:val="00121068"/>
    <w:rsid w:val="00122A7F"/>
    <w:rsid w:val="0012405C"/>
    <w:rsid w:val="00130973"/>
    <w:rsid w:val="00133D30"/>
    <w:rsid w:val="00134BE0"/>
    <w:rsid w:val="00135343"/>
    <w:rsid w:val="00135358"/>
    <w:rsid w:val="00136452"/>
    <w:rsid w:val="00140D2D"/>
    <w:rsid w:val="00142CFE"/>
    <w:rsid w:val="001438BF"/>
    <w:rsid w:val="00144033"/>
    <w:rsid w:val="00145A2B"/>
    <w:rsid w:val="00146C5D"/>
    <w:rsid w:val="001472F2"/>
    <w:rsid w:val="0015006E"/>
    <w:rsid w:val="00152C10"/>
    <w:rsid w:val="00153951"/>
    <w:rsid w:val="00154B95"/>
    <w:rsid w:val="00155358"/>
    <w:rsid w:val="00155D2A"/>
    <w:rsid w:val="0015743E"/>
    <w:rsid w:val="00157855"/>
    <w:rsid w:val="001605B2"/>
    <w:rsid w:val="001608CA"/>
    <w:rsid w:val="001630CC"/>
    <w:rsid w:val="00165D32"/>
    <w:rsid w:val="00167EBB"/>
    <w:rsid w:val="00170F75"/>
    <w:rsid w:val="0017101A"/>
    <w:rsid w:val="00171424"/>
    <w:rsid w:val="00173371"/>
    <w:rsid w:val="0017605E"/>
    <w:rsid w:val="001815CC"/>
    <w:rsid w:val="00183B8E"/>
    <w:rsid w:val="0018428A"/>
    <w:rsid w:val="00185CED"/>
    <w:rsid w:val="00186531"/>
    <w:rsid w:val="00190435"/>
    <w:rsid w:val="00192248"/>
    <w:rsid w:val="001936BF"/>
    <w:rsid w:val="0019457C"/>
    <w:rsid w:val="00194CBC"/>
    <w:rsid w:val="00194D11"/>
    <w:rsid w:val="00197C88"/>
    <w:rsid w:val="001A0C60"/>
    <w:rsid w:val="001A14D6"/>
    <w:rsid w:val="001A19BC"/>
    <w:rsid w:val="001A4320"/>
    <w:rsid w:val="001A7861"/>
    <w:rsid w:val="001A7B93"/>
    <w:rsid w:val="001B15F5"/>
    <w:rsid w:val="001B338C"/>
    <w:rsid w:val="001B4101"/>
    <w:rsid w:val="001B446D"/>
    <w:rsid w:val="001B51BB"/>
    <w:rsid w:val="001B531D"/>
    <w:rsid w:val="001B592D"/>
    <w:rsid w:val="001B5D51"/>
    <w:rsid w:val="001B7CFE"/>
    <w:rsid w:val="001C3FD0"/>
    <w:rsid w:val="001C4E3C"/>
    <w:rsid w:val="001C52EA"/>
    <w:rsid w:val="001D0746"/>
    <w:rsid w:val="001D1A3D"/>
    <w:rsid w:val="001D23BB"/>
    <w:rsid w:val="001D295A"/>
    <w:rsid w:val="001D4611"/>
    <w:rsid w:val="001E3495"/>
    <w:rsid w:val="001E3E96"/>
    <w:rsid w:val="001E4BF0"/>
    <w:rsid w:val="001E6DC5"/>
    <w:rsid w:val="001E702F"/>
    <w:rsid w:val="001F0247"/>
    <w:rsid w:val="001F0CFC"/>
    <w:rsid w:val="001F1AD6"/>
    <w:rsid w:val="001F21D2"/>
    <w:rsid w:val="001F2F21"/>
    <w:rsid w:val="001F3EE3"/>
    <w:rsid w:val="001F4141"/>
    <w:rsid w:val="001F4910"/>
    <w:rsid w:val="001F7678"/>
    <w:rsid w:val="001F7D5E"/>
    <w:rsid w:val="00200F7D"/>
    <w:rsid w:val="002025ED"/>
    <w:rsid w:val="00206F01"/>
    <w:rsid w:val="00207B87"/>
    <w:rsid w:val="0021079A"/>
    <w:rsid w:val="002107F6"/>
    <w:rsid w:val="00210FA8"/>
    <w:rsid w:val="00213868"/>
    <w:rsid w:val="00213A7E"/>
    <w:rsid w:val="00213C20"/>
    <w:rsid w:val="0021495E"/>
    <w:rsid w:val="00220AA0"/>
    <w:rsid w:val="0022449B"/>
    <w:rsid w:val="00226298"/>
    <w:rsid w:val="00232250"/>
    <w:rsid w:val="00234C3D"/>
    <w:rsid w:val="0023520D"/>
    <w:rsid w:val="0023752B"/>
    <w:rsid w:val="0024028C"/>
    <w:rsid w:val="00240608"/>
    <w:rsid w:val="00240878"/>
    <w:rsid w:val="002429D3"/>
    <w:rsid w:val="00246DFC"/>
    <w:rsid w:val="00246F91"/>
    <w:rsid w:val="0025186E"/>
    <w:rsid w:val="00253BEB"/>
    <w:rsid w:val="002545C4"/>
    <w:rsid w:val="002553A8"/>
    <w:rsid w:val="00256D62"/>
    <w:rsid w:val="00257337"/>
    <w:rsid w:val="00263C8C"/>
    <w:rsid w:val="00267BFF"/>
    <w:rsid w:val="00271E46"/>
    <w:rsid w:val="00272D9E"/>
    <w:rsid w:val="00273FAD"/>
    <w:rsid w:val="00276A96"/>
    <w:rsid w:val="00280EB1"/>
    <w:rsid w:val="002828C3"/>
    <w:rsid w:val="002833B5"/>
    <w:rsid w:val="0028359D"/>
    <w:rsid w:val="00285183"/>
    <w:rsid w:val="00286F4E"/>
    <w:rsid w:val="002873F2"/>
    <w:rsid w:val="002900F6"/>
    <w:rsid w:val="0029322F"/>
    <w:rsid w:val="00296111"/>
    <w:rsid w:val="0029632B"/>
    <w:rsid w:val="00297879"/>
    <w:rsid w:val="002A172B"/>
    <w:rsid w:val="002A499D"/>
    <w:rsid w:val="002B289A"/>
    <w:rsid w:val="002B308F"/>
    <w:rsid w:val="002B3B8E"/>
    <w:rsid w:val="002B7442"/>
    <w:rsid w:val="002C0BCC"/>
    <w:rsid w:val="002C0CEA"/>
    <w:rsid w:val="002C2295"/>
    <w:rsid w:val="002C2E59"/>
    <w:rsid w:val="002C4354"/>
    <w:rsid w:val="002C471E"/>
    <w:rsid w:val="002C730A"/>
    <w:rsid w:val="002C7BBB"/>
    <w:rsid w:val="002D0DAF"/>
    <w:rsid w:val="002D264A"/>
    <w:rsid w:val="002D31EB"/>
    <w:rsid w:val="002D3CE4"/>
    <w:rsid w:val="002D4F7C"/>
    <w:rsid w:val="002D531B"/>
    <w:rsid w:val="002D60A7"/>
    <w:rsid w:val="002D68F8"/>
    <w:rsid w:val="002D78FC"/>
    <w:rsid w:val="002D7DC6"/>
    <w:rsid w:val="002E02C6"/>
    <w:rsid w:val="002E322D"/>
    <w:rsid w:val="002E48D5"/>
    <w:rsid w:val="002E6082"/>
    <w:rsid w:val="002E77C9"/>
    <w:rsid w:val="002F020E"/>
    <w:rsid w:val="002F055A"/>
    <w:rsid w:val="002F3572"/>
    <w:rsid w:val="002F4D99"/>
    <w:rsid w:val="002F53FE"/>
    <w:rsid w:val="002F549D"/>
    <w:rsid w:val="002F7ED6"/>
    <w:rsid w:val="00301360"/>
    <w:rsid w:val="00303077"/>
    <w:rsid w:val="00303C20"/>
    <w:rsid w:val="003043D2"/>
    <w:rsid w:val="003045FF"/>
    <w:rsid w:val="00304B09"/>
    <w:rsid w:val="003062C2"/>
    <w:rsid w:val="00310D56"/>
    <w:rsid w:val="00310E18"/>
    <w:rsid w:val="003110A9"/>
    <w:rsid w:val="00311D80"/>
    <w:rsid w:val="00311FE2"/>
    <w:rsid w:val="003123B1"/>
    <w:rsid w:val="00312F00"/>
    <w:rsid w:val="00313E98"/>
    <w:rsid w:val="00317DE3"/>
    <w:rsid w:val="00317EDB"/>
    <w:rsid w:val="00320B20"/>
    <w:rsid w:val="00322EF3"/>
    <w:rsid w:val="003232EE"/>
    <w:rsid w:val="00323F25"/>
    <w:rsid w:val="003259BC"/>
    <w:rsid w:val="00326B48"/>
    <w:rsid w:val="00333AF9"/>
    <w:rsid w:val="003343F7"/>
    <w:rsid w:val="00334757"/>
    <w:rsid w:val="003354B9"/>
    <w:rsid w:val="00340C02"/>
    <w:rsid w:val="00340FDD"/>
    <w:rsid w:val="00342B51"/>
    <w:rsid w:val="00345A58"/>
    <w:rsid w:val="00350AF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4991"/>
    <w:rsid w:val="00376504"/>
    <w:rsid w:val="00377405"/>
    <w:rsid w:val="003815AC"/>
    <w:rsid w:val="00382F5D"/>
    <w:rsid w:val="003857CD"/>
    <w:rsid w:val="00390093"/>
    <w:rsid w:val="00390E4B"/>
    <w:rsid w:val="00390F19"/>
    <w:rsid w:val="00392867"/>
    <w:rsid w:val="00393721"/>
    <w:rsid w:val="00393E95"/>
    <w:rsid w:val="0039413B"/>
    <w:rsid w:val="00394BA7"/>
    <w:rsid w:val="00394EB1"/>
    <w:rsid w:val="00395796"/>
    <w:rsid w:val="00397DD6"/>
    <w:rsid w:val="003A264F"/>
    <w:rsid w:val="003A2CC6"/>
    <w:rsid w:val="003A5459"/>
    <w:rsid w:val="003A736A"/>
    <w:rsid w:val="003B4C84"/>
    <w:rsid w:val="003B4DBD"/>
    <w:rsid w:val="003B5FB3"/>
    <w:rsid w:val="003B63AD"/>
    <w:rsid w:val="003B7713"/>
    <w:rsid w:val="003C57F2"/>
    <w:rsid w:val="003C5EE5"/>
    <w:rsid w:val="003C7425"/>
    <w:rsid w:val="003D1167"/>
    <w:rsid w:val="003D2733"/>
    <w:rsid w:val="003D3EC1"/>
    <w:rsid w:val="003D5914"/>
    <w:rsid w:val="003D6327"/>
    <w:rsid w:val="003F183E"/>
    <w:rsid w:val="003F27D8"/>
    <w:rsid w:val="003F32AA"/>
    <w:rsid w:val="003F38FB"/>
    <w:rsid w:val="003F41E6"/>
    <w:rsid w:val="003F7586"/>
    <w:rsid w:val="0040019C"/>
    <w:rsid w:val="00401172"/>
    <w:rsid w:val="00401E2B"/>
    <w:rsid w:val="0040261F"/>
    <w:rsid w:val="00410211"/>
    <w:rsid w:val="004107D8"/>
    <w:rsid w:val="00410E00"/>
    <w:rsid w:val="00411ACF"/>
    <w:rsid w:val="00413D40"/>
    <w:rsid w:val="004178EF"/>
    <w:rsid w:val="004202F4"/>
    <w:rsid w:val="00422433"/>
    <w:rsid w:val="00423D5E"/>
    <w:rsid w:val="00423F5C"/>
    <w:rsid w:val="0042469A"/>
    <w:rsid w:val="00424EF2"/>
    <w:rsid w:val="004309CD"/>
    <w:rsid w:val="00430E43"/>
    <w:rsid w:val="004315B1"/>
    <w:rsid w:val="00432F1E"/>
    <w:rsid w:val="00433818"/>
    <w:rsid w:val="004343E8"/>
    <w:rsid w:val="00434912"/>
    <w:rsid w:val="00441345"/>
    <w:rsid w:val="004457FD"/>
    <w:rsid w:val="00447BAE"/>
    <w:rsid w:val="0045186C"/>
    <w:rsid w:val="0045594F"/>
    <w:rsid w:val="00455B50"/>
    <w:rsid w:val="00456430"/>
    <w:rsid w:val="0046220F"/>
    <w:rsid w:val="00462549"/>
    <w:rsid w:val="00463A4D"/>
    <w:rsid w:val="004643D6"/>
    <w:rsid w:val="00464626"/>
    <w:rsid w:val="004650C4"/>
    <w:rsid w:val="00466B16"/>
    <w:rsid w:val="00467E10"/>
    <w:rsid w:val="0047024E"/>
    <w:rsid w:val="0047364A"/>
    <w:rsid w:val="00474195"/>
    <w:rsid w:val="00476BB4"/>
    <w:rsid w:val="004807D4"/>
    <w:rsid w:val="004808CD"/>
    <w:rsid w:val="00482A9C"/>
    <w:rsid w:val="00487B81"/>
    <w:rsid w:val="00487CF5"/>
    <w:rsid w:val="00495581"/>
    <w:rsid w:val="00495C59"/>
    <w:rsid w:val="00496CC9"/>
    <w:rsid w:val="00497AD0"/>
    <w:rsid w:val="00497B8E"/>
    <w:rsid w:val="004A01EC"/>
    <w:rsid w:val="004A0A46"/>
    <w:rsid w:val="004A13C6"/>
    <w:rsid w:val="004A2EFD"/>
    <w:rsid w:val="004A6777"/>
    <w:rsid w:val="004B014D"/>
    <w:rsid w:val="004B04C7"/>
    <w:rsid w:val="004B23A9"/>
    <w:rsid w:val="004B2964"/>
    <w:rsid w:val="004B2C71"/>
    <w:rsid w:val="004B3496"/>
    <w:rsid w:val="004B4ED8"/>
    <w:rsid w:val="004B7D02"/>
    <w:rsid w:val="004C3BB2"/>
    <w:rsid w:val="004C4B30"/>
    <w:rsid w:val="004C637A"/>
    <w:rsid w:val="004C73DD"/>
    <w:rsid w:val="004D175A"/>
    <w:rsid w:val="004D23EE"/>
    <w:rsid w:val="004D3C3D"/>
    <w:rsid w:val="004D4245"/>
    <w:rsid w:val="004E1A95"/>
    <w:rsid w:val="004E28C2"/>
    <w:rsid w:val="004E4B82"/>
    <w:rsid w:val="004E5BD3"/>
    <w:rsid w:val="004E6B10"/>
    <w:rsid w:val="004E7552"/>
    <w:rsid w:val="004F1EC5"/>
    <w:rsid w:val="004F2BE4"/>
    <w:rsid w:val="004F505E"/>
    <w:rsid w:val="005001A6"/>
    <w:rsid w:val="00502155"/>
    <w:rsid w:val="00502905"/>
    <w:rsid w:val="005052F2"/>
    <w:rsid w:val="005107D8"/>
    <w:rsid w:val="005109B2"/>
    <w:rsid w:val="00511534"/>
    <w:rsid w:val="00511AFD"/>
    <w:rsid w:val="00512EEF"/>
    <w:rsid w:val="0051383B"/>
    <w:rsid w:val="00514F04"/>
    <w:rsid w:val="00515748"/>
    <w:rsid w:val="00515C28"/>
    <w:rsid w:val="00515E21"/>
    <w:rsid w:val="00516248"/>
    <w:rsid w:val="0051645D"/>
    <w:rsid w:val="00520939"/>
    <w:rsid w:val="00521956"/>
    <w:rsid w:val="00521E21"/>
    <w:rsid w:val="00522B45"/>
    <w:rsid w:val="00524ED0"/>
    <w:rsid w:val="00525CCC"/>
    <w:rsid w:val="005322D3"/>
    <w:rsid w:val="0053327B"/>
    <w:rsid w:val="00533626"/>
    <w:rsid w:val="00533A66"/>
    <w:rsid w:val="005352B7"/>
    <w:rsid w:val="00536B95"/>
    <w:rsid w:val="005374FF"/>
    <w:rsid w:val="00540D17"/>
    <w:rsid w:val="0054144B"/>
    <w:rsid w:val="0054173D"/>
    <w:rsid w:val="00542711"/>
    <w:rsid w:val="00542A3C"/>
    <w:rsid w:val="00542ED6"/>
    <w:rsid w:val="005437C8"/>
    <w:rsid w:val="005452E1"/>
    <w:rsid w:val="005460FC"/>
    <w:rsid w:val="0055052B"/>
    <w:rsid w:val="005520F2"/>
    <w:rsid w:val="0055363E"/>
    <w:rsid w:val="00554520"/>
    <w:rsid w:val="0055580E"/>
    <w:rsid w:val="005559D9"/>
    <w:rsid w:val="005559F4"/>
    <w:rsid w:val="00557310"/>
    <w:rsid w:val="00557919"/>
    <w:rsid w:val="00557E46"/>
    <w:rsid w:val="00565222"/>
    <w:rsid w:val="005657C1"/>
    <w:rsid w:val="00565A8F"/>
    <w:rsid w:val="005661A8"/>
    <w:rsid w:val="005661F3"/>
    <w:rsid w:val="00570DE3"/>
    <w:rsid w:val="00570E6D"/>
    <w:rsid w:val="0057304C"/>
    <w:rsid w:val="005734FF"/>
    <w:rsid w:val="005744E3"/>
    <w:rsid w:val="00575122"/>
    <w:rsid w:val="0057606E"/>
    <w:rsid w:val="005767B6"/>
    <w:rsid w:val="00576DCD"/>
    <w:rsid w:val="00581090"/>
    <w:rsid w:val="00581B50"/>
    <w:rsid w:val="00583C66"/>
    <w:rsid w:val="00583E51"/>
    <w:rsid w:val="0058464F"/>
    <w:rsid w:val="005860BB"/>
    <w:rsid w:val="005861F3"/>
    <w:rsid w:val="00586638"/>
    <w:rsid w:val="005868DA"/>
    <w:rsid w:val="0058712F"/>
    <w:rsid w:val="00592B92"/>
    <w:rsid w:val="005930D0"/>
    <w:rsid w:val="00595810"/>
    <w:rsid w:val="00596D11"/>
    <w:rsid w:val="00597502"/>
    <w:rsid w:val="00597597"/>
    <w:rsid w:val="005A1135"/>
    <w:rsid w:val="005A4214"/>
    <w:rsid w:val="005A5163"/>
    <w:rsid w:val="005A5616"/>
    <w:rsid w:val="005A5FC4"/>
    <w:rsid w:val="005A61A3"/>
    <w:rsid w:val="005A79B8"/>
    <w:rsid w:val="005B181F"/>
    <w:rsid w:val="005C001E"/>
    <w:rsid w:val="005C01DD"/>
    <w:rsid w:val="005C10AF"/>
    <w:rsid w:val="005C149D"/>
    <w:rsid w:val="005C2483"/>
    <w:rsid w:val="005C61C0"/>
    <w:rsid w:val="005C6840"/>
    <w:rsid w:val="005C6CFD"/>
    <w:rsid w:val="005C7C60"/>
    <w:rsid w:val="005D0384"/>
    <w:rsid w:val="005D50DA"/>
    <w:rsid w:val="005D585F"/>
    <w:rsid w:val="005D5E02"/>
    <w:rsid w:val="005D6FBB"/>
    <w:rsid w:val="005E3081"/>
    <w:rsid w:val="005F3C97"/>
    <w:rsid w:val="005F5FAC"/>
    <w:rsid w:val="005F6851"/>
    <w:rsid w:val="005F6FAA"/>
    <w:rsid w:val="005F7456"/>
    <w:rsid w:val="0060422B"/>
    <w:rsid w:val="006057E3"/>
    <w:rsid w:val="00606587"/>
    <w:rsid w:val="00606EB4"/>
    <w:rsid w:val="00606EFD"/>
    <w:rsid w:val="00610A3E"/>
    <w:rsid w:val="00611107"/>
    <w:rsid w:val="006118FB"/>
    <w:rsid w:val="00611A3D"/>
    <w:rsid w:val="00611A91"/>
    <w:rsid w:val="006140D7"/>
    <w:rsid w:val="006156B4"/>
    <w:rsid w:val="00615D6B"/>
    <w:rsid w:val="0061692C"/>
    <w:rsid w:val="0062256A"/>
    <w:rsid w:val="006236F5"/>
    <w:rsid w:val="00623AAE"/>
    <w:rsid w:val="00624A15"/>
    <w:rsid w:val="00624EC5"/>
    <w:rsid w:val="00625587"/>
    <w:rsid w:val="00626DDC"/>
    <w:rsid w:val="00627170"/>
    <w:rsid w:val="00632ABB"/>
    <w:rsid w:val="00633A41"/>
    <w:rsid w:val="00640F74"/>
    <w:rsid w:val="006417A3"/>
    <w:rsid w:val="00642E49"/>
    <w:rsid w:val="00643080"/>
    <w:rsid w:val="006433DF"/>
    <w:rsid w:val="00646458"/>
    <w:rsid w:val="006468C8"/>
    <w:rsid w:val="0065004E"/>
    <w:rsid w:val="00661A63"/>
    <w:rsid w:val="00662E60"/>
    <w:rsid w:val="00663E77"/>
    <w:rsid w:val="00664A3A"/>
    <w:rsid w:val="006650B1"/>
    <w:rsid w:val="00667CB7"/>
    <w:rsid w:val="00670F83"/>
    <w:rsid w:val="00672E8D"/>
    <w:rsid w:val="006747EC"/>
    <w:rsid w:val="00675AE0"/>
    <w:rsid w:val="006764A0"/>
    <w:rsid w:val="0068158C"/>
    <w:rsid w:val="00682289"/>
    <w:rsid w:val="006835D7"/>
    <w:rsid w:val="006843B4"/>
    <w:rsid w:val="00685621"/>
    <w:rsid w:val="0068763C"/>
    <w:rsid w:val="00687960"/>
    <w:rsid w:val="0069033F"/>
    <w:rsid w:val="00690BFB"/>
    <w:rsid w:val="0069224C"/>
    <w:rsid w:val="00695ACE"/>
    <w:rsid w:val="006970E1"/>
    <w:rsid w:val="00697681"/>
    <w:rsid w:val="006A32E6"/>
    <w:rsid w:val="006A5825"/>
    <w:rsid w:val="006A6649"/>
    <w:rsid w:val="006A6F31"/>
    <w:rsid w:val="006A74AC"/>
    <w:rsid w:val="006A78C9"/>
    <w:rsid w:val="006B04EF"/>
    <w:rsid w:val="006B1643"/>
    <w:rsid w:val="006B1FFC"/>
    <w:rsid w:val="006B4D6E"/>
    <w:rsid w:val="006B6642"/>
    <w:rsid w:val="006C0B50"/>
    <w:rsid w:val="006C1FAB"/>
    <w:rsid w:val="006C2BE8"/>
    <w:rsid w:val="006C7126"/>
    <w:rsid w:val="006C76E0"/>
    <w:rsid w:val="006D3817"/>
    <w:rsid w:val="006D3E6C"/>
    <w:rsid w:val="006D4AE0"/>
    <w:rsid w:val="006D4B7A"/>
    <w:rsid w:val="006D577C"/>
    <w:rsid w:val="006D57CE"/>
    <w:rsid w:val="006D796F"/>
    <w:rsid w:val="006E0009"/>
    <w:rsid w:val="006E00BC"/>
    <w:rsid w:val="006E0EAD"/>
    <w:rsid w:val="006E2CC6"/>
    <w:rsid w:val="006E39D0"/>
    <w:rsid w:val="006E4FF1"/>
    <w:rsid w:val="006E5201"/>
    <w:rsid w:val="006E5490"/>
    <w:rsid w:val="006E5DFF"/>
    <w:rsid w:val="006E65B5"/>
    <w:rsid w:val="006E6FCE"/>
    <w:rsid w:val="006E76C1"/>
    <w:rsid w:val="006E7DA1"/>
    <w:rsid w:val="006F58FC"/>
    <w:rsid w:val="006F63D8"/>
    <w:rsid w:val="007007BD"/>
    <w:rsid w:val="007008F8"/>
    <w:rsid w:val="0070110A"/>
    <w:rsid w:val="00704CC4"/>
    <w:rsid w:val="007051A9"/>
    <w:rsid w:val="0070555F"/>
    <w:rsid w:val="00705E52"/>
    <w:rsid w:val="007069FF"/>
    <w:rsid w:val="007073A2"/>
    <w:rsid w:val="00710BDB"/>
    <w:rsid w:val="007130DD"/>
    <w:rsid w:val="00724671"/>
    <w:rsid w:val="007263A3"/>
    <w:rsid w:val="00726CD7"/>
    <w:rsid w:val="0072792A"/>
    <w:rsid w:val="007318B3"/>
    <w:rsid w:val="00732822"/>
    <w:rsid w:val="007332FC"/>
    <w:rsid w:val="00733623"/>
    <w:rsid w:val="00733EC8"/>
    <w:rsid w:val="007340E8"/>
    <w:rsid w:val="007346FF"/>
    <w:rsid w:val="00734ACC"/>
    <w:rsid w:val="007355A1"/>
    <w:rsid w:val="00735DD3"/>
    <w:rsid w:val="00735FFC"/>
    <w:rsid w:val="00740B8D"/>
    <w:rsid w:val="00743CF7"/>
    <w:rsid w:val="007444B6"/>
    <w:rsid w:val="0074497F"/>
    <w:rsid w:val="00745511"/>
    <w:rsid w:val="0074781F"/>
    <w:rsid w:val="00747C76"/>
    <w:rsid w:val="00751331"/>
    <w:rsid w:val="00751375"/>
    <w:rsid w:val="00751CD5"/>
    <w:rsid w:val="00751D45"/>
    <w:rsid w:val="00752C13"/>
    <w:rsid w:val="00754FC8"/>
    <w:rsid w:val="00755B8A"/>
    <w:rsid w:val="007565FE"/>
    <w:rsid w:val="0075660D"/>
    <w:rsid w:val="00760DAF"/>
    <w:rsid w:val="00761B02"/>
    <w:rsid w:val="00762EAF"/>
    <w:rsid w:val="007666B1"/>
    <w:rsid w:val="007674A2"/>
    <w:rsid w:val="007723F7"/>
    <w:rsid w:val="00773B0D"/>
    <w:rsid w:val="00774BB1"/>
    <w:rsid w:val="00776038"/>
    <w:rsid w:val="00781A02"/>
    <w:rsid w:val="00783189"/>
    <w:rsid w:val="00785285"/>
    <w:rsid w:val="00791A40"/>
    <w:rsid w:val="00792A3C"/>
    <w:rsid w:val="00793B6A"/>
    <w:rsid w:val="0079414D"/>
    <w:rsid w:val="00794565"/>
    <w:rsid w:val="007948B5"/>
    <w:rsid w:val="007A0D41"/>
    <w:rsid w:val="007A2479"/>
    <w:rsid w:val="007A3D20"/>
    <w:rsid w:val="007A4482"/>
    <w:rsid w:val="007A4493"/>
    <w:rsid w:val="007A4FC4"/>
    <w:rsid w:val="007A5754"/>
    <w:rsid w:val="007A70BF"/>
    <w:rsid w:val="007B03A8"/>
    <w:rsid w:val="007B20AC"/>
    <w:rsid w:val="007B2F46"/>
    <w:rsid w:val="007B394E"/>
    <w:rsid w:val="007B4CDF"/>
    <w:rsid w:val="007B4E3B"/>
    <w:rsid w:val="007B5F92"/>
    <w:rsid w:val="007C1DCF"/>
    <w:rsid w:val="007C3286"/>
    <w:rsid w:val="007C70A5"/>
    <w:rsid w:val="007D01EA"/>
    <w:rsid w:val="007D199E"/>
    <w:rsid w:val="007D60F0"/>
    <w:rsid w:val="007D74AB"/>
    <w:rsid w:val="007E1D1B"/>
    <w:rsid w:val="007E5786"/>
    <w:rsid w:val="007E7274"/>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779"/>
    <w:rsid w:val="00807874"/>
    <w:rsid w:val="00811203"/>
    <w:rsid w:val="00811948"/>
    <w:rsid w:val="008120A4"/>
    <w:rsid w:val="00812924"/>
    <w:rsid w:val="0081373E"/>
    <w:rsid w:val="00814CED"/>
    <w:rsid w:val="00815B28"/>
    <w:rsid w:val="0082049C"/>
    <w:rsid w:val="008228C7"/>
    <w:rsid w:val="008240F6"/>
    <w:rsid w:val="00826232"/>
    <w:rsid w:val="00826945"/>
    <w:rsid w:val="00831924"/>
    <w:rsid w:val="00836160"/>
    <w:rsid w:val="00836421"/>
    <w:rsid w:val="008406DB"/>
    <w:rsid w:val="008410A4"/>
    <w:rsid w:val="008415AB"/>
    <w:rsid w:val="00841CA6"/>
    <w:rsid w:val="0084703D"/>
    <w:rsid w:val="00847733"/>
    <w:rsid w:val="00847C70"/>
    <w:rsid w:val="00855A5F"/>
    <w:rsid w:val="008560D4"/>
    <w:rsid w:val="00856BA9"/>
    <w:rsid w:val="00856E6B"/>
    <w:rsid w:val="00857399"/>
    <w:rsid w:val="00860934"/>
    <w:rsid w:val="00863EF9"/>
    <w:rsid w:val="00871275"/>
    <w:rsid w:val="00873A7D"/>
    <w:rsid w:val="00877639"/>
    <w:rsid w:val="00877882"/>
    <w:rsid w:val="00877DAB"/>
    <w:rsid w:val="008802B3"/>
    <w:rsid w:val="00880700"/>
    <w:rsid w:val="008809B3"/>
    <w:rsid w:val="00881112"/>
    <w:rsid w:val="008832F2"/>
    <w:rsid w:val="0088468C"/>
    <w:rsid w:val="008862B2"/>
    <w:rsid w:val="00886433"/>
    <w:rsid w:val="00886830"/>
    <w:rsid w:val="0089029A"/>
    <w:rsid w:val="00890ED0"/>
    <w:rsid w:val="00891AD7"/>
    <w:rsid w:val="008930F5"/>
    <w:rsid w:val="0089339C"/>
    <w:rsid w:val="0089387E"/>
    <w:rsid w:val="00897CA2"/>
    <w:rsid w:val="00897F28"/>
    <w:rsid w:val="008A05F5"/>
    <w:rsid w:val="008A1D8C"/>
    <w:rsid w:val="008A2610"/>
    <w:rsid w:val="008A319E"/>
    <w:rsid w:val="008A385E"/>
    <w:rsid w:val="008A477D"/>
    <w:rsid w:val="008A5716"/>
    <w:rsid w:val="008B2076"/>
    <w:rsid w:val="008B330E"/>
    <w:rsid w:val="008B43CA"/>
    <w:rsid w:val="008B5B3A"/>
    <w:rsid w:val="008B5C84"/>
    <w:rsid w:val="008B6AF6"/>
    <w:rsid w:val="008B6CCC"/>
    <w:rsid w:val="008C29BD"/>
    <w:rsid w:val="008C2A18"/>
    <w:rsid w:val="008C3F74"/>
    <w:rsid w:val="008C5665"/>
    <w:rsid w:val="008C75EF"/>
    <w:rsid w:val="008C77AB"/>
    <w:rsid w:val="008C7FAA"/>
    <w:rsid w:val="008D04E7"/>
    <w:rsid w:val="008D0809"/>
    <w:rsid w:val="008D1972"/>
    <w:rsid w:val="008D1FE3"/>
    <w:rsid w:val="008D2DD9"/>
    <w:rsid w:val="008D3079"/>
    <w:rsid w:val="008D3308"/>
    <w:rsid w:val="008D35E1"/>
    <w:rsid w:val="008D46F9"/>
    <w:rsid w:val="008D775F"/>
    <w:rsid w:val="008D7AB0"/>
    <w:rsid w:val="008E12A3"/>
    <w:rsid w:val="008E1A47"/>
    <w:rsid w:val="008E1D11"/>
    <w:rsid w:val="008E3D8D"/>
    <w:rsid w:val="008E417A"/>
    <w:rsid w:val="008E4A35"/>
    <w:rsid w:val="008E5E3D"/>
    <w:rsid w:val="008F0252"/>
    <w:rsid w:val="008F1538"/>
    <w:rsid w:val="008F3446"/>
    <w:rsid w:val="008F3BA2"/>
    <w:rsid w:val="008F4B89"/>
    <w:rsid w:val="008F5E22"/>
    <w:rsid w:val="008F73ED"/>
    <w:rsid w:val="00901540"/>
    <w:rsid w:val="00901901"/>
    <w:rsid w:val="009044A0"/>
    <w:rsid w:val="00905C8C"/>
    <w:rsid w:val="00911363"/>
    <w:rsid w:val="009125FA"/>
    <w:rsid w:val="009129E1"/>
    <w:rsid w:val="009134FA"/>
    <w:rsid w:val="00914CCD"/>
    <w:rsid w:val="0091676E"/>
    <w:rsid w:val="00917BD7"/>
    <w:rsid w:val="00920DC0"/>
    <w:rsid w:val="00923568"/>
    <w:rsid w:val="00923ACF"/>
    <w:rsid w:val="009251F4"/>
    <w:rsid w:val="00925EC6"/>
    <w:rsid w:val="00927057"/>
    <w:rsid w:val="00927905"/>
    <w:rsid w:val="009304CC"/>
    <w:rsid w:val="0093078D"/>
    <w:rsid w:val="00932CB0"/>
    <w:rsid w:val="0093470E"/>
    <w:rsid w:val="00934FCE"/>
    <w:rsid w:val="0093776D"/>
    <w:rsid w:val="00940841"/>
    <w:rsid w:val="00944EC2"/>
    <w:rsid w:val="009460CD"/>
    <w:rsid w:val="00950F4A"/>
    <w:rsid w:val="00953421"/>
    <w:rsid w:val="00955BAF"/>
    <w:rsid w:val="009603F7"/>
    <w:rsid w:val="00962924"/>
    <w:rsid w:val="009647C5"/>
    <w:rsid w:val="0096492D"/>
    <w:rsid w:val="00967CCA"/>
    <w:rsid w:val="00967FBA"/>
    <w:rsid w:val="00974422"/>
    <w:rsid w:val="00974E93"/>
    <w:rsid w:val="00975115"/>
    <w:rsid w:val="009759E6"/>
    <w:rsid w:val="009776A1"/>
    <w:rsid w:val="009802B0"/>
    <w:rsid w:val="00980957"/>
    <w:rsid w:val="00981EF3"/>
    <w:rsid w:val="0098255F"/>
    <w:rsid w:val="009854F9"/>
    <w:rsid w:val="00985796"/>
    <w:rsid w:val="009867F7"/>
    <w:rsid w:val="009868B6"/>
    <w:rsid w:val="00996547"/>
    <w:rsid w:val="009A0C73"/>
    <w:rsid w:val="009A0D77"/>
    <w:rsid w:val="009A0FAE"/>
    <w:rsid w:val="009A42C4"/>
    <w:rsid w:val="009A4CD1"/>
    <w:rsid w:val="009A72A6"/>
    <w:rsid w:val="009A757B"/>
    <w:rsid w:val="009A7B19"/>
    <w:rsid w:val="009B29FF"/>
    <w:rsid w:val="009B2A47"/>
    <w:rsid w:val="009B33E5"/>
    <w:rsid w:val="009B41BB"/>
    <w:rsid w:val="009B4B6E"/>
    <w:rsid w:val="009C3471"/>
    <w:rsid w:val="009C766A"/>
    <w:rsid w:val="009D28BF"/>
    <w:rsid w:val="009D3333"/>
    <w:rsid w:val="009D5F05"/>
    <w:rsid w:val="009E0ED5"/>
    <w:rsid w:val="009E1F10"/>
    <w:rsid w:val="009E30B1"/>
    <w:rsid w:val="009E76B3"/>
    <w:rsid w:val="009F036A"/>
    <w:rsid w:val="009F7526"/>
    <w:rsid w:val="009F7953"/>
    <w:rsid w:val="00A004DF"/>
    <w:rsid w:val="00A005F9"/>
    <w:rsid w:val="00A024B8"/>
    <w:rsid w:val="00A10243"/>
    <w:rsid w:val="00A13E90"/>
    <w:rsid w:val="00A14BFF"/>
    <w:rsid w:val="00A150FF"/>
    <w:rsid w:val="00A166E6"/>
    <w:rsid w:val="00A20A76"/>
    <w:rsid w:val="00A21A6B"/>
    <w:rsid w:val="00A2293C"/>
    <w:rsid w:val="00A22B89"/>
    <w:rsid w:val="00A23086"/>
    <w:rsid w:val="00A23F06"/>
    <w:rsid w:val="00A256F9"/>
    <w:rsid w:val="00A25FC2"/>
    <w:rsid w:val="00A27B00"/>
    <w:rsid w:val="00A300C3"/>
    <w:rsid w:val="00A31996"/>
    <w:rsid w:val="00A3534C"/>
    <w:rsid w:val="00A35FEF"/>
    <w:rsid w:val="00A36B9F"/>
    <w:rsid w:val="00A4058B"/>
    <w:rsid w:val="00A40E4F"/>
    <w:rsid w:val="00A4230C"/>
    <w:rsid w:val="00A444CD"/>
    <w:rsid w:val="00A449F4"/>
    <w:rsid w:val="00A44FFC"/>
    <w:rsid w:val="00A455C9"/>
    <w:rsid w:val="00A4653A"/>
    <w:rsid w:val="00A46794"/>
    <w:rsid w:val="00A473E7"/>
    <w:rsid w:val="00A50075"/>
    <w:rsid w:val="00A51020"/>
    <w:rsid w:val="00A529FE"/>
    <w:rsid w:val="00A53F1F"/>
    <w:rsid w:val="00A54E70"/>
    <w:rsid w:val="00A57647"/>
    <w:rsid w:val="00A57A9B"/>
    <w:rsid w:val="00A608DB"/>
    <w:rsid w:val="00A6165F"/>
    <w:rsid w:val="00A61910"/>
    <w:rsid w:val="00A61E81"/>
    <w:rsid w:val="00A62070"/>
    <w:rsid w:val="00A63955"/>
    <w:rsid w:val="00A64730"/>
    <w:rsid w:val="00A6591A"/>
    <w:rsid w:val="00A7375D"/>
    <w:rsid w:val="00A76426"/>
    <w:rsid w:val="00A77221"/>
    <w:rsid w:val="00A81D83"/>
    <w:rsid w:val="00A85382"/>
    <w:rsid w:val="00A86CFD"/>
    <w:rsid w:val="00A90284"/>
    <w:rsid w:val="00A907B9"/>
    <w:rsid w:val="00A91FA4"/>
    <w:rsid w:val="00A92D3A"/>
    <w:rsid w:val="00A96C57"/>
    <w:rsid w:val="00A97287"/>
    <w:rsid w:val="00AA043F"/>
    <w:rsid w:val="00AA0490"/>
    <w:rsid w:val="00AA16D6"/>
    <w:rsid w:val="00AA4BB7"/>
    <w:rsid w:val="00AA699A"/>
    <w:rsid w:val="00AB0912"/>
    <w:rsid w:val="00AB0A10"/>
    <w:rsid w:val="00AB0F15"/>
    <w:rsid w:val="00AB130D"/>
    <w:rsid w:val="00AB299A"/>
    <w:rsid w:val="00AB4492"/>
    <w:rsid w:val="00AB5B4D"/>
    <w:rsid w:val="00AC1C19"/>
    <w:rsid w:val="00AC200B"/>
    <w:rsid w:val="00AC50D6"/>
    <w:rsid w:val="00AC7465"/>
    <w:rsid w:val="00AC7F8B"/>
    <w:rsid w:val="00AD057D"/>
    <w:rsid w:val="00AD1044"/>
    <w:rsid w:val="00AD3408"/>
    <w:rsid w:val="00AD4DF6"/>
    <w:rsid w:val="00AD612C"/>
    <w:rsid w:val="00AD64B6"/>
    <w:rsid w:val="00AD6D1C"/>
    <w:rsid w:val="00AD7055"/>
    <w:rsid w:val="00AD7769"/>
    <w:rsid w:val="00AE0887"/>
    <w:rsid w:val="00AE0B0C"/>
    <w:rsid w:val="00AE15F7"/>
    <w:rsid w:val="00AE3D2A"/>
    <w:rsid w:val="00AE4081"/>
    <w:rsid w:val="00AE4C3A"/>
    <w:rsid w:val="00AE4E8F"/>
    <w:rsid w:val="00AE6DA1"/>
    <w:rsid w:val="00AE7194"/>
    <w:rsid w:val="00AF094A"/>
    <w:rsid w:val="00AF1FF2"/>
    <w:rsid w:val="00AF2988"/>
    <w:rsid w:val="00AF3177"/>
    <w:rsid w:val="00AF31B7"/>
    <w:rsid w:val="00AF3AFC"/>
    <w:rsid w:val="00AF4595"/>
    <w:rsid w:val="00AF4B44"/>
    <w:rsid w:val="00AF690D"/>
    <w:rsid w:val="00B001F8"/>
    <w:rsid w:val="00B0200C"/>
    <w:rsid w:val="00B02E0A"/>
    <w:rsid w:val="00B030B9"/>
    <w:rsid w:val="00B064F9"/>
    <w:rsid w:val="00B11511"/>
    <w:rsid w:val="00B11F8C"/>
    <w:rsid w:val="00B11F99"/>
    <w:rsid w:val="00B120A6"/>
    <w:rsid w:val="00B1404C"/>
    <w:rsid w:val="00B1474F"/>
    <w:rsid w:val="00B1564C"/>
    <w:rsid w:val="00B20225"/>
    <w:rsid w:val="00B23647"/>
    <w:rsid w:val="00B23B21"/>
    <w:rsid w:val="00B24CC2"/>
    <w:rsid w:val="00B270BF"/>
    <w:rsid w:val="00B30341"/>
    <w:rsid w:val="00B31FD8"/>
    <w:rsid w:val="00B33FB9"/>
    <w:rsid w:val="00B35298"/>
    <w:rsid w:val="00B37838"/>
    <w:rsid w:val="00B40DA9"/>
    <w:rsid w:val="00B41418"/>
    <w:rsid w:val="00B50203"/>
    <w:rsid w:val="00B53BDD"/>
    <w:rsid w:val="00B5410B"/>
    <w:rsid w:val="00B54EC3"/>
    <w:rsid w:val="00B55A11"/>
    <w:rsid w:val="00B55E61"/>
    <w:rsid w:val="00B561CE"/>
    <w:rsid w:val="00B56694"/>
    <w:rsid w:val="00B600AE"/>
    <w:rsid w:val="00B6152F"/>
    <w:rsid w:val="00B619D1"/>
    <w:rsid w:val="00B624F5"/>
    <w:rsid w:val="00B62CDE"/>
    <w:rsid w:val="00B6328D"/>
    <w:rsid w:val="00B6660B"/>
    <w:rsid w:val="00B703D0"/>
    <w:rsid w:val="00B70A12"/>
    <w:rsid w:val="00B721DE"/>
    <w:rsid w:val="00B7312F"/>
    <w:rsid w:val="00B731EF"/>
    <w:rsid w:val="00B740D9"/>
    <w:rsid w:val="00B80B7A"/>
    <w:rsid w:val="00B8499E"/>
    <w:rsid w:val="00B85654"/>
    <w:rsid w:val="00B85B57"/>
    <w:rsid w:val="00B86091"/>
    <w:rsid w:val="00B862A6"/>
    <w:rsid w:val="00B92AF4"/>
    <w:rsid w:val="00B92FF8"/>
    <w:rsid w:val="00B947BB"/>
    <w:rsid w:val="00BA052E"/>
    <w:rsid w:val="00BA1204"/>
    <w:rsid w:val="00BA1B94"/>
    <w:rsid w:val="00BA313E"/>
    <w:rsid w:val="00BA4A0C"/>
    <w:rsid w:val="00BA4A56"/>
    <w:rsid w:val="00BA50E0"/>
    <w:rsid w:val="00BA76D2"/>
    <w:rsid w:val="00BA7D98"/>
    <w:rsid w:val="00BB3CBE"/>
    <w:rsid w:val="00BB505F"/>
    <w:rsid w:val="00BB68DB"/>
    <w:rsid w:val="00BB720F"/>
    <w:rsid w:val="00BB7925"/>
    <w:rsid w:val="00BC0665"/>
    <w:rsid w:val="00BC3CE5"/>
    <w:rsid w:val="00BC7758"/>
    <w:rsid w:val="00BD0396"/>
    <w:rsid w:val="00BD1F2A"/>
    <w:rsid w:val="00BD447C"/>
    <w:rsid w:val="00BD4892"/>
    <w:rsid w:val="00BD4AC8"/>
    <w:rsid w:val="00BD65EB"/>
    <w:rsid w:val="00BE28F4"/>
    <w:rsid w:val="00BE290F"/>
    <w:rsid w:val="00BE2999"/>
    <w:rsid w:val="00BE4B78"/>
    <w:rsid w:val="00BE4E8F"/>
    <w:rsid w:val="00BE5FCC"/>
    <w:rsid w:val="00BE60C4"/>
    <w:rsid w:val="00BF0C53"/>
    <w:rsid w:val="00BF3A50"/>
    <w:rsid w:val="00BF6C82"/>
    <w:rsid w:val="00C011BD"/>
    <w:rsid w:val="00C01387"/>
    <w:rsid w:val="00C01EC0"/>
    <w:rsid w:val="00C032C3"/>
    <w:rsid w:val="00C03E98"/>
    <w:rsid w:val="00C05D15"/>
    <w:rsid w:val="00C07B73"/>
    <w:rsid w:val="00C12283"/>
    <w:rsid w:val="00C14FF5"/>
    <w:rsid w:val="00C1574F"/>
    <w:rsid w:val="00C1782D"/>
    <w:rsid w:val="00C17C89"/>
    <w:rsid w:val="00C17CCE"/>
    <w:rsid w:val="00C21956"/>
    <w:rsid w:val="00C22609"/>
    <w:rsid w:val="00C247F3"/>
    <w:rsid w:val="00C26460"/>
    <w:rsid w:val="00C26BBA"/>
    <w:rsid w:val="00C278A1"/>
    <w:rsid w:val="00C314F2"/>
    <w:rsid w:val="00C36576"/>
    <w:rsid w:val="00C36ABB"/>
    <w:rsid w:val="00C3763F"/>
    <w:rsid w:val="00C37B87"/>
    <w:rsid w:val="00C4017B"/>
    <w:rsid w:val="00C43AB0"/>
    <w:rsid w:val="00C456CC"/>
    <w:rsid w:val="00C46DF7"/>
    <w:rsid w:val="00C47EE3"/>
    <w:rsid w:val="00C513C0"/>
    <w:rsid w:val="00C523F5"/>
    <w:rsid w:val="00C57118"/>
    <w:rsid w:val="00C61084"/>
    <w:rsid w:val="00C62CD9"/>
    <w:rsid w:val="00C65579"/>
    <w:rsid w:val="00C675CA"/>
    <w:rsid w:val="00C72046"/>
    <w:rsid w:val="00C7413A"/>
    <w:rsid w:val="00C75D10"/>
    <w:rsid w:val="00C77380"/>
    <w:rsid w:val="00C77FB8"/>
    <w:rsid w:val="00C812DA"/>
    <w:rsid w:val="00C83246"/>
    <w:rsid w:val="00C83910"/>
    <w:rsid w:val="00C84C97"/>
    <w:rsid w:val="00C8682F"/>
    <w:rsid w:val="00C9006C"/>
    <w:rsid w:val="00C9169A"/>
    <w:rsid w:val="00C93DE1"/>
    <w:rsid w:val="00C95599"/>
    <w:rsid w:val="00C97FCE"/>
    <w:rsid w:val="00CA251A"/>
    <w:rsid w:val="00CA34D8"/>
    <w:rsid w:val="00CA3755"/>
    <w:rsid w:val="00CA3D5A"/>
    <w:rsid w:val="00CA67C7"/>
    <w:rsid w:val="00CA6827"/>
    <w:rsid w:val="00CA7E26"/>
    <w:rsid w:val="00CB182B"/>
    <w:rsid w:val="00CB2AEE"/>
    <w:rsid w:val="00CB5104"/>
    <w:rsid w:val="00CB6E62"/>
    <w:rsid w:val="00CC2B3C"/>
    <w:rsid w:val="00CC59CA"/>
    <w:rsid w:val="00CC5A94"/>
    <w:rsid w:val="00CC5C94"/>
    <w:rsid w:val="00CD05D5"/>
    <w:rsid w:val="00CD0841"/>
    <w:rsid w:val="00CD105E"/>
    <w:rsid w:val="00CD1813"/>
    <w:rsid w:val="00CD1885"/>
    <w:rsid w:val="00CD5241"/>
    <w:rsid w:val="00CD576D"/>
    <w:rsid w:val="00CE10BC"/>
    <w:rsid w:val="00CE468E"/>
    <w:rsid w:val="00CE5E3E"/>
    <w:rsid w:val="00CE7912"/>
    <w:rsid w:val="00CE7BEB"/>
    <w:rsid w:val="00CE7E7D"/>
    <w:rsid w:val="00CF08B6"/>
    <w:rsid w:val="00CF14B2"/>
    <w:rsid w:val="00CF480E"/>
    <w:rsid w:val="00CF4C27"/>
    <w:rsid w:val="00CF5DF6"/>
    <w:rsid w:val="00CF6621"/>
    <w:rsid w:val="00CF77EF"/>
    <w:rsid w:val="00CF7953"/>
    <w:rsid w:val="00D0040B"/>
    <w:rsid w:val="00D00A3F"/>
    <w:rsid w:val="00D027A4"/>
    <w:rsid w:val="00D02FC4"/>
    <w:rsid w:val="00D04DB3"/>
    <w:rsid w:val="00D04E6F"/>
    <w:rsid w:val="00D05C00"/>
    <w:rsid w:val="00D067F9"/>
    <w:rsid w:val="00D06CB7"/>
    <w:rsid w:val="00D10144"/>
    <w:rsid w:val="00D14868"/>
    <w:rsid w:val="00D15FBE"/>
    <w:rsid w:val="00D20C2F"/>
    <w:rsid w:val="00D22172"/>
    <w:rsid w:val="00D22A9C"/>
    <w:rsid w:val="00D242D4"/>
    <w:rsid w:val="00D247A4"/>
    <w:rsid w:val="00D248E6"/>
    <w:rsid w:val="00D25EF2"/>
    <w:rsid w:val="00D318C9"/>
    <w:rsid w:val="00D33A0B"/>
    <w:rsid w:val="00D342AD"/>
    <w:rsid w:val="00D34425"/>
    <w:rsid w:val="00D42EB8"/>
    <w:rsid w:val="00D43317"/>
    <w:rsid w:val="00D4382A"/>
    <w:rsid w:val="00D45966"/>
    <w:rsid w:val="00D461EA"/>
    <w:rsid w:val="00D46E44"/>
    <w:rsid w:val="00D53A54"/>
    <w:rsid w:val="00D54184"/>
    <w:rsid w:val="00D5471A"/>
    <w:rsid w:val="00D55138"/>
    <w:rsid w:val="00D5602B"/>
    <w:rsid w:val="00D56BE2"/>
    <w:rsid w:val="00D57967"/>
    <w:rsid w:val="00D61C8E"/>
    <w:rsid w:val="00D62B01"/>
    <w:rsid w:val="00D64633"/>
    <w:rsid w:val="00D70412"/>
    <w:rsid w:val="00D71708"/>
    <w:rsid w:val="00D753BF"/>
    <w:rsid w:val="00D75717"/>
    <w:rsid w:val="00D82235"/>
    <w:rsid w:val="00D825FE"/>
    <w:rsid w:val="00D85954"/>
    <w:rsid w:val="00D86B72"/>
    <w:rsid w:val="00D874B5"/>
    <w:rsid w:val="00D92DFC"/>
    <w:rsid w:val="00D93A49"/>
    <w:rsid w:val="00D93C26"/>
    <w:rsid w:val="00D955EF"/>
    <w:rsid w:val="00D9773D"/>
    <w:rsid w:val="00D97AED"/>
    <w:rsid w:val="00DA0125"/>
    <w:rsid w:val="00DA0E87"/>
    <w:rsid w:val="00DA124C"/>
    <w:rsid w:val="00DA361B"/>
    <w:rsid w:val="00DA4A8B"/>
    <w:rsid w:val="00DA5DCA"/>
    <w:rsid w:val="00DA5E2D"/>
    <w:rsid w:val="00DA6612"/>
    <w:rsid w:val="00DA6F92"/>
    <w:rsid w:val="00DB0A23"/>
    <w:rsid w:val="00DB0C82"/>
    <w:rsid w:val="00DB1558"/>
    <w:rsid w:val="00DB1CC3"/>
    <w:rsid w:val="00DB1D88"/>
    <w:rsid w:val="00DB2079"/>
    <w:rsid w:val="00DB3155"/>
    <w:rsid w:val="00DB5234"/>
    <w:rsid w:val="00DB6430"/>
    <w:rsid w:val="00DB70FE"/>
    <w:rsid w:val="00DC2E58"/>
    <w:rsid w:val="00DC3732"/>
    <w:rsid w:val="00DC3CF8"/>
    <w:rsid w:val="00DC3E2D"/>
    <w:rsid w:val="00DC3EC6"/>
    <w:rsid w:val="00DC4895"/>
    <w:rsid w:val="00DC62E2"/>
    <w:rsid w:val="00DC7328"/>
    <w:rsid w:val="00DC7C60"/>
    <w:rsid w:val="00DD00A1"/>
    <w:rsid w:val="00DD0E3D"/>
    <w:rsid w:val="00DD1FF3"/>
    <w:rsid w:val="00DD2218"/>
    <w:rsid w:val="00DD3695"/>
    <w:rsid w:val="00DD4464"/>
    <w:rsid w:val="00DD4509"/>
    <w:rsid w:val="00DD4DE4"/>
    <w:rsid w:val="00DD5C6C"/>
    <w:rsid w:val="00DD6CC0"/>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1E2A"/>
    <w:rsid w:val="00E03701"/>
    <w:rsid w:val="00E04B03"/>
    <w:rsid w:val="00E11D90"/>
    <w:rsid w:val="00E12649"/>
    <w:rsid w:val="00E144A9"/>
    <w:rsid w:val="00E16408"/>
    <w:rsid w:val="00E179C3"/>
    <w:rsid w:val="00E22047"/>
    <w:rsid w:val="00E221CE"/>
    <w:rsid w:val="00E22B11"/>
    <w:rsid w:val="00E22EFE"/>
    <w:rsid w:val="00E237E0"/>
    <w:rsid w:val="00E251B7"/>
    <w:rsid w:val="00E268FB"/>
    <w:rsid w:val="00E305AD"/>
    <w:rsid w:val="00E374F5"/>
    <w:rsid w:val="00E41AB0"/>
    <w:rsid w:val="00E41D8B"/>
    <w:rsid w:val="00E43081"/>
    <w:rsid w:val="00E463BC"/>
    <w:rsid w:val="00E50CAC"/>
    <w:rsid w:val="00E52864"/>
    <w:rsid w:val="00E55DF7"/>
    <w:rsid w:val="00E56CEB"/>
    <w:rsid w:val="00E56E60"/>
    <w:rsid w:val="00E644EB"/>
    <w:rsid w:val="00E64D74"/>
    <w:rsid w:val="00E726E5"/>
    <w:rsid w:val="00E72B05"/>
    <w:rsid w:val="00E74715"/>
    <w:rsid w:val="00E765A2"/>
    <w:rsid w:val="00E7671B"/>
    <w:rsid w:val="00E80299"/>
    <w:rsid w:val="00E804D0"/>
    <w:rsid w:val="00E82BE5"/>
    <w:rsid w:val="00E83D67"/>
    <w:rsid w:val="00E83F54"/>
    <w:rsid w:val="00E9006C"/>
    <w:rsid w:val="00E91434"/>
    <w:rsid w:val="00E92313"/>
    <w:rsid w:val="00E9329A"/>
    <w:rsid w:val="00E96383"/>
    <w:rsid w:val="00E96661"/>
    <w:rsid w:val="00E96C39"/>
    <w:rsid w:val="00E96DD2"/>
    <w:rsid w:val="00E97DAB"/>
    <w:rsid w:val="00E97DAC"/>
    <w:rsid w:val="00EA13BE"/>
    <w:rsid w:val="00EA68E1"/>
    <w:rsid w:val="00EA78D9"/>
    <w:rsid w:val="00EB0949"/>
    <w:rsid w:val="00EB16FE"/>
    <w:rsid w:val="00EB6061"/>
    <w:rsid w:val="00EC4F3C"/>
    <w:rsid w:val="00EC6241"/>
    <w:rsid w:val="00EC6A78"/>
    <w:rsid w:val="00EC6E04"/>
    <w:rsid w:val="00EC7C76"/>
    <w:rsid w:val="00EC7E2E"/>
    <w:rsid w:val="00ED31AC"/>
    <w:rsid w:val="00ED37B4"/>
    <w:rsid w:val="00ED563D"/>
    <w:rsid w:val="00ED63F5"/>
    <w:rsid w:val="00EE0BFC"/>
    <w:rsid w:val="00EE3362"/>
    <w:rsid w:val="00EE3736"/>
    <w:rsid w:val="00EE588F"/>
    <w:rsid w:val="00EE701B"/>
    <w:rsid w:val="00EE7F05"/>
    <w:rsid w:val="00EF07A1"/>
    <w:rsid w:val="00EF0A2C"/>
    <w:rsid w:val="00EF267A"/>
    <w:rsid w:val="00EF5857"/>
    <w:rsid w:val="00EF601C"/>
    <w:rsid w:val="00EF6EA2"/>
    <w:rsid w:val="00F00B62"/>
    <w:rsid w:val="00F00C65"/>
    <w:rsid w:val="00F00E3A"/>
    <w:rsid w:val="00F01776"/>
    <w:rsid w:val="00F01AB3"/>
    <w:rsid w:val="00F02E2D"/>
    <w:rsid w:val="00F0340E"/>
    <w:rsid w:val="00F063B4"/>
    <w:rsid w:val="00F10888"/>
    <w:rsid w:val="00F10FA3"/>
    <w:rsid w:val="00F13A2B"/>
    <w:rsid w:val="00F1767F"/>
    <w:rsid w:val="00F17A5F"/>
    <w:rsid w:val="00F3212D"/>
    <w:rsid w:val="00F326C5"/>
    <w:rsid w:val="00F328D4"/>
    <w:rsid w:val="00F3534C"/>
    <w:rsid w:val="00F36997"/>
    <w:rsid w:val="00F37E55"/>
    <w:rsid w:val="00F405AC"/>
    <w:rsid w:val="00F4361C"/>
    <w:rsid w:val="00F44E08"/>
    <w:rsid w:val="00F4516E"/>
    <w:rsid w:val="00F4715C"/>
    <w:rsid w:val="00F4767C"/>
    <w:rsid w:val="00F51139"/>
    <w:rsid w:val="00F54D4D"/>
    <w:rsid w:val="00F55B35"/>
    <w:rsid w:val="00F55C04"/>
    <w:rsid w:val="00F62454"/>
    <w:rsid w:val="00F651F6"/>
    <w:rsid w:val="00F66E9F"/>
    <w:rsid w:val="00F67237"/>
    <w:rsid w:val="00F757C5"/>
    <w:rsid w:val="00F778FB"/>
    <w:rsid w:val="00F81578"/>
    <w:rsid w:val="00F819A5"/>
    <w:rsid w:val="00F8213A"/>
    <w:rsid w:val="00F85F12"/>
    <w:rsid w:val="00F8664C"/>
    <w:rsid w:val="00F90BAC"/>
    <w:rsid w:val="00F9103F"/>
    <w:rsid w:val="00F938EF"/>
    <w:rsid w:val="00F967D3"/>
    <w:rsid w:val="00FA1036"/>
    <w:rsid w:val="00FA1AEB"/>
    <w:rsid w:val="00FA26A7"/>
    <w:rsid w:val="00FA62AD"/>
    <w:rsid w:val="00FA768B"/>
    <w:rsid w:val="00FA7824"/>
    <w:rsid w:val="00FB2D46"/>
    <w:rsid w:val="00FB56B2"/>
    <w:rsid w:val="00FC18E6"/>
    <w:rsid w:val="00FC20F5"/>
    <w:rsid w:val="00FC2D3F"/>
    <w:rsid w:val="00FD1541"/>
    <w:rsid w:val="00FD3278"/>
    <w:rsid w:val="00FD32E4"/>
    <w:rsid w:val="00FD54A9"/>
    <w:rsid w:val="00FD5AC1"/>
    <w:rsid w:val="00FD5CE2"/>
    <w:rsid w:val="00FD6AC7"/>
    <w:rsid w:val="00FE013E"/>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 w:type="paragraph" w:styleId="Revision">
    <w:name w:val="Revision"/>
    <w:hidden/>
    <w:uiPriority w:val="99"/>
    <w:semiHidden/>
    <w:rsid w:val="00CD1885"/>
    <w:pPr>
      <w:spacing w:after="0" w:line="240" w:lineRule="auto"/>
    </w:pPr>
    <w:rPr>
      <w:rFonts w:ascii="Times New Roman" w:hAnsi="Times New Roman"/>
      <w:sz w:val="24"/>
    </w:rPr>
  </w:style>
  <w:style w:type="character" w:styleId="LineNumber">
    <w:name w:val="line number"/>
    <w:basedOn w:val="DefaultParagraphFont"/>
    <w:uiPriority w:val="99"/>
    <w:semiHidden/>
    <w:unhideWhenUsed/>
    <w:rsid w:val="00925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96072296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327126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BCF63-0D63-4856-9350-9A451D40F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55</Pages>
  <Words>52043</Words>
  <Characters>296649</Characters>
  <Application>Microsoft Office Word</Application>
  <DocSecurity>0</DocSecurity>
  <Lines>2472</Lines>
  <Paragraphs>695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347997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25</cp:revision>
  <cp:lastPrinted>2024-08-08T07:33:00Z</cp:lastPrinted>
  <dcterms:created xsi:type="dcterms:W3CDTF">2024-08-16T06:12:00Z</dcterms:created>
  <dcterms:modified xsi:type="dcterms:W3CDTF">2024-08-19T10:21:00Z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