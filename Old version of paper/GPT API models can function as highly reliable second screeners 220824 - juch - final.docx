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C90E998" w:rsidR="00E22B11" w:rsidRPr="00E22B11" w:rsidRDefault="00E22B11" w:rsidP="006F63D8">
      <w:pPr>
        <w:spacing w:after="0" w:line="360" w:lineRule="auto"/>
        <w:rPr>
          <w:b/>
          <w:lang w:val="en-US"/>
        </w:rPr>
      </w:pPr>
      <w:r>
        <w:rPr>
          <w:b/>
          <w:lang w:val="en-US"/>
        </w:rPr>
        <w:t>ABSTRACT</w:t>
      </w:r>
    </w:p>
    <w:p w14:paraId="7419DE57" w14:textId="47F89BE0" w:rsidR="00627170"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129E1">
        <w:t xml:space="preserve"> and</w:t>
      </w:r>
      <w:r w:rsidR="009129E1" w:rsidRPr="009129E1">
        <w:t xml:space="preserve"> </w:t>
      </w:r>
      <w:r w:rsidR="009129E1">
        <w:t>meta-analyses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rsidR="00B753E8">
        <w:t xml:space="preserve">, </w:t>
      </w:r>
      <w:r>
        <w:t>and potentially increase the reliability of systematic reviews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753E8">
        <w:t>We did so by</w:t>
      </w:r>
      <w:r w:rsidR="000C1DB9">
        <w:t xml:space="preserve"> develop</w:t>
      </w:r>
      <w:r w:rsidR="00B753E8">
        <w:t>ing</w:t>
      </w:r>
      <w:r w:rsidR="000C1DB9">
        <w:t xml:space="preserve">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w:t>
      </w:r>
      <w:r w:rsidR="009129E1">
        <w:t>common</w:t>
      </w:r>
      <w:r w:rsidR="00BD4892">
        <w:t xml:space="preserve"> human screening performances in high</w:t>
      </w:r>
      <w:r w:rsidR="00E74715">
        <w:t>-</w:t>
      </w:r>
      <w:r w:rsidR="00BD4892">
        <w:t>quality systematic reviews</w:t>
      </w:r>
      <w:r w:rsidR="00D14868">
        <w:t>,</w:t>
      </w:r>
      <w:r w:rsidR="000C1DB9">
        <w:t xml:space="preserve"> and</w:t>
      </w:r>
      <w:r w:rsidR="00D14868">
        <w:t xml:space="preserve"> </w:t>
      </w:r>
      <w:r w:rsidR="00B753E8">
        <w:t xml:space="preserve">conducting </w:t>
      </w:r>
      <w:r w:rsidR="00E52864">
        <w:t xml:space="preserve">three large-scale </w:t>
      </w:r>
      <w:r w:rsidR="00423F5C">
        <w:t>classifier</w:t>
      </w:r>
      <w:r w:rsidR="00E52864">
        <w:t xml:space="preserve">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w:t>
      </w:r>
      <w:r w:rsidR="00B753E8">
        <w:t xml:space="preserve">systematic </w:t>
      </w:r>
      <w:r w:rsidR="005559F4">
        <w:t>reviews</w:t>
      </w:r>
      <w:r w:rsidR="00E52864">
        <w:t xml:space="preserve">. Across all experiments, we show that the GPT API models can perform on par </w:t>
      </w:r>
      <w:r w:rsidR="00D15FBE">
        <w:t xml:space="preserve">with </w:t>
      </w:r>
      <w:r w:rsidR="00D111C0">
        <w:t>and in some cases</w:t>
      </w:r>
      <w:r w:rsidR="00E52864">
        <w:t xml:space="preserve"> even better than </w:t>
      </w:r>
      <w:r w:rsidR="00D15FBE">
        <w:t xml:space="preserve">typical </w:t>
      </w:r>
      <w:r w:rsidR="00E52864">
        <w:t>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r w:rsidR="009129E1">
        <w:t xml:space="preserve">, that is </w:t>
      </w:r>
      <w:r w:rsidR="00E52864">
        <w:t xml:space="preserve">making one </w:t>
      </w:r>
      <w:r w:rsidR="00F10FA3">
        <w:t xml:space="preserve">concise </w:t>
      </w:r>
      <w:r w:rsidR="00E52864">
        <w:t>prompt per inclusion/exclusion criteria</w:t>
      </w:r>
      <w:r w:rsidR="00B1404C">
        <w:t xml:space="preserve"> in a revie</w:t>
      </w:r>
      <w:r w:rsidR="009129E1">
        <w:t xml:space="preserve">w, </w:t>
      </w:r>
      <w:r w:rsidR="00E52864">
        <w:t xml:space="preserve">and show that </w:t>
      </w:r>
      <w:r w:rsidR="00D111C0">
        <w:t>it can be a valuable tool to use for</w:t>
      </w:r>
      <w:r w:rsidR="00E52864">
        <w:t xml:space="preserve"> screening in </w:t>
      </w:r>
      <w:r w:rsidR="00BD4892">
        <w:t xml:space="preserve">highly </w:t>
      </w:r>
      <w:r w:rsidR="00E52864">
        <w:t xml:space="preserve">complex review settings. </w:t>
      </w:r>
      <w:del w:id="0" w:author="Julian Christensen" w:date="2024-08-23T08:43:00Z">
        <w:r w:rsidR="00D111C0" w:rsidDel="00632E5D">
          <w:delText xml:space="preserve">For </w:delText>
        </w:r>
      </w:del>
      <w:ins w:id="1" w:author="Julian Christensen" w:date="2024-08-23T08:43:00Z">
        <w:r w:rsidR="00632E5D">
          <w:t xml:space="preserve">To </w:t>
        </w:r>
      </w:ins>
      <w:r w:rsidR="00D111C0">
        <w:t>support</w:t>
      </w:r>
      <w:del w:id="2" w:author="Julian Christensen" w:date="2024-08-23T08:43:00Z">
        <w:r w:rsidR="00D111C0" w:rsidDel="00632E5D">
          <w:delText>ing</w:delText>
        </w:r>
      </w:del>
      <w:r w:rsidR="00950F4A">
        <w:t xml:space="preserve">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w:t>
      </w:r>
      <w:r w:rsidR="00D15FBE">
        <w:t>Finally, we present the R package AIscreenR</w:t>
      </w:r>
      <w:r w:rsidR="00B753E8" w:rsidRPr="00B753E8">
        <w:t xml:space="preserve"> </w:t>
      </w:r>
      <w:r w:rsidR="00B753E8">
        <w:t>to standardize and scale up the suggested application</w:t>
      </w:r>
      <w:r w:rsidR="00D15FBE">
        <w:t xml:space="preserve">. </w:t>
      </w:r>
      <w:r w:rsidR="00DE62DD">
        <w:t xml:space="preserve">Our </w:t>
      </w:r>
      <w:r w:rsidR="00DE45AC">
        <w:t>aim</w:t>
      </w:r>
      <w:r w:rsidR="00DE62DD">
        <w:t xml:space="preserve"> i</w:t>
      </w:r>
      <w:r w:rsidR="00D15FBE">
        <w:t xml:space="preserve">s </w:t>
      </w:r>
      <w:r w:rsidR="00DE62DD">
        <w:t>ultimately to make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p>
    <w:p w14:paraId="402EF35F" w14:textId="77777777" w:rsidR="00B753E8" w:rsidRPr="00627170" w:rsidRDefault="00B753E8" w:rsidP="00627170">
      <w:pPr>
        <w:pStyle w:val="NormalWeb"/>
        <w:spacing w:line="360" w:lineRule="auto"/>
        <w:jc w:val="both"/>
      </w:pPr>
    </w:p>
    <w:p w14:paraId="79C853BD" w14:textId="54A96E9B"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w:t>
      </w:r>
      <w:r w:rsidR="00D111C0">
        <w:rPr>
          <w:i/>
          <w:lang w:val="en-US"/>
        </w:rPr>
        <w:t>Large Language Models (LLM</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7BD0AD5" w:rsidR="0051645D" w:rsidRDefault="0051645D" w:rsidP="006F63D8">
      <w:pPr>
        <w:spacing w:after="0" w:line="360" w:lineRule="auto"/>
        <w:rPr>
          <w:lang w:val="en-US"/>
        </w:rPr>
      </w:pPr>
    </w:p>
    <w:p w14:paraId="7A55408D" w14:textId="77777777" w:rsidR="002545C4" w:rsidRDefault="002545C4"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commentRangeStart w:id="3"/>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commentRangeEnd w:id="3"/>
      <w:r w:rsidR="00632E5D">
        <w:rPr>
          <w:rStyle w:val="CommentReference"/>
        </w:rPr>
        <w:commentReference w:id="3"/>
      </w:r>
    </w:p>
    <w:p w14:paraId="38B97AF7" w14:textId="167D5290" w:rsidR="00625587"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310E18" w:rsidRPr="0011702D">
        <w:rPr>
          <w:rFonts w:cs="Times New Roman"/>
          <w:szCs w:val="24"/>
          <w:lang w:val="en-US"/>
        </w:rPr>
        <w:t>utomat</w:t>
      </w:r>
      <w:r w:rsidR="00E52864">
        <w:rPr>
          <w:rFonts w:cs="Times New Roman"/>
          <w:szCs w:val="24"/>
          <w:lang w:val="en-US"/>
        </w:rPr>
        <w:t>ed</w:t>
      </w:r>
      <w:r w:rsidR="00310E18" w:rsidRPr="0011702D">
        <w:rPr>
          <w:rFonts w:cs="Times New Roman"/>
          <w:szCs w:val="24"/>
          <w:lang w:val="en-US"/>
        </w:rPr>
        <w:t xml:space="preserve"> screening tools </w:t>
      </w:r>
      <w:r w:rsidR="001D4611" w:rsidRPr="0011702D">
        <w:rPr>
          <w:rFonts w:cs="Times New Roman"/>
          <w:szCs w:val="24"/>
          <w:lang w:val="en-US"/>
        </w:rPr>
        <w:t xml:space="preserve">can ease the </w:t>
      </w:r>
      <w:r w:rsidR="00310E18"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6C2BE09E" w:rsidR="0011702D" w:rsidRPr="0011702D"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sidR="00351B92">
        <w:rPr>
          <w:rFonts w:cs="Times New Roman"/>
          <w:szCs w:val="24"/>
          <w:lang w:val="en-US"/>
        </w:rPr>
        <w:t xml:space="preserve"> can</w:t>
      </w:r>
      <w:r w:rsidR="0011702D">
        <w:rPr>
          <w:rFonts w:cs="Times New Roman"/>
          <w:szCs w:val="24"/>
          <w:lang w:val="en-US"/>
        </w:rPr>
        <w:t xml:space="preserve"> induce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FD4B867" w:rsidR="00DF1B8D" w:rsidRPr="003D7B68" w:rsidRDefault="00DF1B8D" w:rsidP="003D7B68">
      <w:pPr>
        <w:pStyle w:val="ListParagraph"/>
        <w:numPr>
          <w:ilvl w:val="0"/>
          <w:numId w:val="2"/>
        </w:numPr>
        <w:spacing w:after="0" w:line="360" w:lineRule="auto"/>
        <w:rPr>
          <w:rFonts w:cs="Times New Roman"/>
          <w:szCs w:val="24"/>
          <w:lang w:val="en-US"/>
        </w:rPr>
      </w:pPr>
      <w:r>
        <w:rPr>
          <w:rFonts w:cs="Times New Roman"/>
          <w:szCs w:val="24"/>
          <w:lang w:val="en-US"/>
        </w:rPr>
        <w:t>We introduce the concept of multi-prompt screening</w:t>
      </w:r>
      <w:ins w:id="4" w:author="Julian Christensen" w:date="2024-08-23T08:52:00Z">
        <w:r w:rsidR="003D7B68">
          <w:rPr>
            <w:rFonts w:cs="Times New Roman"/>
            <w:szCs w:val="24"/>
            <w:lang w:val="en-US"/>
          </w:rPr>
          <w:t xml:space="preserve"> and demonstrate </w:t>
        </w:r>
      </w:ins>
      <w:ins w:id="5" w:author="Julian Christensen" w:date="2024-08-23T09:47:00Z">
        <w:r w:rsidR="006F5B42">
          <w:rPr>
            <w:rFonts w:cs="Times New Roman"/>
            <w:szCs w:val="24"/>
            <w:lang w:val="en-US"/>
          </w:rPr>
          <w:t>its</w:t>
        </w:r>
      </w:ins>
      <w:ins w:id="6" w:author="Julian Christensen" w:date="2024-08-23T08:52:00Z">
        <w:r w:rsidR="003D7B68">
          <w:rPr>
            <w:rFonts w:cs="Times New Roman"/>
            <w:szCs w:val="24"/>
            <w:lang w:val="en-US"/>
          </w:rPr>
          <w:t xml:space="preserve"> usefulness in the context of </w:t>
        </w:r>
      </w:ins>
      <w:ins w:id="7" w:author="Julian Christensen" w:date="2024-08-23T08:53:00Z">
        <w:r w:rsidR="003D7B68">
          <w:rPr>
            <w:rFonts w:cs="Times New Roman"/>
            <w:szCs w:val="24"/>
            <w:lang w:val="en-US"/>
          </w:rPr>
          <w:t>reviews with complex inclusion criteria</w:t>
        </w:r>
      </w:ins>
      <w:r w:rsidR="00D111C0" w:rsidRPr="003D7B68">
        <w:rPr>
          <w:rFonts w:cs="Times New Roman"/>
          <w:szCs w:val="24"/>
          <w:lang w:val="en-US"/>
        </w:rPr>
        <w:t xml:space="preserve">. </w:t>
      </w:r>
    </w:p>
    <w:p w14:paraId="762A872D" w14:textId="7CFDBFD9" w:rsidR="00E52864" w:rsidRDefault="00E52864" w:rsidP="00E52864">
      <w:pPr>
        <w:pStyle w:val="NormalWeb"/>
        <w:numPr>
          <w:ilvl w:val="0"/>
          <w:numId w:val="2"/>
        </w:numPr>
        <w:spacing w:line="360" w:lineRule="auto"/>
      </w:pPr>
      <w:commentRangeStart w:id="8"/>
      <w:r>
        <w:t xml:space="preserve">We develop a new benchmark scheme </w:t>
      </w:r>
      <w:r w:rsidR="00D111C0">
        <w:t xml:space="preserve">for interpreting </w:t>
      </w:r>
      <w:r>
        <w:t>acceptable and unacceptable screening performances in high</w:t>
      </w:r>
      <w:r w:rsidR="006D3817">
        <w:t>-</w:t>
      </w:r>
      <w:r w:rsidR="00112AC7">
        <w:t>q</w:t>
      </w:r>
      <w:r w:rsidR="006D3817">
        <w:t>u</w:t>
      </w:r>
      <w:r w:rsidR="00112AC7">
        <w:t>ality</w:t>
      </w:r>
      <w:r>
        <w:t xml:space="preserve"> </w:t>
      </w:r>
      <w:r w:rsidR="00B753E8">
        <w:t xml:space="preserve">systematic </w:t>
      </w:r>
      <w:r>
        <w:t>reviews</w:t>
      </w:r>
      <w:r w:rsidR="00D111C0">
        <w:t xml:space="preserve">. </w:t>
      </w:r>
      <w:commentRangeEnd w:id="8"/>
      <w:r w:rsidR="003D7B68">
        <w:rPr>
          <w:rStyle w:val="CommentReference"/>
          <w:rFonts w:eastAsiaTheme="minorHAnsi" w:cstheme="minorBidi"/>
          <w:lang w:val="da-DK"/>
        </w:rPr>
        <w:commentReference w:id="8"/>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27515CED" w14:textId="1D4395C0" w:rsidR="00A57647" w:rsidRPr="00A57647" w:rsidRDefault="00625587" w:rsidP="00A57647">
      <w:pPr>
        <w:pStyle w:val="ListParagraph"/>
        <w:numPr>
          <w:ilvl w:val="0"/>
          <w:numId w:val="2"/>
        </w:numPr>
        <w:spacing w:after="0" w:line="360" w:lineRule="auto"/>
        <w:rPr>
          <w:rFonts w:cs="Times New Roman"/>
          <w:b/>
          <w:bCs/>
          <w:szCs w:val="24"/>
          <w:lang w:val="en-US"/>
        </w:rPr>
      </w:pPr>
      <w:r w:rsidRPr="00A57647">
        <w:rPr>
          <w:rFonts w:cs="Times New Roman"/>
          <w:szCs w:val="24"/>
          <w:lang w:val="en-US"/>
        </w:rPr>
        <w:t xml:space="preserve">We present </w:t>
      </w:r>
      <w:r w:rsidR="009A0FAE" w:rsidRPr="00A57647">
        <w:rPr>
          <w:rFonts w:cs="Times New Roman"/>
          <w:szCs w:val="24"/>
          <w:lang w:val="en-US"/>
        </w:rPr>
        <w:t xml:space="preserve">and validate </w:t>
      </w:r>
      <w:r w:rsidRPr="00A57647">
        <w:rPr>
          <w:rFonts w:cs="Times New Roman"/>
          <w:szCs w:val="24"/>
          <w:lang w:val="en-US"/>
        </w:rPr>
        <w:t>the</w:t>
      </w:r>
      <w:r w:rsidR="00D111C0">
        <w:rPr>
          <w:rFonts w:cs="Times New Roman"/>
          <w:szCs w:val="24"/>
          <w:lang w:val="en-US"/>
        </w:rPr>
        <w:t xml:space="preserve"> R package</w:t>
      </w:r>
      <w:r w:rsidRPr="00A57647">
        <w:rPr>
          <w:rFonts w:cs="Times New Roman"/>
          <w:szCs w:val="24"/>
          <w:lang w:val="en-US"/>
        </w:rPr>
        <w:t xml:space="preserve"> AIscreenR </w:t>
      </w:r>
      <w:r w:rsidR="00D111C0">
        <w:rPr>
          <w:rFonts w:cs="Times New Roman"/>
          <w:szCs w:val="24"/>
          <w:lang w:val="en-US"/>
        </w:rPr>
        <w:t>to</w:t>
      </w:r>
      <w:r w:rsidR="00BD4AC8" w:rsidRPr="00A57647">
        <w:rPr>
          <w:rFonts w:cs="Times New Roman"/>
          <w:szCs w:val="24"/>
          <w:lang w:val="en-US"/>
        </w:rPr>
        <w:t xml:space="preserve"> </w:t>
      </w:r>
      <w:r w:rsidRPr="00A57647">
        <w:rPr>
          <w:rFonts w:cs="Times New Roman"/>
          <w:szCs w:val="24"/>
          <w:lang w:val="en-US"/>
        </w:rPr>
        <w:t>standardize</w:t>
      </w:r>
      <w:r w:rsidR="00D111C0">
        <w:rPr>
          <w:rFonts w:cs="Times New Roman"/>
          <w:szCs w:val="24"/>
          <w:lang w:val="en-US"/>
        </w:rPr>
        <w:t xml:space="preserve"> the</w:t>
      </w:r>
      <w:r w:rsidRPr="00A57647">
        <w:rPr>
          <w:rFonts w:cs="Times New Roman"/>
          <w:szCs w:val="24"/>
          <w:lang w:val="en-US"/>
        </w:rPr>
        <w:t xml:space="preserve"> conduct of title and abstract screening with </w:t>
      </w:r>
      <w:r w:rsidR="00D56BE2" w:rsidRPr="00A57647">
        <w:rPr>
          <w:rFonts w:cs="Times New Roman"/>
          <w:szCs w:val="24"/>
          <w:lang w:val="en-US"/>
        </w:rPr>
        <w:t>(</w:t>
      </w:r>
      <w:r w:rsidR="001D4611" w:rsidRPr="00A57647">
        <w:rPr>
          <w:rFonts w:cs="Times New Roman"/>
          <w:szCs w:val="24"/>
          <w:lang w:val="en-US"/>
        </w:rPr>
        <w:t>OpenAI’s</w:t>
      </w:r>
      <w:r w:rsidR="00D56BE2" w:rsidRPr="00A57647">
        <w:rPr>
          <w:rFonts w:cs="Times New Roman"/>
          <w:szCs w:val="24"/>
          <w:lang w:val="en-US"/>
        </w:rPr>
        <w:t>)</w:t>
      </w:r>
      <w:r w:rsidR="001D4611" w:rsidRPr="00A57647">
        <w:rPr>
          <w:rFonts w:cs="Times New Roman"/>
          <w:szCs w:val="24"/>
          <w:lang w:val="en-US"/>
        </w:rPr>
        <w:t xml:space="preserve"> </w:t>
      </w:r>
      <w:r w:rsidRPr="00A57647">
        <w:rPr>
          <w:rFonts w:cs="Times New Roman"/>
          <w:szCs w:val="24"/>
          <w:lang w:val="en-US"/>
        </w:rPr>
        <w:t>GPT</w:t>
      </w:r>
      <w:r w:rsidR="001D4611" w:rsidRPr="00A57647">
        <w:rPr>
          <w:rFonts w:cs="Times New Roman"/>
          <w:szCs w:val="24"/>
          <w:lang w:val="en-US"/>
        </w:rPr>
        <w:t xml:space="preserve"> </w:t>
      </w:r>
      <w:r w:rsidR="007340E8" w:rsidRPr="00A57647">
        <w:rPr>
          <w:rFonts w:cs="Times New Roman"/>
          <w:szCs w:val="24"/>
          <w:lang w:val="en-US"/>
        </w:rPr>
        <w:t xml:space="preserve">API </w:t>
      </w:r>
      <w:r w:rsidR="001D4611" w:rsidRPr="00A57647">
        <w:rPr>
          <w:rFonts w:cs="Times New Roman"/>
          <w:szCs w:val="24"/>
          <w:lang w:val="en-US"/>
        </w:rPr>
        <w:t>models</w:t>
      </w:r>
      <w:r w:rsidR="00A57647">
        <w:rPr>
          <w:rFonts w:cs="Times New Roman"/>
          <w:szCs w:val="24"/>
          <w:lang w:val="en-US"/>
        </w:rPr>
        <w:t>.</w:t>
      </w:r>
    </w:p>
    <w:p w14:paraId="5E744828" w14:textId="6AE326B8"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7F7C6FB0"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E80F378"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 xml:space="preserve">dardizing </w:t>
      </w:r>
      <w:r w:rsidR="00C17C89">
        <w:rPr>
          <w:rFonts w:cs="Times New Roman"/>
          <w:szCs w:val="24"/>
          <w:lang w:val="en-US"/>
        </w:rPr>
        <w:t xml:space="preserve">title and abstract </w:t>
      </w:r>
      <w:r w:rsidR="00C1782D" w:rsidRPr="0011702D">
        <w:rPr>
          <w:rFonts w:cs="Times New Roman"/>
          <w:szCs w:val="24"/>
          <w:lang w:val="en-US"/>
        </w:rPr>
        <w:t>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1E64AE45" w14:textId="6694583A" w:rsidR="009E30B1" w:rsidRPr="00626DDC" w:rsidRDefault="00A10243" w:rsidP="00BB68DB">
      <w:pPr>
        <w:autoSpaceDE w:val="0"/>
        <w:autoSpaceDN w:val="0"/>
        <w:adjustRightInd w:val="0"/>
        <w:spacing w:after="0" w:line="360" w:lineRule="auto"/>
        <w:ind w:firstLine="1304"/>
        <w:jc w:val="both"/>
        <w:rPr>
          <w:rStyle w:val="translation"/>
        </w:rPr>
      </w:pPr>
      <w:r>
        <w:rPr>
          <w:lang w:val="en-US"/>
        </w:rPr>
        <w:t xml:space="preserve">Systematic reviews are </w:t>
      </w:r>
      <w:r w:rsidR="00476BB4">
        <w:rPr>
          <w:lang w:val="en-US"/>
        </w:rPr>
        <w:t xml:space="preserve">essential </w:t>
      </w:r>
      <w:r w:rsidR="00C17C89">
        <w:rPr>
          <w:lang w:val="en-US"/>
        </w:rPr>
        <w:t>for</w:t>
      </w:r>
      <w:r>
        <w:rPr>
          <w:lang w:val="en-US"/>
        </w:rPr>
        <w:t xml:space="preserve">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2C6EAF">
        <w:rPr>
          <w:lang w:val="en-US"/>
        </w:rPr>
        <w:instrText>ADDIN CSL_CITATION {"citationItems":[{"id":"ITEM-1","itemData":{"DOI":"10.1002/jrsm.1690","ISSN":"1759-2879","abstract":"Abstract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Methods","id":"ITEM-1","issued":{"date-parts":[["2024","1","7"]]},"publisher":"John Wiley &amp; Sons, Ltd","title":"Enhancing recall in automated record screening: A resampling algorithm","type":"article-journal"},"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2C6EAF">
        <w:rPr>
          <w:lang w:val="en-US"/>
        </w:rPr>
        <w:instrText>ADDIN CSL_CITATION {"citationItems":[{"id":"ITEM-1","itemData":{"DOI":"10.1002/jrsm.1354","ISSN":"1759-2879","abstract":"Abstract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thousands of title</w:t>
      </w:r>
      <w:r w:rsidR="009E30B1">
        <w:rPr>
          <w:lang w:val="en-US"/>
        </w:rPr>
        <w:t>s</w:t>
      </w:r>
      <w:r w:rsidR="000851F2">
        <w:rPr>
          <w:lang w:val="en-US"/>
        </w:rPr>
        <w:t xml:space="preserve"> and abstract</w:t>
      </w:r>
      <w:r w:rsidR="009E30B1">
        <w:rPr>
          <w:lang w:val="en-US"/>
        </w:rPr>
        <w:t>s</w:t>
      </w:r>
      <w:r w:rsidR="000851F2">
        <w:rPr>
          <w:lang w:val="en-US"/>
        </w:rPr>
        <w:t xml:space="preserve">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D25EF2">
        <w:rPr>
          <w:rStyle w:val="translation"/>
          <w:lang w:val="en-US"/>
        </w:rPr>
        <w:t xml:space="preserve">, </w:t>
      </w:r>
      <w:r w:rsidR="00E91434">
        <w:rPr>
          <w:rStyle w:val="translation"/>
          <w:lang w:val="en-US"/>
        </w:rPr>
        <w:t xml:space="preserve">if the missed studies are systematically different from the detected </w:t>
      </w:r>
      <w:r w:rsidR="00B561CE">
        <w:rPr>
          <w:rStyle w:val="translation"/>
          <w:lang w:val="en-US"/>
        </w:rPr>
        <w:t>ones</w:t>
      </w:r>
      <w:r w:rsidR="00D25EF2">
        <w:rPr>
          <w:rStyle w:val="translation"/>
          <w:lang w:val="en-US"/>
        </w:rPr>
        <w:t>,</w:t>
      </w:r>
      <w:r w:rsidR="00B13F15">
        <w:rPr>
          <w:rStyle w:val="translation"/>
          <w:lang w:val="en-US"/>
        </w:rPr>
        <w:t xml:space="preserve"> </w:t>
      </w:r>
      <w:r w:rsidR="008F73ED" w:rsidRPr="001B4101">
        <w:rPr>
          <w:rStyle w:val="translation"/>
          <w:lang w:val="en-US"/>
        </w:rPr>
        <w:t>t</w:t>
      </w:r>
      <w:r w:rsidR="007B4CDF" w:rsidRPr="001B4101">
        <w:rPr>
          <w:rStyle w:val="translation"/>
          <w:lang w:val="en-US"/>
        </w:rPr>
        <w:t>h</w:t>
      </w:r>
      <w:r w:rsidR="008F73ED" w:rsidRPr="001B4101">
        <w:rPr>
          <w:rStyle w:val="translation"/>
          <w:lang w:val="en-US"/>
        </w:rPr>
        <w:t>reat</w:t>
      </w:r>
      <w:r w:rsidR="00D25EF2">
        <w:rPr>
          <w:rStyle w:val="translation"/>
          <w:lang w:val="en-US"/>
        </w:rPr>
        <w:t>en</w:t>
      </w:r>
      <w:r w:rsidR="00B753E8">
        <w:rPr>
          <w:rStyle w:val="translation"/>
          <w:lang w:val="en-US"/>
        </w:rPr>
        <w:t>ing</w:t>
      </w:r>
      <w:r w:rsidR="008F73ED" w:rsidRPr="001B4101">
        <w:rPr>
          <w:rStyle w:val="translation"/>
          <w:lang w:val="en-US"/>
        </w:rPr>
        <w:t xml:space="preserve"> the internal validity of systematic reviews</w:t>
      </w:r>
      <w:r w:rsidR="00A57647">
        <w:rPr>
          <w:rStyle w:val="translation"/>
          <w:lang w:val="en-US"/>
        </w:rPr>
        <w:t xml:space="preserve"> </w:t>
      </w:r>
      <w:r w:rsidR="001B4101">
        <w:rPr>
          <w:rStyle w:val="translation"/>
        </w:rPr>
        <w:fldChar w:fldCharType="begin" w:fldLock="1"/>
      </w:r>
      <w:r w:rsidR="002C6EAF">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w:instrText>
      </w:r>
      <w:r w:rsidR="002C6EAF" w:rsidRPr="009D3B4B">
        <w:rPr>
          <w:rStyle w:val="translation"/>
        </w:rPr>
        <w:instrText>particle":"","parse-names":false,"suffix":""}],"id":"ITEM-3","issued":{"date-parts":[["2017"]]},"page":"93-122","publisher":"Sage","publisher-place":"London; Los Angeles","title":"Finding relevant studies","type":"chapter"},"uris":["http://www.mendeley.com/documents/?uuid=a82f8108-fb46-44bd-a7cf-3fa3578cacbc"]},{"id":"ITEM-4","itemData":{"ISBN":"0395615569","author":[{"dropping-particle":"","family":"Shadish","given":"William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Thomas","non-dropping-particle":"","parse-names":false,"suffix":""}],"edition":"2","id":"ITEM-4","issued":{"date-parts":[["2002"]]},"publisher":"Cengage Learning, Inc.","title":"Experimental and Quasi-Experimental Designs for Generalized Causal Inference","type":"book"},"uris":["http://www.mendeley.com/documents/?uuid=39f6f3f3-52fe-419e-bc15-e93b51b7d4c0"]}],"mendeley":{"formattedCitation":"(Brunton et al., 2017; Hedges, 1992; Rothstein et al., 2005; Shadish et al., 2002)","plainTextFormattedCitation":"(Brunton et al., 2017; Hedges, 1992; Rothstein et al., 2005; Shadish et al., 2002)","previouslyFormattedCitation":"(Brunton et al., 2017; Hedges, 1992; Rothstein et al., 2005; Shadish et al., 2002)"},"properties":{"noteIndex":0},"schema":"https://github.com/citation-style-language/schema/raw/master/csl-citation.json"}</w:instrText>
      </w:r>
      <w:r w:rsidR="001B4101">
        <w:rPr>
          <w:rStyle w:val="translation"/>
        </w:rPr>
        <w:fldChar w:fldCharType="separate"/>
      </w:r>
      <w:r w:rsidR="001B4101" w:rsidRPr="00C17C89">
        <w:rPr>
          <w:rStyle w:val="translation"/>
          <w:noProof/>
        </w:rPr>
        <w:t>(Brunton et al., 2017; Hedges, 1992; Rothstein et al., 2005; Shadish et al., 2002)</w:t>
      </w:r>
      <w:r w:rsidR="001B4101">
        <w:rPr>
          <w:rStyle w:val="translation"/>
        </w:rPr>
        <w:fldChar w:fldCharType="end"/>
      </w:r>
      <w:r w:rsidR="008F73ED" w:rsidRPr="001B4101">
        <w:rPr>
          <w:rStyle w:val="translation"/>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 standard’ to hinder a biased selection of studies </w:t>
      </w:r>
      <w:r w:rsidR="00B54EC3">
        <w:rPr>
          <w:lang w:val="en-US"/>
        </w:rPr>
        <w:fldChar w:fldCharType="begin" w:fldLock="1"/>
      </w:r>
      <w:r w:rsidR="002C6EAF">
        <w:rPr>
          <w:lang w:val="en-US"/>
        </w:rPr>
        <w:instrText>ADDIN CSL_CITATION {"citationItems":[{"id":"ITEM-1","itemData":{"DOI":"10.1371/journal.pone.0227742","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2C6EAF" w:rsidRPr="009D3B4B">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p>
    <w:p w14:paraId="653ED7EF" w14:textId="6420C4AA" w:rsidR="0058464F" w:rsidRDefault="009E30B1" w:rsidP="009129E1">
      <w:pPr>
        <w:autoSpaceDE w:val="0"/>
        <w:autoSpaceDN w:val="0"/>
        <w:adjustRightInd w:val="0"/>
        <w:spacing w:after="0" w:line="360" w:lineRule="auto"/>
        <w:jc w:val="both"/>
        <w:rPr>
          <w:lang w:val="en-US"/>
        </w:rPr>
      </w:pPr>
      <w:r w:rsidRPr="001B4101">
        <w:tab/>
      </w:r>
      <w:r w:rsidR="00B753E8" w:rsidRPr="00B753E8">
        <w:rPr>
          <w:lang w:val="en-US"/>
        </w:rPr>
        <w:t>In</w:t>
      </w:r>
      <w:r w:rsidR="00B753E8">
        <w:rPr>
          <w:lang w:val="en-US"/>
        </w:rPr>
        <w:t>dependent h</w:t>
      </w:r>
      <w:r w:rsidR="00B13F15" w:rsidRPr="00D45476">
        <w:rPr>
          <w:lang w:val="en-US"/>
        </w:rPr>
        <w:t xml:space="preserve">uman </w:t>
      </w:r>
      <w:r w:rsidR="00B13F15">
        <w:rPr>
          <w:lang w:val="en-US"/>
        </w:rPr>
        <w:t>double-</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w:t>
      </w:r>
      <w:r>
        <w:rPr>
          <w:lang w:val="en-US"/>
        </w:rPr>
        <w:t>, however,</w:t>
      </w:r>
      <w:r w:rsidR="00136452" w:rsidRPr="001F0CFC">
        <w:rPr>
          <w:lang w:val="en-US"/>
        </w:rPr>
        <w:t xml:space="preserve">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2C6EAF">
        <w:rPr>
          <w:lang w:val="en-US"/>
        </w:rPr>
        <w:instrText>ADDIN CSL_CITATION {"citationItems":[{"id":"ITEM-1","itemData":{"DOI":"10.1002/jrsm.1690","ISSN":"1759-2879","abstract":"Abstract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Methods","id":"ITEM-1","issued":{"date-parts":[["2024","1","7"]]},"publisher":"John Wiley &amp; Sons, Ltd","title":"Enhancing recall in automated record screening: A resampling algorithm","type":"article-journal"},"uris":["http://www.mendeley.com/documents/?uuid=f583edb9-0628-4fa2-9b5c-f5a0c037eea3"]},{"id":"ITEM-2","itemData":{"DOI":"10.1007/s10648-024-09862-5","author":[{"dropping-particle":"","family":"Campos","given":"Diego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container-title":"Educational Psychology Review","id":"ITEM-2","issue":"19","issued":{"date-parts":[["2024"]]},"publisher":"PsyArXiv","title":"Screening smarter, not harder: A comparative analysis of machine learning screening algorithms and heuristic stopping criteria for systematic reviews in educational research","type":"article-journal","volume":"36"},"uris":["http://www.mendeley.com/documents/?uuid=95eae932-1d78-401b-8fcc-7bcfc45a2fe0"]},{"id":"ITEM-3","itemData":{"DOI":"10.1186/s13643-016-0315-4","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2024; Hou &amp; Tipton, 2024; Shemilt et al., 2016)","plainTextFormattedCitation":"(Campos et al., 2024; Hou &amp; Tipton, 2024; Shemilt et al., 2016)","previouslyFormattedCitation":"(Campos et al., 2024; Hou &amp; Tipton, 2024; Shemilt et al., 2016)"},"properties":{"noteIndex":0},"schema":"https://github.com/citation-style-language/schema/raw/master/csl-citation.json"}</w:instrText>
      </w:r>
      <w:r w:rsidR="00357147">
        <w:rPr>
          <w:lang w:val="en-US"/>
        </w:rPr>
        <w:fldChar w:fldCharType="separate"/>
      </w:r>
      <w:r w:rsidR="002C6EAF" w:rsidRPr="002C6EAF">
        <w:rPr>
          <w:noProof/>
          <w:lang w:val="en-US"/>
        </w:rPr>
        <w:t>(Campos et al., 2024;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A57647">
        <w:rPr>
          <w:lang w:val="en-US"/>
        </w:rPr>
        <w:t xml:space="preserve"> </w:t>
      </w:r>
      <w:r w:rsidR="00663E77">
        <w:rPr>
          <w:lang w:val="en-US"/>
        </w:rPr>
        <w:t>method</w:t>
      </w:r>
      <w:r w:rsidR="008F1538">
        <w:rPr>
          <w:lang w:val="en-US"/>
        </w:rPr>
        <w:t>s</w:t>
      </w:r>
      <w:r w:rsidR="00D25EF2">
        <w:rPr>
          <w:lang w:val="en-US"/>
        </w:rPr>
        <w:t>,</w:t>
      </w:r>
      <w:r w:rsidR="000D620B">
        <w:rPr>
          <w:lang w:val="en-US"/>
        </w:rPr>
        <w:t xml:space="preserve"> </w:t>
      </w:r>
      <w:r w:rsidR="00A57647">
        <w:rPr>
          <w:lang w:val="en-US"/>
        </w:rPr>
        <w:t>for example</w:t>
      </w:r>
      <w:r w:rsidR="00D25EF2">
        <w:rPr>
          <w:lang w:val="en-US"/>
        </w:rPr>
        <w:t>,</w:t>
      </w:r>
      <w:r w:rsidR="00A57647">
        <w:rPr>
          <w:lang w:val="en-US"/>
        </w:rPr>
        <w:t xml:space="preserve"> </w:t>
      </w:r>
      <w:r w:rsidR="000D620B">
        <w:rPr>
          <w:lang w:val="en-US"/>
        </w:rPr>
        <w:t xml:space="preserve">due to </w:t>
      </w:r>
      <w:r w:rsidR="00D027A4">
        <w:rPr>
          <w:lang w:val="en-US"/>
        </w:rPr>
        <w:t>low</w:t>
      </w:r>
      <w:r w:rsidR="000D620B">
        <w:rPr>
          <w:lang w:val="en-US"/>
        </w:rPr>
        <w:t xml:space="preserve"> budgets or narrow time limits</w:t>
      </w:r>
      <w:r w:rsidR="00751CD5">
        <w:rPr>
          <w:lang w:val="en-US"/>
        </w:rPr>
        <w:t xml:space="preserve"> </w:t>
      </w:r>
      <w:r w:rsidR="00751CD5">
        <w:rPr>
          <w:lang w:val="en-US"/>
        </w:rPr>
        <w:fldChar w:fldCharType="begin" w:fldLock="1"/>
      </w:r>
      <w:r w:rsidR="002C6EAF">
        <w:rPr>
          <w:lang w:val="en-US"/>
        </w:rPr>
        <w:instrText>ADDIN CSL_CITATION {"citationItems":[{"id":"ITEM-1","itemData":{"DOI":"10.1016/j.jclinepi.2023.01.007","ISSN":"1878-5921","author":[{"dropping-particle":"","family":"Pacheco","given":"Rafael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Pr>
          <w:lang w:val="en-US"/>
        </w:rPr>
        <w:t>,</w:t>
      </w:r>
      <w:r w:rsidR="00B561CE">
        <w:rPr>
          <w:lang w:val="en-US"/>
        </w:rPr>
        <w:t xml:space="preserve"> </w:t>
      </w:r>
      <w:r w:rsidR="00B13F15">
        <w:rPr>
          <w:lang w:val="en-US"/>
        </w:rPr>
        <w:t xml:space="preserve">which </w:t>
      </w:r>
      <w:r w:rsidR="00B561CE">
        <w:rPr>
          <w:lang w:val="en-US"/>
        </w:rPr>
        <w:t>again increas</w:t>
      </w:r>
      <w:r w:rsidR="00B13F15">
        <w:rPr>
          <w:lang w:val="en-US"/>
        </w:rPr>
        <w:t>es</w:t>
      </w:r>
      <w:r w:rsidR="00B561CE">
        <w:rPr>
          <w:lang w:val="en-US"/>
        </w:rPr>
        <w:t xml:space="preserve"> the risk of overlooking relevant studies</w:t>
      </w:r>
      <w:r w:rsidR="000378D0">
        <w:rPr>
          <w:lang w:val="en-US"/>
        </w:rPr>
        <w:t xml:space="preserve"> </w:t>
      </w:r>
      <w:r w:rsidR="000378D0">
        <w:rPr>
          <w:lang w:val="en-US"/>
        </w:rPr>
        <w:fldChar w:fldCharType="begin" w:fldLock="1"/>
      </w:r>
      <w:r w:rsidR="002C6EAF">
        <w:rPr>
          <w:lang w:val="en-US"/>
        </w:rPr>
        <w:instrText>ADDIN CSL_CITATION {"citationItems":[{"id":"ITEM-1","itemData":{"DOI":"10.1038/s42256-020-00287-7","ISSN":"2522-5839","author":[{"dropping-particle":"","family":"Schoot","given":"Rens","non-dropping-particle":"Van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B13F15">
        <w:rPr>
          <w:lang w:val="en-US"/>
        </w:rPr>
        <w:t>size</w:t>
      </w:r>
      <w:r w:rsidR="00001C35">
        <w:rPr>
          <w:lang w:val="en-US"/>
        </w:rPr>
        <w:t xml:space="preserv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C6EAF">
        <w:rPr>
          <w:lang w:val="en-US"/>
        </w:rPr>
        <w:instrText>ADDIN CSL_CITATION {"citationItems":[{"id":"ITEM-1","itemData":{"DOI":"10.1186/2046-4053-4-5","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10.1057/s41599-021-00903-w","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A57647">
        <w:rPr>
          <w:lang w:val="en-US"/>
        </w:rPr>
        <w:t>can</w:t>
      </w:r>
      <w:r w:rsidR="00001C35">
        <w:rPr>
          <w:lang w:val="en-US"/>
        </w:rPr>
        <w:t xml:space="preserve"> </w:t>
      </w:r>
      <w:r w:rsidR="00611107">
        <w:rPr>
          <w:lang w:val="en-US"/>
        </w:rPr>
        <w:t>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A57647">
        <w:rPr>
          <w:lang w:val="en-US"/>
        </w:rPr>
        <w:t xml:space="preserve"> </w:t>
      </w:r>
      <w:r w:rsidR="00611107">
        <w:rPr>
          <w:lang w:val="en-US"/>
        </w:rPr>
        <w:fldChar w:fldCharType="begin" w:fldLock="1"/>
      </w:r>
      <w:r w:rsidR="002C6EAF">
        <w:rPr>
          <w:lang w:val="en-US"/>
        </w:rPr>
        <w:instrText>ADDIN CSL_CITATION {"citationItems":[{"id":"ITEM-1","itemData":{"DOI":"10.1186/s13643-016-0315-4","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58464F">
        <w:rPr>
          <w:lang w:val="en-US"/>
        </w:rPr>
        <w:t>.</w:t>
      </w:r>
      <w:r w:rsidR="000F506E">
        <w:rPr>
          <w:lang w:val="en-US"/>
        </w:rPr>
        <w:t xml:space="preserve"> </w:t>
      </w:r>
      <w:r w:rsidR="00153951">
        <w:rPr>
          <w:lang w:val="en-US"/>
        </w:rPr>
        <w:t xml:space="preserve"> </w:t>
      </w:r>
    </w:p>
    <w:p w14:paraId="08860ECB" w14:textId="3679D484" w:rsidR="007C6660" w:rsidRPr="00D45476" w:rsidRDefault="00C14FF5" w:rsidP="007C6660">
      <w:pPr>
        <w:autoSpaceDE w:val="0"/>
        <w:autoSpaceDN w:val="0"/>
        <w:adjustRightInd w:val="0"/>
        <w:spacing w:after="0" w:line="360" w:lineRule="auto"/>
        <w:ind w:firstLine="1304"/>
        <w:jc w:val="both"/>
        <w:rPr>
          <w:lang w:val="en-US"/>
        </w:rPr>
      </w:pPr>
      <w:r>
        <w:rPr>
          <w:lang w:val="en-US"/>
        </w:rPr>
        <w:t>A</w:t>
      </w:r>
      <w:r w:rsidR="00A57647">
        <w:rPr>
          <w:lang w:val="en-US"/>
        </w:rPr>
        <w:t xml:space="preserve">n </w:t>
      </w:r>
      <w:r w:rsidR="00EF0A2C" w:rsidRPr="001F0CFC">
        <w:rPr>
          <w:lang w:val="en-US"/>
        </w:rPr>
        <w:t>alternative to human double-screening</w:t>
      </w:r>
      <w:r w:rsidR="00A57647">
        <w:rPr>
          <w:lang w:val="en-US"/>
        </w:rPr>
        <w:t xml:space="preserve"> </w:t>
      </w:r>
      <w:r w:rsidR="00EF0A2C" w:rsidRPr="001F0CFC">
        <w:rPr>
          <w:lang w:val="en-US"/>
        </w:rPr>
        <w:t xml:space="preserve">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text-mining</w:t>
      </w:r>
      <w:r w:rsidR="00925EC6">
        <w:rPr>
          <w:lang w:val="en-US"/>
        </w:rPr>
        <w:t xml:space="preserve"> </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a co</w:t>
      </w:r>
      <w:r w:rsidR="00072A8A">
        <w:rPr>
          <w:lang w:val="en-US"/>
        </w:rPr>
        <w:t>a</w:t>
      </w:r>
      <w:r w:rsidR="00520939">
        <w:rPr>
          <w:lang w:val="en-US"/>
        </w:rPr>
        <w:t xml:space="preserve">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B753E8">
        <w:rPr>
          <w:lang w:val="en-US"/>
        </w:rPr>
        <w:t xml:space="preserve"> </w:t>
      </w:r>
      <w:r w:rsidR="00EF0A2C">
        <w:fldChar w:fldCharType="begin" w:fldLock="1"/>
      </w:r>
      <w:r w:rsidR="002C6EAF">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DOI":"10.1038/s42256-020-00287-7","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DOI":"10.1186/2046-4053-4-5","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approaches","type":"article-journal","volume":"4"},"uris":["http://www.mendeley.com/documents/?uuid=f2fe834c-503d-49d6-ae3c-86c4997a5268"]},{"id":"ITEM-4","itemData":{"DOI"</w:instrText>
      </w:r>
      <w:r w:rsidR="002C6EAF" w:rsidRPr="00C7188B">
        <w:instrText>:"10.1197/jamia.M1929","ISSN":"1527-974X","author":[{"dropping-particle":"","family":"Cohen","given":"Aaron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A57647" w:rsidRPr="00D45476">
        <w:rPr>
          <w:lang w:val="en-US"/>
        </w:rPr>
        <w:t xml:space="preserve">These tools </w:t>
      </w:r>
      <w:r w:rsidR="00B13F15" w:rsidRPr="00D45476">
        <w:rPr>
          <w:lang w:val="en-US"/>
        </w:rPr>
        <w:t>can make substantial</w:t>
      </w:r>
      <w:r w:rsidR="00925EC6" w:rsidRPr="00D45476">
        <w:rPr>
          <w:lang w:val="en-US"/>
        </w:rPr>
        <w:t xml:space="preserve"> </w:t>
      </w:r>
      <w:r w:rsidR="00925EC6" w:rsidRPr="00D45476">
        <w:rPr>
          <w:lang w:val="en-US"/>
        </w:rPr>
        <w:lastRenderedPageBreak/>
        <w:t xml:space="preserve">reductions in </w:t>
      </w:r>
      <w:r w:rsidR="00D25EF2" w:rsidRPr="00D45476">
        <w:rPr>
          <w:lang w:val="en-US"/>
        </w:rPr>
        <w:t xml:space="preserve">human </w:t>
      </w:r>
      <w:r w:rsidR="00D25EF2">
        <w:rPr>
          <w:lang w:val="en-US"/>
        </w:rPr>
        <w:t>screening workload</w:t>
      </w:r>
      <w:r w:rsidR="00925EC6">
        <w:rPr>
          <w:lang w:val="en-US"/>
        </w:rPr>
        <w:t>s</w:t>
      </w:r>
      <w:r w:rsidR="00D25EF2">
        <w:rPr>
          <w:lang w:val="en-US"/>
        </w:rPr>
        <w:t xml:space="preserve"> </w:t>
      </w:r>
      <w:r w:rsidR="00D25EF2" w:rsidRPr="00D45476">
        <w:rPr>
          <w:lang w:val="en-US"/>
        </w:rPr>
        <w:t xml:space="preserve">in systematic reviews </w:t>
      </w:r>
      <w:r w:rsidR="00D25EF2">
        <w:fldChar w:fldCharType="begin" w:fldLock="1"/>
      </w:r>
      <w:r w:rsidR="002C6EAF">
        <w:rPr>
          <w:lang w:val="en-US"/>
        </w:rPr>
        <w:instrText>ADDIN CSL_CITATION {"citationItems":[{"id":"ITEM-1","itemData":{"DOI":"10.1186/2046-4053-4-5","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10.1002/jrsm.1636","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review","type":"article-journal","volume":"14"},"uris":["http://www.mendeley.com/documents/?uuid=429b9298-7f5b-4e6a-ba2e-dc14615c0732"]},{"id":"ITEM-3","itemData":{"DOI":"10.31234/osf.io/ybu3w","author":[{"dropping-particle":"","family":"König","gi</w:instrText>
      </w:r>
      <w:r w:rsidR="002C6EAF" w:rsidRPr="00C7188B">
        <w:instrText>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container-title":"Open Science Framework","id":"ITEM-3","issued":{"date-parts":[["2023"]]},"publisher":"OSF","title":"When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 O’Mara-Eves et al., 2015; Perlman‐Arrow et al., 2023)","plainTextFormattedCitation":"(König et al., 2023; O’Mara-Eves et al., 2015; Perlman‐Arrow et al., 2023)","previouslyFormattedCitation":"(König et al., 2023; O’Mara-Eves et al., 2015; Perlman‐Arrow et al., 2023)"},"properties":{"noteIndex":0},"schema":"https://github.com/citation-style-language/schema/raw/master/csl-citation.json"}</w:instrText>
      </w:r>
      <w:r w:rsidR="00D25EF2">
        <w:fldChar w:fldCharType="separate"/>
      </w:r>
      <w:r w:rsidR="00B13F15" w:rsidRPr="00D45476">
        <w:rPr>
          <w:noProof/>
        </w:rPr>
        <w:t>(König et al., 2023; O’Mara-Eves et al., 2015; Perlman‐Arrow et al., 2023)</w:t>
      </w:r>
      <w:r w:rsidR="00D25EF2">
        <w:fldChar w:fldCharType="end"/>
      </w:r>
      <w:r w:rsidR="00D25EF2" w:rsidRPr="00D45476">
        <w:t>.</w:t>
      </w:r>
      <w:r w:rsidR="00D25EF2">
        <w:t xml:space="preserve"> </w:t>
      </w:r>
      <w:r w:rsidR="00B13F15" w:rsidRPr="00D45476">
        <w:rPr>
          <w:lang w:val="en-US"/>
        </w:rPr>
        <w:t xml:space="preserve">However, </w:t>
      </w:r>
      <w:r w:rsidR="00B13F15">
        <w:rPr>
          <w:rFonts w:cs="Times New Roman"/>
          <w:szCs w:val="24"/>
          <w:lang w:val="en-US"/>
        </w:rPr>
        <w:t xml:space="preserve">most evaluations of traditional </w:t>
      </w:r>
      <w:r w:rsidR="00B13F15" w:rsidRPr="00D25EF2">
        <w:rPr>
          <w:rFonts w:cs="Times New Roman"/>
          <w:szCs w:val="24"/>
          <w:lang w:val="en-US"/>
        </w:rPr>
        <w:t>automated screening tools</w:t>
      </w:r>
      <w:r w:rsidR="00B13F15" w:rsidRPr="00D45476">
        <w:rPr>
          <w:rFonts w:cs="Times New Roman"/>
          <w:szCs w:val="24"/>
          <w:lang w:val="en-US"/>
        </w:rPr>
        <w:t xml:space="preserve"> yield the general conclusion</w:t>
      </w:r>
      <w:r w:rsidR="00B13F15">
        <w:rPr>
          <w:rFonts w:cs="Times New Roman"/>
          <w:szCs w:val="24"/>
          <w:lang w:val="en-US"/>
        </w:rPr>
        <w:t xml:space="preserve"> that these tools are not yet capable of replacing an independent human second screener without a significant risk of omitting a substantial number of eligible studies </w:t>
      </w:r>
      <w:r w:rsidR="00B13F15">
        <w:rPr>
          <w:lang w:val="en-US"/>
        </w:rPr>
        <w:fldChar w:fldCharType="begin" w:fldLock="1"/>
      </w:r>
      <w:r w:rsidR="002C6EAF">
        <w:rPr>
          <w:lang w:val="en-US"/>
        </w:rPr>
        <w:instrText>ADDIN CSL_CITATION {"citationItems":[{"id":"ITEM-1","itemData":{"DOI":"10.1186/2046-4053-4-5","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DOI":"10.1186/s13643-015-0067-6","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id":"ITEM-5","itemData":{"DOI":"10.1027/2151-2604/a000509","author":[{"dropping-particle":"","family":"Burgard","given":"Tanja","non-dropping-particle":"","parse-names":false,"suffix":""},{"dropping-particle":"","family":"Bittermann","given":"André","non-dropping-particle":"","parse-names":false,"suffix":""}],"container-title":"Zeitschrift für Psychologie","id":"ITEM-5","issued":{"date-parts":[["2023"]]},"publisher":"Hogrefe Publishing","title":"Reducing literature screening workload with machine learning","type":"article-journal"},"uris":["http://www.mendeley.com/documents/?uuid=46829e06-da8a-4114-b1d9-bc0ef5aff7a4"]},{"id":"ITEM-6","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w:instrText>
      </w:r>
      <w:r w:rsidR="002C6EAF" w:rsidRPr="00C7188B">
        <w:instrText>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Reviews","id":"ITEM-6","issue":"1","issued":{"date-parts":[["2016"]]},"page":"1-73","publisher":"The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Gartlehner et al., 2019; Kugley et al., 2016; O’Mara-Eves et al., 2015; Olorisade et al., 2016; Rathbone et al., 2015)","plainTextFormattedCitation":"(Burgard &amp; Bittermann, 2023; Gartlehner et al., 2019; Kugley et al., 2016; O’Mara-Eves et al., 2015; Olorisade et al., 2016; Rathbone et al., 2015)","previouslyFormattedCitation":"(Burgard &amp; Bittermann, 2023; Gartlehner et al., 2019; Kugley et al., 2016; O’Mara-Eves et al., 2015; Olorisade et al., 2016; Rathbone et al., 2015)"},"properties":{"noteIndex":0},"schema":"https://github.com/citation-style-language/schema/raw/master/csl-citation.json"}</w:instrText>
      </w:r>
      <w:r w:rsidR="00B13F15">
        <w:rPr>
          <w:lang w:val="en-US"/>
        </w:rPr>
        <w:fldChar w:fldCharType="separate"/>
      </w:r>
      <w:r w:rsidR="00B13F15" w:rsidRPr="00D25EF2">
        <w:rPr>
          <w:noProof/>
        </w:rPr>
        <w:t>(Burgard &amp; Bittermann, 2023; Gartlehner et al., 2019; Kugley et al., 2016; O’Mara-Eves et al., 2015; Olorisade et al., 2016; Rathbone et al., 2015)</w:t>
      </w:r>
      <w:r w:rsidR="00B13F15">
        <w:rPr>
          <w:lang w:val="en-US"/>
        </w:rPr>
        <w:fldChar w:fldCharType="end"/>
      </w:r>
      <w:r w:rsidR="00B13F15" w:rsidRPr="0011702D">
        <w:rPr>
          <w:rFonts w:cs="Times New Roman"/>
          <w:szCs w:val="24"/>
        </w:rPr>
        <w:t>.</w:t>
      </w:r>
      <w:r w:rsidR="00B13F15">
        <w:t xml:space="preserve"> </w:t>
      </w:r>
      <w:r w:rsidR="007C6660" w:rsidRPr="00664A3A">
        <w:rPr>
          <w:rFonts w:cs="Times New Roman"/>
          <w:szCs w:val="24"/>
          <w:lang w:val="en-US"/>
        </w:rPr>
        <w:t xml:space="preserve">By using the level of automation heuristic, developed by O’Connor et al. </w:t>
      </w:r>
      <w:r w:rsidR="007C6660">
        <w:rPr>
          <w:rFonts w:cs="Times New Roman"/>
          <w:szCs w:val="24"/>
          <w:lang w:val="en-US"/>
        </w:rPr>
        <w:fldChar w:fldCharType="begin" w:fldLock="1"/>
      </w:r>
      <w:r w:rsidR="002C6EAF">
        <w:rPr>
          <w:rFonts w:cs="Times New Roman"/>
          <w:szCs w:val="24"/>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7C6660">
        <w:rPr>
          <w:rFonts w:cs="Times New Roman"/>
          <w:szCs w:val="24"/>
          <w:lang w:val="en-US"/>
        </w:rPr>
        <w:fldChar w:fldCharType="separate"/>
      </w:r>
      <w:r w:rsidR="007C6660" w:rsidRPr="00664A3A">
        <w:rPr>
          <w:rFonts w:cs="Times New Roman"/>
          <w:noProof/>
          <w:szCs w:val="24"/>
          <w:lang w:val="en-US"/>
        </w:rPr>
        <w:t>(2019)</w:t>
      </w:r>
      <w:r w:rsidR="007C6660">
        <w:rPr>
          <w:rFonts w:cs="Times New Roman"/>
          <w:szCs w:val="24"/>
          <w:lang w:val="en-US"/>
        </w:rPr>
        <w:fldChar w:fldCharType="end"/>
      </w:r>
      <w:r w:rsidR="007C6660" w:rsidRPr="00664A3A">
        <w:rPr>
          <w:rFonts w:cs="Times New Roman"/>
          <w:szCs w:val="24"/>
          <w:lang w:val="en-US"/>
        </w:rPr>
        <w:t>, it can be said that current automated tools generally fail to function at the highest levels of automation</w:t>
      </w:r>
      <w:r w:rsidR="007C6660">
        <w:rPr>
          <w:rFonts w:cs="Times New Roman"/>
          <w:szCs w:val="24"/>
          <w:lang w:val="en-US"/>
        </w:rPr>
        <w:t xml:space="preserve"> </w:t>
      </w:r>
      <w:r w:rsidR="007C6660" w:rsidRPr="00664A3A">
        <w:rPr>
          <w:rFonts w:cs="Times New Roman"/>
          <w:szCs w:val="24"/>
          <w:lang w:val="en-US"/>
        </w:rPr>
        <w:t>where they make credible independent</w:t>
      </w:r>
      <w:r w:rsidR="007C6660">
        <w:rPr>
          <w:rFonts w:cs="Times New Roman"/>
          <w:szCs w:val="24"/>
          <w:lang w:val="en-US"/>
        </w:rPr>
        <w:t xml:space="preserve">, </w:t>
      </w:r>
      <w:r w:rsidR="007C6660" w:rsidRPr="00664A3A">
        <w:rPr>
          <w:rFonts w:cs="Times New Roman"/>
          <w:szCs w:val="24"/>
          <w:lang w:val="en-US"/>
        </w:rPr>
        <w:t>deterministic screening decisions.</w:t>
      </w:r>
      <w:r w:rsidR="007C6660" w:rsidRPr="00D45476">
        <w:rPr>
          <w:lang w:val="en-US"/>
        </w:rPr>
        <w:t xml:space="preserve"> </w:t>
      </w:r>
    </w:p>
    <w:p w14:paraId="30D546FB" w14:textId="1701F48F" w:rsidR="00D25EF2" w:rsidRPr="007C6660" w:rsidRDefault="00B13F15" w:rsidP="007C6660">
      <w:pPr>
        <w:autoSpaceDE w:val="0"/>
        <w:autoSpaceDN w:val="0"/>
        <w:adjustRightInd w:val="0"/>
        <w:spacing w:after="0" w:line="360" w:lineRule="auto"/>
        <w:ind w:firstLine="1304"/>
        <w:jc w:val="both"/>
        <w:rPr>
          <w:rFonts w:cs="Times New Roman"/>
          <w:szCs w:val="24"/>
          <w:lang w:val="en-US"/>
        </w:rPr>
      </w:pPr>
      <w:r>
        <w:rPr>
          <w:lang w:val="en-US"/>
        </w:rPr>
        <w:t>A</w:t>
      </w:r>
      <w:r w:rsidR="00D25EF2" w:rsidRPr="0011702D">
        <w:rPr>
          <w:lang w:val="en-US"/>
        </w:rPr>
        <w:t xml:space="preserve"> clear disadvantage of </w:t>
      </w:r>
      <w:r w:rsidR="00D25EF2">
        <w:rPr>
          <w:lang w:val="en-US"/>
        </w:rPr>
        <w:t>the</w:t>
      </w:r>
      <w:r w:rsidR="00D25EF2" w:rsidRPr="0011702D">
        <w:rPr>
          <w:lang w:val="en-US"/>
        </w:rPr>
        <w:t xml:space="preserve"> </w:t>
      </w:r>
      <w:r w:rsidR="00B753E8">
        <w:rPr>
          <w:lang w:val="en-US"/>
        </w:rPr>
        <w:t xml:space="preserve">potential </w:t>
      </w:r>
      <w:r w:rsidR="00D25EF2" w:rsidRPr="0011702D">
        <w:rPr>
          <w:lang w:val="en-US"/>
        </w:rPr>
        <w:t>workload savings</w:t>
      </w:r>
      <w:r w:rsidR="00B753E8">
        <w:rPr>
          <w:lang w:val="en-US"/>
        </w:rPr>
        <w:t>,</w:t>
      </w:r>
      <w:r w:rsidR="007C6660">
        <w:rPr>
          <w:lang w:val="en-US"/>
        </w:rPr>
        <w:t xml:space="preserve"> that can be gained from using traditional automated screening tools</w:t>
      </w:r>
      <w:del w:id="9" w:author="Julian Christensen" w:date="2024-08-23T10:20:00Z">
        <w:r w:rsidR="00B753E8" w:rsidDel="00C7188B">
          <w:rPr>
            <w:lang w:val="en-US"/>
          </w:rPr>
          <w:delText>,</w:delText>
        </w:r>
      </w:del>
      <w:r w:rsidR="00D25EF2" w:rsidRPr="0011702D">
        <w:rPr>
          <w:lang w:val="en-US"/>
        </w:rPr>
        <w:t xml:space="preserve"> is that </w:t>
      </w:r>
      <w:r w:rsidR="00D25EF2">
        <w:rPr>
          <w:lang w:val="en-US"/>
        </w:rPr>
        <w:t>the</w:t>
      </w:r>
      <w:r>
        <w:rPr>
          <w:lang w:val="en-US"/>
        </w:rPr>
        <w:t>se</w:t>
      </w:r>
      <w:r w:rsidR="00D25EF2">
        <w:rPr>
          <w:lang w:val="en-US"/>
        </w:rPr>
        <w:t xml:space="preserve"> tools may</w:t>
      </w:r>
      <w:r w:rsidR="00D25EF2" w:rsidRPr="0011702D">
        <w:rPr>
          <w:lang w:val="en-US"/>
        </w:rPr>
        <w:t xml:space="preserve"> always</w:t>
      </w:r>
      <w:r w:rsidR="00D25EF2">
        <w:rPr>
          <w:lang w:val="en-US"/>
        </w:rPr>
        <w:t xml:space="preserve"> be expected to </w:t>
      </w:r>
      <w:r w:rsidR="00D25EF2" w:rsidRPr="0011702D">
        <w:rPr>
          <w:lang w:val="en-US"/>
        </w:rPr>
        <w:t xml:space="preserve">miss </w:t>
      </w:r>
      <w:r w:rsidR="00D25EF2">
        <w:rPr>
          <w:lang w:val="en-US"/>
        </w:rPr>
        <w:t>a p</w:t>
      </w:r>
      <w:r>
        <w:rPr>
          <w:lang w:val="en-US"/>
        </w:rPr>
        <w:t>roportion</w:t>
      </w:r>
      <w:r w:rsidR="00D25EF2">
        <w:rPr>
          <w:lang w:val="en-US"/>
        </w:rPr>
        <w:t xml:space="preserve"> </w:t>
      </w:r>
      <w:r w:rsidR="00D25EF2" w:rsidRPr="0011702D">
        <w:rPr>
          <w:lang w:val="en-US"/>
        </w:rPr>
        <w:t>of all eligible references</w:t>
      </w:r>
      <w:r w:rsidR="00D25EF2">
        <w:rPr>
          <w:lang w:val="en-US"/>
        </w:rPr>
        <w:t xml:space="preserve"> since </w:t>
      </w:r>
      <w:r w:rsidR="00D25EF2" w:rsidRPr="0011702D">
        <w:rPr>
          <w:lang w:val="en-US"/>
        </w:rPr>
        <w:t xml:space="preserve">”a </w:t>
      </w:r>
      <w:r w:rsidR="00D25EF2" w:rsidRPr="00AC200B">
        <w:rPr>
          <w:rFonts w:cs="Times New Roman"/>
          <w:szCs w:val="24"/>
          <w:lang w:val="en-US"/>
        </w:rPr>
        <w:t>100% recall rate with a stochastic algorithm is generally considered unattainable</w:t>
      </w:r>
      <w:r w:rsidR="00D25EF2">
        <w:rPr>
          <w:rFonts w:cs="Times New Roman"/>
          <w:szCs w:val="24"/>
          <w:lang w:val="en-US"/>
        </w:rPr>
        <w:t>”</w:t>
      </w:r>
      <w:r w:rsidR="00D25EF2" w:rsidRPr="00D25EF2">
        <w:rPr>
          <w:rFonts w:cs="Times New Roman"/>
          <w:szCs w:val="24"/>
          <w:lang w:val="en-US"/>
        </w:rPr>
        <w:t xml:space="preserve"> </w:t>
      </w:r>
      <w:r w:rsidR="00D25EF2">
        <w:rPr>
          <w:rFonts w:cs="Times New Roman"/>
          <w:szCs w:val="24"/>
          <w:lang w:val="en-US"/>
        </w:rPr>
        <w:t xml:space="preserve"> </w:t>
      </w:r>
      <w:r w:rsidR="00D25EF2">
        <w:rPr>
          <w:rFonts w:cs="Times New Roman"/>
          <w:szCs w:val="24"/>
          <w:lang w:val="en-US"/>
        </w:rPr>
        <w:fldChar w:fldCharType="begin" w:fldLock="1"/>
      </w:r>
      <w:r w:rsidR="002C6EAF">
        <w:rPr>
          <w:rFonts w:cs="Times New Roman"/>
          <w:szCs w:val="24"/>
          <w:lang w:val="en-US"/>
        </w:rPr>
        <w:instrText>ADDIN CSL_CITATION {"citationItems":[{"id":"ITEM-1","itemData":{"DOI":"10.1002/jrsm.1690","ISSN":"1759-2879","abstract":"Abstract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Methods","id":"ITEM-1","issued":{"date-parts":[["2024","1","7"]]},"publisher":"John Wiley &amp; Sons, Ltd","title":"Enhancing recall in automated record screening: A resampling algorithm","type":"article-journal"},"locator":"3","uris":["http://www.mendeley.com/documents/?uuid=f583edb9-0628-4fa2-9b5c-f5a0c037eea3"]}],"mendeley":{"formattedCitation":"(Hou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(Hou &amp; Tipton, 2024, p. 3)</w:t>
      </w:r>
      <w:r w:rsidR="00D25EF2">
        <w:rPr>
          <w:rFonts w:cs="Times New Roman"/>
          <w:szCs w:val="24"/>
          <w:lang w:val="en-US"/>
        </w:rPr>
        <w:fldChar w:fldCharType="end"/>
      </w:r>
      <w:r w:rsidR="00D25EF2">
        <w:rPr>
          <w:rFonts w:cs="Times New Roman"/>
          <w:szCs w:val="24"/>
          <w:lang w:val="en-US"/>
        </w:rPr>
        <w:t xml:space="preserve">. </w:t>
      </w:r>
      <w:r w:rsidR="007C6660">
        <w:rPr>
          <w:rFonts w:cs="Times New Roman"/>
          <w:szCs w:val="24"/>
          <w:lang w:val="en-US"/>
        </w:rPr>
        <w:t>The fact that a 100% recall is unattainable</w:t>
      </w:r>
      <w:r w:rsidR="00D25EF2">
        <w:rPr>
          <w:rFonts w:cs="Times New Roman"/>
          <w:szCs w:val="24"/>
          <w:lang w:val="en-US"/>
        </w:rPr>
        <w:t xml:space="preserve"> </w:t>
      </w:r>
      <w:r w:rsidR="007C6660">
        <w:rPr>
          <w:rFonts w:cs="Times New Roman"/>
          <w:szCs w:val="24"/>
          <w:lang w:val="en-US"/>
        </w:rPr>
        <w:t xml:space="preserve">for traditional automated screening tools </w:t>
      </w:r>
      <w:r w:rsidR="00D25EF2">
        <w:rPr>
          <w:rFonts w:cs="Times New Roman"/>
          <w:szCs w:val="24"/>
          <w:lang w:val="en-US"/>
        </w:rPr>
        <w:t>seems to create a screening paradox,</w:t>
      </w:r>
      <w:r w:rsidR="00D25EF2" w:rsidRPr="00E22EFE">
        <w:rPr>
          <w:rFonts w:cs="Times New Roman"/>
          <w:szCs w:val="24"/>
          <w:lang w:val="en-US"/>
        </w:rPr>
        <w:t xml:space="preserve"> </w:t>
      </w:r>
      <w:r w:rsidR="00D25EF2">
        <w:rPr>
          <w:rFonts w:cs="Times New Roman"/>
          <w:szCs w:val="24"/>
          <w:lang w:val="en-US"/>
        </w:rPr>
        <w:t xml:space="preserve">which might be one of the main reasons for reviewers to mistrust the application of machine-learning tools </w:t>
      </w:r>
      <w:r w:rsidR="00D25EF2">
        <w:rPr>
          <w:rFonts w:cs="Times New Roman"/>
          <w:szCs w:val="24"/>
          <w:lang w:val="en-US"/>
        </w:rPr>
        <w:fldChar w:fldCharType="begin" w:fldLock="1"/>
      </w:r>
      <w:r w:rsidR="002C6EAF">
        <w:rPr>
          <w:rFonts w:cs="Times New Roman"/>
          <w:szCs w:val="24"/>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(O’Connor et al., 2019)</w:t>
      </w:r>
      <w:r w:rsidR="00D25EF2">
        <w:rPr>
          <w:rFonts w:cs="Times New Roman"/>
          <w:szCs w:val="24"/>
          <w:lang w:val="en-US"/>
        </w:rPr>
        <w:fldChar w:fldCharType="end"/>
      </w:r>
      <w:r w:rsidR="00D25EF2">
        <w:rPr>
          <w:rFonts w:cs="Times New Roman"/>
          <w:szCs w:val="24"/>
          <w:lang w:val="en-US"/>
        </w:rPr>
        <w:t xml:space="preserve">. While trying to reduce selection biases caused by single screening, automated screening potentially introduces a novel type of publication/selection bias, referred to by König et al. </w:t>
      </w:r>
      <w:r w:rsidR="00D25EF2">
        <w:rPr>
          <w:rFonts w:cs="Times New Roman"/>
          <w:szCs w:val="24"/>
          <w:lang w:val="en-US"/>
        </w:rPr>
        <w:fldChar w:fldCharType="begin" w:fldLock="1"/>
      </w:r>
      <w:r w:rsidR="002C6EAF">
        <w:rPr>
          <w:rFonts w:cs="Times New Roman"/>
          <w:szCs w:val="24"/>
          <w:lang w:val="en-US"/>
        </w:rPr>
        <w:instrText>ADDIN CSL_CITATION {"citationItems":[{"id":"ITEM-1","itemData":{"DOI":"10.31234/osf.io/ybu3w","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container-title":"Open Science Framework","id":"ITEM-1","issued":{"date-parts":[["2023"]]},"publisher":"OSF","title":"When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(2023)</w:t>
      </w:r>
      <w:r w:rsidR="00D25EF2">
        <w:rPr>
          <w:rFonts w:cs="Times New Roman"/>
          <w:szCs w:val="24"/>
          <w:lang w:val="en-US"/>
        </w:rPr>
        <w:fldChar w:fldCharType="end"/>
      </w:r>
      <w:r w:rsidR="00D25EF2">
        <w:rPr>
          <w:rFonts w:cs="Times New Roman"/>
          <w:szCs w:val="24"/>
          <w:lang w:val="en-US"/>
        </w:rPr>
        <w:t xml:space="preserve"> as ‘artificial screening bias’.</w:t>
      </w:r>
      <w:r w:rsidR="00D25EF2" w:rsidRPr="000D35BD">
        <w:rPr>
          <w:rStyle w:val="FootnoteReference"/>
        </w:rPr>
        <w:footnoteReference w:id="1"/>
      </w:r>
      <w:r w:rsidRPr="00B13F15">
        <w:rPr>
          <w:rFonts w:cs="Times New Roman"/>
          <w:szCs w:val="24"/>
          <w:lang w:val="en-US"/>
        </w:rPr>
        <w:t xml:space="preserve"> </w:t>
      </w:r>
    </w:p>
    <w:p w14:paraId="52FF1BB9" w14:textId="20ED5893" w:rsidR="007C6660" w:rsidRDefault="00925EC6" w:rsidP="007C6660">
      <w:pPr>
        <w:autoSpaceDE w:val="0"/>
        <w:autoSpaceDN w:val="0"/>
        <w:adjustRightInd w:val="0"/>
        <w:spacing w:after="0" w:line="360" w:lineRule="auto"/>
        <w:ind w:firstLine="1304"/>
        <w:jc w:val="both"/>
        <w:rPr>
          <w:rFonts w:cs="Times New Roman"/>
          <w:szCs w:val="24"/>
          <w:lang w:val="en-US"/>
        </w:rPr>
      </w:pPr>
      <w:r w:rsidRPr="00D45476">
        <w:rPr>
          <w:lang w:val="en-US"/>
        </w:rPr>
        <w:t xml:space="preserve">A </w:t>
      </w:r>
      <w:r w:rsidR="00C9169A">
        <w:rPr>
          <w:rFonts w:cs="Times New Roman"/>
          <w:szCs w:val="24"/>
          <w:lang w:val="en-US"/>
        </w:rPr>
        <w:t xml:space="preserve">potential </w:t>
      </w:r>
      <w:r w:rsidR="00A907B9">
        <w:rPr>
          <w:rFonts w:cs="Times New Roman"/>
          <w:szCs w:val="24"/>
          <w:lang w:val="en-US"/>
        </w:rPr>
        <w:t>solution</w:t>
      </w:r>
      <w:r w:rsidR="009D3333">
        <w:rPr>
          <w:rFonts w:cs="Times New Roman"/>
          <w:szCs w:val="24"/>
          <w:lang w:val="en-US"/>
        </w:rPr>
        <w:t xml:space="preserve"> to </w:t>
      </w:r>
      <w:r w:rsidR="007C6660">
        <w:rPr>
          <w:rFonts w:cs="Times New Roman"/>
          <w:szCs w:val="24"/>
          <w:lang w:val="en-US"/>
        </w:rPr>
        <w:t xml:space="preserve">alleviate this issue and </w:t>
      </w:r>
      <w:r w:rsidR="00D25EF2">
        <w:rPr>
          <w:rFonts w:cs="Times New Roman"/>
          <w:szCs w:val="24"/>
          <w:lang w:val="en-US"/>
        </w:rPr>
        <w:t xml:space="preserve">elevate automated screening tools to the highest levels of automation </w:t>
      </w:r>
      <w:r w:rsidR="009D3333">
        <w:rPr>
          <w:rFonts w:cs="Times New Roman"/>
          <w:szCs w:val="24"/>
          <w:lang w:val="en-US"/>
        </w:rPr>
        <w:t>is to use</w:t>
      </w:r>
      <w:r w:rsidR="001F2F21">
        <w:rPr>
          <w:rFonts w:cs="Times New Roman"/>
          <w:szCs w:val="24"/>
          <w:lang w:val="en-US"/>
        </w:rPr>
        <w:t xml:space="preserve"> </w:t>
      </w:r>
      <w:r w:rsidR="00E268FB">
        <w:rPr>
          <w:rFonts w:cs="Times New Roman"/>
          <w:szCs w:val="24"/>
          <w:lang w:val="en-US"/>
        </w:rPr>
        <w:t xml:space="preserve">large language models (LLM), such as the </w:t>
      </w:r>
      <w:r w:rsidR="009D3333" w:rsidRPr="009D3333">
        <w:rPr>
          <w:rFonts w:cs="Times New Roman"/>
          <w:szCs w:val="20"/>
          <w:lang w:val="en-US"/>
        </w:rPr>
        <w:t>generative pre</w:t>
      </w:r>
      <w:r w:rsidR="00AF690D">
        <w:rPr>
          <w:rFonts w:cs="Times New Roman"/>
          <w:szCs w:val="20"/>
          <w:lang w:val="en-US"/>
        </w:rPr>
        <w:t>-</w:t>
      </w:r>
      <w:r w:rsidR="009D3333" w:rsidRPr="009D3333">
        <w:rPr>
          <w:rFonts w:cs="Times New Roman"/>
          <w:szCs w:val="20"/>
          <w:lang w:val="en-US"/>
        </w:rPr>
        <w:t>trained transformer</w:t>
      </w:r>
      <w:r w:rsidR="009D3333">
        <w:rPr>
          <w:rFonts w:cs="Times New Roman"/>
          <w:szCs w:val="20"/>
          <w:lang w:val="en-US"/>
        </w:rPr>
        <w:t xml:space="preserve"> </w:t>
      </w:r>
      <w:r w:rsidR="00927057">
        <w:rPr>
          <w:rFonts w:cs="Times New Roman"/>
          <w:szCs w:val="20"/>
          <w:lang w:val="en-US"/>
        </w:rPr>
        <w:t>(</w:t>
      </w:r>
      <w:r w:rsidR="009D3333">
        <w:rPr>
          <w:rFonts w:cs="Times New Roman"/>
          <w:szCs w:val="20"/>
          <w:lang w:val="en-US"/>
        </w:rPr>
        <w:t>GPT</w:t>
      </w:r>
      <w:r w:rsidR="00927057">
        <w:rPr>
          <w:rFonts w:cs="Times New Roman"/>
          <w:szCs w:val="20"/>
          <w:lang w:val="en-US"/>
        </w:rPr>
        <w:t>)</w:t>
      </w:r>
      <w:r w:rsidR="009D3333" w:rsidRPr="009D3333">
        <w:rPr>
          <w:rFonts w:cs="Times New Roman"/>
          <w:szCs w:val="20"/>
          <w:lang w:val="en-US"/>
        </w:rPr>
        <w:t xml:space="preserve"> models</w:t>
      </w:r>
      <w:r w:rsidR="00863EF9">
        <w:rPr>
          <w:rFonts w:cs="Times New Roman"/>
          <w:szCs w:val="20"/>
          <w:lang w:val="en-US"/>
        </w:rPr>
        <w:t xml:space="preserve"> that have recently been</w:t>
      </w:r>
      <w:r w:rsidR="009D3333" w:rsidRPr="009D3333">
        <w:rPr>
          <w:rFonts w:cs="Times New Roman"/>
          <w:szCs w:val="20"/>
          <w:lang w:val="en-US"/>
        </w:rPr>
        <w:t xml:space="preserve"> </w:t>
      </w:r>
      <w:r w:rsidR="00AF690D">
        <w:rPr>
          <w:rFonts w:cs="Times New Roman"/>
          <w:szCs w:val="20"/>
          <w:lang w:val="en-US"/>
        </w:rPr>
        <w:t>introduced</w:t>
      </w:r>
      <w:r w:rsidR="009D3333">
        <w:rPr>
          <w:rFonts w:cs="Times New Roman"/>
          <w:szCs w:val="24"/>
          <w:lang w:val="en-US"/>
        </w:rPr>
        <w:t xml:space="preserve"> by OpenAI. </w:t>
      </w:r>
      <w:r w:rsidR="00565222">
        <w:rPr>
          <w:rFonts w:cs="Times New Roman"/>
          <w:szCs w:val="24"/>
          <w:lang w:val="en-US"/>
        </w:rPr>
        <w:t>I</w:t>
      </w:r>
      <w:r w:rsidR="002553A8">
        <w:rPr>
          <w:rFonts w:cs="Times New Roman"/>
          <w:szCs w:val="24"/>
          <w:lang w:val="en-US"/>
        </w:rPr>
        <w:t xml:space="preserve">nitial </w:t>
      </w:r>
      <w:r w:rsidR="0055363E">
        <w:rPr>
          <w:rFonts w:cs="Times New Roman"/>
          <w:szCs w:val="24"/>
          <w:lang w:val="en-US"/>
        </w:rPr>
        <w:t>evaluations</w:t>
      </w:r>
      <w:r w:rsidR="002E48D5">
        <w:rPr>
          <w:rFonts w:cs="Times New Roman"/>
          <w:szCs w:val="24"/>
          <w:lang w:val="en-US"/>
        </w:rPr>
        <w:t xml:space="preserve"> </w:t>
      </w:r>
      <w:r w:rsidR="009D3333">
        <w:rPr>
          <w:rFonts w:cs="Times New Roman"/>
          <w:szCs w:val="24"/>
          <w:lang w:val="en-US"/>
        </w:rPr>
        <w:t xml:space="preserve">have </w:t>
      </w:r>
      <w:r w:rsidR="00D25EF2">
        <w:rPr>
          <w:rFonts w:cs="Times New Roman"/>
          <w:szCs w:val="24"/>
          <w:lang w:val="en-US"/>
        </w:rPr>
        <w:t xml:space="preserve">generally </w:t>
      </w:r>
      <w:r w:rsidR="009D3333">
        <w:rPr>
          <w:rFonts w:cs="Times New Roman"/>
          <w:szCs w:val="24"/>
          <w:lang w:val="en-US"/>
        </w:rPr>
        <w:t xml:space="preserve">yielded </w:t>
      </w:r>
      <w:r w:rsidR="00565222">
        <w:rPr>
          <w:rFonts w:cs="Times New Roman"/>
          <w:szCs w:val="24"/>
          <w:lang w:val="en-US"/>
        </w:rPr>
        <w:t xml:space="preserve">some </w:t>
      </w:r>
      <w:r w:rsidR="009D3333">
        <w:rPr>
          <w:rFonts w:cs="Times New Roman"/>
          <w:szCs w:val="24"/>
          <w:lang w:val="en-US"/>
        </w:rPr>
        <w:t>promisin</w:t>
      </w:r>
      <w:r w:rsidR="00D25EF2">
        <w:rPr>
          <w:rFonts w:cs="Times New Roman"/>
          <w:szCs w:val="24"/>
          <w:lang w:val="en-US"/>
        </w:rPr>
        <w:t xml:space="preserve">g </w:t>
      </w:r>
      <w:r w:rsidR="009D3333">
        <w:rPr>
          <w:rFonts w:cs="Times New Roman"/>
          <w:szCs w:val="24"/>
          <w:lang w:val="en-US"/>
        </w:rPr>
        <w:t>results</w:t>
      </w:r>
      <w:r w:rsidR="002E48D5">
        <w:rPr>
          <w:rFonts w:cs="Times New Roman"/>
          <w:szCs w:val="24"/>
          <w:lang w:val="en-US"/>
        </w:rPr>
        <w:t xml:space="preserve"> with regard to using OpenAI’s GPT API (application programming interface) models </w:t>
      </w:r>
      <w:r w:rsidR="00B753E8">
        <w:rPr>
          <w:rFonts w:cs="Times New Roman"/>
          <w:szCs w:val="24"/>
          <w:lang w:val="en-US"/>
        </w:rPr>
        <w:t xml:space="preserve">for </w:t>
      </w:r>
      <w:r w:rsidR="00B753E8">
        <w:rPr>
          <w:lang w:val="en-US"/>
        </w:rPr>
        <w:t xml:space="preserve">title and abstract </w:t>
      </w:r>
      <w:r w:rsidR="00B753E8">
        <w:rPr>
          <w:rStyle w:val="translation"/>
          <w:lang w:val="en-US"/>
        </w:rPr>
        <w:t xml:space="preserve">(henceforth TAB) </w:t>
      </w:r>
      <w:r w:rsidR="00B753E8">
        <w:rPr>
          <w:lang w:val="en-US"/>
        </w:rPr>
        <w:t>screening</w:t>
      </w:r>
      <w:r w:rsidR="00565222">
        <w:rPr>
          <w:rFonts w:cs="Times New Roman"/>
          <w:szCs w:val="24"/>
          <w:lang w:val="en-US"/>
        </w:rPr>
        <w:t>.</w:t>
      </w:r>
      <w:r w:rsidR="003B5FB3">
        <w:rPr>
          <w:rFonts w:cs="Times New Roman"/>
          <w:szCs w:val="24"/>
          <w:lang w:val="en-US"/>
        </w:rPr>
        <w:t xml:space="preserve"> </w:t>
      </w:r>
      <w:r w:rsidR="007C6660">
        <w:rPr>
          <w:rFonts w:cs="Times New Roman"/>
          <w:szCs w:val="24"/>
          <w:lang w:val="en-US"/>
        </w:rPr>
        <w:t xml:space="preserve">To our knowledge, </w:t>
      </w:r>
      <w:r w:rsidR="003B5FB3">
        <w:rPr>
          <w:lang w:val="en-US"/>
        </w:rPr>
        <w:t>Syriani et al.</w:t>
      </w:r>
      <w:r w:rsidR="003B5FB3" w:rsidRPr="0011702D">
        <w:rPr>
          <w:lang w:val="en-US"/>
        </w:rPr>
        <w:t xml:space="preserve"> </w:t>
      </w:r>
      <w:r w:rsidR="003B5FB3">
        <w:fldChar w:fldCharType="begin" w:fldLock="1"/>
      </w:r>
      <w:r w:rsidR="002C6EAF">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3B5FB3">
        <w:fldChar w:fldCharType="separate"/>
      </w:r>
      <w:r w:rsidR="003B5FB3" w:rsidRPr="00DE061E">
        <w:rPr>
          <w:noProof/>
          <w:lang w:val="en-US"/>
        </w:rPr>
        <w:t>(2023)</w:t>
      </w:r>
      <w:r w:rsidR="003B5FB3">
        <w:fldChar w:fldCharType="end"/>
      </w:r>
      <w:r w:rsidR="003B5FB3" w:rsidRPr="00D45476">
        <w:rPr>
          <w:rFonts w:cs="Times New Roman"/>
          <w:szCs w:val="24"/>
          <w:lang w:val="en-US"/>
        </w:rPr>
        <w:t xml:space="preserve"> </w:t>
      </w:r>
      <w:r w:rsidR="00F01776">
        <w:rPr>
          <w:rFonts w:cs="Times New Roman"/>
          <w:szCs w:val="24"/>
          <w:lang w:val="en-US"/>
        </w:rPr>
        <w:t>were</w:t>
      </w:r>
      <w:r w:rsidR="003B5FB3" w:rsidRPr="006468C8">
        <w:rPr>
          <w:rFonts w:cs="Times New Roman"/>
          <w:szCs w:val="24"/>
          <w:lang w:val="en-US"/>
        </w:rPr>
        <w:t xml:space="preserve"> the first</w:t>
      </w:r>
      <w:r w:rsidR="00F01776">
        <w:rPr>
          <w:rFonts w:cs="Times New Roman"/>
          <w:szCs w:val="24"/>
          <w:lang w:val="en-US"/>
        </w:rPr>
        <w:t xml:space="preserve"> team to</w:t>
      </w:r>
      <w:r w:rsidR="003B5FB3" w:rsidRPr="006468C8">
        <w:rPr>
          <w:rFonts w:cs="Times New Roman"/>
          <w:szCs w:val="24"/>
          <w:lang w:val="en-US"/>
        </w:rPr>
        <w:t xml:space="preserve"> evaluat</w:t>
      </w:r>
      <w:r w:rsidR="00F01776">
        <w:rPr>
          <w:rFonts w:cs="Times New Roman"/>
          <w:szCs w:val="24"/>
          <w:lang w:val="en-US"/>
        </w:rPr>
        <w:t>e</w:t>
      </w:r>
      <w:r w:rsidR="003B5FB3" w:rsidRPr="006468C8">
        <w:rPr>
          <w:rFonts w:cs="Times New Roman"/>
          <w:szCs w:val="24"/>
          <w:lang w:val="en-US"/>
        </w:rPr>
        <w:t xml:space="preserve"> </w:t>
      </w:r>
      <w:r w:rsidR="0055363E">
        <w:rPr>
          <w:rFonts w:cs="Times New Roman"/>
          <w:szCs w:val="24"/>
          <w:lang w:val="en-US"/>
        </w:rPr>
        <w:t>these</w:t>
      </w:r>
      <w:r w:rsidR="003B5FB3" w:rsidRPr="006468C8">
        <w:rPr>
          <w:rFonts w:cs="Times New Roman"/>
          <w:szCs w:val="24"/>
          <w:lang w:val="en-US"/>
        </w:rPr>
        <w:t xml:space="preserve"> models for screening tasks, specifically comparing</w:t>
      </w:r>
      <w:r w:rsidR="0055363E">
        <w:rPr>
          <w:rFonts w:cs="Times New Roman"/>
          <w:szCs w:val="24"/>
          <w:lang w:val="en-US"/>
        </w:rPr>
        <w:t xml:space="preserve"> the</w:t>
      </w:r>
      <w:r w:rsidR="003B5FB3" w:rsidRPr="006468C8">
        <w:rPr>
          <w:rFonts w:cs="Times New Roman"/>
          <w:szCs w:val="24"/>
          <w:lang w:val="en-US"/>
        </w:rPr>
        <w:t xml:space="preserve"> GPT-3.5-turbo-0301</w:t>
      </w:r>
      <w:r w:rsidR="0055363E">
        <w:rPr>
          <w:rFonts w:cs="Times New Roman"/>
          <w:szCs w:val="24"/>
          <w:lang w:val="en-US"/>
        </w:rPr>
        <w:t xml:space="preserve"> model</w:t>
      </w:r>
      <w:r w:rsidR="003B5FB3" w:rsidRPr="006468C8">
        <w:rPr>
          <w:rFonts w:cs="Times New Roman"/>
          <w:szCs w:val="24"/>
          <w:lang w:val="en-US"/>
        </w:rPr>
        <w:t xml:space="preserve"> to state-of-the-art machine learning algorithms in systematic reviews within software engineering.</w:t>
      </w:r>
      <w:r w:rsidR="003B5FB3" w:rsidRPr="000D35BD">
        <w:rPr>
          <w:rStyle w:val="FootnoteReference"/>
        </w:rPr>
        <w:footnoteReference w:id="2"/>
      </w:r>
      <w:r w:rsidR="003B5FB3" w:rsidRPr="006468C8">
        <w:rPr>
          <w:rFonts w:cs="Times New Roman"/>
          <w:szCs w:val="24"/>
          <w:lang w:val="en-US"/>
        </w:rPr>
        <w:t xml:space="preserve"> They found the model's performance to be comparable </w:t>
      </w:r>
      <w:r w:rsidR="00D25EF2">
        <w:rPr>
          <w:rFonts w:cs="Times New Roman"/>
          <w:szCs w:val="24"/>
          <w:lang w:val="en-US"/>
        </w:rPr>
        <w:t>with</w:t>
      </w:r>
      <w:r w:rsidR="003B5FB3" w:rsidRPr="006468C8">
        <w:rPr>
          <w:rFonts w:cs="Times New Roman"/>
          <w:szCs w:val="24"/>
          <w:lang w:val="en-US"/>
        </w:rPr>
        <w:t xml:space="preserve"> traditional classifier</w:t>
      </w:r>
      <w:r w:rsidR="003B5FB3">
        <w:rPr>
          <w:rFonts w:cs="Times New Roman"/>
          <w:szCs w:val="24"/>
          <w:lang w:val="en-US"/>
        </w:rPr>
        <w:t xml:space="preserve"> models</w:t>
      </w:r>
      <w:r w:rsidR="003B5FB3" w:rsidRPr="006468C8">
        <w:rPr>
          <w:rFonts w:cs="Times New Roman"/>
          <w:szCs w:val="24"/>
          <w:lang w:val="en-US"/>
        </w:rPr>
        <w:t xml:space="preserve"> an</w:t>
      </w:r>
      <w:r w:rsidR="00D25EF2">
        <w:rPr>
          <w:rFonts w:cs="Times New Roman"/>
          <w:szCs w:val="24"/>
          <w:lang w:val="en-US"/>
        </w:rPr>
        <w:t>d most often</w:t>
      </w:r>
      <w:r w:rsidR="003B5FB3" w:rsidRPr="006468C8">
        <w:rPr>
          <w:rFonts w:cs="Times New Roman"/>
          <w:szCs w:val="24"/>
          <w:lang w:val="en-US"/>
        </w:rPr>
        <w:t xml:space="preserve"> </w:t>
      </w:r>
      <w:r w:rsidR="003B5FB3">
        <w:rPr>
          <w:rFonts w:cs="Times New Roman"/>
          <w:szCs w:val="24"/>
          <w:lang w:val="en-US"/>
        </w:rPr>
        <w:t>better.</w:t>
      </w:r>
    </w:p>
    <w:p w14:paraId="302CB267" w14:textId="720EAA53" w:rsidR="00374991" w:rsidRPr="007C6660" w:rsidDel="0087166A" w:rsidRDefault="003B5FB3" w:rsidP="007C6660">
      <w:pPr>
        <w:autoSpaceDE w:val="0"/>
        <w:autoSpaceDN w:val="0"/>
        <w:adjustRightInd w:val="0"/>
        <w:spacing w:after="0" w:line="360" w:lineRule="auto"/>
        <w:ind w:firstLine="1304"/>
        <w:jc w:val="both"/>
        <w:rPr>
          <w:del w:id="11" w:author="Julian Christensen" w:date="2024-08-23T10:27:00Z"/>
          <w:rFonts w:cs="Times New Roman"/>
          <w:szCs w:val="24"/>
          <w:lang w:val="en-US"/>
        </w:rPr>
      </w:pPr>
      <w:r>
        <w:rPr>
          <w:rFonts w:cs="Times New Roman"/>
          <w:szCs w:val="24"/>
          <w:lang w:val="en-US"/>
        </w:rPr>
        <w:lastRenderedPageBreak/>
        <w:t xml:space="preserve"> </w:t>
      </w:r>
      <w:r>
        <w:rPr>
          <w:lang w:val="en-US"/>
        </w:rPr>
        <w:t xml:space="preserve">In another study, </w:t>
      </w:r>
      <w:bookmarkStart w:id="12" w:name="_Hlk174096458"/>
      <w:r w:rsidRPr="006468C8">
        <w:rPr>
          <w:lang w:val="en-US"/>
        </w:rPr>
        <w:t xml:space="preserve">Guo et al. </w:t>
      </w:r>
      <w:r>
        <w:rPr>
          <w:lang w:val="en-US"/>
        </w:rPr>
        <w:fldChar w:fldCharType="begin" w:fldLock="1"/>
      </w:r>
      <w:r w:rsidR="002C6EAF">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6468C8">
        <w:rPr>
          <w:noProof/>
          <w:lang w:val="en-US"/>
        </w:rPr>
        <w:t>(2024)</w:t>
      </w:r>
      <w:r>
        <w:rPr>
          <w:lang w:val="en-US"/>
        </w:rPr>
        <w:fldChar w:fldCharType="end"/>
      </w:r>
      <w:bookmarkEnd w:id="12"/>
      <w:r w:rsidRPr="006468C8">
        <w:rPr>
          <w:lang w:val="en-US"/>
        </w:rPr>
        <w:t xml:space="preserve"> tested the </w:t>
      </w:r>
      <w:r w:rsidRPr="00CD1885">
        <w:rPr>
          <w:lang w:val="nb-NO"/>
        </w:rPr>
        <w:t>use</w:t>
      </w:r>
      <w:r w:rsidRPr="006468C8">
        <w:rPr>
          <w:lang w:val="en-US"/>
        </w:rPr>
        <w:t xml:space="preserve"> of OpenAI’s GPT-4 API model for</w:t>
      </w:r>
      <w:r w:rsidR="0055363E">
        <w:rPr>
          <w:lang w:val="en-US"/>
        </w:rPr>
        <w:t xml:space="preserve"> </w:t>
      </w:r>
      <w:r w:rsidR="00B753E8">
        <w:rPr>
          <w:lang w:val="en-US"/>
        </w:rPr>
        <w:t>TAB</w:t>
      </w:r>
      <w:r w:rsidR="006468C8">
        <w:rPr>
          <w:rStyle w:val="translation"/>
          <w:lang w:val="en-US"/>
        </w:rPr>
        <w:t xml:space="preserve"> </w:t>
      </w:r>
      <w:r w:rsidR="00981EF3">
        <w:rPr>
          <w:lang w:val="en-US"/>
        </w:rPr>
        <w:t xml:space="preserve">screening </w:t>
      </w:r>
      <w:r w:rsidRPr="006468C8">
        <w:rPr>
          <w:lang w:val="en-US"/>
        </w:rPr>
        <w:t>of medical research literature.</w:t>
      </w:r>
      <w:r w:rsidRPr="000D35BD">
        <w:rPr>
          <w:rStyle w:val="FootnoteReference"/>
        </w:rPr>
        <w:footnoteReference w:id="3"/>
      </w:r>
      <w:r w:rsidRPr="006468C8">
        <w:rPr>
          <w:lang w:val="en-US"/>
        </w:rPr>
        <w:t xml:space="preserve"> </w:t>
      </w:r>
      <w:r>
        <w:rPr>
          <w:lang w:val="en-US"/>
        </w:rPr>
        <w:t xml:space="preserve">Across six clinical reviews, when evaluating the model’s inclusion and exclusion decisions against the final decisions of two independent human screeners, GPT-4 was found to have average </w:t>
      </w:r>
      <w:r w:rsidRPr="007C6660">
        <w:rPr>
          <w:i/>
          <w:lang w:val="en-US"/>
        </w:rPr>
        <w:t>recall</w:t>
      </w:r>
      <w:r w:rsidR="00BB68DB">
        <w:rPr>
          <w:lang w:val="en-US"/>
        </w:rPr>
        <w:t xml:space="preserve"> (i.e., </w:t>
      </w:r>
      <w:r w:rsidR="001F2F21" w:rsidRPr="00AA4BB7">
        <w:rPr>
          <w:rFonts w:cs="Times New Roman"/>
          <w:szCs w:val="20"/>
          <w:lang w:val="en-US"/>
        </w:rPr>
        <w:t>the</w:t>
      </w:r>
      <w:r w:rsidR="001F2F21">
        <w:rPr>
          <w:rFonts w:cs="Times New Roman"/>
          <w:szCs w:val="20"/>
          <w:lang w:val="en-US"/>
        </w:rPr>
        <w:t xml:space="preserve"> proportion of relevant records </w:t>
      </w:r>
      <w:r w:rsidR="001F2F21" w:rsidRPr="00AA4BB7">
        <w:rPr>
          <w:rFonts w:cs="Times New Roman"/>
          <w:szCs w:val="20"/>
          <w:lang w:val="en-US"/>
        </w:rPr>
        <w:t>being correctly classified</w:t>
      </w:r>
      <w:r w:rsidR="001F2F21">
        <w:rPr>
          <w:rFonts w:cs="Times New Roman"/>
          <w:szCs w:val="20"/>
          <w:lang w:val="en-US"/>
        </w:rPr>
        <w:t xml:space="preserve"> as relevant</w:t>
      </w:r>
      <w:del w:id="13" w:author="Julian Christensen" w:date="2024-08-23T10:22:00Z">
        <w:r w:rsidR="00AD4DF6" w:rsidDel="00C7188B">
          <w:rPr>
            <w:rFonts w:cs="Times New Roman"/>
            <w:szCs w:val="20"/>
            <w:lang w:val="en-US"/>
          </w:rPr>
          <w:delText>. See</w:delText>
        </w:r>
      </w:del>
      <w:del w:id="14" w:author="Julian Christensen" w:date="2024-08-23T10:24:00Z">
        <w:r w:rsidR="00AD4DF6" w:rsidDel="00C7188B">
          <w:rPr>
            <w:rFonts w:cs="Times New Roman"/>
            <w:szCs w:val="20"/>
            <w:lang w:val="en-US"/>
          </w:rPr>
          <w:delText xml:space="preserve"> the statistical definition in next section</w:delText>
        </w:r>
      </w:del>
      <w:r w:rsidR="00BB68DB">
        <w:rPr>
          <w:lang w:val="en-US"/>
        </w:rPr>
        <w:t>)</w:t>
      </w:r>
      <w:r>
        <w:rPr>
          <w:lang w:val="en-US"/>
        </w:rPr>
        <w:t xml:space="preserve"> and </w:t>
      </w:r>
      <w:r w:rsidRPr="007C6660">
        <w:rPr>
          <w:i/>
          <w:lang w:val="en-US"/>
        </w:rPr>
        <w:t>specificity</w:t>
      </w:r>
      <w:r w:rsidR="00BB68DB">
        <w:rPr>
          <w:lang w:val="en-US"/>
        </w:rPr>
        <w:t xml:space="preserve"> (i.e.,</w:t>
      </w:r>
      <w:r w:rsidR="001F2F21" w:rsidRPr="001F2F21">
        <w:rPr>
          <w:rFonts w:cs="Times New Roman"/>
          <w:szCs w:val="20"/>
          <w:lang w:val="en-US"/>
        </w:rPr>
        <w:t xml:space="preserve"> </w:t>
      </w:r>
      <w:r w:rsidR="001F2F21" w:rsidRPr="00AA4BB7">
        <w:rPr>
          <w:rFonts w:cs="Times New Roman"/>
          <w:szCs w:val="20"/>
          <w:lang w:val="en-US"/>
        </w:rPr>
        <w:t>the</w:t>
      </w:r>
      <w:r w:rsidR="001F2F21">
        <w:rPr>
          <w:rFonts w:cs="Times New Roman"/>
          <w:szCs w:val="20"/>
          <w:lang w:val="en-US"/>
        </w:rPr>
        <w:t xml:space="preserve"> proportion of irrelevant records </w:t>
      </w:r>
      <w:r w:rsidR="001F2F21" w:rsidRPr="00AA4BB7">
        <w:rPr>
          <w:rFonts w:cs="Times New Roman"/>
          <w:szCs w:val="20"/>
          <w:lang w:val="en-US"/>
        </w:rPr>
        <w:t>being correctly classified</w:t>
      </w:r>
      <w:r w:rsidR="001F2F21">
        <w:rPr>
          <w:rFonts w:cs="Times New Roman"/>
          <w:szCs w:val="20"/>
          <w:lang w:val="en-US"/>
        </w:rPr>
        <w:t xml:space="preserve"> as irrelevant</w:t>
      </w:r>
      <w:del w:id="15" w:author="Julian Christensen" w:date="2024-08-23T10:24:00Z">
        <w:r w:rsidR="00AD4DF6" w:rsidDel="00C7188B">
          <w:rPr>
            <w:rFonts w:cs="Times New Roman"/>
            <w:szCs w:val="20"/>
            <w:lang w:val="en-US"/>
          </w:rPr>
          <w:delText>. See the statistical definition in next section</w:delText>
        </w:r>
      </w:del>
      <w:r w:rsidR="00BB68DB">
        <w:rPr>
          <w:lang w:val="en-US"/>
        </w:rPr>
        <w:t>)</w:t>
      </w:r>
      <w:r>
        <w:rPr>
          <w:lang w:val="en-US"/>
        </w:rPr>
        <w:t xml:space="preserve"> values of .76 and .91, respectively. Based on th</w:t>
      </w:r>
      <w:r w:rsidR="007C6660">
        <w:rPr>
          <w:lang w:val="en-US"/>
        </w:rPr>
        <w:t>ese results</w:t>
      </w:r>
      <w:r>
        <w:rPr>
          <w:lang w:val="en-US"/>
        </w:rPr>
        <w:t xml:space="preserve">, the authors concluded that GPT-4 was </w:t>
      </w:r>
      <w:r w:rsidRPr="003B5FB3">
        <w:rPr>
          <w:lang w:val="en-US"/>
        </w:rPr>
        <w:t xml:space="preserve">effective </w:t>
      </w:r>
      <w:r w:rsidR="00F01776">
        <w:rPr>
          <w:lang w:val="en-US"/>
        </w:rPr>
        <w:t>in</w:t>
      </w:r>
      <w:r w:rsidRPr="003B5FB3">
        <w:rPr>
          <w:lang w:val="en-US"/>
        </w:rPr>
        <w:t xml:space="preserve"> excluding irrelevant studies but less reliable in identifying relevant ones,</w:t>
      </w:r>
      <w:r>
        <w:rPr>
          <w:lang w:val="en-US"/>
        </w:rPr>
        <w:t xml:space="preserve"> and the</w:t>
      </w:r>
      <w:r w:rsidR="00F01776">
        <w:rPr>
          <w:lang w:val="en-US"/>
        </w:rPr>
        <w:t>refore</w:t>
      </w:r>
      <w:r w:rsidRPr="003B5FB3">
        <w:rPr>
          <w:lang w:val="en-US"/>
        </w:rPr>
        <w:t xml:space="preserve"> recommend</w:t>
      </w:r>
      <w:r>
        <w:rPr>
          <w:lang w:val="en-US"/>
        </w:rPr>
        <w:t>ed</w:t>
      </w:r>
      <w:r w:rsidRPr="003B5FB3">
        <w:rPr>
          <w:lang w:val="en-US"/>
        </w:rPr>
        <w:t xml:space="preserve"> </w:t>
      </w:r>
      <w:r w:rsidR="007C6660">
        <w:rPr>
          <w:lang w:val="en-US"/>
        </w:rPr>
        <w:t>using it as</w:t>
      </w:r>
      <w:r w:rsidRPr="003B5FB3">
        <w:rPr>
          <w:lang w:val="en-US"/>
        </w:rPr>
        <w:t xml:space="preserve"> a support tool </w:t>
      </w:r>
      <w:r>
        <w:rPr>
          <w:lang w:val="en-US"/>
        </w:rPr>
        <w:t>but not as</w:t>
      </w:r>
      <w:r w:rsidRPr="003B5FB3">
        <w:rPr>
          <w:lang w:val="en-US"/>
        </w:rPr>
        <w:t xml:space="preserve"> a </w:t>
      </w:r>
      <w:r w:rsidR="007C6660">
        <w:rPr>
          <w:lang w:val="en-US"/>
        </w:rPr>
        <w:t xml:space="preserve">full </w:t>
      </w:r>
      <w:r w:rsidRPr="003B5FB3">
        <w:rPr>
          <w:lang w:val="en-US"/>
        </w:rPr>
        <w:t xml:space="preserve">replacement </w:t>
      </w:r>
      <w:r w:rsidR="007C6660">
        <w:rPr>
          <w:lang w:val="en-US"/>
        </w:rPr>
        <w:t>of the second</w:t>
      </w:r>
      <w:r w:rsidRPr="003B5FB3">
        <w:rPr>
          <w:lang w:val="en-US"/>
        </w:rPr>
        <w:t xml:space="preserve"> human screener.</w:t>
      </w:r>
      <w:r w:rsidR="005D6FBB">
        <w:rPr>
          <w:lang w:val="en-US"/>
        </w:rPr>
        <w:t xml:space="preserve"> Similar conclusions were reached by </w:t>
      </w:r>
      <w:bookmarkStart w:id="16" w:name="_Hlk174096482"/>
      <w:r w:rsidR="005D6FBB">
        <w:rPr>
          <w:lang w:val="en-US"/>
        </w:rPr>
        <w:t>G</w:t>
      </w:r>
      <w:r w:rsidR="005D6FBB" w:rsidRPr="00936F13">
        <w:t xml:space="preserve">argari et al. </w:t>
      </w:r>
      <w:r w:rsidR="005D6FBB">
        <w:rPr>
          <w:lang w:val="en-US"/>
        </w:rPr>
        <w:fldChar w:fldCharType="begin" w:fldLock="1"/>
      </w:r>
      <w:r w:rsidR="005D6FBB" w:rsidRPr="00936F13">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5D6FBB" w:rsidRPr="00974E93">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D6FBB">
        <w:rPr>
          <w:lang w:val="en-US"/>
        </w:rPr>
        <w:fldChar w:fldCharType="separate"/>
      </w:r>
      <w:r w:rsidR="005D6FBB" w:rsidRPr="00974E93">
        <w:rPr>
          <w:noProof/>
          <w:lang w:val="en-US"/>
        </w:rPr>
        <w:t>(2024)</w:t>
      </w:r>
      <w:r w:rsidR="005D6FBB">
        <w:rPr>
          <w:lang w:val="en-US"/>
        </w:rPr>
        <w:fldChar w:fldCharType="end"/>
      </w:r>
      <w:bookmarkEnd w:id="16"/>
      <w:r w:rsidR="005D6FBB" w:rsidRPr="00974E93">
        <w:rPr>
          <w:lang w:val="en-US"/>
        </w:rPr>
        <w:t xml:space="preserve"> after </w:t>
      </w:r>
      <w:r w:rsidR="005D6FBB">
        <w:rPr>
          <w:lang w:val="en-US"/>
        </w:rPr>
        <w:t>testing</w:t>
      </w:r>
      <w:r w:rsidR="005D6FBB" w:rsidRPr="00974E93">
        <w:rPr>
          <w:lang w:val="en-US"/>
        </w:rPr>
        <w:t xml:space="preserve"> the</w:t>
      </w:r>
      <w:r w:rsidR="005D6FBB">
        <w:rPr>
          <w:lang w:val="en-US"/>
        </w:rPr>
        <w:t xml:space="preserve"> use of the</w:t>
      </w:r>
      <w:r w:rsidR="005D6FBB" w:rsidRPr="00974E93">
        <w:rPr>
          <w:lang w:val="en-US"/>
        </w:rPr>
        <w:t xml:space="preserve"> gpt-3.5-turbo-0613 API model </w:t>
      </w:r>
      <w:r w:rsidR="005D6FBB">
        <w:rPr>
          <w:lang w:val="en-US"/>
        </w:rPr>
        <w:t>for</w:t>
      </w:r>
      <w:r w:rsidR="005D6FBB" w:rsidRPr="00974E93">
        <w:rPr>
          <w:lang w:val="en-US"/>
        </w:rPr>
        <w:t xml:space="preserve"> TAB screening in </w:t>
      </w:r>
      <w:r w:rsidR="005D6FBB">
        <w:rPr>
          <w:lang w:val="en-US"/>
        </w:rPr>
        <w:t>a</w:t>
      </w:r>
      <w:r w:rsidR="005D6FBB" w:rsidRPr="00974E93">
        <w:rPr>
          <w:lang w:val="en-US"/>
        </w:rPr>
        <w:t xml:space="preserve"> clinical systematic review.</w:t>
      </w:r>
      <w:r w:rsidR="005D6FBB">
        <w:rPr>
          <w:rStyle w:val="FootnoteReference"/>
          <w:lang w:val="en-US"/>
        </w:rPr>
        <w:footnoteReference w:id="4"/>
      </w:r>
      <w:r w:rsidR="005D6FBB" w:rsidRPr="00974E93">
        <w:rPr>
          <w:lang w:val="en-US"/>
        </w:rPr>
        <w:t xml:space="preserve"> </w:t>
      </w:r>
    </w:p>
    <w:p w14:paraId="1FC917A1" w14:textId="34449196" w:rsidR="003B5FB3" w:rsidRPr="00C7188B" w:rsidRDefault="00374991">
      <w:pPr>
        <w:autoSpaceDE w:val="0"/>
        <w:autoSpaceDN w:val="0"/>
        <w:adjustRightInd w:val="0"/>
        <w:spacing w:after="0" w:line="360" w:lineRule="auto"/>
        <w:ind w:firstLine="1304"/>
        <w:jc w:val="both"/>
        <w:rPr>
          <w:rStyle w:val="comma-separator"/>
          <w:rFonts w:cs="Times New Roman"/>
          <w:szCs w:val="24"/>
        </w:rPr>
      </w:pPr>
      <w:del w:id="17" w:author="Julian Christensen" w:date="2024-08-23T10:27:00Z">
        <w:r w:rsidRPr="00B753E8" w:rsidDel="0087166A">
          <w:rPr>
            <w:lang w:val="en-US"/>
          </w:rPr>
          <w:delText>On a related line of research</w:delText>
        </w:r>
      </w:del>
      <w:ins w:id="18" w:author="Julian Christensen" w:date="2024-08-23T10:27:00Z">
        <w:r w:rsidR="0087166A">
          <w:rPr>
            <w:lang w:val="en-US"/>
          </w:rPr>
          <w:t>Finally</w:t>
        </w:r>
      </w:ins>
      <w:r w:rsidR="005D6FBB" w:rsidRPr="00B753E8">
        <w:rPr>
          <w:lang w:val="en-US"/>
        </w:rPr>
        <w:t xml:space="preserve">, Alshami et al. </w:t>
      </w:r>
      <w:r w:rsidR="005D6FBB" w:rsidRPr="00B753E8">
        <w:rPr>
          <w:lang w:val="en-US"/>
        </w:rPr>
        <w:fldChar w:fldCharType="begin" w:fldLock="1"/>
      </w:r>
      <w:r w:rsidR="00AC31AA">
        <w:rPr>
          <w:lang w:val="en-US"/>
        </w:rPr>
        <w:instrText>ADDIN CSL_CITATION {"citationItems":[{"id":"ITEM-1","itemData":{"DOI":"10.3390/systems11070351","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5D6FBB" w:rsidRPr="00B753E8">
        <w:rPr>
          <w:lang w:val="en-US"/>
        </w:rPr>
        <w:fldChar w:fldCharType="separate"/>
      </w:r>
      <w:r w:rsidR="005D6FBB" w:rsidRPr="00C7188B">
        <w:rPr>
          <w:noProof/>
        </w:rPr>
        <w:t>(2023)</w:t>
      </w:r>
      <w:r w:rsidR="005D6FBB" w:rsidRPr="00B753E8">
        <w:rPr>
          <w:lang w:val="en-US"/>
        </w:rPr>
        <w:fldChar w:fldCharType="end"/>
      </w:r>
      <w:r w:rsidR="005D6FBB" w:rsidRPr="00C7188B">
        <w:t xml:space="preserve">, </w:t>
      </w:r>
      <w:hyperlink r:id="rId11" w:history="1">
        <w:r w:rsidR="005D6FBB" w:rsidRPr="00C7188B">
          <w:rPr>
            <w:rStyle w:val="Hyperlink"/>
            <w:color w:val="000000" w:themeColor="text1"/>
            <w:u w:val="none"/>
          </w:rPr>
          <w:t>Khraisha</w:t>
        </w:r>
      </w:hyperlink>
      <w:r w:rsidR="005D6FBB" w:rsidRPr="00C7188B">
        <w:rPr>
          <w:rStyle w:val="commaitem"/>
          <w:color w:val="000000" w:themeColor="text1"/>
        </w:rPr>
        <w:t xml:space="preserve"> et al. </w:t>
      </w:r>
      <w:r w:rsidR="005D6FBB" w:rsidRPr="00B753E8">
        <w:rPr>
          <w:rStyle w:val="commaitem"/>
          <w:color w:val="000000" w:themeColor="text1"/>
          <w:lang w:val="en-US"/>
        </w:rPr>
        <w:fldChar w:fldCharType="begin" w:fldLock="1"/>
      </w:r>
      <w:r w:rsidR="002C6EAF" w:rsidRPr="00C7188B">
        <w:rPr>
          <w:rStyle w:val="commaitem"/>
          <w:color w:val="000000" w:themeColor="text1"/>
        </w:rPr>
        <w:instrText>ADDIN CSL_CITATION {"citationItems":[{"id":"ITEM-1","itemData":{"DOI":"10.1002/jrsm.1715","ISSN":"1759-2879","abstract":"Abstract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Methods","id":"ITEM-1","issued":{"date-parts":[["2024","3","14"]]},"publisher":"John Wiley &amp; Sons, Ltd","title":"Can large language models replace humans in systematic reviews? Evaluating GPT-4's efficacy in screening and extracting data from peer-reviewed and grey literature in multiple languages","type":"article-journal"},"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5D6FBB" w:rsidRPr="00B753E8">
        <w:rPr>
          <w:rStyle w:val="commaitem"/>
          <w:color w:val="000000" w:themeColor="text1"/>
          <w:lang w:val="en-US"/>
        </w:rPr>
        <w:fldChar w:fldCharType="separate"/>
      </w:r>
      <w:r w:rsidR="005D6FBB" w:rsidRPr="00C7188B">
        <w:rPr>
          <w:rStyle w:val="commaitem"/>
          <w:noProof/>
          <w:color w:val="000000" w:themeColor="text1"/>
        </w:rPr>
        <w:t>(2024)</w:t>
      </w:r>
      <w:r w:rsidR="005D6FBB" w:rsidRPr="00B753E8">
        <w:rPr>
          <w:rStyle w:val="commaitem"/>
          <w:color w:val="000000" w:themeColor="text1"/>
          <w:lang w:val="en-US"/>
        </w:rPr>
        <w:fldChar w:fldCharType="end"/>
      </w:r>
      <w:r w:rsidR="005D6FBB" w:rsidRPr="00C7188B">
        <w:rPr>
          <w:rStyle w:val="commaitem"/>
          <w:color w:val="000000" w:themeColor="text1"/>
        </w:rPr>
        <w:t xml:space="preserve">, and Issaiy et al. </w:t>
      </w:r>
      <w:r w:rsidR="005D6FBB" w:rsidRPr="00B753E8">
        <w:rPr>
          <w:rStyle w:val="commaitem"/>
          <w:color w:val="000000" w:themeColor="text1"/>
          <w:lang w:val="en-US"/>
        </w:rPr>
        <w:fldChar w:fldCharType="begin" w:fldLock="1"/>
      </w:r>
      <w:r w:rsidR="005D6FBB" w:rsidRPr="00C7188B">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5D6FBB" w:rsidRPr="00B753E8">
        <w:rPr>
          <w:rStyle w:val="commaitem"/>
          <w:color w:val="000000" w:themeColor="text1"/>
          <w:lang w:val="en-US"/>
        </w:rPr>
        <w:fldChar w:fldCharType="separate"/>
      </w:r>
      <w:r w:rsidR="005D6FBB" w:rsidRPr="00C7188B">
        <w:rPr>
          <w:rStyle w:val="commaitem"/>
          <w:noProof/>
          <w:color w:val="000000" w:themeColor="text1"/>
        </w:rPr>
        <w:t>(2024)</w:t>
      </w:r>
      <w:r w:rsidR="005D6FBB" w:rsidRPr="00B753E8">
        <w:rPr>
          <w:rStyle w:val="commaitem"/>
          <w:color w:val="000000" w:themeColor="text1"/>
          <w:lang w:val="en-US"/>
        </w:rPr>
        <w:fldChar w:fldCharType="end"/>
      </w:r>
      <w:r w:rsidR="005D6FBB" w:rsidRPr="00C7188B">
        <w:rPr>
          <w:rStyle w:val="commaitem"/>
          <w:color w:val="000000" w:themeColor="text1"/>
        </w:rPr>
        <w:t xml:space="preserve"> </w:t>
      </w:r>
      <w:r w:rsidR="005D6FBB" w:rsidRPr="00C7188B">
        <w:t xml:space="preserve">explored the ChatGPT </w:t>
      </w:r>
      <w:r w:rsidR="006468C8" w:rsidRPr="00C7188B">
        <w:t>web</w:t>
      </w:r>
      <w:r w:rsidR="00B753E8" w:rsidRPr="00C7188B">
        <w:t xml:space="preserve"> </w:t>
      </w:r>
      <w:r w:rsidR="006468C8" w:rsidRPr="00C7188B">
        <w:t xml:space="preserve">browser </w:t>
      </w:r>
      <w:r w:rsidR="005D6FBB" w:rsidRPr="00C7188B">
        <w:t>interface for</w:t>
      </w:r>
      <w:r w:rsidR="0055363E" w:rsidRPr="00C7188B">
        <w:t xml:space="preserve"> TAB</w:t>
      </w:r>
      <w:r w:rsidR="005D6FBB" w:rsidRPr="00C7188B">
        <w:t xml:space="preserve"> screening, with mixed results, indicating performance similar to the API models but generally insufficient compared to human reviewers.</w:t>
      </w:r>
      <w:r w:rsidR="00BA50E0" w:rsidRPr="00C7188B">
        <w:t xml:space="preserve"> </w:t>
      </w:r>
    </w:p>
    <w:p w14:paraId="7F265AB5" w14:textId="2EF8CB2A"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 xml:space="preserve">models for </w:t>
      </w:r>
      <w:r w:rsidR="00374991">
        <w:rPr>
          <w:rStyle w:val="translation"/>
          <w:lang w:val="en-US"/>
        </w:rPr>
        <w:t xml:space="preserve">TAB </w:t>
      </w:r>
      <w:r>
        <w:rPr>
          <w:rStyle w:val="translation"/>
          <w:lang w:val="en-US"/>
        </w:rPr>
        <w:t xml:space="preserve">screening represent a vital first step </w:t>
      </w:r>
      <w:r w:rsidR="00BA50E0">
        <w:rPr>
          <w:rStyle w:val="translation"/>
          <w:lang w:val="en-US"/>
        </w:rPr>
        <w:t xml:space="preserve">in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del w:id="19" w:author="Julian Christensen" w:date="2024-08-23T10:28:00Z">
        <w:r w:rsidR="00374991" w:rsidDel="0087166A">
          <w:rPr>
            <w:rStyle w:val="translation"/>
            <w:lang w:val="en-US"/>
          </w:rPr>
          <w:delText xml:space="preserve">In this respect, </w:delText>
        </w:r>
        <w:r w:rsidR="00B753E8" w:rsidDel="0087166A">
          <w:rPr>
            <w:rStyle w:val="translation"/>
            <w:lang w:val="en-US"/>
          </w:rPr>
          <w:delText>i</w:delText>
        </w:r>
      </w:del>
      <w:ins w:id="20" w:author="Julian Christensen" w:date="2024-08-23T10:28:00Z">
        <w:r w:rsidR="0087166A">
          <w:rPr>
            <w:rStyle w:val="translation"/>
            <w:lang w:val="en-US"/>
          </w:rPr>
          <w:t>I</w:t>
        </w:r>
      </w:ins>
      <w:r w:rsidR="00B753E8">
        <w:rPr>
          <w:rStyle w:val="translation"/>
          <w:lang w:val="en-US"/>
        </w:rPr>
        <w:t xml:space="preserve">t is still unclear how big error rates can be accepted when working with automated tools and how these </w:t>
      </w:r>
      <w:ins w:id="21" w:author="Julian Christensen" w:date="2024-08-23T10:28:00Z">
        <w:r w:rsidR="0087166A">
          <w:rPr>
            <w:rStyle w:val="translation"/>
            <w:lang w:val="en-US"/>
          </w:rPr>
          <w:t xml:space="preserve">tools’ performances </w:t>
        </w:r>
      </w:ins>
      <w:r w:rsidR="00B753E8">
        <w:rPr>
          <w:rStyle w:val="translation"/>
          <w:lang w:val="en-US"/>
        </w:rPr>
        <w:t>compare to typical</w:t>
      </w:r>
      <w:del w:id="22" w:author="Julian Christensen" w:date="2024-08-23T10:28:00Z">
        <w:r w:rsidR="00B753E8" w:rsidDel="0087166A">
          <w:rPr>
            <w:rStyle w:val="translation"/>
            <w:lang w:val="en-US"/>
          </w:rPr>
          <w:delText>ly</w:delText>
        </w:r>
      </w:del>
      <w:r w:rsidR="00B753E8">
        <w:rPr>
          <w:rStyle w:val="translation"/>
          <w:lang w:val="en-US"/>
        </w:rPr>
        <w:t xml:space="preserve"> human screening performances in high-quality systematic reviews. </w:t>
      </w:r>
      <w:r w:rsidR="00F65F03">
        <w:rPr>
          <w:rStyle w:val="translation"/>
          <w:lang w:val="en-US"/>
        </w:rPr>
        <w:t>It is further unclear if screening performances can be improve by drawing on newly develop</w:t>
      </w:r>
      <w:ins w:id="23" w:author="Julian Christensen" w:date="2024-08-23T10:29:00Z">
        <w:r w:rsidR="0087166A">
          <w:rPr>
            <w:rStyle w:val="translation"/>
            <w:lang w:val="en-US"/>
          </w:rPr>
          <w:t>ed</w:t>
        </w:r>
      </w:ins>
      <w:r w:rsidR="00F65F03">
        <w:rPr>
          <w:rStyle w:val="translation"/>
          <w:lang w:val="en-US"/>
        </w:rPr>
        <w:t xml:space="preserve"> API features such as function calling </w:t>
      </w:r>
      <w:r w:rsidR="00F65F03">
        <w:rPr>
          <w:rStyle w:val="translation"/>
          <w:lang w:val="en-US"/>
        </w:rPr>
        <w:fldChar w:fldCharType="begin" w:fldLock="1"/>
      </w:r>
      <w:r w:rsidR="00AC31AA">
        <w:rPr>
          <w:rStyle w:val="translation"/>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F65F03">
        <w:rPr>
          <w:rStyle w:val="translation"/>
          <w:lang w:val="en-US"/>
        </w:rPr>
        <w:fldChar w:fldCharType="separate"/>
      </w:r>
      <w:r w:rsidR="00F65F03" w:rsidRPr="00F65F03">
        <w:rPr>
          <w:rStyle w:val="translation"/>
          <w:noProof/>
          <w:lang w:val="en-US"/>
        </w:rPr>
        <w:t>(OpenAI, 2024)</w:t>
      </w:r>
      <w:r w:rsidR="00F65F03">
        <w:rPr>
          <w:rStyle w:val="translation"/>
          <w:lang w:val="en-US"/>
        </w:rPr>
        <w:fldChar w:fldCharType="end"/>
      </w:r>
      <w:r w:rsidR="00F65F03">
        <w:rPr>
          <w:rStyle w:val="translation"/>
          <w:lang w:val="en-US"/>
        </w:rPr>
        <w:t xml:space="preserve">. </w:t>
      </w:r>
      <w:r w:rsidR="00B753E8">
        <w:rPr>
          <w:rStyle w:val="translation"/>
          <w:lang w:val="en-US"/>
        </w:rPr>
        <w:t xml:space="preserve">In addition, </w:t>
      </w:r>
      <w:r w:rsidR="00374991">
        <w:rPr>
          <w:rStyle w:val="translation"/>
          <w:lang w:val="en-US"/>
        </w:rPr>
        <w:t>i</w:t>
      </w:r>
      <w:r w:rsidR="00395796">
        <w:rPr>
          <w:rStyle w:val="translation"/>
          <w:lang w:val="en-US"/>
        </w:rPr>
        <w:t>t</w:t>
      </w:r>
      <w:r w:rsidR="008A319E">
        <w:rPr>
          <w:rStyle w:val="translation"/>
          <w:lang w:val="en-US"/>
        </w:rPr>
        <w:t xml:space="preserve"> </w:t>
      </w:r>
      <w:r>
        <w:rPr>
          <w:rStyle w:val="translation"/>
          <w:lang w:val="en-US"/>
        </w:rPr>
        <w:t>is</w:t>
      </w:r>
      <w:r w:rsidR="00B753E8">
        <w:rPr>
          <w:rStyle w:val="translation"/>
          <w:lang w:val="en-US"/>
        </w:rPr>
        <w:t xml:space="preserve"> </w:t>
      </w:r>
      <w:r>
        <w:rPr>
          <w:rStyle w:val="translation"/>
          <w:lang w:val="en-US"/>
        </w:rPr>
        <w:t xml:space="preserve">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xml:space="preserve">, including how to make reliable prompts. </w:t>
      </w:r>
      <w:r w:rsidR="00374991">
        <w:rPr>
          <w:rFonts w:cs="Times New Roman"/>
          <w:szCs w:val="24"/>
          <w:lang w:val="en-US"/>
        </w:rPr>
        <w:t>Also</w:t>
      </w:r>
      <w:r w:rsidRPr="007340E8">
        <w:rPr>
          <w:rFonts w:cs="Times New Roman"/>
          <w:szCs w:val="24"/>
          <w:lang w:val="en-US"/>
        </w:rPr>
        <w:t>, no software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w:t>
      </w:r>
      <w:r w:rsidR="00374991">
        <w:rPr>
          <w:rFonts w:cs="Times New Roman"/>
          <w:szCs w:val="24"/>
          <w:lang w:val="en-US"/>
        </w:rPr>
        <w:t>This study therefore aims</w:t>
      </w:r>
      <w:r w:rsidR="00CE7912">
        <w:rPr>
          <w:rFonts w:cs="Times New Roman"/>
          <w:szCs w:val="24"/>
          <w:lang w:val="en-US"/>
        </w:rPr>
        <w:t xml:space="preserve"> </w:t>
      </w:r>
      <w:r w:rsidR="00395796">
        <w:rPr>
          <w:rFonts w:cs="Times New Roman"/>
          <w:szCs w:val="24"/>
          <w:lang w:val="en-US"/>
        </w:rPr>
        <w:t xml:space="preserve">1) </w:t>
      </w:r>
      <w:r w:rsidR="00B753E8">
        <w:rPr>
          <w:rFonts w:cs="Times New Roman"/>
          <w:szCs w:val="24"/>
          <w:lang w:val="en-US"/>
        </w:rPr>
        <w:t>to build a generic benchmark scheme to improve judgement</w:t>
      </w:r>
      <w:ins w:id="24" w:author="Julian Christensen" w:date="2024-08-23T10:29:00Z">
        <w:r w:rsidR="0087166A">
          <w:rPr>
            <w:rFonts w:cs="Times New Roman"/>
            <w:szCs w:val="24"/>
            <w:lang w:val="en-US"/>
          </w:rPr>
          <w:t>s</w:t>
        </w:r>
      </w:ins>
      <w:r w:rsidR="00B753E8">
        <w:rPr>
          <w:rFonts w:cs="Times New Roman"/>
          <w:szCs w:val="24"/>
          <w:lang w:val="en-US"/>
        </w:rPr>
        <w:t xml:space="preserve"> about the acceptable screening behaviors of automated tools in high-quality systematic reviews, 2) </w:t>
      </w:r>
      <w:r w:rsidR="00395796">
        <w:rPr>
          <w:rFonts w:cs="Times New Roman"/>
          <w:szCs w:val="24"/>
          <w:lang w:val="en-US"/>
        </w:rPr>
        <w:t xml:space="preserve">to test and validate the </w:t>
      </w:r>
      <w:r w:rsidR="00395796">
        <w:rPr>
          <w:rFonts w:cs="Times New Roman"/>
          <w:szCs w:val="24"/>
          <w:lang w:val="en-US"/>
        </w:rPr>
        <w:lastRenderedPageBreak/>
        <w:t>TAB screening performance of GPT API models</w:t>
      </w:r>
      <w:r w:rsidR="00F65F03">
        <w:rPr>
          <w:rFonts w:cs="Times New Roman"/>
          <w:szCs w:val="24"/>
          <w:lang w:val="en-US"/>
        </w:rPr>
        <w:t xml:space="preserve"> using novel model features</w:t>
      </w:r>
      <w:r w:rsidR="00395796">
        <w:rPr>
          <w:rFonts w:cs="Times New Roman"/>
          <w:szCs w:val="24"/>
          <w:lang w:val="en-US"/>
        </w:rPr>
        <w:t xml:space="preserve">, </w:t>
      </w:r>
      <w:ins w:id="25" w:author="Julian Christensen" w:date="2024-08-23T10:30:00Z">
        <w:r w:rsidR="0087166A">
          <w:rPr>
            <w:rFonts w:cs="Times New Roman"/>
            <w:szCs w:val="24"/>
            <w:lang w:val="en-US"/>
          </w:rPr>
          <w:t>3</w:t>
        </w:r>
      </w:ins>
      <w:del w:id="26" w:author="Julian Christensen" w:date="2024-08-23T10:30:00Z">
        <w:r w:rsidR="00395796" w:rsidDel="0087166A">
          <w:rPr>
            <w:rFonts w:cs="Times New Roman"/>
            <w:szCs w:val="24"/>
            <w:lang w:val="en-US"/>
          </w:rPr>
          <w:delText>2</w:delText>
        </w:r>
      </w:del>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w:t>
      </w:r>
      <w:r w:rsidR="007C6660">
        <w:rPr>
          <w:rFonts w:cs="Times New Roman"/>
          <w:szCs w:val="24"/>
          <w:lang w:val="en-US"/>
        </w:rPr>
        <w:t xml:space="preserve">and when </w:t>
      </w:r>
      <w:r w:rsidR="00C62CD9" w:rsidRPr="007340E8">
        <w:rPr>
          <w:rFonts w:cs="Times New Roman"/>
          <w:szCs w:val="24"/>
          <w:lang w:val="en-US"/>
        </w:rPr>
        <w:t>to conduct TAB screening with GPT API models</w:t>
      </w:r>
      <w:r w:rsidR="00BA76D2">
        <w:rPr>
          <w:rFonts w:cs="Times New Roman"/>
          <w:szCs w:val="24"/>
          <w:lang w:val="en-US"/>
        </w:rPr>
        <w:t>,</w:t>
      </w:r>
      <w:r w:rsidR="00C62CD9" w:rsidRPr="007340E8">
        <w:rPr>
          <w:rFonts w:cs="Times New Roman"/>
          <w:szCs w:val="24"/>
          <w:lang w:val="en-US"/>
        </w:rPr>
        <w:t xml:space="preserve"> and </w:t>
      </w:r>
      <w:ins w:id="27" w:author="Julian Christensen" w:date="2024-08-23T10:30:00Z">
        <w:r w:rsidR="0087166A">
          <w:rPr>
            <w:rFonts w:cs="Times New Roman"/>
            <w:szCs w:val="24"/>
            <w:lang w:val="en-US"/>
          </w:rPr>
          <w:t>4</w:t>
        </w:r>
      </w:ins>
      <w:del w:id="28" w:author="Julian Christensen" w:date="2024-08-23T10:30:00Z">
        <w:r w:rsidR="00395796" w:rsidDel="0087166A">
          <w:rPr>
            <w:rFonts w:cs="Times New Roman"/>
            <w:szCs w:val="24"/>
            <w:lang w:val="en-US"/>
          </w:rPr>
          <w:delText>3</w:delText>
        </w:r>
      </w:del>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2C6EAF">
        <w:rPr>
          <w:rFonts w:cs="Times New Roman"/>
          <w:szCs w:val="24"/>
          <w:lang w:val="en-US"/>
        </w:rPr>
        <w:instrText>ADDIN CSL_CITATION {"citationItems":[{"id":"ITEM-1","itemData":{"author":[{"dropping-particle":"","family":"Vembye","given":"Mikkel Helding","non-dropping-particle":"","parse-names":false,"suffix":""}],"id":"ITEM-1","issued":{"date-parts":[["2024"]]},"number":"GitHub version 0.0.0.9999","title":"AIscreenR: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p>
    <w:p w14:paraId="6ADB54C8" w14:textId="06A64E9D" w:rsidR="00155D2A" w:rsidRPr="00374991" w:rsidRDefault="00467E10" w:rsidP="00374991">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9E0ED5">
        <w:rPr>
          <w:lang w:val="en-US"/>
        </w:rPr>
        <w:t xml:space="preserve">In Section </w:t>
      </w:r>
      <w:r w:rsidR="00BB68DB">
        <w:rPr>
          <w:lang w:val="en-US"/>
        </w:rPr>
        <w:t>2</w:t>
      </w:r>
      <w:r w:rsidR="009E0ED5">
        <w:rPr>
          <w:lang w:val="en-US"/>
        </w:rPr>
        <w:t xml:space="preserve"> we</w:t>
      </w:r>
      <w:r w:rsidR="00A50075">
        <w:rPr>
          <w:lang w:val="en-US"/>
        </w:rPr>
        <w:t xml:space="preserve"> </w:t>
      </w:r>
      <w:r w:rsidR="007C6660">
        <w:rPr>
          <w:lang w:val="en-US"/>
        </w:rPr>
        <w:t>investigate</w:t>
      </w:r>
      <w:r w:rsidR="00A50075">
        <w:rPr>
          <w:lang w:val="en-US"/>
        </w:rPr>
        <w:t xml:space="preserve"> how well a GPT model needs to perform to be accepted as a</w:t>
      </w:r>
      <w:r w:rsidR="00ED37B4">
        <w:rPr>
          <w:lang w:val="en-US"/>
        </w:rPr>
        <w:t>n independent second screener of t</w:t>
      </w:r>
      <w:r w:rsidR="007C6660">
        <w:rPr>
          <w:lang w:val="en-US"/>
        </w:rPr>
        <w:t>itles</w:t>
      </w:r>
      <w:r w:rsidR="00ED37B4">
        <w:rPr>
          <w:lang w:val="en-US"/>
        </w:rPr>
        <w:t xml:space="preserve"> and abstracts in high-quality systematic review</w:t>
      </w:r>
      <w:r w:rsidR="007C6660">
        <w:rPr>
          <w:lang w:val="en-US"/>
        </w:rPr>
        <w:t>s</w:t>
      </w:r>
      <w:r w:rsidR="00ED37B4">
        <w:rPr>
          <w:lang w:val="en-US"/>
        </w:rPr>
        <w:t xml:space="preserve">. To answer this question, we analyze human screening performances across 22 </w:t>
      </w:r>
      <w:r w:rsidR="00374991">
        <w:rPr>
          <w:lang w:val="en-US"/>
        </w:rPr>
        <w:t>high-quality</w:t>
      </w:r>
      <w:r w:rsidR="00ED37B4">
        <w:rPr>
          <w:lang w:val="en-US"/>
        </w:rPr>
        <w:t xml:space="preserve"> </w:t>
      </w:r>
      <w:r w:rsidR="00374991">
        <w:rPr>
          <w:lang w:val="en-US"/>
        </w:rPr>
        <w:t xml:space="preserve">systematic </w:t>
      </w:r>
      <w:r w:rsidR="00ED37B4">
        <w:rPr>
          <w:lang w:val="en-US"/>
        </w:rPr>
        <w:t>reviews</w:t>
      </w:r>
      <w:r w:rsidR="00374991">
        <w:rPr>
          <w:lang w:val="en-US"/>
        </w:rPr>
        <w:t>. We</w:t>
      </w:r>
      <w:r w:rsidR="00ED37B4">
        <w:rPr>
          <w:lang w:val="en-US"/>
        </w:rPr>
        <w:t xml:space="preserve"> use this </w:t>
      </w:r>
      <w:r w:rsidR="00374991">
        <w:rPr>
          <w:lang w:val="en-US"/>
        </w:rPr>
        <w:t xml:space="preserve">evaluation </w:t>
      </w:r>
      <w:r w:rsidR="00ED37B4">
        <w:rPr>
          <w:lang w:val="en-US"/>
        </w:rPr>
        <w:t xml:space="preserve">as the basis for </w:t>
      </w:r>
      <w:r w:rsidR="009C766A">
        <w:rPr>
          <w:lang w:val="en-US"/>
        </w:rPr>
        <w:t>develop</w:t>
      </w:r>
      <w:r w:rsidR="00ED37B4">
        <w:rPr>
          <w:lang w:val="en-US"/>
        </w:rPr>
        <w:t>ing</w:t>
      </w:r>
      <w:r w:rsidR="009C766A">
        <w:rPr>
          <w:lang w:val="en-US"/>
        </w:rPr>
        <w:t xml:space="preserve"> a novel, empirically informed benchmark scheme</w:t>
      </w:r>
      <w:r w:rsidR="00374991">
        <w:rPr>
          <w:lang w:val="en-US"/>
        </w:rPr>
        <w:t xml:space="preserve"> for interpreting acceptable and unacceptable screening performances in high-quality systematic reviews</w:t>
      </w:r>
      <w:r w:rsidR="00ED37B4">
        <w:rPr>
          <w:lang w:val="en-US"/>
        </w:rPr>
        <w:t xml:space="preserve">. </w:t>
      </w:r>
      <w:r w:rsidR="003F7586">
        <w:rPr>
          <w:lang w:val="en-US"/>
        </w:rPr>
        <w:t>Next, i</w:t>
      </w:r>
      <w:r w:rsidR="00A4653A">
        <w:rPr>
          <w:lang w:val="en-US"/>
        </w:rPr>
        <w:t xml:space="preserve">n Section </w:t>
      </w:r>
      <w:r w:rsidR="00BB68DB">
        <w:rPr>
          <w:lang w:val="en-US"/>
        </w:rPr>
        <w:t>3</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9C766A">
        <w:rPr>
          <w:lang w:val="en-US"/>
        </w:rPr>
        <w:t xml:space="preserve"> </w:t>
      </w:r>
      <w:r w:rsidR="007C6660">
        <w:rPr>
          <w:lang w:val="en-US"/>
        </w:rPr>
        <w:t>used to evaluate the screening performances of</w:t>
      </w:r>
      <w:r w:rsidR="009C766A">
        <w:rPr>
          <w:lang w:val="en-US"/>
        </w:rPr>
        <w:t xml:space="preserve"> GPT API models for TAB screening</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 xml:space="preserve">of </w:t>
      </w:r>
      <w:r w:rsidR="009129E1">
        <w:rPr>
          <w:lang w:val="en-US"/>
        </w:rPr>
        <w:t>the</w:t>
      </w:r>
      <w:r w:rsidR="00826945">
        <w:rPr>
          <w:lang w:val="en-US"/>
        </w:rPr>
        <w:t xml:space="preserv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BB68DB">
        <w:rPr>
          <w:lang w:val="en-US"/>
        </w:rPr>
        <w:t>4</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7C6660">
        <w:rPr>
          <w:lang w:val="en-US"/>
        </w:rPr>
        <w:t>we consider it</w:t>
      </w:r>
      <w:r w:rsidR="00E52864">
        <w:rPr>
          <w:lang w:val="en-US"/>
        </w:rPr>
        <w:t xml:space="preserve"> acceptable</w:t>
      </w:r>
      <w:r w:rsidR="00886433">
        <w:rPr>
          <w:lang w:val="en-US"/>
        </w:rPr>
        <w:t xml:space="preserve"> and unacceptable</w:t>
      </w:r>
      <w:r w:rsidR="00E52864">
        <w:rPr>
          <w:lang w:val="en-US"/>
        </w:rPr>
        <w:t xml:space="preserve"> to use</w:t>
      </w:r>
      <w:r w:rsidR="00C57118">
        <w:rPr>
          <w:lang w:val="en-US"/>
        </w:rPr>
        <w:t xml:space="preserve"> GPT API models as </w:t>
      </w:r>
      <w:r w:rsidR="005F5FAC">
        <w:rPr>
          <w:lang w:val="en-US"/>
        </w:rPr>
        <w:t xml:space="preserve">independent </w:t>
      </w:r>
      <w:r w:rsidR="00C57118">
        <w:rPr>
          <w:lang w:val="en-US"/>
        </w:rPr>
        <w:t>second screener</w:t>
      </w:r>
      <w:r w:rsidR="009129E1">
        <w:rPr>
          <w:lang w:val="en-US"/>
        </w:rPr>
        <w:t>s</w:t>
      </w:r>
      <w:r w:rsidR="00A7375D">
        <w:rPr>
          <w:lang w:val="en-US"/>
        </w:rPr>
        <w:t xml:space="preserve">. </w:t>
      </w:r>
      <w:r w:rsidR="007C6660">
        <w:rPr>
          <w:lang w:val="en-US"/>
        </w:rPr>
        <w:t>Here, w</w:t>
      </w:r>
      <w:r w:rsidR="00A7375D">
        <w:rPr>
          <w:lang w:val="en-US"/>
        </w:rPr>
        <w:t>e</w:t>
      </w:r>
      <w:r w:rsidR="007C6660">
        <w:rPr>
          <w:lang w:val="en-US"/>
        </w:rPr>
        <w:t xml:space="preserve"> also</w:t>
      </w:r>
      <w:r w:rsidR="00A7375D">
        <w:rPr>
          <w:lang w:val="en-US"/>
        </w:rPr>
        <w:t xml:space="preserv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7C6660">
        <w:rPr>
          <w:lang w:val="en-US"/>
        </w:rPr>
        <w:t>S</w:t>
      </w:r>
      <w:r w:rsidR="00464626">
        <w:rPr>
          <w:lang w:val="en-US"/>
        </w:rPr>
        <w:t xml:space="preserve">ections </w:t>
      </w:r>
      <w:r w:rsidR="00BB68DB">
        <w:rPr>
          <w:lang w:val="en-US"/>
        </w:rPr>
        <w:t>5</w:t>
      </w:r>
      <w:r w:rsidR="006B1643">
        <w:rPr>
          <w:lang w:val="en-US"/>
        </w:rPr>
        <w:t>-</w:t>
      </w:r>
      <w:r w:rsidR="00BB68DB">
        <w:rPr>
          <w:lang w:val="en-US"/>
        </w:rPr>
        <w:t>7</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C57118">
        <w:rPr>
          <w:lang w:val="en-US"/>
        </w:rPr>
        <w:t>LLM</w:t>
      </w:r>
      <w:r w:rsidR="00213868">
        <w:rPr>
          <w:lang w:val="en-US"/>
        </w:rPr>
        <w:t>s</w:t>
      </w:r>
      <w:r w:rsidR="00395796">
        <w:rPr>
          <w:lang w:val="en-US"/>
        </w:rPr>
        <w:t xml:space="preserve"> for TAB screening in high-quality</w:t>
      </w:r>
      <w:r w:rsidR="00374991">
        <w:rPr>
          <w:lang w:val="en-US"/>
        </w:rPr>
        <w:t xml:space="preserve"> systematic</w:t>
      </w:r>
      <w:r w:rsidR="00395796">
        <w:rPr>
          <w:lang w:val="en-US"/>
        </w:rPr>
        <w:t xml:space="preserve">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p>
    <w:p w14:paraId="15F662A0" w14:textId="1145820A" w:rsidR="00836160" w:rsidRPr="00AD4DF6" w:rsidRDefault="00BB68DB" w:rsidP="006F63D8">
      <w:pPr>
        <w:spacing w:after="0" w:line="360" w:lineRule="auto"/>
        <w:rPr>
          <w:lang w:val="en-US"/>
        </w:rPr>
      </w:pPr>
      <w:r>
        <w:rPr>
          <w:b/>
          <w:lang w:val="en-US"/>
        </w:rPr>
        <w:t>2</w:t>
      </w:r>
      <w:r w:rsidR="00DD4509" w:rsidRPr="00DD4509">
        <w:rPr>
          <w:b/>
          <w:lang w:val="en-US"/>
        </w:rPr>
        <w:t xml:space="preserve"> </w:t>
      </w:r>
      <w:r w:rsidR="00836160">
        <w:rPr>
          <w:b/>
          <w:lang w:val="en-US"/>
        </w:rPr>
        <w:t>HOW MUCH ERROR CAN WE ACCEPT</w:t>
      </w:r>
      <w:r>
        <w:rPr>
          <w:b/>
          <w:lang w:val="en-US"/>
        </w:rPr>
        <w:t xml:space="preserve"> IN HIGH-STANDARD SYSTEMATIC REVIEWS</w:t>
      </w:r>
      <w:r w:rsidR="00836160">
        <w:rPr>
          <w:b/>
          <w:lang w:val="en-US"/>
        </w:rPr>
        <w:t xml:space="preserve">? </w:t>
      </w:r>
    </w:p>
    <w:p w14:paraId="67A4CD84" w14:textId="3A77BC0E" w:rsidR="00DB6430" w:rsidRPr="00AD3408" w:rsidRDefault="008F4B89" w:rsidP="005C0A5E">
      <w:pPr>
        <w:spacing w:after="0" w:line="360" w:lineRule="auto"/>
        <w:ind w:firstLine="1304"/>
        <w:jc w:val="both"/>
        <w:rPr>
          <w:lang w:val="en-US"/>
        </w:rPr>
      </w:pPr>
      <w:r>
        <w:rPr>
          <w:lang w:val="en-US"/>
        </w:rPr>
        <w:t xml:space="preserve">Before </w:t>
      </w:r>
      <w:r w:rsidR="00A81D83">
        <w:rPr>
          <w:lang w:val="en-US"/>
        </w:rPr>
        <w:t>adopting</w:t>
      </w:r>
      <w:r w:rsidR="00AF3177">
        <w:rPr>
          <w:lang w:val="en-US"/>
        </w:rPr>
        <w:t xml:space="preserve"> automated tools, such as</w:t>
      </w:r>
      <w:r w:rsidR="00BA4A56">
        <w:rPr>
          <w:lang w:val="en-US"/>
        </w:rPr>
        <w:t xml:space="preserve"> GPT API models</w:t>
      </w:r>
      <w:r w:rsidR="00AF3177">
        <w:rPr>
          <w:lang w:val="en-US"/>
        </w:rPr>
        <w:t>,</w:t>
      </w:r>
      <w:r w:rsidR="00BA4A56">
        <w:rPr>
          <w:lang w:val="en-US"/>
        </w:rPr>
        <w:t xml:space="preserve"> </w:t>
      </w:r>
      <w:r w:rsidR="0012405C">
        <w:rPr>
          <w:lang w:val="en-US"/>
        </w:rPr>
        <w:t xml:space="preserve">as independent </w:t>
      </w:r>
      <w:r w:rsidR="006E0009">
        <w:rPr>
          <w:lang w:val="en-US"/>
        </w:rPr>
        <w:t>TAB</w:t>
      </w:r>
      <w:r w:rsidR="00BA4A56">
        <w:rPr>
          <w:lang w:val="en-US"/>
        </w:rPr>
        <w:t xml:space="preserve"> screen</w:t>
      </w:r>
      <w:r w:rsidR="0012405C">
        <w:rPr>
          <w:lang w:val="en-US"/>
        </w:rPr>
        <w:t>ers</w:t>
      </w:r>
      <w:r w:rsidR="00BA4A56">
        <w:rPr>
          <w:lang w:val="en-US"/>
        </w:rPr>
        <w:t xml:space="preserve"> </w:t>
      </w:r>
      <w:r w:rsidR="0012405C">
        <w:rPr>
          <w:lang w:val="en-US"/>
        </w:rPr>
        <w:t>for</w:t>
      </w:r>
      <w:r w:rsidR="00BA4A56">
        <w:rPr>
          <w:lang w:val="en-US"/>
        </w:rPr>
        <w:t xml:space="preserve"> systematic reviews, </w:t>
      </w:r>
      <w:r>
        <w:rPr>
          <w:lang w:val="en-US"/>
        </w:rPr>
        <w:t>we need to</w:t>
      </w:r>
      <w:r w:rsidR="00BA4A56">
        <w:rPr>
          <w:lang w:val="en-US"/>
        </w:rPr>
        <w:t xml:space="preserve"> ensure that the</w:t>
      </w:r>
      <w:r w:rsidR="00AF3177">
        <w:rPr>
          <w:lang w:val="en-US"/>
        </w:rPr>
        <w:t>se</w:t>
      </w:r>
      <w:r w:rsidR="00BA4A56">
        <w:rPr>
          <w:lang w:val="en-US"/>
        </w:rPr>
        <w:t xml:space="preserve"> </w:t>
      </w:r>
      <w:r w:rsidR="00AF3177">
        <w:rPr>
          <w:lang w:val="en-US"/>
        </w:rPr>
        <w:t>tools</w:t>
      </w:r>
      <w:r w:rsidR="00BA4A56">
        <w:rPr>
          <w:lang w:val="en-US"/>
        </w:rPr>
        <w:t xml:space="preserve"> are not inferior to human</w:t>
      </w:r>
      <w:r w:rsidR="0012405C">
        <w:rPr>
          <w:lang w:val="en-US"/>
        </w:rPr>
        <w:t xml:space="preserve"> screeners</w:t>
      </w:r>
      <w:r w:rsidR="007C6660">
        <w:rPr>
          <w:lang w:val="en-US"/>
        </w:rPr>
        <w:t xml:space="preserve">, </w:t>
      </w:r>
      <w:r w:rsidR="00AD4DF6">
        <w:rPr>
          <w:lang w:val="en-US"/>
        </w:rPr>
        <w:t xml:space="preserve">to avoid compromising the quality of </w:t>
      </w:r>
      <w:r w:rsidR="00B753E8">
        <w:rPr>
          <w:lang w:val="en-US"/>
        </w:rPr>
        <w:t xml:space="preserve">systematic </w:t>
      </w:r>
      <w:r w:rsidR="00AD4DF6">
        <w:rPr>
          <w:lang w:val="en-US"/>
        </w:rPr>
        <w:t>review</w:t>
      </w:r>
      <w:r w:rsidR="00B753E8">
        <w:rPr>
          <w:lang w:val="en-US"/>
        </w:rPr>
        <w:t xml:space="preserve">s </w:t>
      </w:r>
      <w:r w:rsidR="00BA4A56">
        <w:rPr>
          <w:lang w:val="en-US"/>
        </w:rPr>
        <w:fldChar w:fldCharType="begin" w:fldLock="1"/>
      </w:r>
      <w:r w:rsidR="002C6EAF">
        <w:rPr>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BA4A56">
        <w:rPr>
          <w:lang w:val="en-US"/>
        </w:rPr>
        <w:fldChar w:fldCharType="separate"/>
      </w:r>
      <w:r w:rsidR="00BA4A56" w:rsidRPr="00DE061E">
        <w:rPr>
          <w:noProof/>
          <w:lang w:val="en-US"/>
        </w:rPr>
        <w:t>(O’Connor et al., 2019)</w:t>
      </w:r>
      <w:r w:rsidR="00BA4A56">
        <w:rPr>
          <w:lang w:val="en-US"/>
        </w:rPr>
        <w:fldChar w:fldCharType="end"/>
      </w:r>
      <w:r w:rsidR="00BA4A56">
        <w:rPr>
          <w:lang w:val="en-US"/>
        </w:rPr>
        <w:t xml:space="preserve">. </w:t>
      </w:r>
      <w:r w:rsidR="00434912">
        <w:rPr>
          <w:lang w:val="en-US"/>
        </w:rPr>
        <w:t xml:space="preserve">To allow </w:t>
      </w:r>
      <w:r w:rsidR="00807779">
        <w:rPr>
          <w:lang w:val="en-US"/>
        </w:rPr>
        <w:t xml:space="preserve">for </w:t>
      </w:r>
      <w:r w:rsidR="00434912">
        <w:rPr>
          <w:lang w:val="en-US"/>
        </w:rPr>
        <w:t>assessments</w:t>
      </w:r>
      <w:r w:rsidR="00807779">
        <w:rPr>
          <w:lang w:val="en-US"/>
        </w:rPr>
        <w:t xml:space="preserve"> of this</w:t>
      </w:r>
      <w:r w:rsidR="000510F5">
        <w:rPr>
          <w:lang w:val="en-US"/>
        </w:rPr>
        <w:t>,</w:t>
      </w:r>
      <w:r w:rsidR="00434912">
        <w:rPr>
          <w:lang w:val="en-US"/>
        </w:rPr>
        <w:t xml:space="preserve"> in this section,</w:t>
      </w:r>
      <w:r w:rsidR="000510F5">
        <w:rPr>
          <w:lang w:val="en-US"/>
        </w:rPr>
        <w:t xml:space="preserve"> </w:t>
      </w:r>
      <w:r w:rsidR="00BA4A56" w:rsidRPr="009C35A0">
        <w:rPr>
          <w:highlight w:val="yellow"/>
          <w:lang w:val="en-US"/>
          <w:rPrChange w:id="29" w:author="Julian Christensen" w:date="2024-08-23T10:40:00Z">
            <w:rPr>
              <w:lang w:val="en-US"/>
            </w:rPr>
          </w:rPrChange>
        </w:rPr>
        <w:t xml:space="preserve">we </w:t>
      </w:r>
      <w:r w:rsidR="000510F5" w:rsidRPr="009C35A0">
        <w:rPr>
          <w:highlight w:val="yellow"/>
          <w:lang w:val="en-US"/>
          <w:rPrChange w:id="30" w:author="Julian Christensen" w:date="2024-08-23T10:40:00Z">
            <w:rPr>
              <w:lang w:val="en-US"/>
            </w:rPr>
          </w:rPrChange>
        </w:rPr>
        <w:t>will</w:t>
      </w:r>
      <w:r w:rsidR="00BA4A56">
        <w:rPr>
          <w:lang w:val="en-US"/>
        </w:rPr>
        <w:t xml:space="preserve"> develop </w:t>
      </w:r>
      <w:r w:rsidR="00A81D83">
        <w:rPr>
          <w:lang w:val="en-US"/>
        </w:rPr>
        <w:t>a</w:t>
      </w:r>
      <w:r w:rsidR="00AF3177">
        <w:rPr>
          <w:lang w:val="en-US"/>
        </w:rPr>
        <w:t xml:space="preserve"> novel,</w:t>
      </w:r>
      <w:r w:rsidR="00A81D83">
        <w:rPr>
          <w:lang w:val="en-US"/>
        </w:rPr>
        <w:t xml:space="preserve"> empirically informed</w:t>
      </w:r>
      <w:r w:rsidR="00BA4A56">
        <w:rPr>
          <w:lang w:val="en-US"/>
        </w:rPr>
        <w:t xml:space="preserve"> benchmark scheme for </w:t>
      </w:r>
      <w:r w:rsidR="00AD4DF6">
        <w:rPr>
          <w:lang w:val="en-US"/>
        </w:rPr>
        <w:t>interpreting acceptable and unacceptable</w:t>
      </w:r>
      <w:r w:rsidR="00BA4A56">
        <w:rPr>
          <w:lang w:val="en-US"/>
        </w:rPr>
        <w:t xml:space="preserve"> TAB screening performance </w:t>
      </w:r>
      <w:r w:rsidR="00AD4DF6">
        <w:rPr>
          <w:lang w:val="en-US"/>
        </w:rPr>
        <w:t>in high-quality</w:t>
      </w:r>
      <w:r w:rsidR="007C6660">
        <w:rPr>
          <w:lang w:val="en-US"/>
        </w:rPr>
        <w:t xml:space="preserve"> systematic</w:t>
      </w:r>
      <w:r w:rsidR="00AD4DF6">
        <w:rPr>
          <w:lang w:val="en-US"/>
        </w:rPr>
        <w:t xml:space="preserve"> reviews</w:t>
      </w:r>
      <w:r w:rsidR="00BA4A56">
        <w:rPr>
          <w:lang w:val="en-US"/>
        </w:rPr>
        <w:t>.</w:t>
      </w:r>
      <w:r w:rsidR="000510F5" w:rsidRPr="000510F5">
        <w:rPr>
          <w:lang w:val="en-US"/>
        </w:rPr>
        <w:t xml:space="preserve"> </w:t>
      </w:r>
      <w:r w:rsidR="00807779">
        <w:rPr>
          <w:lang w:val="en-US"/>
        </w:rPr>
        <w:t>We start by</w:t>
      </w:r>
      <w:r w:rsidR="00AF3177">
        <w:rPr>
          <w:lang w:val="en-US"/>
        </w:rPr>
        <w:t xml:space="preserve"> present</w:t>
      </w:r>
      <w:r w:rsidR="00807779">
        <w:rPr>
          <w:lang w:val="en-US"/>
        </w:rPr>
        <w:t>ing</w:t>
      </w:r>
      <w:r w:rsidR="00AD3408">
        <w:rPr>
          <w:lang w:val="en-US"/>
        </w:rPr>
        <w:t xml:space="preserve"> the </w:t>
      </w:r>
      <w:r w:rsidR="000510F5">
        <w:rPr>
          <w:lang w:val="en-US"/>
        </w:rPr>
        <w:t xml:space="preserve">performance </w:t>
      </w:r>
      <w:r w:rsidR="00AD3408">
        <w:rPr>
          <w:lang w:val="en-US"/>
        </w:rPr>
        <w:t xml:space="preserve">metrics </w:t>
      </w:r>
      <w:r w:rsidR="006E0009">
        <w:rPr>
          <w:lang w:val="en-US"/>
        </w:rPr>
        <w:t xml:space="preserve">that </w:t>
      </w:r>
      <w:r w:rsidR="006E0009" w:rsidRPr="009C35A0">
        <w:rPr>
          <w:highlight w:val="yellow"/>
          <w:lang w:val="en-US"/>
          <w:rPrChange w:id="31" w:author="Julian Christensen" w:date="2024-08-23T10:40:00Z">
            <w:rPr>
              <w:lang w:val="en-US"/>
            </w:rPr>
          </w:rPrChange>
        </w:rPr>
        <w:t>we use</w:t>
      </w:r>
      <w:r w:rsidR="00B753E8" w:rsidRPr="009C35A0">
        <w:rPr>
          <w:highlight w:val="yellow"/>
          <w:lang w:val="en-US"/>
          <w:rPrChange w:id="32" w:author="Julian Christensen" w:date="2024-08-23T10:40:00Z">
            <w:rPr>
              <w:lang w:val="en-US"/>
            </w:rPr>
          </w:rPrChange>
        </w:rPr>
        <w:t>d</w:t>
      </w:r>
      <w:r w:rsidR="00AD3408">
        <w:rPr>
          <w:lang w:val="en-US"/>
        </w:rPr>
        <w:t xml:space="preserve"> to develop </w:t>
      </w:r>
      <w:r w:rsidR="006E65B5">
        <w:rPr>
          <w:lang w:val="en-US"/>
        </w:rPr>
        <w:t xml:space="preserve">our </w:t>
      </w:r>
      <w:r w:rsidR="00AD3408">
        <w:rPr>
          <w:lang w:val="en-US"/>
        </w:rPr>
        <w:t>benchmarks</w:t>
      </w:r>
      <w:r w:rsidR="000510F5">
        <w:rPr>
          <w:lang w:val="en-US"/>
        </w:rPr>
        <w:t>.</w:t>
      </w:r>
      <w:r w:rsidR="00AD3408">
        <w:rPr>
          <w:lang w:val="en-US"/>
        </w:rPr>
        <w:t xml:space="preserve"> </w:t>
      </w:r>
      <w:r w:rsidR="000510F5">
        <w:rPr>
          <w:lang w:val="en-US"/>
        </w:rPr>
        <w:t>Next,</w:t>
      </w:r>
      <w:r w:rsidR="00AF3177">
        <w:rPr>
          <w:lang w:val="en-US"/>
        </w:rPr>
        <w:t xml:space="preserve"> </w:t>
      </w:r>
      <w:r w:rsidR="000510F5">
        <w:rPr>
          <w:lang w:val="en-US"/>
        </w:rPr>
        <w:t>we</w:t>
      </w:r>
      <w:r w:rsidR="00807779">
        <w:rPr>
          <w:lang w:val="en-US"/>
        </w:rPr>
        <w:t xml:space="preserve"> present and</w:t>
      </w:r>
      <w:r w:rsidR="001138D4">
        <w:rPr>
          <w:lang w:val="en-US"/>
        </w:rPr>
        <w:t xml:space="preserve"> </w:t>
      </w:r>
      <w:r w:rsidR="00807779">
        <w:rPr>
          <w:lang w:val="en-US"/>
        </w:rPr>
        <w:t xml:space="preserve">analyze data on human screening performances across </w:t>
      </w:r>
      <w:r w:rsidR="006E0009" w:rsidRPr="00AD4DF6">
        <w:rPr>
          <w:lang w:val="en-US"/>
        </w:rPr>
        <w:t>22</w:t>
      </w:r>
      <w:r w:rsidR="00807779">
        <w:rPr>
          <w:lang w:val="en-US"/>
        </w:rPr>
        <w:t xml:space="preserve"> </w:t>
      </w:r>
      <w:r w:rsidR="00206F01">
        <w:rPr>
          <w:lang w:val="en-US"/>
        </w:rPr>
        <w:t>state-of-the-art</w:t>
      </w:r>
      <w:r w:rsidR="00807779">
        <w:rPr>
          <w:lang w:val="en-US"/>
        </w:rPr>
        <w:t xml:space="preserve"> systematic reviews</w:t>
      </w:r>
      <w:r w:rsidR="007C6660">
        <w:rPr>
          <w:lang w:val="en-US"/>
        </w:rPr>
        <w:t xml:space="preserve"> that are</w:t>
      </w:r>
      <w:r w:rsidR="00E96661">
        <w:rPr>
          <w:lang w:val="en-US"/>
        </w:rPr>
        <w:t xml:space="preserve"> use</w:t>
      </w:r>
      <w:r w:rsidR="007C6660">
        <w:rPr>
          <w:lang w:val="en-US"/>
        </w:rPr>
        <w:t xml:space="preserve">d as the </w:t>
      </w:r>
      <w:r w:rsidR="00E96661">
        <w:rPr>
          <w:lang w:val="en-US"/>
        </w:rPr>
        <w:t xml:space="preserve">basis for </w:t>
      </w:r>
      <w:r w:rsidR="00643080">
        <w:rPr>
          <w:lang w:val="en-US"/>
        </w:rPr>
        <w:t>our</w:t>
      </w:r>
      <w:r w:rsidR="00E96661">
        <w:rPr>
          <w:lang w:val="en-US"/>
        </w:rPr>
        <w:t xml:space="preserve"> benchmark scheme</w:t>
      </w:r>
      <w:commentRangeStart w:id="33"/>
      <w:r w:rsidR="00643080">
        <w:rPr>
          <w:lang w:val="en-US"/>
        </w:rPr>
        <w:t xml:space="preserve">. </w:t>
      </w:r>
      <w:commentRangeEnd w:id="33"/>
      <w:r w:rsidR="009C35A0">
        <w:rPr>
          <w:rStyle w:val="CommentReference"/>
        </w:rPr>
        <w:commentReference w:id="33"/>
      </w:r>
    </w:p>
    <w:p w14:paraId="506FDFCC" w14:textId="379C8DAD" w:rsidR="00C03E98" w:rsidRPr="00DD4509" w:rsidRDefault="00DD4509" w:rsidP="008120A4">
      <w:pPr>
        <w:spacing w:after="0" w:line="360" w:lineRule="auto"/>
        <w:jc w:val="both"/>
        <w:rPr>
          <w:b/>
          <w:lang w:val="en-US"/>
        </w:rPr>
      </w:pPr>
      <w:r>
        <w:rPr>
          <w:b/>
          <w:lang w:val="en-US"/>
        </w:rPr>
        <w:t xml:space="preserve">3.1 </w:t>
      </w:r>
      <w:r w:rsidR="00FD5AC1">
        <w:rPr>
          <w:b/>
          <w:lang w:val="en-US"/>
        </w:rPr>
        <w:t>Evaluation</w:t>
      </w:r>
      <w:r w:rsidR="006E65B5">
        <w:rPr>
          <w:b/>
          <w:lang w:val="en-US"/>
        </w:rPr>
        <w:t xml:space="preserve"> m</w:t>
      </w:r>
      <w:r w:rsidR="006E65B5" w:rsidRPr="00DD4509">
        <w:rPr>
          <w:b/>
          <w:lang w:val="en-US"/>
        </w:rPr>
        <w:t xml:space="preserve">etrics </w:t>
      </w:r>
    </w:p>
    <w:p w14:paraId="3B95D306" w14:textId="469D1FC4" w:rsidR="007332FC" w:rsidRDefault="00206F01" w:rsidP="005C0A5E">
      <w:pPr>
        <w:spacing w:after="0" w:line="360" w:lineRule="auto"/>
        <w:ind w:firstLine="1304"/>
        <w:jc w:val="both"/>
        <w:rPr>
          <w:lang w:val="en-US"/>
        </w:rPr>
      </w:pPr>
      <w:r>
        <w:rPr>
          <w:lang w:val="en-US"/>
        </w:rPr>
        <w:t>In</w:t>
      </w:r>
      <w:r w:rsidR="00F12354">
        <w:rPr>
          <w:lang w:val="en-US"/>
        </w:rPr>
        <w:t xml:space="preserve"> the</w:t>
      </w:r>
      <w:r>
        <w:rPr>
          <w:lang w:val="en-US"/>
        </w:rPr>
        <w:t xml:space="preserve"> existing literature, a wide</w:t>
      </w:r>
      <w:r w:rsidR="00AD3408">
        <w:rPr>
          <w:lang w:val="en-US"/>
        </w:rPr>
        <w:t xml:space="preserve"> range of different metrics</w:t>
      </w:r>
      <w:r>
        <w:rPr>
          <w:lang w:val="en-US"/>
        </w:rPr>
        <w:t xml:space="preserve"> ha</w:t>
      </w:r>
      <w:r w:rsidR="00AD4DF6">
        <w:rPr>
          <w:lang w:val="en-US"/>
        </w:rPr>
        <w:t>s</w:t>
      </w:r>
      <w:r>
        <w:rPr>
          <w:lang w:val="en-US"/>
        </w:rPr>
        <w:t xml:space="preserve"> been used to evaluate TAB screening performances in the context of systematic reviews</w:t>
      </w:r>
      <w:r w:rsidR="00AD3408">
        <w:rPr>
          <w:lang w:val="en-US"/>
        </w:rPr>
        <w:t xml:space="preserve">. </w:t>
      </w:r>
      <w:r>
        <w:rPr>
          <w:lang w:val="en-US"/>
        </w:rPr>
        <w:t>Our choice of metrics has been informed</w:t>
      </w:r>
      <w:r w:rsidR="00AD3408">
        <w:rPr>
          <w:lang w:val="en-US"/>
        </w:rPr>
        <w:t xml:space="preserve"> by the recommendations </w:t>
      </w:r>
      <w:r w:rsidR="00C95599">
        <w:rPr>
          <w:lang w:val="en-US"/>
        </w:rPr>
        <w:t>of</w:t>
      </w:r>
      <w:r w:rsidR="00AD3408">
        <w:rPr>
          <w:lang w:val="en-US"/>
        </w:rPr>
        <w:t xml:space="preserve"> O’Connor et al. </w:t>
      </w:r>
      <w:r w:rsidR="00AD3408">
        <w:rPr>
          <w:lang w:val="en-US"/>
        </w:rPr>
        <w:fldChar w:fldCharType="begin" w:fldLock="1"/>
      </w:r>
      <w:r w:rsidR="002C6EAF">
        <w:rPr>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D3408">
        <w:rPr>
          <w:lang w:val="en-US"/>
        </w:rPr>
        <w:fldChar w:fldCharType="separate"/>
      </w:r>
      <w:r w:rsidR="00DE061E" w:rsidRPr="00DE061E">
        <w:rPr>
          <w:noProof/>
          <w:lang w:val="en-US"/>
        </w:rPr>
        <w:t>(2019)</w:t>
      </w:r>
      <w:r w:rsidR="00AD3408">
        <w:rPr>
          <w:lang w:val="en-US"/>
        </w:rPr>
        <w:fldChar w:fldCharType="end"/>
      </w:r>
      <w:r w:rsidR="00AD3408">
        <w:rPr>
          <w:lang w:val="en-US"/>
        </w:rPr>
        <w:t xml:space="preserve"> and Syriani et al. </w:t>
      </w:r>
      <w:r w:rsidR="00AD3408">
        <w:rPr>
          <w:lang w:val="en-US"/>
        </w:rPr>
        <w:fldChar w:fldCharType="begin" w:fldLock="1"/>
      </w:r>
      <w:r w:rsidR="002C6EAF">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AD3408">
        <w:rPr>
          <w:lang w:val="en-US"/>
        </w:rPr>
        <w:fldChar w:fldCharType="separate"/>
      </w:r>
      <w:r w:rsidR="00DE061E" w:rsidRPr="00DE061E">
        <w:rPr>
          <w:noProof/>
          <w:lang w:val="en-US"/>
        </w:rPr>
        <w:t>(2023)</w:t>
      </w:r>
      <w:r w:rsidR="00AD3408">
        <w:rPr>
          <w:lang w:val="en-US"/>
        </w:rPr>
        <w:fldChar w:fldCharType="end"/>
      </w:r>
      <w:r w:rsidR="00AD3408">
        <w:rPr>
          <w:lang w:val="en-US"/>
        </w:rPr>
        <w:t xml:space="preserve">. </w:t>
      </w:r>
      <w:r>
        <w:rPr>
          <w:lang w:val="en-US"/>
        </w:rPr>
        <w:t xml:space="preserve">As such, the </w:t>
      </w:r>
      <w:r>
        <w:rPr>
          <w:lang w:val="en-US"/>
        </w:rPr>
        <w:lastRenderedPageBreak/>
        <w:t>most central performance</w:t>
      </w:r>
      <w:r w:rsidR="00C77380">
        <w:rPr>
          <w:lang w:val="en-US"/>
        </w:rPr>
        <w:t xml:space="preserve"> metrics </w:t>
      </w:r>
      <w:r>
        <w:rPr>
          <w:lang w:val="en-US"/>
        </w:rPr>
        <w:t>in our analyses</w:t>
      </w:r>
      <w:r w:rsidR="00C77380">
        <w:rPr>
          <w:lang w:val="en-US"/>
        </w:rPr>
        <w:t xml:space="preserve"> </w:t>
      </w:r>
      <w:r w:rsidR="00C95599">
        <w:rPr>
          <w:lang w:val="en-US"/>
        </w:rPr>
        <w:t>are</w:t>
      </w:r>
      <w:r w:rsidR="00C77380">
        <w:rPr>
          <w:lang w:val="en-US"/>
        </w:rPr>
        <w:t xml:space="preserv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w:t>
      </w:r>
      <w:r w:rsidR="00AD4DF6">
        <w:rPr>
          <w:lang w:val="en-US"/>
        </w:rPr>
        <w:t xml:space="preserve">a, </w:t>
      </w:r>
      <w:r w:rsidR="00B753E8">
        <w:rPr>
          <w:lang w:val="en-US"/>
        </w:rPr>
        <w:t>meaning that the</w:t>
      </w:r>
      <w:r w:rsidR="001138D4">
        <w:rPr>
          <w:lang w:val="en-US"/>
        </w:rPr>
        <w:t xml:space="preserve">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w:t>
      </w:r>
      <w:r w:rsidR="00F12354">
        <w:rPr>
          <w:lang w:val="en-US"/>
        </w:rPr>
        <w:t>of relevant</w:t>
      </w:r>
      <w:r w:rsidR="00AA4BB7">
        <w:rPr>
          <w:lang w:val="en-US"/>
        </w:rPr>
        <w:t xml:space="preserve"> and </w:t>
      </w:r>
      <w:r w:rsidR="00F12354">
        <w:rPr>
          <w:lang w:val="en-US"/>
        </w:rPr>
        <w:t>irrelevant</w:t>
      </w:r>
      <w:r w:rsidR="00AA4BB7">
        <w:rPr>
          <w:lang w:val="en-US"/>
        </w:rPr>
        <w:t xml:space="preserve"> references</w:t>
      </w:r>
      <w:r w:rsidR="00AD3408">
        <w:rPr>
          <w:lang w:val="en-US"/>
        </w:rPr>
        <w:t xml:space="preserve">, </w:t>
      </w:r>
      <w:r w:rsidR="001138D4">
        <w:rPr>
          <w:lang w:val="en-US"/>
        </w:rPr>
        <w:t>which</w:t>
      </w:r>
      <w:r w:rsidR="00AD3408">
        <w:rPr>
          <w:lang w:val="en-US"/>
        </w:rPr>
        <w:t xml:space="preserve"> is commonly </w:t>
      </w:r>
      <w:r w:rsidR="001138D4">
        <w:rPr>
          <w:lang w:val="en-US"/>
        </w:rPr>
        <w:t>found</w:t>
      </w:r>
      <w:r w:rsidR="00AD3408">
        <w:rPr>
          <w:lang w:val="en-US"/>
        </w:rPr>
        <w:t xml:space="preserve"> in systematic </w:t>
      </w:r>
      <w:r w:rsidR="00AD3408" w:rsidRPr="00BD447C">
        <w:rPr>
          <w:szCs w:val="24"/>
          <w:lang w:val="en-US"/>
        </w:rPr>
        <w:t>reviews</w:t>
      </w:r>
      <w:r w:rsidR="00BD447C" w:rsidRPr="00BD447C">
        <w:rPr>
          <w:szCs w:val="24"/>
          <w:lang w:val="en-US"/>
        </w:rPr>
        <w:t xml:space="preserve"> </w:t>
      </w:r>
      <w:r w:rsidR="00BD447C" w:rsidRPr="00BD447C">
        <w:rPr>
          <w:rStyle w:val="CommentReference"/>
          <w:sz w:val="24"/>
          <w:szCs w:val="24"/>
        </w:rPr>
        <w:fldChar w:fldCharType="begin" w:fldLock="1"/>
      </w:r>
      <w:r w:rsidR="00423F5C" w:rsidRPr="00D45476">
        <w:rPr>
          <w:rStyle w:val="CommentReference"/>
          <w:sz w:val="24"/>
          <w:szCs w:val="24"/>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studies","type":"chapter"},"uris":["http://www.mendeley.com/documents/?uuid=a82f8108-fb46-44bd-a7cf-3fa3578cacbc"]}],"mendeley":{"formattedCitation":"(Brunton et al., 2017)","plainTextFormattedCitation":"(Brunton et al., 2017)","previouslyFormattedCitation":"(Brunton et al., 2017)"},"properties":{"noteIndex":0},"schema":"https://github.com/citation-style-language/schema/raw/master/csl-citation.json"}</w:instrText>
      </w:r>
      <w:r w:rsidR="00BD447C" w:rsidRPr="00BD447C">
        <w:rPr>
          <w:rStyle w:val="CommentReference"/>
          <w:sz w:val="24"/>
          <w:szCs w:val="24"/>
        </w:rPr>
        <w:fldChar w:fldCharType="separate"/>
      </w:r>
      <w:r w:rsidR="00BD447C" w:rsidRPr="00D45476">
        <w:rPr>
          <w:rStyle w:val="CommentReference"/>
          <w:noProof/>
          <w:sz w:val="24"/>
          <w:szCs w:val="24"/>
          <w:lang w:val="en-US"/>
        </w:rPr>
        <w:t>(Brunton et al., 2017)</w:t>
      </w:r>
      <w:r w:rsidR="00BD447C" w:rsidRPr="00BD447C">
        <w:rPr>
          <w:rStyle w:val="CommentReference"/>
          <w:sz w:val="24"/>
          <w:szCs w:val="24"/>
        </w:rPr>
        <w:fldChar w:fldCharType="end"/>
      </w:r>
      <w:r w:rsidR="00AA4BB7" w:rsidRPr="00BD447C">
        <w:rPr>
          <w:szCs w:val="24"/>
          <w:lang w:val="en-US"/>
        </w:rPr>
        <w:t>.</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w:t>
      </w:r>
      <w:del w:id="34" w:author="Julian Christensen" w:date="2024-08-23T10:44:00Z">
        <w:r w:rsidR="00AD4DF6" w:rsidDel="009C35A0">
          <w:rPr>
            <w:rFonts w:cs="Times New Roman"/>
            <w:szCs w:val="20"/>
            <w:lang w:val="en-US"/>
          </w:rPr>
          <w:delText xml:space="preserve">(defined above) </w:delText>
        </w:r>
      </w:del>
      <w:r w:rsidR="00AD4DF6">
        <w:rPr>
          <w:rFonts w:cs="Times New Roman"/>
          <w:szCs w:val="20"/>
          <w:lang w:val="en-US"/>
        </w:rPr>
        <w:t xml:space="preserve">can </w:t>
      </w:r>
      <w:r w:rsidR="00AA4BB7">
        <w:rPr>
          <w:lang w:val="en-US"/>
        </w:rPr>
        <w:t>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4D3C3D"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46FCB115"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632E5D">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501B9AAC" w:rsidR="00C77380" w:rsidRDefault="00C77380" w:rsidP="008F4B89">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w:t>
      </w:r>
      <w:r w:rsidR="007666B1">
        <w:rPr>
          <w:rFonts w:eastAsiaTheme="minorEastAsia"/>
          <w:lang w:val="en-US"/>
        </w:rPr>
        <w:t xml:space="preserve">that are </w:t>
      </w:r>
      <w:r>
        <w:rPr>
          <w:rFonts w:eastAsiaTheme="minorEastAsia"/>
          <w:lang w:val="en-US"/>
        </w:rPr>
        <w:t>falsely excluded.</w:t>
      </w:r>
      <w:r w:rsidR="001138D4">
        <w:rPr>
          <w:rFonts w:eastAsiaTheme="minorEastAsia"/>
          <w:lang w:val="en-US"/>
        </w:rPr>
        <w:t xml:space="preserve">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del w:id="35" w:author="Julian Christensen" w:date="2024-08-23T10:44:00Z">
        <w:r w:rsidR="00AD4DF6" w:rsidDel="009C35A0">
          <w:rPr>
            <w:rFonts w:eastAsiaTheme="minorEastAsia"/>
            <w:lang w:val="en-US"/>
          </w:rPr>
          <w:delText xml:space="preserve">(defined above) </w:delText>
        </w:r>
      </w:del>
      <w:r w:rsidR="00A4058B">
        <w:rPr>
          <w:rFonts w:eastAsiaTheme="minorEastAsia"/>
          <w:lang w:val="en-US"/>
        </w:rPr>
        <w:t xml:space="preserve">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4123C60"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632E5D">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6FCED83D" w14:textId="77777777" w:rsidR="00120C6D"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p>
    <w:p w14:paraId="5B421540" w14:textId="7DE74865" w:rsidR="00940841" w:rsidRDefault="00AD4DF6" w:rsidP="00940841">
      <w:pPr>
        <w:spacing w:after="0" w:line="360" w:lineRule="auto"/>
        <w:ind w:firstLine="1304"/>
        <w:jc w:val="both"/>
        <w:rPr>
          <w:rFonts w:eastAsiaTheme="minorEastAsia"/>
          <w:lang w:val="en-US"/>
        </w:rPr>
      </w:pPr>
      <w:r>
        <w:rPr>
          <w:rFonts w:eastAsiaTheme="minorEastAsia"/>
          <w:lang w:val="en-US"/>
        </w:rPr>
        <w:t>For our purpose, w</w:t>
      </w:r>
      <w:r w:rsidR="00D0040B">
        <w:rPr>
          <w:rFonts w:eastAsiaTheme="minorEastAsia"/>
          <w:lang w:val="en-US"/>
        </w:rPr>
        <w:t>e consider the recall measure to be the most important performance measure since missing relevant studies</w:t>
      </w:r>
      <w:r>
        <w:rPr>
          <w:rFonts w:eastAsiaTheme="minorEastAsia"/>
          <w:lang w:val="en-US"/>
        </w:rPr>
        <w:t xml:space="preserve"> (i.e.,</w:t>
      </w:r>
      <w:r w:rsidR="00D0040B">
        <w:rPr>
          <w:rFonts w:eastAsiaTheme="minorEastAsia"/>
          <w:lang w:val="en-US"/>
        </w:rPr>
        <w:t xml:space="preserve"> having a low recall</w:t>
      </w:r>
      <w:r>
        <w:rPr>
          <w:rFonts w:eastAsiaTheme="minorEastAsia"/>
          <w:lang w:val="en-US"/>
        </w:rPr>
        <w:t xml:space="preserve">) </w:t>
      </w:r>
      <w:r w:rsidR="00D0040B">
        <w:rPr>
          <w:rFonts w:eastAsiaTheme="minorEastAsia"/>
          <w:lang w:val="en-US"/>
        </w:rPr>
        <w:t>is the main reason for automated tools to potentially introduce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2C6EAF">
        <w:rPr>
          <w:rFonts w:eastAsiaTheme="minorEastAsia"/>
          <w:lang w:val="en-US"/>
        </w:rPr>
        <w:instrText>ADDIN CSL_CITATION {"citationItems":[{"id":"ITEM-1","itemData":{"DOI":"10.1002/jrsm.1690","ISSN":"1759-2879","abstract":"Abstract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Methods","id":"ITEM-1","issued":{"date-parts":[["2024","1","7"]]},"publisher":"John Wiley &amp; Sons, Ltd","title":"Enhancing recall in automated record screening: A resampling algorithm","type":"article-journal"},"uris":["http://www.mendeley.com/documents/?uuid=f583edb9-0628-4fa2-9b5c-f5a0c037eea3"]}],"mendeley":{"formattedCitation":"(Hou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sidR="00C77380">
        <w:rPr>
          <w:rFonts w:eastAsiaTheme="minorEastAsia"/>
          <w:lang w:val="en-US"/>
        </w:rPr>
        <w:t xml:space="preserve"> </w:t>
      </w:r>
      <w:r w:rsidR="00120C6D">
        <w:rPr>
          <w:rFonts w:eastAsiaTheme="minorEastAsia"/>
          <w:lang w:val="en-US"/>
        </w:rPr>
        <w:t>A</w:t>
      </w:r>
      <w:r w:rsidR="00C77380">
        <w:rPr>
          <w:rFonts w:eastAsiaTheme="minorEastAsia"/>
          <w:lang w:val="en-US"/>
        </w:rPr>
        <w:t xml:space="preserve"> low specificity </w:t>
      </w:r>
      <w:r w:rsidR="00120C6D">
        <w:rPr>
          <w:rFonts w:eastAsiaTheme="minorEastAsia"/>
          <w:lang w:val="en-US"/>
        </w:rPr>
        <w:t xml:space="preserve">does not induce </w:t>
      </w:r>
      <w:r w:rsidR="000D0874">
        <w:rPr>
          <w:rFonts w:eastAsiaTheme="minorEastAsia"/>
          <w:lang w:val="en-US"/>
        </w:rPr>
        <w:t>bias</w:t>
      </w:r>
      <w:r w:rsidR="00120C6D">
        <w:rPr>
          <w:rFonts w:eastAsiaTheme="minorEastAsia"/>
          <w:lang w:val="en-US"/>
        </w:rPr>
        <w:t>, i</w:t>
      </w:r>
      <w:r w:rsidR="000D0874">
        <w:rPr>
          <w:rFonts w:eastAsiaTheme="minorEastAsia"/>
          <w:lang w:val="en-US"/>
        </w:rPr>
        <w:t xml:space="preserve">t </w:t>
      </w:r>
      <w:r w:rsidR="00C77380">
        <w:rPr>
          <w:rFonts w:eastAsiaTheme="minorEastAsia"/>
          <w:lang w:val="en-US"/>
        </w:rPr>
        <w:t xml:space="preserve">just means that reviewers </w:t>
      </w:r>
      <w:r w:rsidR="007666B1">
        <w:rPr>
          <w:rFonts w:eastAsiaTheme="minorEastAsia"/>
          <w:lang w:val="en-US"/>
        </w:rPr>
        <w:t xml:space="preserve">have to </w:t>
      </w:r>
      <w:r w:rsidR="00C77380">
        <w:rPr>
          <w:rFonts w:eastAsiaTheme="minorEastAsia"/>
          <w:lang w:val="en-US"/>
        </w:rPr>
        <w:t>re-examine</w:t>
      </w:r>
      <w:r w:rsidR="00B120A6">
        <w:rPr>
          <w:rFonts w:eastAsiaTheme="minorEastAsia"/>
          <w:lang w:val="en-US"/>
        </w:rPr>
        <w:t xml:space="preserve"> the relevancy of</w:t>
      </w:r>
      <w:r w:rsidR="00C77380">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sidR="00C77380">
        <w:rPr>
          <w:rFonts w:eastAsiaTheme="minorEastAsia"/>
          <w:lang w:val="en-US"/>
        </w:rPr>
        <w:t xml:space="preserve"> reference</w:t>
      </w:r>
      <w:r w:rsidR="00B120A6">
        <w:rPr>
          <w:rFonts w:eastAsiaTheme="minorEastAsia"/>
          <w:lang w:val="en-US"/>
        </w:rPr>
        <w:t>s</w:t>
      </w:r>
      <w:r w:rsidR="00C77380">
        <w:rPr>
          <w:rFonts w:eastAsiaTheme="minorEastAsia"/>
          <w:lang w:val="en-US"/>
        </w:rPr>
        <w:t>.</w:t>
      </w:r>
      <w:r w:rsidR="00D0040B">
        <w:rPr>
          <w:rFonts w:eastAsiaTheme="minorEastAsia"/>
          <w:lang w:val="en-US"/>
        </w:rPr>
        <w:t xml:space="preserve"> If reviewers can be sure that they find all relevant studies but have a specificity of</w:t>
      </w:r>
      <w:r w:rsidR="00120C6D">
        <w:rPr>
          <w:rFonts w:eastAsiaTheme="minorEastAsia"/>
          <w:lang w:val="en-US"/>
        </w:rPr>
        <w:t>,</w:t>
      </w:r>
      <w:r w:rsidR="00A4058B">
        <w:rPr>
          <w:rFonts w:eastAsiaTheme="minorEastAsia"/>
          <w:lang w:val="en-US"/>
        </w:rPr>
        <w:t xml:space="preserve"> say</w:t>
      </w:r>
      <w:r w:rsidR="00120C6D">
        <w:rPr>
          <w:rFonts w:eastAsiaTheme="minorEastAsia"/>
          <w:lang w:val="en-US"/>
        </w:rPr>
        <w:t>,</w:t>
      </w:r>
      <w:r w:rsidR="00A4058B">
        <w:rPr>
          <w:rFonts w:eastAsiaTheme="minorEastAsia"/>
          <w:lang w:val="en-US"/>
        </w:rPr>
        <w:t xml:space="preserve"> </w:t>
      </w:r>
      <w:r w:rsidR="00576DCD">
        <w:rPr>
          <w:rFonts w:eastAsiaTheme="minorEastAsia"/>
          <w:lang w:val="en-US"/>
        </w:rPr>
        <w:t>.5</w:t>
      </w:r>
      <w:r w:rsidR="0015006E">
        <w:rPr>
          <w:rFonts w:eastAsiaTheme="minorEastAsia"/>
          <w:lang w:val="en-US"/>
        </w:rPr>
        <w:t xml:space="preserve">, </w:t>
      </w:r>
      <w:r w:rsidR="00D0040B">
        <w:rPr>
          <w:rFonts w:eastAsiaTheme="minorEastAsia"/>
          <w:lang w:val="en-US"/>
        </w:rPr>
        <w:t xml:space="preserve">this still implies that </w:t>
      </w:r>
      <w:r w:rsidR="00940841">
        <w:rPr>
          <w:rFonts w:eastAsiaTheme="minorEastAsia"/>
          <w:lang w:val="en-US"/>
        </w:rPr>
        <w:t>reviewers</w:t>
      </w:r>
      <w:r w:rsidR="00D0040B">
        <w:rPr>
          <w:rFonts w:eastAsiaTheme="minorEastAsia"/>
          <w:lang w:val="en-US"/>
        </w:rPr>
        <w:t xml:space="preserve"> can </w:t>
      </w:r>
      <w:r w:rsidR="00A22B89">
        <w:rPr>
          <w:rFonts w:eastAsiaTheme="minorEastAsia"/>
          <w:lang w:val="en-US"/>
        </w:rPr>
        <w:t>confidently</w:t>
      </w:r>
      <w:r w:rsidR="00D0040B">
        <w:rPr>
          <w:rFonts w:eastAsiaTheme="minorEastAsia"/>
          <w:lang w:val="en-US"/>
        </w:rPr>
        <w:t xml:space="preserve"> exclude 50% of the irrelevant records, which in most </w:t>
      </w:r>
      <w:r w:rsidR="007666B1">
        <w:rPr>
          <w:rFonts w:eastAsiaTheme="minorEastAsia"/>
          <w:lang w:val="en-US"/>
        </w:rPr>
        <w:t>cases</w:t>
      </w:r>
      <w:r w:rsidR="00B753E8">
        <w:rPr>
          <w:rFonts w:eastAsiaTheme="minorEastAsia"/>
          <w:lang w:val="en-US"/>
        </w:rPr>
        <w:t xml:space="preserve"> would </w:t>
      </w:r>
      <w:r w:rsidR="00D0040B">
        <w:rPr>
          <w:rFonts w:eastAsiaTheme="minorEastAsia"/>
          <w:lang w:val="en-US"/>
        </w:rPr>
        <w:t>a significant reduction in</w:t>
      </w:r>
      <w:r w:rsidR="00B120A6">
        <w:rPr>
          <w:rFonts w:eastAsiaTheme="minorEastAsia"/>
          <w:lang w:val="en-US"/>
        </w:rPr>
        <w:t xml:space="preserve"> </w:t>
      </w:r>
      <w:r w:rsidR="00D0040B">
        <w:rPr>
          <w:rFonts w:eastAsiaTheme="minorEastAsia"/>
          <w:lang w:val="en-US"/>
        </w:rPr>
        <w:t>screening workload.</w:t>
      </w:r>
      <w:r w:rsidR="00065935">
        <w:rPr>
          <w:rFonts w:eastAsiaTheme="minorEastAsia"/>
          <w:lang w:val="en-US"/>
        </w:rPr>
        <w:t xml:space="preserve"> </w:t>
      </w:r>
      <w:r w:rsidR="00120C6D">
        <w:rPr>
          <w:rFonts w:eastAsiaTheme="minorEastAsia"/>
          <w:lang w:val="en-US"/>
        </w:rPr>
        <w:t>As such</w:t>
      </w:r>
      <w:r w:rsidR="00EE7F05">
        <w:rPr>
          <w:rFonts w:eastAsiaTheme="minorEastAsia"/>
          <w:lang w:val="en-US"/>
        </w:rPr>
        <w:t xml:space="preserv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w:t>
      </w:r>
      <w:r w:rsidR="00F12354">
        <w:rPr>
          <w:rFonts w:eastAsiaTheme="minorEastAsia"/>
          <w:lang w:val="en-US"/>
        </w:rPr>
        <w:t>depicted</w:t>
      </w:r>
      <w:r w:rsidR="00340C02">
        <w:rPr>
          <w:rFonts w:eastAsiaTheme="minorEastAsia"/>
          <w:lang w:val="en-US"/>
        </w:rPr>
        <w:t xml:space="preserve"> </w:t>
      </w:r>
      <w:r w:rsidR="00EE7F05">
        <w:rPr>
          <w:rFonts w:eastAsiaTheme="minorEastAsia"/>
          <w:lang w:val="en-US"/>
        </w:rPr>
        <w:t xml:space="preserve">in Figure </w:t>
      </w:r>
      <w:r w:rsidR="00340C02">
        <w:rPr>
          <w:rFonts w:eastAsiaTheme="minorEastAsia"/>
          <w:lang w:val="en-US"/>
        </w:rPr>
        <w:t>1</w:t>
      </w:r>
      <w:r w:rsidR="007666B1">
        <w:rPr>
          <w:rFonts w:eastAsiaTheme="minorEastAsia"/>
          <w:lang w:val="en-US"/>
        </w:rPr>
        <w:t xml:space="preserve"> (i.e.,</w:t>
      </w:r>
      <w:r w:rsidR="00EE7F05">
        <w:rPr>
          <w:rFonts w:eastAsiaTheme="minorEastAsia"/>
          <w:lang w:val="en-US"/>
        </w:rPr>
        <w:t xml:space="preserve"> </w:t>
      </w:r>
      <w:r w:rsidR="00120C6D">
        <w:rPr>
          <w:rFonts w:eastAsiaTheme="minorEastAsia"/>
          <w:lang w:val="en-US"/>
        </w:rPr>
        <w:t>tools should be</w:t>
      </w:r>
      <w:r w:rsidR="00EE7F05">
        <w:rPr>
          <w:rFonts w:eastAsiaTheme="minorEastAsia"/>
          <w:lang w:val="en-US"/>
        </w:rPr>
        <w:t xml:space="preserve"> accepted when high recalls can be </w:t>
      </w:r>
      <w:r w:rsidR="007666B1">
        <w:rPr>
          <w:rFonts w:eastAsiaTheme="minorEastAsia"/>
          <w:lang w:val="en-US"/>
        </w:rPr>
        <w:t xml:space="preserve">reached, </w:t>
      </w:r>
      <w:r w:rsidR="00940841">
        <w:rPr>
          <w:rFonts w:eastAsiaTheme="minorEastAsia"/>
          <w:lang w:val="en-US"/>
        </w:rPr>
        <w:t>to a large extent</w:t>
      </w:r>
      <w:r w:rsidR="00EE7F05">
        <w:rPr>
          <w:rFonts w:eastAsiaTheme="minorEastAsia"/>
          <w:lang w:val="en-US"/>
        </w:rPr>
        <w:t xml:space="preserve"> independently of the </w:t>
      </w:r>
      <w:r w:rsidR="001138D4" w:rsidRPr="0015006E">
        <w:rPr>
          <w:lang w:val="en-US"/>
        </w:rPr>
        <w:t>accompanied</w:t>
      </w:r>
      <w:r w:rsidR="001138D4">
        <w:rPr>
          <w:rFonts w:eastAsiaTheme="minorEastAsia"/>
          <w:lang w:val="en-US"/>
        </w:rPr>
        <w:t xml:space="preserve"> </w:t>
      </w:r>
      <w:r w:rsidR="00EE7F05">
        <w:rPr>
          <w:rFonts w:eastAsiaTheme="minorEastAsia"/>
          <w:lang w:val="en-US"/>
        </w:rPr>
        <w:t xml:space="preserve">specificity </w:t>
      </w:r>
      <w:r w:rsidR="00EC6E04">
        <w:rPr>
          <w:rFonts w:eastAsiaTheme="minorEastAsia"/>
          <w:lang w:val="en-US"/>
        </w:rPr>
        <w:t>value</w:t>
      </w:r>
      <w:r w:rsidR="007666B1">
        <w:rPr>
          <w:rFonts w:eastAsiaTheme="minorEastAsia"/>
          <w:lang w:val="en-US"/>
        </w:rPr>
        <w:t>)</w:t>
      </w:r>
      <w:r w:rsidR="00EE7F05">
        <w:rPr>
          <w:rFonts w:eastAsiaTheme="minorEastAsia"/>
          <w:lang w:val="en-US"/>
        </w:rPr>
        <w:t>.</w:t>
      </w:r>
      <w:r w:rsidR="00A256F9">
        <w:rPr>
          <w:rFonts w:eastAsiaTheme="minorEastAsia"/>
          <w:lang w:val="en-US"/>
        </w:rPr>
        <w:t xml:space="preserve"> </w:t>
      </w:r>
      <w:r w:rsidR="00C77380">
        <w:rPr>
          <w:rFonts w:eastAsiaTheme="minorEastAsia"/>
          <w:lang w:val="en-US"/>
        </w:rPr>
        <w:t xml:space="preserve">We will come back to </w:t>
      </w:r>
      <w:r w:rsidR="000D0874">
        <w:rPr>
          <w:rFonts w:eastAsiaTheme="minorEastAsia"/>
          <w:lang w:val="en-US"/>
        </w:rPr>
        <w:t xml:space="preserve">this </w:t>
      </w:r>
      <w:del w:id="36" w:author="Julian Christensen" w:date="2024-08-23T10:46:00Z">
        <w:r w:rsidR="000D0874" w:rsidDel="00D0089D">
          <w:rPr>
            <w:rFonts w:eastAsiaTheme="minorEastAsia"/>
            <w:lang w:val="en-US"/>
          </w:rPr>
          <w:delText>aspect</w:delText>
        </w:r>
        <w:r w:rsidR="00C77380" w:rsidDel="00D0089D">
          <w:rPr>
            <w:rFonts w:eastAsiaTheme="minorEastAsia"/>
            <w:lang w:val="en-US"/>
          </w:rPr>
          <w:delText xml:space="preserve"> </w:delText>
        </w:r>
      </w:del>
      <w:r w:rsidR="00C77380">
        <w:rPr>
          <w:rFonts w:eastAsiaTheme="minorEastAsia"/>
          <w:lang w:val="en-US"/>
        </w:rPr>
        <w:t xml:space="preserve">in the following sections.  </w:t>
      </w:r>
    </w:p>
    <w:p w14:paraId="4241A628" w14:textId="50E04A7E" w:rsidR="0015006E" w:rsidRDefault="0015006E" w:rsidP="0015006E">
      <w:pPr>
        <w:spacing w:after="0" w:line="360" w:lineRule="auto"/>
        <w:ind w:firstLine="1304"/>
        <w:jc w:val="both"/>
        <w:rPr>
          <w:rFonts w:eastAsiaTheme="minorEastAsia"/>
          <w:lang w:val="en-US"/>
        </w:rPr>
      </w:pPr>
      <w:r>
        <w:rPr>
          <w:rFonts w:eastAsiaTheme="minorEastAsia"/>
          <w:lang w:val="en-US"/>
        </w:rPr>
        <w:tab/>
        <w:t xml:space="preserve">In addition to the recall and specificity metrics, which concern the inclusion or exclusion performances individually, it may also be relevant to look at summary metrics that incorporate the overall performance across the inclusion and exclusion metrics. A </w:t>
      </w:r>
      <w:r w:rsidR="00F12354">
        <w:rPr>
          <w:rFonts w:eastAsiaTheme="minorEastAsia"/>
          <w:lang w:val="en-US"/>
        </w:rPr>
        <w:t>common</w:t>
      </w:r>
      <w:r>
        <w:rPr>
          <w:rFonts w:eastAsiaTheme="minorEastAsia"/>
          <w:lang w:val="en-US"/>
        </w:rPr>
        <w:t xml:space="preserve"> issue with such summary metrics is that they tend to be sensitive to imbalances in the data. For instance, </w:t>
      </w:r>
      <w:r w:rsidR="00B753E8">
        <w:rPr>
          <w:rFonts w:eastAsiaTheme="minorEastAsia"/>
          <w:lang w:val="en-US"/>
        </w:rPr>
        <w:t>a</w:t>
      </w:r>
      <w:r>
        <w:rPr>
          <w:rFonts w:eastAsiaTheme="minorEastAsia"/>
          <w:lang w:val="en-US"/>
        </w:rPr>
        <w:t xml:space="preserve">ssume that you have 10 relevant records per 1000 records. You could then reach a raw agreement of 99% simply by excluding all records (i.e., without identifying any relevant record). To overcome this issue, we used </w:t>
      </w:r>
      <w:r w:rsidR="003578DB" w:rsidRPr="005C01DD">
        <w:rPr>
          <w:rFonts w:eastAsiaTheme="minorEastAsia"/>
          <w:i/>
          <w:lang w:val="en-US"/>
        </w:rPr>
        <w:t>the balanced accuracy</w:t>
      </w:r>
      <w:r w:rsidR="003578DB">
        <w:rPr>
          <w:rFonts w:eastAsiaTheme="minorEastAsia"/>
          <w:lang w:val="en-US"/>
        </w:rPr>
        <w:t xml:space="preserve"> </w:t>
      </w:r>
      <m:oMath>
        <m:r>
          <w:rPr>
            <w:rFonts w:ascii="Cambria Math" w:eastAsiaTheme="minorEastAsia" w:hAnsi="Cambria Math"/>
            <w:lang w:val="en-US"/>
          </w:rPr>
          <m:t>(bAcc)</m:t>
        </m:r>
      </m:oMath>
      <w:r w:rsidR="003578DB">
        <w:rPr>
          <w:rFonts w:eastAsiaTheme="minorEastAsia"/>
          <w:lang w:val="en-US"/>
        </w:rPr>
        <w:t xml:space="preserve"> </w:t>
      </w:r>
      <w:r>
        <w:rPr>
          <w:rFonts w:eastAsiaTheme="minorEastAsia"/>
          <w:lang w:val="en-US"/>
        </w:rPr>
        <w:t>metric</w:t>
      </w:r>
      <w:ins w:id="37" w:author="Julian Christensen" w:date="2024-08-23T10:47:00Z">
        <w:r w:rsidR="00D0089D">
          <w:rPr>
            <w:rFonts w:eastAsiaTheme="minorEastAsia"/>
            <w:lang w:val="en-US"/>
          </w:rPr>
          <w:t>,</w:t>
        </w:r>
      </w:ins>
      <w:del w:id="38" w:author="Julian Christensen" w:date="2024-08-23T10:47:00Z">
        <w:r w:rsidDel="00D0089D">
          <w:rPr>
            <w:rFonts w:eastAsiaTheme="minorEastAsia"/>
            <w:lang w:val="en-US"/>
          </w:rPr>
          <w:delText>s</w:delText>
        </w:r>
      </w:del>
      <w:r>
        <w:rPr>
          <w:rFonts w:eastAsiaTheme="minorEastAsia"/>
          <w:lang w:val="en-US"/>
        </w:rPr>
        <w:t xml:space="preserve"> </w:t>
      </w:r>
      <w:del w:id="39" w:author="Julian Christensen" w:date="2024-08-23T10:47:00Z">
        <w:r w:rsidDel="00D0089D">
          <w:rPr>
            <w:rFonts w:eastAsiaTheme="minorEastAsia"/>
            <w:lang w:val="en-US"/>
          </w:rPr>
          <w:delText xml:space="preserve">that </w:delText>
        </w:r>
      </w:del>
      <w:ins w:id="40" w:author="Julian Christensen" w:date="2024-08-23T10:47:00Z">
        <w:r w:rsidR="00D0089D">
          <w:rPr>
            <w:rFonts w:eastAsiaTheme="minorEastAsia"/>
            <w:lang w:val="en-US"/>
          </w:rPr>
          <w:t xml:space="preserve">which </w:t>
        </w:r>
      </w:ins>
      <w:r>
        <w:rPr>
          <w:rFonts w:eastAsiaTheme="minorEastAsia"/>
          <w:lang w:val="en-US"/>
        </w:rPr>
        <w:t>account</w:t>
      </w:r>
      <w:ins w:id="41" w:author="Julian Christensen" w:date="2024-08-23T10:47:00Z">
        <w:r w:rsidR="00D0089D">
          <w:rPr>
            <w:rFonts w:eastAsiaTheme="minorEastAsia"/>
            <w:lang w:val="en-US"/>
          </w:rPr>
          <w:t>s</w:t>
        </w:r>
      </w:ins>
      <w:r>
        <w:rPr>
          <w:rFonts w:eastAsiaTheme="minorEastAsia"/>
          <w:lang w:val="en-US"/>
        </w:rPr>
        <w:t xml:space="preserve"> for </w:t>
      </w:r>
      <w:r w:rsidR="003578DB">
        <w:rPr>
          <w:rFonts w:eastAsiaTheme="minorEastAsia"/>
          <w:lang w:val="en-US"/>
        </w:rPr>
        <w:t xml:space="preserve">data </w:t>
      </w:r>
      <w:r>
        <w:rPr>
          <w:rFonts w:eastAsiaTheme="minorEastAsia"/>
          <w:lang w:val="en-US"/>
        </w:rPr>
        <w:t>imbalance</w:t>
      </w:r>
      <w:r w:rsidR="003578DB">
        <w:rPr>
          <w:rFonts w:eastAsiaTheme="minorEastAsia"/>
          <w:i/>
          <w:lang w:val="en-US"/>
        </w:rPr>
        <w:t xml:space="preserve">. </w:t>
      </w:r>
      <w:del w:id="42" w:author="Julian Christensen" w:date="2024-08-23T10:50:00Z">
        <w:r w:rsidDel="00D0089D">
          <w:rPr>
            <w:rFonts w:eastAsiaTheme="minorEastAsia"/>
            <w:lang w:val="en-US"/>
          </w:rPr>
          <w:delText xml:space="preserve">The </w:delText>
        </w:r>
      </w:del>
      <w:ins w:id="43" w:author="Julian Christensen" w:date="2024-08-23T10:50:00Z">
        <w:r w:rsidR="00D0089D">
          <w:rPr>
            <w:rFonts w:eastAsiaTheme="minorEastAsia"/>
            <w:lang w:val="en-US"/>
          </w:rPr>
          <w:t xml:space="preserve">Thus, </w:t>
        </w:r>
        <w:r w:rsidR="00D0089D">
          <w:rPr>
            <w:rFonts w:eastAsiaTheme="minorEastAsia"/>
            <w:lang w:val="en-US"/>
          </w:rPr>
          <w:lastRenderedPageBreak/>
          <w:t xml:space="preserve">the </w:t>
        </w:r>
      </w:ins>
      <w:r w:rsidRPr="0015006E">
        <w:rPr>
          <w:rFonts w:eastAsiaTheme="minorEastAsia"/>
          <w:lang w:val="en-US"/>
        </w:rPr>
        <w:t>balanced accuracy metric</w:t>
      </w:r>
      <w:r>
        <w:rPr>
          <w:rFonts w:eastAsiaTheme="minorEastAsia"/>
          <w:lang w:val="en-US"/>
        </w:rPr>
        <w:t xml:space="preserve"> balances the accuracy of the performance across the recall and specificity metrics and is simply an average of those metrics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5006E" w14:paraId="04216264" w14:textId="77777777" w:rsidTr="0015006E">
        <w:tc>
          <w:tcPr>
            <w:tcW w:w="350" w:type="pct"/>
            <w:vAlign w:val="center"/>
          </w:tcPr>
          <w:p w14:paraId="6B90143C" w14:textId="77777777" w:rsidR="0015006E" w:rsidRDefault="0015006E" w:rsidP="007757A8">
            <w:pPr>
              <w:autoSpaceDE w:val="0"/>
              <w:autoSpaceDN w:val="0"/>
              <w:adjustRightInd w:val="0"/>
              <w:spacing w:line="360" w:lineRule="auto"/>
              <w:jc w:val="both"/>
              <w:rPr>
                <w:lang w:val="en-US"/>
              </w:rPr>
            </w:pPr>
          </w:p>
        </w:tc>
        <w:tc>
          <w:tcPr>
            <w:tcW w:w="4300" w:type="pct"/>
            <w:vAlign w:val="center"/>
          </w:tcPr>
          <w:p w14:paraId="11653B7C" w14:textId="0B790748" w:rsidR="0015006E" w:rsidRPr="007332FC" w:rsidRDefault="0015006E" w:rsidP="007757A8">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Recall+Specificity</m:t>
                    </m:r>
                  </m:num>
                  <m:den>
                    <m:r>
                      <w:rPr>
                        <w:rFonts w:ascii="Cambria Math" w:hAnsi="Cambria Math"/>
                        <w:lang w:val="en-US"/>
                      </w:rPr>
                      <m:t>2</m:t>
                    </m:r>
                  </m:den>
                </m:f>
              </m:oMath>
            </m:oMathPara>
          </w:p>
        </w:tc>
        <w:tc>
          <w:tcPr>
            <w:tcW w:w="350" w:type="pct"/>
            <w:vAlign w:val="center"/>
          </w:tcPr>
          <w:p w14:paraId="73A7B6EC" w14:textId="4C5EE016" w:rsidR="0015006E" w:rsidRPr="007332FC" w:rsidRDefault="0015006E" w:rsidP="007757A8">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632E5D">
              <w:rPr>
                <w:i w:val="0"/>
                <w:noProof/>
                <w:color w:val="auto"/>
                <w:sz w:val="24"/>
              </w:rPr>
              <w:t>3</w:t>
            </w:r>
            <w:r w:rsidRPr="00C43AB0">
              <w:rPr>
                <w:i w:val="0"/>
                <w:color w:val="auto"/>
                <w:sz w:val="24"/>
              </w:rPr>
              <w:fldChar w:fldCharType="end"/>
            </w:r>
            <w:r w:rsidRPr="00C43AB0">
              <w:rPr>
                <w:i w:val="0"/>
                <w:color w:val="auto"/>
                <w:sz w:val="24"/>
              </w:rPr>
              <w:t>)</w:t>
            </w:r>
          </w:p>
        </w:tc>
      </w:tr>
    </w:tbl>
    <w:p w14:paraId="51FB9073" w14:textId="4F140E65" w:rsidR="003578DB" w:rsidRDefault="00B753E8" w:rsidP="0015006E">
      <w:pPr>
        <w:autoSpaceDE w:val="0"/>
        <w:autoSpaceDN w:val="0"/>
        <w:adjustRightInd w:val="0"/>
        <w:spacing w:after="0" w:line="360" w:lineRule="auto"/>
        <w:ind w:firstLine="1304"/>
        <w:jc w:val="both"/>
        <w:rPr>
          <w:rFonts w:eastAsiaTheme="minorEastAsia"/>
          <w:lang w:val="en-US"/>
        </w:rPr>
      </w:pPr>
      <w:r>
        <w:rPr>
          <w:rFonts w:eastAsiaTheme="minorEastAsia"/>
          <w:lang w:val="en-US"/>
        </w:rPr>
        <w:t>We could have calculated o</w:t>
      </w:r>
      <w:r w:rsidR="003578DB">
        <w:rPr>
          <w:rFonts w:eastAsiaTheme="minorEastAsia"/>
          <w:lang w:val="en-US"/>
        </w:rPr>
        <w:t xml:space="preserve">ther relevant metrics could as well, </w:t>
      </w:r>
      <w:r w:rsidR="003578DB" w:rsidRPr="003578DB">
        <w:rPr>
          <w:rFonts w:eastAsiaTheme="minorEastAsia" w:cs="Times New Roman"/>
          <w:lang w:val="en-US"/>
        </w:rPr>
        <w:t>such as the</w:t>
      </w:r>
      <w:r w:rsidR="003578DB" w:rsidRPr="003578DB">
        <w:rPr>
          <w:rFonts w:cs="Times New Roman"/>
          <w:szCs w:val="24"/>
          <w:lang w:val="en-US"/>
        </w:rPr>
        <w:t xml:space="preserve"> normalized Matthew correlation coefficient</w:t>
      </w:r>
      <w:r w:rsidR="003578DB">
        <w:rPr>
          <w:rFonts w:cs="Times New Roman"/>
          <w:szCs w:val="24"/>
          <w:lang w:val="en-US"/>
        </w:rPr>
        <w:t xml:space="preserve"> </w:t>
      </w:r>
      <w:r w:rsidR="003578DB">
        <w:rPr>
          <w:rFonts w:cs="Times New Roman"/>
          <w:color w:val="131413"/>
          <w:szCs w:val="24"/>
          <w:lang w:val="en-US"/>
        </w:rPr>
        <w:fldChar w:fldCharType="begin" w:fldLock="1"/>
      </w:r>
      <w:r w:rsidR="002C6EAF">
        <w:rPr>
          <w:rFonts w:cs="Times New Roman"/>
          <w:color w:val="131413"/>
          <w:szCs w:val="24"/>
          <w:lang w:val="en-US"/>
        </w:rPr>
        <w:instrText>ADDIN CSL_CITATION {"citationItems":[{"id":"ITEM-1","itemData":{"DOI":"10.1186/s13040-023-00322-4","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sidR="003578DB">
        <w:rPr>
          <w:rFonts w:cs="Times New Roman"/>
          <w:color w:val="131413"/>
          <w:szCs w:val="24"/>
          <w:lang w:val="en-US"/>
        </w:rPr>
        <w:fldChar w:fldCharType="separate"/>
      </w:r>
      <w:r w:rsidR="003578DB" w:rsidRPr="00DE061E">
        <w:rPr>
          <w:rFonts w:cs="Times New Roman"/>
          <w:noProof/>
          <w:color w:val="131413"/>
          <w:szCs w:val="24"/>
          <w:lang w:val="en-US"/>
        </w:rPr>
        <w:t>(Chicco &amp; Jurman, 2023)</w:t>
      </w:r>
      <w:r w:rsidR="003578DB">
        <w:rPr>
          <w:rFonts w:cs="Times New Roman"/>
          <w:color w:val="131413"/>
          <w:szCs w:val="24"/>
          <w:lang w:val="en-US"/>
        </w:rPr>
        <w:fldChar w:fldCharType="end"/>
      </w:r>
      <w:r w:rsidR="003578DB">
        <w:rPr>
          <w:rFonts w:cs="Times New Roman"/>
          <w:color w:val="131413"/>
          <w:szCs w:val="24"/>
          <w:lang w:val="en-US"/>
        </w:rPr>
        <w:t>. However, we will mainly focus on the metric</w:t>
      </w:r>
      <w:ins w:id="44" w:author="Julian Christensen" w:date="2024-08-23T10:51:00Z">
        <w:r w:rsidR="00D0089D">
          <w:rPr>
            <w:rFonts w:cs="Times New Roman"/>
            <w:color w:val="131413"/>
            <w:szCs w:val="24"/>
            <w:lang w:val="en-US"/>
          </w:rPr>
          <w:t>s</w:t>
        </w:r>
      </w:ins>
      <w:r w:rsidR="003578DB">
        <w:rPr>
          <w:rFonts w:cs="Times New Roman"/>
          <w:color w:val="131413"/>
          <w:szCs w:val="24"/>
          <w:lang w:val="en-US"/>
        </w:rPr>
        <w:t xml:space="preserve"> presented in Equations 1-3 since these are most intuitive in their interpretation. Yet, we have shared all data behind all of our analyses</w:t>
      </w:r>
      <w:ins w:id="45" w:author="Julian Christensen" w:date="2024-08-23T10:51:00Z">
        <w:r w:rsidR="00D0089D">
          <w:rPr>
            <w:rFonts w:cs="Times New Roman"/>
            <w:color w:val="131413"/>
            <w:szCs w:val="24"/>
            <w:lang w:val="en-US"/>
          </w:rPr>
          <w:t>,</w:t>
        </w:r>
      </w:ins>
      <w:r w:rsidR="003578DB">
        <w:rPr>
          <w:rFonts w:cs="Times New Roman"/>
          <w:color w:val="131413"/>
          <w:szCs w:val="24"/>
          <w:lang w:val="en-US"/>
        </w:rPr>
        <w:t xml:space="preserve"> </w:t>
      </w:r>
      <w:del w:id="46" w:author="Julian Christensen" w:date="2024-08-23T10:51:00Z">
        <w:r w:rsidR="003578DB" w:rsidDel="00D0089D">
          <w:rPr>
            <w:rFonts w:cs="Times New Roman"/>
            <w:color w:val="131413"/>
            <w:szCs w:val="24"/>
            <w:lang w:val="en-US"/>
          </w:rPr>
          <w:delText>so that</w:delText>
        </w:r>
      </w:del>
      <w:ins w:id="47" w:author="Julian Christensen" w:date="2024-08-23T10:51:00Z">
        <w:r w:rsidR="00D0089D">
          <w:rPr>
            <w:rFonts w:cs="Times New Roman"/>
            <w:color w:val="131413"/>
            <w:szCs w:val="24"/>
            <w:lang w:val="en-US"/>
          </w:rPr>
          <w:t>thereby allowing</w:t>
        </w:r>
      </w:ins>
      <w:r w:rsidR="003578DB">
        <w:rPr>
          <w:rFonts w:cs="Times New Roman"/>
          <w:color w:val="131413"/>
          <w:szCs w:val="24"/>
          <w:lang w:val="en-US"/>
        </w:rPr>
        <w:t xml:space="preserve"> readers </w:t>
      </w:r>
      <w:del w:id="48" w:author="Julian Christensen" w:date="2024-08-23T10:51:00Z">
        <w:r w:rsidR="003578DB" w:rsidDel="00D0089D">
          <w:rPr>
            <w:rFonts w:cs="Times New Roman"/>
            <w:color w:val="131413"/>
            <w:szCs w:val="24"/>
            <w:lang w:val="en-US"/>
          </w:rPr>
          <w:delText xml:space="preserve">can </w:delText>
        </w:r>
      </w:del>
      <w:ins w:id="49" w:author="Julian Christensen" w:date="2024-08-23T10:51:00Z">
        <w:r w:rsidR="00D0089D">
          <w:rPr>
            <w:rFonts w:cs="Times New Roman"/>
            <w:color w:val="131413"/>
            <w:szCs w:val="24"/>
            <w:lang w:val="en-US"/>
          </w:rPr>
          <w:t xml:space="preserve">to </w:t>
        </w:r>
      </w:ins>
      <w:r>
        <w:rPr>
          <w:rFonts w:cs="Times New Roman"/>
          <w:color w:val="131413"/>
          <w:szCs w:val="24"/>
          <w:lang w:val="en-US"/>
        </w:rPr>
        <w:t>add</w:t>
      </w:r>
      <w:r w:rsidR="003578DB">
        <w:rPr>
          <w:rFonts w:cs="Times New Roman"/>
          <w:color w:val="131413"/>
          <w:szCs w:val="24"/>
          <w:lang w:val="en-US"/>
        </w:rPr>
        <w:t xml:space="preserve"> further estimations </w:t>
      </w:r>
      <w:r>
        <w:rPr>
          <w:rFonts w:cs="Times New Roman"/>
          <w:color w:val="131413"/>
          <w:szCs w:val="24"/>
          <w:lang w:val="en-US"/>
        </w:rPr>
        <w:t>if</w:t>
      </w:r>
      <w:r w:rsidR="003578DB">
        <w:rPr>
          <w:rFonts w:cs="Times New Roman"/>
          <w:color w:val="131413"/>
          <w:szCs w:val="24"/>
          <w:lang w:val="en-US"/>
        </w:rPr>
        <w:t xml:space="preserve"> necessary.</w:t>
      </w: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w:t>
      </w:r>
      <w:r w:rsidR="00F55C04" w:rsidRPr="0086604F">
        <w:rPr>
          <w:rFonts w:eastAsiaTheme="minorEastAsia"/>
          <w:i/>
          <w:lang w:val="en-US"/>
        </w:rPr>
        <w:t>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F12354">
              <w:rPr>
                <w:rFonts w:eastAsiaTheme="minorEastAsia"/>
                <w:b/>
                <w:sz w:val="22"/>
                <w:lang w:val="en-US"/>
              </w:rPr>
              <w:t>A</w:t>
            </w:r>
            <w:r w:rsidRPr="0029632B">
              <w:rPr>
                <w:rFonts w:eastAsiaTheme="minorEastAsia"/>
                <w:sz w:val="22"/>
                <w:lang w:val="en-US"/>
              </w:rPr>
              <w:t>: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844F23" w:rsidRDefault="00844F23"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844F23" w:rsidRDefault="00844F23"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A8F7720" w:rsidR="00065935" w:rsidRPr="0029632B" w:rsidRDefault="00214462"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698176" behindDoc="0" locked="0" layoutInCell="1" allowOverlap="1" wp14:anchorId="6DCF3156" wp14:editId="75F95914">
                      <wp:simplePos x="0" y="0"/>
                      <wp:positionH relativeFrom="column">
                        <wp:posOffset>619760</wp:posOffset>
                      </wp:positionH>
                      <wp:positionV relativeFrom="paragraph">
                        <wp:posOffset>172720</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8425E" id="Oval 30" o:spid="_x0000_s1026" style="position:absolute;margin-left:48.8pt;margin-top:13.6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06368" behindDoc="0" locked="0" layoutInCell="1" allowOverlap="1" wp14:anchorId="213D5256" wp14:editId="2C810572">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543AB"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50EB1217">
                      <wp:simplePos x="0" y="0"/>
                      <wp:positionH relativeFrom="column">
                        <wp:posOffset>589280</wp:posOffset>
                      </wp:positionH>
                      <wp:positionV relativeFrom="paragraph">
                        <wp:posOffset>161290</wp:posOffset>
                      </wp:positionV>
                      <wp:extent cx="800100" cy="2571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75DA996F" w14:textId="77777777" w:rsidR="00844F23" w:rsidRDefault="00844F23"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6.4pt;margin-top:12.7pt;width:63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" filled="f" stroked="f">
                      <v:textbox>
                        <w:txbxContent>
                          <w:p w14:paraId="75DA996F" w14:textId="77777777" w:rsidR="00844F23" w:rsidRDefault="00844F23" w:rsidP="0029632B">
                            <w:r w:rsidRPr="0029632B">
                              <w:rPr>
                                <w:sz w:val="22"/>
                              </w:rPr>
                              <w:t>Relevant</w:t>
                            </w:r>
                          </w:p>
                        </w:txbxContent>
                      </v:textbox>
                      <w10:wrap type="square"/>
                    </v:shape>
                  </w:pict>
                </mc:Fallback>
              </mc:AlternateContent>
            </w:r>
          </w:p>
          <w:p w14:paraId="58C957D9" w14:textId="67596F79"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6D166679" w:rsidR="00065935" w:rsidRPr="0029632B" w:rsidRDefault="00214462"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225BA30E">
                      <wp:simplePos x="0" y="0"/>
                      <wp:positionH relativeFrom="column">
                        <wp:posOffset>1560829</wp:posOffset>
                      </wp:positionH>
                      <wp:positionV relativeFrom="paragraph">
                        <wp:posOffset>29845</wp:posOffset>
                      </wp:positionV>
                      <wp:extent cx="657225" cy="5524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657225"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13E3EE" id="_x0000_t32" coordsize="21600,21600" o:spt="32" o:oned="t" path="m,l21600,21600e" filled="f">
                      <v:path arrowok="t" fillok="f" o:connecttype="none"/>
                      <o:lock v:ext="edit" shapetype="t"/>
                    </v:shapetype>
                    <v:shape id="Straight Arrow Connector 8" o:spid="_x0000_s1026" type="#_x0000_t32" style="position:absolute;margin-left:122.9pt;margin-top:2.35pt;width:51.75pt;height:43.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16ADFF6F">
                      <wp:simplePos x="0" y="0"/>
                      <wp:positionH relativeFrom="column">
                        <wp:posOffset>1694180</wp:posOffset>
                      </wp:positionH>
                      <wp:positionV relativeFrom="paragraph">
                        <wp:posOffset>138430</wp:posOffset>
                      </wp:positionV>
                      <wp:extent cx="1172845" cy="278130"/>
                      <wp:effectExtent l="0" t="0" r="27305"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78130"/>
                              </a:xfrm>
                              <a:prstGeom prst="rect">
                                <a:avLst/>
                              </a:prstGeom>
                              <a:noFill/>
                              <a:ln w="9525">
                                <a:solidFill>
                                  <a:schemeClr val="tx1"/>
                                </a:solidFill>
                                <a:miter lim="800000"/>
                                <a:headEnd/>
                                <a:tailEnd/>
                              </a:ln>
                            </wps:spPr>
                            <wps:txbx>
                              <w:txbxContent>
                                <w:p w14:paraId="738642B7" w14:textId="77777777" w:rsidR="00844F23" w:rsidRPr="0029632B" w:rsidRDefault="00844F23"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4pt;margin-top:10.9pt;width:92.35pt;height:21.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" filled="f" strokecolor="black [3213]">
                      <v:textbox>
                        <w:txbxContent>
                          <w:p w14:paraId="738642B7" w14:textId="77777777" w:rsidR="00844F23" w:rsidRPr="0029632B" w:rsidRDefault="00844F23" w:rsidP="0029632B">
                            <w:pPr>
                              <w:rPr>
                                <w:sz w:val="22"/>
                              </w:rPr>
                            </w:pPr>
                            <w:proofErr w:type="spellStart"/>
                            <w:r w:rsidRPr="0029632B">
                              <w:rPr>
                                <w:sz w:val="22"/>
                              </w:rPr>
                              <w:t>Included</w:t>
                            </w:r>
                            <w:proofErr w:type="spellEnd"/>
                            <w:r w:rsidRPr="0029632B">
                              <w:rPr>
                                <w:sz w:val="22"/>
                              </w:rPr>
                              <w:t xml:space="preserve">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F12354">
              <w:rPr>
                <w:rFonts w:eastAsiaTheme="minorEastAsia"/>
                <w:b/>
                <w:sz w:val="22"/>
                <w:lang w:val="en-US"/>
              </w:rPr>
              <w:t>B</w:t>
            </w:r>
            <w:r w:rsidRPr="0029632B">
              <w:rPr>
                <w:rFonts w:eastAsiaTheme="minorEastAsia"/>
                <w:sz w:val="22"/>
                <w:lang w:val="en-US"/>
              </w:rPr>
              <w:t>: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844F23" w:rsidRDefault="00844F23"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844F23" w:rsidRDefault="00844F23"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7D0E663C" w:rsidR="00065935" w:rsidRPr="0029632B" w:rsidRDefault="00214462"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0224" behindDoc="0" locked="0" layoutInCell="1" allowOverlap="1" wp14:anchorId="574E3DCB" wp14:editId="2C75058F">
                      <wp:simplePos x="0" y="0"/>
                      <wp:positionH relativeFrom="column">
                        <wp:posOffset>590550</wp:posOffset>
                      </wp:positionH>
                      <wp:positionV relativeFrom="paragraph">
                        <wp:posOffset>394970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7AFFA" id="Oval 31" o:spid="_x0000_s1026" style="position:absolute;margin-left:46.5pt;margin-top:31.1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" fillcolor="#747070 [1614]" strokecolor="black [3213]" strokeweight="1pt">
                      <v:fill opacity="32896f"/>
                      <v:stroke dashstyle="dash" joinstyle="miter"/>
                    </v:oval>
                  </w:pict>
                </mc:Fallback>
              </mc:AlternateContent>
            </w:r>
            <w:r w:rsidRPr="0029632B">
              <w:rPr>
                <w:noProof/>
                <w:sz w:val="22"/>
              </w:rPr>
              <mc:AlternateContent>
                <mc:Choice Requires="wps">
                  <w:drawing>
                    <wp:anchor distT="45720" distB="45720" distL="114300" distR="114300" simplePos="0" relativeHeight="251718656" behindDoc="0" locked="0" layoutInCell="1" allowOverlap="1" wp14:anchorId="14F3FEA7" wp14:editId="09812D38">
                      <wp:simplePos x="0" y="0"/>
                      <wp:positionH relativeFrom="column">
                        <wp:posOffset>617855</wp:posOffset>
                      </wp:positionH>
                      <wp:positionV relativeFrom="paragraph">
                        <wp:posOffset>636270</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844F23" w:rsidRDefault="00844F23"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0" type="#_x0000_t202" style="position:absolute;left:0;text-align:left;margin-left:48.65pt;margin-top:50.1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" filled="f" stroked="f">
                      <v:textbox>
                        <w:txbxContent>
                          <w:p w14:paraId="42C37489" w14:textId="77777777" w:rsidR="00844F23" w:rsidRDefault="00844F23"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66158392">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229CD"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F12354">
              <w:rPr>
                <w:rFonts w:eastAsiaTheme="minorEastAsia"/>
                <w:b/>
                <w:sz w:val="22"/>
                <w:lang w:val="en-US"/>
              </w:rPr>
              <w:t>C</w:t>
            </w:r>
            <w:r w:rsidRPr="0029632B">
              <w:rPr>
                <w:rFonts w:eastAsiaTheme="minorEastAsia"/>
                <w:sz w:val="22"/>
                <w:lang w:val="en-US"/>
              </w:rPr>
              <w:t>: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844F23" w:rsidRDefault="00844F23"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1"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" filled="f" stroked="f">
                      <v:textbox>
                        <w:txbxContent>
                          <w:p w14:paraId="69EBDF94" w14:textId="77777777" w:rsidR="00844F23" w:rsidRDefault="00844F23"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844F23" w:rsidRDefault="00844F23"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2"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DNngPYCgIAAPkDAAAO&#10;AAAAAAAAAAAAAAAAAC4CAABkcnMvZTJvRG9jLnhtbFBLAQItABQABgAIAAAAIQA0Bu6F2wAAAAgB&#10;AAAPAAAAAAAAAAAAAAAAAGQEAABkcnMvZG93bnJldi54bWxQSwUGAAAAAAQABADzAAAAbAUAAAAA&#10;" filled="f" stroked="f">
                      <v:textbox>
                        <w:txbxContent>
                          <w:p w14:paraId="39A7A942" w14:textId="77777777" w:rsidR="00844F23" w:rsidRDefault="00844F23"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733BC31C" w:rsidR="00065935" w:rsidRPr="0029632B" w:rsidRDefault="00065935" w:rsidP="00065935">
            <w:pPr>
              <w:spacing w:line="360" w:lineRule="auto"/>
              <w:jc w:val="both"/>
              <w:rPr>
                <w:rFonts w:eastAsiaTheme="minorEastAsia"/>
                <w:sz w:val="22"/>
                <w:lang w:val="en-US"/>
              </w:rPr>
            </w:pPr>
          </w:p>
          <w:p w14:paraId="09256D14" w14:textId="77777777" w:rsidR="00065935" w:rsidRPr="0029632B" w:rsidRDefault="00065935" w:rsidP="00065935">
            <w:pPr>
              <w:spacing w:line="360" w:lineRule="auto"/>
              <w:jc w:val="both"/>
              <w:rPr>
                <w:rFonts w:eastAsiaTheme="minorEastAsia"/>
                <w:sz w:val="22"/>
                <w:lang w:val="en-US"/>
              </w:rPr>
            </w:pPr>
          </w:p>
          <w:p w14:paraId="2FC74EC7" w14:textId="77777777" w:rsidR="00065935" w:rsidRDefault="00065935" w:rsidP="00065935">
            <w:pPr>
              <w:spacing w:line="360" w:lineRule="auto"/>
              <w:jc w:val="both"/>
              <w:rPr>
                <w:rFonts w:eastAsiaTheme="minorEastAsia"/>
                <w:sz w:val="22"/>
                <w:lang w:val="en-US"/>
              </w:rPr>
            </w:pPr>
          </w:p>
          <w:p w14:paraId="131ED9AC" w14:textId="063B6611" w:rsidR="00B753E8" w:rsidRPr="0029632B" w:rsidRDefault="00B753E8" w:rsidP="00065935">
            <w:pPr>
              <w:spacing w:line="360" w:lineRule="auto"/>
              <w:jc w:val="both"/>
              <w:rPr>
                <w:rFonts w:eastAsiaTheme="minorEastAsia"/>
                <w:sz w:val="22"/>
                <w:lang w:val="en-US"/>
              </w:rPr>
            </w:pP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F12354">
              <w:rPr>
                <w:rFonts w:eastAsiaTheme="minorEastAsia"/>
                <w:b/>
                <w:sz w:val="22"/>
                <w:lang w:val="en-US"/>
              </w:rPr>
              <w:t>D</w:t>
            </w:r>
            <w:r w:rsidRPr="0029632B">
              <w:rPr>
                <w:rFonts w:eastAsiaTheme="minorEastAsia"/>
                <w:sz w:val="22"/>
                <w:lang w:val="en-US"/>
              </w:rPr>
              <w:t>: Low recall, low specificity</w:t>
            </w:r>
          </w:p>
          <w:p w14:paraId="21916272" w14:textId="026E336A"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844F23" w:rsidRDefault="00844F23"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3"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72CQIAAPkDAAAOAAAAZHJzL2Uyb0RvYy54bWysU9tu2zAMfR+wfxD0vtgxkqU14hRduw4D&#10;ugvQ7gMYWY6FSaImKbG7rx8lJ1mwvQ17ESiRPOQ5pNY3o9HsIH1QaBs+n5WcSSuwVXbX8G/PD2+u&#10;OA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aokecgjyFVdL6vVMleA+pTsfIgfJBqWjIZ7mnwGh8NjiKkZ&#10;qE8hqZbFB6V1nr62bGg4YS5zwoXHqEjLqZXJ9UuqnxMSx/e2zXYEpSebCmh7JJ14TozjuB2zvKuT&#10;lltsX0gFj9Mu0t8ho0f/k7OB9rDh4ccevORMf7Sk5PV8sUiLmy+L5a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OIQLvYJAgAA+QMA&#10;AA4AAAAAAAAAAAAAAAAALgIAAGRycy9lMm9Eb2MueG1sUEsBAi0AFAAGAAgAAAAhAFk4/lfeAAAA&#10;CgEAAA8AAAAAAAAAAAAAAAAAYwQAAGRycy9kb3ducmV2LnhtbFBLBQYAAAAABAAEAPMAAABuBQAA&#10;AAA=&#10;" filled="f" stroked="f">
                      <v:textbox>
                        <w:txbxContent>
                          <w:p w14:paraId="7BA75E82" w14:textId="77777777" w:rsidR="00844F23" w:rsidRDefault="00844F23"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8B72CB8">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B4F17"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844F23" w:rsidRDefault="00844F23"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4"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" filled="f" stroked="f">
                      <v:textbox>
                        <w:txbxContent>
                          <w:p w14:paraId="645CEA78" w14:textId="77777777" w:rsidR="00844F23" w:rsidRDefault="00844F23"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6F18FEA" w14:textId="713344F0" w:rsidR="00A51020"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3EA36559" w14:textId="6415A32B"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del w:id="50" w:author="Julian Christensen" w:date="2024-08-23T10:52:00Z">
        <w:r w:rsidDel="007F3084">
          <w:rPr>
            <w:b/>
            <w:lang w:val="en-US"/>
          </w:rPr>
          <w:delText xml:space="preserve"> </w:delText>
        </w:r>
      </w:del>
      <w:r w:rsidRPr="00DD4509">
        <w:rPr>
          <w:b/>
          <w:lang w:val="en-US"/>
        </w:rPr>
        <w:t xml:space="preserve"> </w:t>
      </w:r>
      <w:r w:rsidR="00CD05D5">
        <w:rPr>
          <w:b/>
          <w:lang w:val="en-US"/>
        </w:rPr>
        <w:t>Typical</w:t>
      </w:r>
      <w:del w:id="51" w:author="Julian Christensen" w:date="2024-08-23T10:52:00Z">
        <w:r w:rsidR="00CD05D5" w:rsidDel="007F3084">
          <w:rPr>
            <w:b/>
            <w:lang w:val="en-US"/>
          </w:rPr>
          <w:delText>ly</w:delText>
        </w:r>
      </w:del>
      <w:r w:rsidR="00CD05D5">
        <w:rPr>
          <w:b/>
          <w:lang w:val="en-US"/>
        </w:rPr>
        <w:t xml:space="preserve"> human screening performances in high-quality systematic reviews</w:t>
      </w:r>
    </w:p>
    <w:p w14:paraId="3BA6749E" w14:textId="50126185" w:rsidR="0093776D" w:rsidRPr="00AE0B0C" w:rsidRDefault="00084E58" w:rsidP="005C0A5E">
      <w:pPr>
        <w:spacing w:after="0" w:line="360" w:lineRule="auto"/>
        <w:ind w:firstLine="1304"/>
        <w:jc w:val="both"/>
        <w:rPr>
          <w:lang w:val="en-US"/>
        </w:rPr>
      </w:pPr>
      <w:r>
        <w:rPr>
          <w:lang w:val="en-US"/>
        </w:rPr>
        <w:lastRenderedPageBreak/>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w:t>
      </w:r>
      <w:r w:rsidR="00FD5AC1">
        <w:rPr>
          <w:lang w:val="en-US"/>
        </w:rPr>
        <w:t>important</w:t>
      </w:r>
      <w:r>
        <w:rPr>
          <w:lang w:val="en-US"/>
        </w:rPr>
        <w:t xml:space="preserve"> to </w:t>
      </w:r>
      <w:r w:rsidR="00072A8A">
        <w:rPr>
          <w:lang w:val="en-US"/>
        </w:rPr>
        <w:t>have an impression</w:t>
      </w:r>
      <w:r>
        <w:rPr>
          <w:lang w:val="en-US"/>
        </w:rPr>
        <w:t xml:space="preserve"> of </w:t>
      </w:r>
      <w:r w:rsidR="00072A8A">
        <w:rPr>
          <w:lang w:val="en-US"/>
        </w:rPr>
        <w:t xml:space="preserve">the human screening performance typically accepted </w:t>
      </w:r>
      <w:r w:rsidR="00E97DAC">
        <w:rPr>
          <w:lang w:val="en-US"/>
        </w:rPr>
        <w:t>in high-standard systematic reviews</w:t>
      </w:r>
      <w:r w:rsidR="00AE0887">
        <w:rPr>
          <w:noProof/>
          <w:lang w:val="en-US"/>
        </w:rPr>
        <w:t xml:space="preserve"> </w:t>
      </w:r>
      <w:r w:rsidR="00AE0887">
        <w:rPr>
          <w:lang w:val="en-US"/>
        </w:rPr>
        <w:fldChar w:fldCharType="begin" w:fldLock="1"/>
      </w:r>
      <w:r w:rsidR="002C6EAF">
        <w:rPr>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sidR="0093776D">
        <w:rPr>
          <w:lang w:val="en-US"/>
        </w:rPr>
        <w:t>We consider this</w:t>
      </w:r>
      <w:r w:rsidR="00FD5AC1">
        <w:rPr>
          <w:lang w:val="en-US"/>
        </w:rPr>
        <w:t xml:space="preserve"> comparison</w:t>
      </w:r>
      <w:r w:rsidR="0093776D">
        <w:rPr>
          <w:lang w:val="en-US"/>
        </w:rPr>
        <w:t xml:space="preserve"> </w:t>
      </w:r>
      <w:del w:id="52" w:author="Julian Christensen" w:date="2024-08-23T10:57:00Z">
        <w:r w:rsidR="0093776D" w:rsidDel="00FA2231">
          <w:rPr>
            <w:lang w:val="en-US"/>
          </w:rPr>
          <w:delText xml:space="preserve">as </w:delText>
        </w:r>
        <w:r w:rsidR="00072A8A" w:rsidDel="00FA2231">
          <w:rPr>
            <w:lang w:val="en-US"/>
          </w:rPr>
          <w:delText xml:space="preserve">one of </w:delText>
        </w:r>
        <w:r w:rsidR="0093776D" w:rsidDel="00FA2231">
          <w:rPr>
            <w:lang w:val="en-US"/>
          </w:rPr>
          <w:delText xml:space="preserve">the </w:delText>
        </w:r>
        <w:r w:rsidR="00072A8A" w:rsidDel="00FA2231">
          <w:rPr>
            <w:lang w:val="en-US"/>
          </w:rPr>
          <w:delText xml:space="preserve">most reliable </w:delText>
        </w:r>
        <w:r w:rsidR="0093776D" w:rsidDel="00FA2231">
          <w:rPr>
            <w:lang w:val="en-US"/>
          </w:rPr>
          <w:delText>way</w:delText>
        </w:r>
        <w:r w:rsidR="00072A8A" w:rsidDel="00FA2231">
          <w:rPr>
            <w:lang w:val="en-US"/>
          </w:rPr>
          <w:delText>s</w:delText>
        </w:r>
      </w:del>
      <w:ins w:id="53" w:author="Julian Christensen" w:date="2024-08-23T10:57:00Z">
        <w:r w:rsidR="00FA2231">
          <w:rPr>
            <w:lang w:val="en-US"/>
          </w:rPr>
          <w:t>a reliable way</w:t>
        </w:r>
      </w:ins>
      <w:r w:rsidR="0093776D">
        <w:rPr>
          <w:lang w:val="en-US"/>
        </w:rPr>
        <w:t xml:space="preserve"> to assess whether a given recall is good or bad.</w:t>
      </w:r>
      <w:r w:rsidR="00072A8A">
        <w:rPr>
          <w:lang w:val="en-US"/>
        </w:rPr>
        <w:t xml:space="preserve"> </w:t>
      </w:r>
      <w:r w:rsidR="00ED65B8">
        <w:rPr>
          <w:lang w:val="en-US"/>
        </w:rPr>
        <w:t>If, for example,</w:t>
      </w:r>
      <w:r w:rsidR="0093776D">
        <w:rPr>
          <w:lang w:val="en-US"/>
        </w:rPr>
        <w:t xml:space="preserve"> humans on average tend to miss 20%-25% of all relevant studies during the title and abstract screening phase</w:t>
      </w:r>
      <w:r w:rsidR="00072A8A">
        <w:rPr>
          <w:lang w:val="en-US"/>
        </w:rPr>
        <w:t xml:space="preserve">, as some </w:t>
      </w:r>
      <w:r w:rsidR="004676B3">
        <w:rPr>
          <w:lang w:val="en-US"/>
        </w:rPr>
        <w:t xml:space="preserve">previous </w:t>
      </w:r>
      <w:r w:rsidR="00072A8A">
        <w:rPr>
          <w:lang w:val="en-US"/>
        </w:rPr>
        <w:t xml:space="preserve">research has suggested </w:t>
      </w:r>
      <w:r w:rsidR="00072A8A">
        <w:fldChar w:fldCharType="begin" w:fldLock="1"/>
      </w:r>
      <w:r w:rsidR="00AC31AA">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DOI":"10.1016/j.jclinepi.2005.11.010","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072A8A">
        <w:fldChar w:fldCharType="separate"/>
      </w:r>
      <w:r w:rsidR="00072A8A" w:rsidRPr="00DE061E">
        <w:rPr>
          <w:noProof/>
          <w:lang w:val="en-US"/>
        </w:rPr>
        <w:t>(Buscemi et al., 2006; Waffenschmidt et al., 2019)</w:t>
      </w:r>
      <w:r w:rsidR="00072A8A">
        <w:fldChar w:fldCharType="end"/>
      </w:r>
      <w:r w:rsidR="00072A8A" w:rsidRPr="00D45476">
        <w:rPr>
          <w:lang w:val="en-US"/>
        </w:rPr>
        <w:t>,</w:t>
      </w:r>
      <w:r w:rsidR="00072A8A">
        <w:rPr>
          <w:rStyle w:val="FootnoteReference"/>
        </w:rPr>
        <w:footnoteReference w:id="5"/>
      </w:r>
      <w:r w:rsidR="0093776D">
        <w:rPr>
          <w:lang w:val="en-US"/>
        </w:rPr>
        <w:t xml:space="preserve"> then it might be misleading to infer that </w:t>
      </w:r>
      <w:ins w:id="54" w:author="Julian Christensen" w:date="2024-08-23T10:59:00Z">
        <w:r w:rsidR="00FA2231">
          <w:rPr>
            <w:lang w:val="en-US"/>
          </w:rPr>
          <w:t xml:space="preserve">a </w:t>
        </w:r>
      </w:ins>
      <w:r w:rsidR="0093776D">
        <w:rPr>
          <w:lang w:val="en-US"/>
        </w:rPr>
        <w:t>GPT model</w:t>
      </w:r>
      <w:del w:id="55" w:author="Julian Christensen" w:date="2024-08-23T10:59:00Z">
        <w:r w:rsidR="0093776D" w:rsidDel="00FA2231">
          <w:rPr>
            <w:lang w:val="en-US"/>
          </w:rPr>
          <w:delText>s</w:delText>
        </w:r>
      </w:del>
      <w:r w:rsidR="0093776D">
        <w:rPr>
          <w:lang w:val="en-US"/>
        </w:rPr>
        <w:t xml:space="preserve"> with a recall of 0.75 </w:t>
      </w:r>
      <w:del w:id="56" w:author="Julian Christensen" w:date="2024-08-23T10:58:00Z">
        <w:r w:rsidR="0093776D" w:rsidDel="00FA2231">
          <w:rPr>
            <w:lang w:val="en-US"/>
          </w:rPr>
          <w:delText xml:space="preserve">imply that GPT </w:delText>
        </w:r>
      </w:del>
      <w:r w:rsidR="0093776D">
        <w:rPr>
          <w:lang w:val="en-US"/>
        </w:rPr>
        <w:t xml:space="preserve">cannot be used as an individual second screener. Hereto, we think it is important to acknowledge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A46794">
        <w:rPr>
          <w:lang w:val="en-US"/>
        </w:rPr>
        <w:t xml:space="preserve"> and automated screening tools must be evaluated in light of this</w:t>
      </w:r>
      <w:r>
        <w:rPr>
          <w:lang w:val="en-US"/>
        </w:rPr>
        <w:t>. A</w:t>
      </w:r>
      <w:r w:rsidR="00542ED6">
        <w:rPr>
          <w:lang w:val="en-US"/>
        </w:rPr>
        <w:t>utomated</w:t>
      </w:r>
      <w:r>
        <w:rPr>
          <w:lang w:val="en-US"/>
        </w:rPr>
        <w:t xml:space="preserve"> screening tools will </w:t>
      </w:r>
      <w:r w:rsidR="00072A8A">
        <w:rPr>
          <w:lang w:val="en-US"/>
        </w:rPr>
        <w:t xml:space="preserve">probably </w:t>
      </w:r>
      <w:r>
        <w:rPr>
          <w:lang w:val="en-US"/>
        </w:rPr>
        <w:t xml:space="preserve">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CB100A">
        <w:rPr>
          <w:lang w:val="en-US"/>
        </w:rPr>
        <w:t xml:space="preserve">To </w:t>
      </w:r>
      <w:r w:rsidR="004676B3">
        <w:rPr>
          <w:lang w:val="en-US"/>
        </w:rPr>
        <w:t>assess this</w:t>
      </w:r>
      <w:del w:id="57" w:author="Julian Christensen" w:date="2024-08-23T10:59:00Z">
        <w:r w:rsidR="004676B3" w:rsidDel="00FA2231">
          <w:rPr>
            <w:lang w:val="en-US"/>
          </w:rPr>
          <w:delText xml:space="preserve"> difference</w:delText>
        </w:r>
      </w:del>
      <w:r w:rsidR="00CB100A">
        <w:rPr>
          <w:lang w:val="en-US"/>
        </w:rPr>
        <w:t>,</w:t>
      </w:r>
      <w:r w:rsidR="0068158C">
        <w:rPr>
          <w:lang w:val="en-US"/>
        </w:rPr>
        <w:t xml:space="preserve"> </w:t>
      </w:r>
      <w:r w:rsidR="00ED65B8">
        <w:rPr>
          <w:lang w:val="en-US"/>
        </w:rPr>
        <w:t xml:space="preserve">the </w:t>
      </w:r>
      <w:r w:rsidR="00CB100A">
        <w:rPr>
          <w:lang w:val="en-US"/>
        </w:rPr>
        <w:t>next section</w:t>
      </w:r>
      <w:r w:rsidR="0068158C">
        <w:rPr>
          <w:lang w:val="en-US"/>
        </w:rPr>
        <w:t xml:space="preserve"> </w:t>
      </w:r>
      <w:r w:rsidR="005C0A5E">
        <w:rPr>
          <w:lang w:val="en-US"/>
        </w:rPr>
        <w:t>present</w:t>
      </w:r>
      <w:r w:rsidR="00ED65B8">
        <w:rPr>
          <w:lang w:val="en-US"/>
        </w:rPr>
        <w:t>s</w:t>
      </w:r>
      <w:r w:rsidR="005C0A5E">
        <w:rPr>
          <w:lang w:val="en-US"/>
        </w:rPr>
        <w:t xml:space="preserve">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screening performances in high-standard systematic reviews.  </w:t>
      </w:r>
    </w:p>
    <w:p w14:paraId="5A197750" w14:textId="25D16771" w:rsidR="00E97DAC" w:rsidRPr="00072A8A" w:rsidRDefault="00E97DAC" w:rsidP="00D10144">
      <w:pPr>
        <w:spacing w:after="0" w:line="360" w:lineRule="auto"/>
        <w:jc w:val="both"/>
        <w:rPr>
          <w:i/>
          <w:lang w:val="en-US"/>
        </w:rPr>
      </w:pPr>
      <w:r w:rsidRPr="00072A8A">
        <w:rPr>
          <w:i/>
          <w:lang w:val="en-US"/>
        </w:rPr>
        <w:t xml:space="preserve">3.2.1 </w:t>
      </w:r>
      <w:r w:rsidR="00072A8A">
        <w:rPr>
          <w:i/>
          <w:lang w:val="en-US"/>
        </w:rPr>
        <w:t>Data used for benchmarking</w:t>
      </w:r>
    </w:p>
    <w:p w14:paraId="510C2A83" w14:textId="7B0F283B" w:rsidR="002E603F" w:rsidRDefault="0081373E" w:rsidP="005C0A5E">
      <w:pPr>
        <w:spacing w:after="0" w:line="360" w:lineRule="auto"/>
        <w:ind w:firstLine="1304"/>
        <w:jc w:val="both"/>
        <w:rPr>
          <w:lang w:val="en-US"/>
        </w:rPr>
      </w:pPr>
      <w:r>
        <w:rPr>
          <w:lang w:val="en-US"/>
        </w:rPr>
        <w:t>As the empirical basis of our</w:t>
      </w:r>
      <w:r w:rsidR="00031F26">
        <w:rPr>
          <w:lang w:val="en-US"/>
        </w:rPr>
        <w:t xml:space="preserve"> benchmark scheme</w:t>
      </w:r>
      <w:r>
        <w:rPr>
          <w:lang w:val="en-US"/>
        </w:rPr>
        <w:t>, we analyze</w:t>
      </w:r>
      <w:r w:rsidR="00CB100A">
        <w:rPr>
          <w:lang w:val="en-US"/>
        </w:rPr>
        <w:t>d</w:t>
      </w:r>
      <w:r w:rsidR="0068158C">
        <w:rPr>
          <w:lang w:val="en-US"/>
        </w:rPr>
        <w:t xml:space="preserve"> human screening performance</w:t>
      </w:r>
      <w:r w:rsidR="0045186C">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B753E8">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Pr="0081373E">
        <w:rPr>
          <w:lang w:val="en-US"/>
        </w:rPr>
        <w:t xml:space="preserve">The Norwegian Institute of Public Health </w:t>
      </w:r>
      <w:r>
        <w:rPr>
          <w:lang w:val="en-US"/>
        </w:rPr>
        <w:t>(</w:t>
      </w:r>
      <w:r w:rsidR="00542ED6">
        <w:rPr>
          <w:lang w:val="en-US"/>
        </w:rPr>
        <w:t>NIPH</w:t>
      </w:r>
      <w:r>
        <w:rPr>
          <w:lang w:val="en-US"/>
        </w:rPr>
        <w:t>)</w:t>
      </w:r>
      <w:r w:rsidR="00542ED6">
        <w:rPr>
          <w:lang w:val="en-US"/>
        </w:rPr>
        <w:t xml:space="preserve">. </w:t>
      </w:r>
      <w:r w:rsidR="006140D7">
        <w:rPr>
          <w:lang w:val="en-US"/>
        </w:rPr>
        <w:t>A</w:t>
      </w:r>
      <w:ins w:id="58" w:author="Julian Christensen" w:date="2024-08-23T11:00:00Z">
        <w:r w:rsidR="00812272">
          <w:rPr>
            <w:lang w:val="en-US"/>
          </w:rPr>
          <w:t>n</w:t>
        </w:r>
      </w:ins>
      <w:r w:rsidR="006140D7">
        <w:rPr>
          <w:lang w:val="en-US"/>
        </w:rPr>
        <w:t xml:space="preserve"> </w:t>
      </w:r>
      <w:del w:id="59" w:author="Julian Christensen" w:date="2024-08-23T11:00:00Z">
        <w:r w:rsidR="006140D7" w:rsidDel="00812272">
          <w:rPr>
            <w:lang w:val="en-US"/>
          </w:rPr>
          <w:delText xml:space="preserve">descriptive </w:delText>
        </w:r>
      </w:del>
      <w:r w:rsidR="006140D7">
        <w:rPr>
          <w:lang w:val="en-US"/>
        </w:rPr>
        <w:t xml:space="preserve">overview of all the included reviews can be found in Table </w:t>
      </w:r>
      <w:r w:rsidR="005A1C02">
        <w:rPr>
          <w:lang w:val="en-US"/>
        </w:rPr>
        <w:t>1</w:t>
      </w:r>
      <w:r w:rsidR="006140D7">
        <w:rPr>
          <w:lang w:val="en-US"/>
        </w:rPr>
        <w:t xml:space="preserve">, including </w:t>
      </w:r>
      <w:ins w:id="60" w:author="Julian Christensen" w:date="2024-08-23T11:01:00Z">
        <w:r w:rsidR="00812272">
          <w:rPr>
            <w:lang w:val="en-US"/>
          </w:rPr>
          <w:t xml:space="preserve">information on </w:t>
        </w:r>
      </w:ins>
      <w:r w:rsidR="006140D7">
        <w:rPr>
          <w:lang w:val="en-US"/>
        </w:rPr>
        <w:t xml:space="preserve">the imbalance in the given dataset. The included </w:t>
      </w:r>
      <w:r w:rsidR="00A46794">
        <w:rPr>
          <w:lang w:val="en-US"/>
        </w:rPr>
        <w:t xml:space="preserve">Campbell </w:t>
      </w:r>
      <w:r w:rsidR="00E92313">
        <w:rPr>
          <w:lang w:val="en-US"/>
        </w:rPr>
        <w:t>S</w:t>
      </w:r>
      <w:r w:rsidR="00A46794">
        <w:rPr>
          <w:lang w:val="en-US"/>
        </w:rPr>
        <w:t xml:space="preserve">ystematic </w:t>
      </w:r>
      <w:r w:rsidR="00E92313">
        <w:rPr>
          <w:lang w:val="en-US"/>
        </w:rPr>
        <w:t>R</w:t>
      </w:r>
      <w:r w:rsidR="00A46794">
        <w:rPr>
          <w:lang w:val="en-US"/>
        </w:rPr>
        <w:t>eviews</w:t>
      </w:r>
      <w:r w:rsidR="006140D7">
        <w:rPr>
          <w:lang w:val="en-US"/>
        </w:rPr>
        <w:t xml:space="preserve"> represent all Campbell </w:t>
      </w:r>
      <w:r w:rsidR="00D123BC">
        <w:rPr>
          <w:lang w:val="en-US"/>
        </w:rPr>
        <w:t>Systematic R</w:t>
      </w:r>
      <w:r w:rsidR="006140D7">
        <w:rPr>
          <w:lang w:val="en-US"/>
        </w:rPr>
        <w:t xml:space="preserve">eviews </w:t>
      </w:r>
      <w:r w:rsidR="00A46794">
        <w:rPr>
          <w:lang w:val="en-US"/>
        </w:rPr>
        <w:t xml:space="preserve">that have been conducted by </w:t>
      </w:r>
      <w:r w:rsidR="00CB100A">
        <w:rPr>
          <w:lang w:val="en-US"/>
        </w:rPr>
        <w:t xml:space="preserve">VIVE - </w:t>
      </w:r>
      <w:r w:rsidR="00A46794">
        <w:rPr>
          <w:lang w:val="en-US"/>
        </w:rPr>
        <w:t xml:space="preserve">the Danish Center for Social Science Research in which independent duplicate human screening has been used and tracked. </w:t>
      </w:r>
      <w:r w:rsidR="00833E26">
        <w:rPr>
          <w:lang w:val="en-US"/>
        </w:rPr>
        <w:t>T</w:t>
      </w:r>
      <w:r w:rsidR="00A46794">
        <w:rPr>
          <w:lang w:val="en-US"/>
        </w:rPr>
        <w:t>his data includes 1</w:t>
      </w:r>
      <w:r w:rsidR="00B619D1">
        <w:rPr>
          <w:lang w:val="en-US"/>
        </w:rPr>
        <w:t>44,003</w:t>
      </w:r>
      <w:r w:rsidR="00A46794">
        <w:rPr>
          <w:lang w:val="en-US"/>
        </w:rPr>
        <w:t xml:space="preserve"> </w:t>
      </w:r>
      <w:r w:rsidR="006140D7">
        <w:rPr>
          <w:lang w:val="en-US"/>
        </w:rPr>
        <w:t>title and abstract records</w:t>
      </w:r>
      <w:r w:rsidR="00C523F5">
        <w:rPr>
          <w:lang w:val="en-US"/>
        </w:rPr>
        <w:t>.</w:t>
      </w:r>
      <w:r w:rsidR="00A46794">
        <w:rPr>
          <w:lang w:val="en-US"/>
        </w:rPr>
        <w:t xml:space="preserve"> </w:t>
      </w:r>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w:t>
      </w:r>
      <w:del w:id="61" w:author="Julian Christensen" w:date="2024-08-23T11:02:00Z">
        <w:r w:rsidR="00C523F5" w:rsidDel="00812272">
          <w:rPr>
            <w:lang w:val="en-US"/>
          </w:rPr>
          <w:delText>this process</w:delText>
        </w:r>
      </w:del>
      <w:ins w:id="62" w:author="Julian Christensen" w:date="2024-08-23T11:02:00Z">
        <w:r w:rsidR="00812272">
          <w:rPr>
            <w:lang w:val="en-US"/>
          </w:rPr>
          <w:t>screening the studies</w:t>
        </w:r>
      </w:ins>
      <w:r w:rsidR="00C523F5">
        <w:rPr>
          <w:lang w:val="en-US"/>
        </w:rPr>
        <w:t>,</w:t>
      </w:r>
      <w:r w:rsidR="00A46794">
        <w:rPr>
          <w:lang w:val="en-US"/>
        </w:rPr>
        <w:t xml:space="preserve"> of which 3</w:t>
      </w:r>
      <w:r w:rsidR="00B619D1">
        <w:rPr>
          <w:lang w:val="en-US"/>
        </w:rPr>
        <w:t>6</w:t>
      </w:r>
      <w:r w:rsidR="00A46794">
        <w:rPr>
          <w:lang w:val="en-US"/>
        </w:rPr>
        <w:t xml:space="preserve"> were student</w:t>
      </w:r>
      <w:r w:rsidR="00833E26">
        <w:rPr>
          <w:lang w:val="en-US"/>
        </w:rPr>
        <w:t xml:space="preserve"> </w:t>
      </w:r>
      <w:r w:rsidR="00A46794">
        <w:rPr>
          <w:lang w:val="en-US"/>
        </w:rPr>
        <w:t xml:space="preserve">assistants and/or non-content experts, and </w:t>
      </w:r>
      <w:r w:rsidR="00833E26">
        <w:rPr>
          <w:lang w:val="en-US"/>
        </w:rPr>
        <w:t>10</w:t>
      </w:r>
      <w:r w:rsidR="00A46794">
        <w:rPr>
          <w:lang w:val="en-US"/>
        </w:rPr>
        <w:t xml:space="preserve"> were researchers/authors of the given review</w:t>
      </w:r>
      <w:del w:id="63" w:author="Julian Christensen" w:date="2024-08-23T11:02:00Z">
        <w:r w:rsidR="00A46794" w:rsidDel="00812272">
          <w:rPr>
            <w:lang w:val="en-US"/>
          </w:rPr>
          <w:delText>, respectively</w:delText>
        </w:r>
      </w:del>
      <w:r w:rsidR="00A46794">
        <w:rPr>
          <w:lang w:val="en-US"/>
        </w:rPr>
        <w:t xml:space="preserve">. The Campbell </w:t>
      </w:r>
      <w:r w:rsidR="00D123BC">
        <w:rPr>
          <w:lang w:val="en-US"/>
        </w:rPr>
        <w:t>Systematic R</w:t>
      </w:r>
      <w:r w:rsidR="00A46794">
        <w:rPr>
          <w:lang w:val="en-US"/>
        </w:rPr>
        <w:t xml:space="preserve">eviews </w:t>
      </w:r>
      <w:r w:rsidR="006140D7">
        <w:rPr>
          <w:lang w:val="en-US"/>
        </w:rPr>
        <w:t>were</w:t>
      </w:r>
      <w:r w:rsidR="00A46794">
        <w:rPr>
          <w:lang w:val="en-US"/>
        </w:rPr>
        <w:t xml:space="preserve"> conducted from 2015 to 2024.</w:t>
      </w:r>
      <w:r w:rsidR="008B2076">
        <w:rPr>
          <w:lang w:val="en-US"/>
        </w:rPr>
        <w:t xml:space="preserve"> </w:t>
      </w:r>
    </w:p>
    <w:p w14:paraId="128BDADD" w14:textId="5C1C98D2" w:rsidR="002E603F" w:rsidRDefault="008B2076" w:rsidP="005C0A5E">
      <w:pPr>
        <w:spacing w:after="0" w:line="360" w:lineRule="auto"/>
        <w:ind w:firstLine="1304"/>
        <w:jc w:val="both"/>
        <w:rPr>
          <w:lang w:val="en-US"/>
        </w:rPr>
      </w:pPr>
      <w:r>
        <w:rPr>
          <w:lang w:val="en-US"/>
        </w:rPr>
        <w:t>Since all of the included Campbell reviews</w:t>
      </w:r>
      <w:r w:rsidR="00A46794">
        <w:rPr>
          <w:lang w:val="en-US"/>
        </w:rPr>
        <w:t xml:space="preserve"> </w:t>
      </w:r>
      <w:r>
        <w:rPr>
          <w:lang w:val="en-US"/>
        </w:rPr>
        <w:t>drew on</w:t>
      </w:r>
      <w:r w:rsidR="00A46794">
        <w:rPr>
          <w:lang w:val="en-US"/>
        </w:rPr>
        <w:t xml:space="preserve"> assistant</w:t>
      </w:r>
      <w:r w:rsidR="00EC6A78">
        <w:rPr>
          <w:lang w:val="en-US"/>
        </w:rPr>
        <w:t xml:space="preserve"> (i.e., non-content-expert)</w:t>
      </w:r>
      <w:r>
        <w:rPr>
          <w:lang w:val="en-US"/>
        </w:rPr>
        <w:t xml:space="preserve"> screeners, t</w:t>
      </w:r>
      <w:r w:rsidR="00A46794">
        <w:rPr>
          <w:lang w:val="en-US"/>
        </w:rPr>
        <w:t xml:space="preserve">his could potentially downward bias the </w:t>
      </w:r>
      <w:del w:id="64" w:author="Julian Christensen" w:date="2024-08-23T11:03:00Z">
        <w:r w:rsidR="00A46794" w:rsidDel="00812272">
          <w:rPr>
            <w:lang w:val="en-US"/>
          </w:rPr>
          <w:delText xml:space="preserve">evaluation </w:delText>
        </w:r>
      </w:del>
      <w:ins w:id="65" w:author="Julian Christensen" w:date="2024-08-23T11:03:00Z">
        <w:r w:rsidR="00812272">
          <w:rPr>
            <w:lang w:val="en-US"/>
          </w:rPr>
          <w:t xml:space="preserve">performance </w:t>
        </w:r>
      </w:ins>
      <w:r w:rsidR="00A46794">
        <w:rPr>
          <w:lang w:val="en-US"/>
        </w:rPr>
        <w:t>metric</w:t>
      </w:r>
      <w:r w:rsidR="006140D7">
        <w:rPr>
          <w:lang w:val="en-US"/>
        </w:rPr>
        <w:t>s</w:t>
      </w:r>
      <w:r w:rsidR="00A46794">
        <w:rPr>
          <w:lang w:val="en-US"/>
        </w:rPr>
        <w:t xml:space="preserve"> for various reasons. For </w:t>
      </w:r>
      <w:r w:rsidR="00521956">
        <w:rPr>
          <w:lang w:val="en-US"/>
        </w:rPr>
        <w:t>instance</w:t>
      </w:r>
      <w:r w:rsidR="00A46794">
        <w:rPr>
          <w:lang w:val="en-US"/>
        </w:rPr>
        <w:t>, assistant</w:t>
      </w:r>
      <w:r w:rsidR="004676B3">
        <w:rPr>
          <w:lang w:val="en-US"/>
        </w:rPr>
        <w:t xml:space="preserve"> screeners</w:t>
      </w:r>
      <w:r w:rsidR="00A46794">
        <w:rPr>
          <w:lang w:val="en-US"/>
        </w:rPr>
        <w:t xml:space="preserve"> </w:t>
      </w:r>
      <w:del w:id="66" w:author="Julian Christensen" w:date="2024-08-23T11:03:00Z">
        <w:r w:rsidR="00A46794" w:rsidDel="00812272">
          <w:rPr>
            <w:lang w:val="en-US"/>
          </w:rPr>
          <w:delText xml:space="preserve">might </w:delText>
        </w:r>
        <w:r w:rsidR="00521956" w:rsidDel="00812272">
          <w:rPr>
            <w:lang w:val="en-US"/>
          </w:rPr>
          <w:delText xml:space="preserve">be expected to </w:delText>
        </w:r>
      </w:del>
      <w:r w:rsidR="00521956">
        <w:rPr>
          <w:lang w:val="en-US"/>
        </w:rPr>
        <w:t xml:space="preserve">have limited </w:t>
      </w:r>
      <w:r w:rsidR="00A46794">
        <w:rPr>
          <w:lang w:val="en-US"/>
        </w:rPr>
        <w:t xml:space="preserve">content </w:t>
      </w:r>
      <w:r w:rsidR="00521956">
        <w:rPr>
          <w:lang w:val="en-US"/>
        </w:rPr>
        <w:t xml:space="preserve">expertise </w:t>
      </w:r>
      <w:r w:rsidR="004676B3">
        <w:rPr>
          <w:lang w:val="en-US"/>
        </w:rPr>
        <w:t>regarding</w:t>
      </w:r>
      <w:r w:rsidR="00521956">
        <w:rPr>
          <w:lang w:val="en-US"/>
        </w:rPr>
        <w:t xml:space="preserve"> the</w:t>
      </w:r>
      <w:r w:rsidR="00A46794">
        <w:rPr>
          <w:lang w:val="en-US"/>
        </w:rPr>
        <w:t xml:space="preserve"> topic</w:t>
      </w:r>
      <w:r w:rsidR="00521956">
        <w:rPr>
          <w:lang w:val="en-US"/>
        </w:rPr>
        <w:t>(s)</w:t>
      </w:r>
      <w:r w:rsidR="00A46794">
        <w:rPr>
          <w:lang w:val="en-US"/>
        </w:rPr>
        <w:t xml:space="preserve"> under review,</w:t>
      </w:r>
      <w:r>
        <w:rPr>
          <w:lang w:val="en-US"/>
        </w:rPr>
        <w:t xml:space="preserve"> </w:t>
      </w:r>
      <w:r w:rsidR="00521956">
        <w:rPr>
          <w:lang w:val="en-US"/>
        </w:rPr>
        <w:t xml:space="preserve">which </w:t>
      </w:r>
      <w:del w:id="67" w:author="Julian Christensen" w:date="2024-08-23T11:04:00Z">
        <w:r w:rsidDel="00812272">
          <w:rPr>
            <w:lang w:val="en-US"/>
          </w:rPr>
          <w:delText xml:space="preserve">potentially </w:delText>
        </w:r>
      </w:del>
      <w:r w:rsidR="004676B3">
        <w:rPr>
          <w:lang w:val="en-US"/>
        </w:rPr>
        <w:t>might</w:t>
      </w:r>
      <w:ins w:id="68" w:author="Julian Christensen" w:date="2024-08-23T11:04:00Z">
        <w:r w:rsidR="00812272">
          <w:rPr>
            <w:lang w:val="en-US"/>
          </w:rPr>
          <w:t xml:space="preserve"> potentially</w:t>
        </w:r>
      </w:ins>
      <w:r w:rsidR="004676B3">
        <w:rPr>
          <w:lang w:val="en-US"/>
        </w:rPr>
        <w:t xml:space="preserve"> </w:t>
      </w:r>
      <w:r w:rsidR="00521956">
        <w:rPr>
          <w:lang w:val="en-US"/>
        </w:rPr>
        <w:t>lower their performance</w:t>
      </w:r>
      <w:r>
        <w:rPr>
          <w:lang w:val="en-US"/>
        </w:rPr>
        <w:t xml:space="preserve">. </w:t>
      </w:r>
      <w:del w:id="69" w:author="Julian Christensen" w:date="2024-08-23T11:04:00Z">
        <w:r w:rsidDel="00812272">
          <w:rPr>
            <w:lang w:val="en-US"/>
          </w:rPr>
          <w:delText>T</w:delText>
        </w:r>
        <w:r w:rsidR="00A46794" w:rsidDel="00812272">
          <w:rPr>
            <w:lang w:val="en-US"/>
          </w:rPr>
          <w:delText>hus</w:delText>
        </w:r>
      </w:del>
      <w:ins w:id="70" w:author="Julian Christensen" w:date="2024-08-23T11:04:00Z">
        <w:r w:rsidR="00812272">
          <w:rPr>
            <w:lang w:val="en-US"/>
          </w:rPr>
          <w:t>In effect</w:t>
        </w:r>
      </w:ins>
      <w:r w:rsidR="008E417A">
        <w:rPr>
          <w:lang w:val="en-US"/>
        </w:rPr>
        <w:t>,</w:t>
      </w:r>
      <w:r w:rsidR="00A46794">
        <w:rPr>
          <w:lang w:val="en-US"/>
        </w:rPr>
        <w:t xml:space="preserve"> </w:t>
      </w:r>
      <w:r w:rsidR="00A46794">
        <w:rPr>
          <w:lang w:val="en-US"/>
        </w:rPr>
        <w:lastRenderedPageBreak/>
        <w:t xml:space="preserve">their performances </w:t>
      </w:r>
      <w:r>
        <w:rPr>
          <w:lang w:val="en-US"/>
        </w:rPr>
        <w:t>might</w:t>
      </w:r>
      <w:r w:rsidR="00A46794">
        <w:rPr>
          <w:lang w:val="en-US"/>
        </w:rPr>
        <w:t xml:space="preserve"> </w:t>
      </w:r>
      <w:r>
        <w:rPr>
          <w:lang w:val="en-US"/>
        </w:rPr>
        <w:t>not necessarily be</w:t>
      </w:r>
      <w:r w:rsidR="00A46794">
        <w:rPr>
          <w:lang w:val="en-US"/>
        </w:rPr>
        <w:t xml:space="preserve"> </w:t>
      </w:r>
      <w:r w:rsidR="00521956">
        <w:rPr>
          <w:lang w:val="en-US"/>
        </w:rPr>
        <w:t xml:space="preserve">on par </w:t>
      </w:r>
      <w:r w:rsidR="00A46794">
        <w:rPr>
          <w:lang w:val="en-US"/>
        </w:rPr>
        <w:t xml:space="preserve">with the </w:t>
      </w:r>
      <w:r w:rsidR="00521956">
        <w:rPr>
          <w:lang w:val="en-US"/>
        </w:rPr>
        <w:t xml:space="preserve">typical </w:t>
      </w:r>
      <w:r w:rsidR="00A46794">
        <w:rPr>
          <w:lang w:val="en-US"/>
        </w:rPr>
        <w:t xml:space="preserve">screening performance of content expert screeners. </w:t>
      </w:r>
      <w:r w:rsidR="007B4E3B">
        <w:rPr>
          <w:lang w:val="en-US"/>
        </w:rPr>
        <w:t>Hence</w:t>
      </w:r>
      <w:r w:rsidR="00A46794">
        <w:rPr>
          <w:lang w:val="en-US"/>
        </w:rPr>
        <w:t>,</w:t>
      </w:r>
      <w:r>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r w:rsidR="00C523F5">
        <w:rPr>
          <w:lang w:val="en-US"/>
        </w:rPr>
        <w:t xml:space="preserve"> </w:t>
      </w:r>
    </w:p>
    <w:p w14:paraId="42B22690" w14:textId="73CD14AE" w:rsidR="001C52EA" w:rsidRPr="005860BB" w:rsidRDefault="00521956" w:rsidP="005C0A5E">
      <w:pPr>
        <w:spacing w:after="0" w:line="360" w:lineRule="auto"/>
        <w:ind w:firstLine="1304"/>
        <w:jc w:val="both"/>
        <w:rPr>
          <w:lang w:val="en-US"/>
        </w:rPr>
      </w:pPr>
      <w:del w:id="71" w:author="Julian Christensen" w:date="2024-08-23T11:05:00Z">
        <w:r w:rsidDel="00812272">
          <w:rPr>
            <w:lang w:val="en-US"/>
          </w:rPr>
          <w:delText>As such</w:delText>
        </w:r>
      </w:del>
      <w:ins w:id="72" w:author="Julian Christensen" w:date="2024-08-23T11:05:00Z">
        <w:r w:rsidR="00812272">
          <w:rPr>
            <w:lang w:val="en-US"/>
          </w:rPr>
          <w:t>Moreover</w:t>
        </w:r>
      </w:ins>
      <w:r>
        <w:rPr>
          <w:lang w:val="en-US"/>
        </w:rPr>
        <w:t xml:space="preserve">, differences </w:t>
      </w:r>
      <w:r w:rsidR="00792A3C">
        <w:rPr>
          <w:lang w:val="en-US"/>
        </w:rPr>
        <w:t>in performance</w:t>
      </w:r>
      <w:r>
        <w:rPr>
          <w:lang w:val="en-US"/>
        </w:rPr>
        <w:t xml:space="preserve"> levels</w:t>
      </w:r>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Pr>
          <w:lang w:val="en-US"/>
        </w:rPr>
        <w:t>W</w:t>
      </w:r>
      <w:r w:rsidR="006140D7">
        <w:rPr>
          <w:lang w:val="en-US"/>
        </w:rPr>
        <w:t>e</w:t>
      </w:r>
      <w:r w:rsidR="004676B3">
        <w:rPr>
          <w:lang w:val="en-US"/>
        </w:rPr>
        <w:t xml:space="preserve">, </w:t>
      </w:r>
      <w:r>
        <w:rPr>
          <w:lang w:val="en-US"/>
        </w:rPr>
        <w:t>therefore</w:t>
      </w:r>
      <w:r w:rsidR="004676B3">
        <w:rPr>
          <w:lang w:val="en-US"/>
        </w:rPr>
        <w:t>,</w:t>
      </w:r>
      <w:r>
        <w:rPr>
          <w:lang w:val="en-US"/>
        </w:rPr>
        <w:t xml:space="preserve"> </w:t>
      </w:r>
      <w:r w:rsidR="006140D7">
        <w:rPr>
          <w:lang w:val="en-US"/>
        </w:rPr>
        <w:t>add</w:t>
      </w:r>
      <w:r w:rsidR="004676B3">
        <w:rPr>
          <w:lang w:val="en-US"/>
        </w:rPr>
        <w:t>ed</w:t>
      </w:r>
      <w:r w:rsidR="006140D7">
        <w:rPr>
          <w:lang w:val="en-US"/>
        </w:rPr>
        <w:t xml:space="preserve"> screening performance data from five systematic reviews conducted by</w:t>
      </w:r>
      <w:r w:rsidR="00E96383">
        <w:rPr>
          <w:lang w:val="en-US"/>
        </w:rPr>
        <w:t xml:space="preserve"> </w:t>
      </w:r>
      <w:r w:rsidR="006140D7">
        <w:rPr>
          <w:lang w:val="en-US"/>
        </w:rPr>
        <w:t>NIPH</w:t>
      </w:r>
      <w:r>
        <w:rPr>
          <w:lang w:val="en-US"/>
        </w:rPr>
        <w:t>.</w:t>
      </w:r>
      <w:r w:rsidR="006140D7">
        <w:rPr>
          <w:lang w:val="en-US"/>
        </w:rPr>
        <w:t xml:space="preserve"> </w:t>
      </w:r>
      <w:r>
        <w:rPr>
          <w:lang w:val="en-US"/>
        </w:rPr>
        <w:t>In these reviews,</w:t>
      </w:r>
      <w:r w:rsidR="006140D7">
        <w:rPr>
          <w:lang w:val="en-US"/>
        </w:rPr>
        <w:t xml:space="preserve"> all TAB screenings </w:t>
      </w:r>
      <w:r>
        <w:rPr>
          <w:lang w:val="en-US"/>
        </w:rPr>
        <w:t>were</w:t>
      </w:r>
      <w:r w:rsidR="009868B6">
        <w:rPr>
          <w:lang w:val="en-US"/>
        </w:rPr>
        <w:t xml:space="preserve"> </w:t>
      </w:r>
      <w:r w:rsidR="006140D7">
        <w:rPr>
          <w:lang w:val="en-US"/>
        </w:rPr>
        <w:t xml:space="preserve">conducted by researchers </w:t>
      </w:r>
      <w:r>
        <w:rPr>
          <w:lang w:val="en-US"/>
        </w:rPr>
        <w:t xml:space="preserve">with a high level of </w:t>
      </w:r>
      <w:r w:rsidR="006140D7">
        <w:rPr>
          <w:lang w:val="en-US"/>
        </w:rPr>
        <w:t xml:space="preserve">content </w:t>
      </w:r>
      <w:r>
        <w:rPr>
          <w:lang w:val="en-US"/>
        </w:rPr>
        <w:t xml:space="preserve">expertise </w:t>
      </w:r>
      <w:r w:rsidR="006140D7">
        <w:rPr>
          <w:lang w:val="en-US"/>
        </w:rPr>
        <w:t xml:space="preserve">related to the given review. This should give a clearer picture of common </w:t>
      </w:r>
      <w:r w:rsidR="00EC6A78">
        <w:rPr>
          <w:lang w:val="en-US"/>
        </w:rPr>
        <w:t>expert/</w:t>
      </w:r>
      <w:r w:rsidR="006140D7">
        <w:rPr>
          <w:lang w:val="en-US"/>
        </w:rPr>
        <w:t xml:space="preserve">researcher performances in systematic reviews. </w:t>
      </w:r>
      <w:r w:rsidR="00581090">
        <w:rPr>
          <w:lang w:val="en-US"/>
        </w:rPr>
        <w:t xml:space="preserve">The added NIPH </w:t>
      </w:r>
      <w:r w:rsidR="006140D7">
        <w:rPr>
          <w:lang w:val="en-US"/>
        </w:rPr>
        <w:t xml:space="preserve">data </w:t>
      </w:r>
      <w:r w:rsidR="00581090">
        <w:rPr>
          <w:lang w:val="en-US"/>
        </w:rPr>
        <w:t xml:space="preserve">includes </w:t>
      </w:r>
      <w:r w:rsidR="006140D7">
        <w:rPr>
          <w:lang w:val="en-US"/>
        </w:rPr>
        <w:t>13,825 title and abstract records that ha</w:t>
      </w:r>
      <w:r w:rsidR="00B753E8">
        <w:rPr>
          <w:lang w:val="en-US"/>
        </w:rPr>
        <w:t>ve</w:t>
      </w:r>
      <w:r w:rsidR="006140D7">
        <w:rPr>
          <w:lang w:val="en-US"/>
        </w:rPr>
        <w:t xml:space="preserve"> 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 xml:space="preserve">When analyzing all of the above-presented data, we removed all training data to avoid inflating human disagreements. </w:t>
      </w:r>
    </w:p>
    <w:p w14:paraId="0B09BDB5" w14:textId="26591B5C" w:rsidR="005860BB" w:rsidRPr="00487B81" w:rsidRDefault="005860BB" w:rsidP="006F63D8">
      <w:pPr>
        <w:spacing w:after="0" w:line="360" w:lineRule="auto"/>
        <w:rPr>
          <w:lang w:val="en-US"/>
        </w:rPr>
      </w:pPr>
      <w:r w:rsidRPr="00487B81">
        <w:rPr>
          <w:lang w:val="en-US"/>
        </w:rPr>
        <w:t>T</w:t>
      </w:r>
      <w:r w:rsidR="00487B81">
        <w:rPr>
          <w:lang w:val="en-US"/>
        </w:rPr>
        <w:t>ABLE</w:t>
      </w:r>
      <w:r w:rsidR="005A1C02">
        <w:rPr>
          <w:lang w:val="en-US"/>
        </w:rPr>
        <w:t xml:space="preserve"> 1</w:t>
      </w:r>
      <w:r w:rsidRPr="00487B81">
        <w:rPr>
          <w:lang w:val="en-US"/>
        </w:rPr>
        <w:t xml:space="preserve">: </w:t>
      </w:r>
      <w:r w:rsidRPr="0086604F">
        <w:rPr>
          <w:i/>
          <w:lang w:val="en-US"/>
        </w:rPr>
        <w:t>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262CEA"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CF08B6" w14:paraId="37FFFD5D" w14:textId="77777777" w:rsidTr="007F4727">
        <w:tc>
          <w:tcPr>
            <w:tcW w:w="1916" w:type="dxa"/>
            <w:tcBorders>
              <w:top w:val="nil"/>
              <w:left w:val="nil"/>
              <w:bottom w:val="nil"/>
              <w:right w:val="nil"/>
            </w:tcBorders>
          </w:tcPr>
          <w:p w14:paraId="4AFDF8AF" w14:textId="300217FD"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AC31AA">
              <w:rPr>
                <w:rFonts w:cs="Times New Roman"/>
                <w:sz w:val="22"/>
                <w:lang w:val="en-US"/>
              </w:rPr>
              <w:instrText>ADDIN CSL_CITATION {"citationItems":[{"id":"ITEM-1","itemData":{"DOI":"10.4073/csr.2018.6","abstract":"This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6EB4EE80"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AC31AA">
              <w:rPr>
                <w:rFonts w:cs="Times New Roman"/>
                <w:sz w:val="22"/>
                <w:lang w:val="en-US"/>
              </w:rPr>
              <w:instrText>ADDIN CSL_CITATION {"citationItems":[{"id":"ITEM-1","itemData":{"DOI":"10.1002/cl2.1345","ISSN":"1891-1803","author":[{"dropping-particle":"","family":"Bondebjerg","given":"Anja","non-dropping-particle":"","parse-names":false,"suffix":""},{"dropping-particle":"","family":"Dalgaard","given":"Nina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44F23" w14:paraId="75B0FFAF" w14:textId="77777777" w:rsidTr="007F4727">
        <w:tc>
          <w:tcPr>
            <w:tcW w:w="1916" w:type="dxa"/>
            <w:tcBorders>
              <w:top w:val="nil"/>
              <w:left w:val="nil"/>
              <w:bottom w:val="nil"/>
              <w:right w:val="nil"/>
            </w:tcBorders>
          </w:tcPr>
          <w:p w14:paraId="1EB677C2" w14:textId="26E914DB" w:rsidR="00D04E6F" w:rsidRPr="004676B3"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2C6EAF">
              <w:rPr>
                <w:rFonts w:cs="Times New Roman"/>
                <w:sz w:val="22"/>
              </w:rPr>
              <w:instrText>ADDIN CSL_CITATION {"citationItems":[{"id":"ITEM-1","itemData":{"DOI":"10.1002/cl2.1239","ISSN":"1891-1803","abstract":"Abstract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2C6EAF" w:rsidRPr="00844F23">
              <w:rPr>
                <w:rFonts w:cs="Times New Roman"/>
                <w:sz w:val="22"/>
                <w:lang w:val="en-US"/>
                <w:rPrChange w:id="73" w:author="Julian Christensen" w:date="2024-08-23T15:27:00Z">
                  <w:rPr>
                    <w:rFonts w:cs="Times New Roman"/>
                    <w:sz w:val="22"/>
                  </w:rPr>
                </w:rPrChange>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4676B3">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676B3" w:rsidRDefault="00D04E6F" w:rsidP="006F63D8">
            <w:pPr>
              <w:rPr>
                <w:rFonts w:cs="Times New Roman"/>
                <w:sz w:val="22"/>
                <w:lang w:val="en-US"/>
              </w:rPr>
            </w:pPr>
            <w:r w:rsidRPr="004676B3">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676B3" w:rsidRDefault="00D04E6F" w:rsidP="006F63D8">
            <w:pPr>
              <w:jc w:val="center"/>
              <w:rPr>
                <w:rFonts w:cs="Times New Roman"/>
                <w:sz w:val="22"/>
                <w:lang w:val="en-US"/>
              </w:rPr>
            </w:pPr>
            <w:r w:rsidRPr="004676B3">
              <w:rPr>
                <w:rFonts w:cs="Times New Roman"/>
                <w:sz w:val="22"/>
                <w:lang w:val="en-US"/>
              </w:rPr>
              <w:t>258</w:t>
            </w:r>
            <w:r w:rsidR="0023752B" w:rsidRPr="004676B3">
              <w:rPr>
                <w:rFonts w:cs="Times New Roman"/>
                <w:sz w:val="22"/>
                <w:lang w:val="en-US"/>
              </w:rPr>
              <w:t>/</w:t>
            </w:r>
            <w:r w:rsidRPr="004676B3">
              <w:rPr>
                <w:rFonts w:cs="Times New Roman"/>
                <w:sz w:val="22"/>
                <w:lang w:val="en-US"/>
              </w:rPr>
              <w:t>3667</w:t>
            </w:r>
          </w:p>
        </w:tc>
        <w:tc>
          <w:tcPr>
            <w:tcW w:w="709" w:type="dxa"/>
            <w:tcBorders>
              <w:top w:val="nil"/>
              <w:left w:val="nil"/>
              <w:bottom w:val="nil"/>
              <w:right w:val="nil"/>
            </w:tcBorders>
          </w:tcPr>
          <w:p w14:paraId="4E8CED89" w14:textId="5B10A672" w:rsidR="00D04E6F" w:rsidRPr="004676B3" w:rsidRDefault="00D04E6F" w:rsidP="006F63D8">
            <w:pPr>
              <w:jc w:val="center"/>
              <w:rPr>
                <w:rFonts w:cs="Times New Roman"/>
                <w:sz w:val="22"/>
                <w:lang w:val="en-US"/>
              </w:rPr>
            </w:pPr>
            <w:r w:rsidRPr="004676B3">
              <w:rPr>
                <w:rFonts w:cs="Times New Roman"/>
                <w:sz w:val="22"/>
                <w:lang w:val="en-US"/>
              </w:rPr>
              <w:t>4</w:t>
            </w:r>
          </w:p>
        </w:tc>
        <w:tc>
          <w:tcPr>
            <w:tcW w:w="708" w:type="dxa"/>
            <w:tcBorders>
              <w:top w:val="nil"/>
              <w:left w:val="nil"/>
              <w:bottom w:val="nil"/>
              <w:right w:val="nil"/>
            </w:tcBorders>
          </w:tcPr>
          <w:p w14:paraId="0F817D4F" w14:textId="77777777" w:rsidR="00D04E6F" w:rsidRPr="004676B3" w:rsidRDefault="00D04E6F" w:rsidP="006F63D8">
            <w:pPr>
              <w:jc w:val="center"/>
              <w:rPr>
                <w:rFonts w:cs="Times New Roman"/>
                <w:sz w:val="22"/>
                <w:lang w:val="en-US"/>
              </w:rPr>
            </w:pPr>
            <w:r w:rsidRPr="004676B3">
              <w:rPr>
                <w:rFonts w:cs="Times New Roman"/>
                <w:sz w:val="22"/>
                <w:lang w:val="en-US"/>
              </w:rPr>
              <w:t>2</w:t>
            </w:r>
          </w:p>
        </w:tc>
      </w:tr>
      <w:tr w:rsidR="00D04E6F" w:rsidRPr="00844F23" w14:paraId="733A88CD" w14:textId="77777777" w:rsidTr="007F4727">
        <w:tc>
          <w:tcPr>
            <w:tcW w:w="1916" w:type="dxa"/>
            <w:tcBorders>
              <w:top w:val="nil"/>
              <w:left w:val="nil"/>
              <w:bottom w:val="nil"/>
              <w:right w:val="nil"/>
            </w:tcBorders>
          </w:tcPr>
          <w:p w14:paraId="224DE16D" w14:textId="78555F65" w:rsidR="00D04E6F" w:rsidRPr="00792A3C" w:rsidRDefault="00D04E6F" w:rsidP="006F63D8">
            <w:pPr>
              <w:ind w:left="164"/>
              <w:rPr>
                <w:rFonts w:cs="Times New Roman"/>
                <w:sz w:val="22"/>
                <w:lang w:val="en-US"/>
              </w:rPr>
            </w:pPr>
            <w:r w:rsidRPr="00844F23">
              <w:rPr>
                <w:rFonts w:cs="Times New Roman"/>
                <w:sz w:val="22"/>
                <w:lang w:val="en-US"/>
                <w:rPrChange w:id="74" w:author="Julian Christensen" w:date="2024-08-23T15:27:00Z">
                  <w:rPr>
                    <w:rFonts w:cs="Times New Roman"/>
                    <w:sz w:val="22"/>
                  </w:rPr>
                </w:rPrChange>
              </w:rPr>
              <w:t xml:space="preserve">Dalgaard, Bondebjerg, Viinholt et al. </w:t>
            </w:r>
            <w:r w:rsidRPr="0040019C">
              <w:rPr>
                <w:rFonts w:cs="Times New Roman"/>
                <w:sz w:val="22"/>
                <w:lang w:val="en-US"/>
              </w:rPr>
              <w:fldChar w:fldCharType="begin" w:fldLock="1"/>
            </w:r>
            <w:r w:rsidR="002C6EAF" w:rsidRPr="00844F23">
              <w:rPr>
                <w:rFonts w:cs="Times New Roman"/>
                <w:sz w:val="22"/>
                <w:lang w:val="en-US"/>
                <w:rPrChange w:id="75" w:author="Julian Christensen" w:date="2024-08-23T15:27:00Z">
                  <w:rPr>
                    <w:rFonts w:cs="Times New Roman"/>
                    <w:sz w:val="22"/>
                  </w:rPr>
                </w:rPrChange>
              </w:rPr>
              <w:instrText>ADDIN CSL_CITATION {"citationItems":[{"id":"ITEM-1","itemData":{"DOI":"10.1002/cl2.1291","abstract":"Abstract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w:instrText>
            </w:r>
            <w:r w:rsidR="002C6EAF" w:rsidRPr="00632E5D">
              <w:rPr>
                <w:rFonts w:cs="Times New Roman"/>
                <w:sz w:val="22"/>
              </w:rPr>
              <w:instrText>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2C6EAF" w:rsidRPr="00632E5D">
              <w:rPr>
                <w:rFonts w:cs="Times New Roman"/>
                <w:sz w:val="22"/>
                <w:lang w:val="en-US"/>
                <w:rPrChange w:id="76" w:author="Julian Christensen" w:date="2024-08-23T08:43:00Z">
                  <w:rPr>
                    <w:rFonts w:cs="Times New Roman"/>
                    <w:sz w:val="22"/>
                  </w:rPr>
                </w:rPrChange>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A","non-dropping-particle":"","parse-names":fal</w:instrText>
            </w:r>
            <w:r w:rsidR="002C6EAF">
              <w:rPr>
                <w:rFonts w:cs="Times New Roman"/>
                <w:sz w:val="22"/>
                <w:lang w:val="en-US"/>
              </w:rPr>
              <w:instrText>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t>The effects of inclusion on academic achievement, socioemotional development</w:t>
            </w:r>
            <w:r w:rsidR="00792A3C" w:rsidRPr="004676B3">
              <w:rPr>
                <w:rFonts w:cs="Times New Roman"/>
                <w:noProof/>
                <w:sz w:val="22"/>
                <w:lang w:val="en-US"/>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844F23" w14:paraId="4F8C9BCA" w14:textId="77777777" w:rsidTr="007F4727">
        <w:tc>
          <w:tcPr>
            <w:tcW w:w="1916" w:type="dxa"/>
            <w:tcBorders>
              <w:top w:val="nil"/>
              <w:left w:val="nil"/>
              <w:bottom w:val="nil"/>
              <w:right w:val="nil"/>
            </w:tcBorders>
          </w:tcPr>
          <w:p w14:paraId="279F142A" w14:textId="37B57CB0"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844F23"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844F23" w14:paraId="45BA78C6" w14:textId="77777777" w:rsidTr="007F4727">
        <w:tc>
          <w:tcPr>
            <w:tcW w:w="1916" w:type="dxa"/>
            <w:tcBorders>
              <w:top w:val="nil"/>
              <w:left w:val="nil"/>
              <w:bottom w:val="nil"/>
              <w:right w:val="nil"/>
            </w:tcBorders>
          </w:tcPr>
          <w:p w14:paraId="322C6378" w14:textId="2D966580"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844F23" w14:paraId="799F5C45" w14:textId="77777777" w:rsidTr="007F4727">
        <w:tc>
          <w:tcPr>
            <w:tcW w:w="1916" w:type="dxa"/>
            <w:tcBorders>
              <w:top w:val="nil"/>
              <w:left w:val="nil"/>
              <w:bottom w:val="nil"/>
              <w:right w:val="nil"/>
            </w:tcBorders>
          </w:tcPr>
          <w:p w14:paraId="1DB816A7" w14:textId="7F17622C"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844F23" w14:paraId="3EBF81A0" w14:textId="77777777" w:rsidTr="007F4727">
        <w:tc>
          <w:tcPr>
            <w:tcW w:w="1916" w:type="dxa"/>
            <w:tcBorders>
              <w:top w:val="nil"/>
              <w:left w:val="nil"/>
              <w:bottom w:val="nil"/>
              <w:right w:val="nil"/>
            </w:tcBorders>
          </w:tcPr>
          <w:p w14:paraId="71A3B1CF" w14:textId="08F881EF" w:rsidR="00D04E6F" w:rsidRPr="0040019C" w:rsidRDefault="00D04E6F" w:rsidP="006F63D8">
            <w:pPr>
              <w:ind w:left="164"/>
              <w:rPr>
                <w:rFonts w:cs="Times New Roman"/>
                <w:sz w:val="22"/>
                <w:lang w:val="en-US"/>
              </w:rPr>
            </w:pPr>
            <w:r w:rsidRPr="0040019C">
              <w:rPr>
                <w:rFonts w:cs="Times New Roman"/>
                <w:sz w:val="22"/>
                <w:lang w:val="en-US"/>
              </w:rPr>
              <w:lastRenderedPageBreak/>
              <w:t xml:space="preserve">Filges, Montgomery, et al. </w:t>
            </w:r>
            <w:r w:rsidRPr="0040019C">
              <w:rPr>
                <w:rFonts w:cs="Times New Roman"/>
                <w:sz w:val="22"/>
                <w:lang w:val="en-US"/>
              </w:rPr>
              <w:fldChar w:fldCharType="begin" w:fldLock="1"/>
            </w:r>
            <w:r w:rsidR="002C6EAF">
              <w:rPr>
                <w:rFonts w:cs="Times New Roman"/>
                <w:sz w:val="22"/>
                <w:lang w:val="en-US"/>
              </w:rPr>
              <w:instrText>ADDIN CSL_CITATION {"citationItems":[{"id":"ITEM-1","itemData":{"DOI":"10.4073/csr.2015.13","abstract":"This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844F23" w14:paraId="080316F7" w14:textId="77777777" w:rsidTr="007F4727">
        <w:tc>
          <w:tcPr>
            <w:tcW w:w="1916" w:type="dxa"/>
            <w:tcBorders>
              <w:top w:val="nil"/>
              <w:left w:val="nil"/>
              <w:bottom w:val="nil"/>
              <w:right w:val="nil"/>
            </w:tcBorders>
          </w:tcPr>
          <w:p w14:paraId="53DCA32D" w14:textId="2F6447C2"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2A9A4BE5"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2F331329"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400A8A1"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2C6EAF">
              <w:rPr>
                <w:rFonts w:cs="Times New Roman"/>
                <w:sz w:val="22"/>
                <w:lang w:val="en-US"/>
              </w:rPr>
              <w:instrText>ADDIN CSL_CITATION {"citationItems":[{"id":"ITEM-1","itemData":{"DOI":"10.1002/cl2.1212","abstract":"Abstract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844F23" w:rsidP="006F63D8">
            <w:pPr>
              <w:rPr>
                <w:rFonts w:cs="Times New Roman"/>
                <w:noProof/>
                <w:sz w:val="22"/>
                <w:lang w:val="en-US"/>
              </w:rPr>
            </w:pPr>
            <w:r>
              <w:fldChar w:fldCharType="begin"/>
            </w:r>
            <w:r w:rsidRPr="00844F23">
              <w:rPr>
                <w:lang w:val="en-US"/>
                <w:rPrChange w:id="77" w:author="Julian Christensen" w:date="2024-08-23T15:27:00Z">
                  <w:rPr/>
                </w:rPrChange>
              </w:rPr>
              <w:instrText xml:space="preserve"> HYPERLINK "https://onlinelibrary.wiley.com/doi/10.1002/cl2.1212" </w:instrText>
            </w:r>
            <w:r>
              <w:fldChar w:fldCharType="separate"/>
            </w:r>
            <w:r w:rsidR="00A85382" w:rsidRPr="0040019C">
              <w:rPr>
                <w:rStyle w:val="Hyperlink"/>
                <w:color w:val="auto"/>
                <w:sz w:val="22"/>
                <w:u w:val="none"/>
                <w:lang w:val="en"/>
              </w:rPr>
              <w:t>PROTOCOL: Testing frequency and student achievement: A systematic review</w:t>
            </w:r>
            <w:r>
              <w:rPr>
                <w:rStyle w:val="Hyperlink"/>
                <w:color w:val="auto"/>
                <w:sz w:val="22"/>
                <w:u w:val="none"/>
                <w:lang w:val="en"/>
              </w:rPr>
              <w:fldChar w:fldCharType="end"/>
            </w:r>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0B9EE1CF" w14:textId="087B35FE" w:rsidR="009A4CD1" w:rsidRDefault="005F5FAC" w:rsidP="009A4CD1">
      <w:pPr>
        <w:spacing w:after="0" w:line="360" w:lineRule="auto"/>
        <w:rPr>
          <w:b/>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7EC86374" w:rsidR="005860BB" w:rsidRPr="000C3068" w:rsidRDefault="005860BB" w:rsidP="000C3068">
      <w:pPr>
        <w:spacing w:after="0" w:line="360" w:lineRule="auto"/>
        <w:jc w:val="both"/>
        <w:rPr>
          <w:i/>
          <w:lang w:val="en-US"/>
        </w:rPr>
      </w:pPr>
      <w:r w:rsidRPr="000C3068">
        <w:rPr>
          <w:i/>
          <w:lang w:val="en-US"/>
        </w:rPr>
        <w:t xml:space="preserve">3.2.2 </w:t>
      </w:r>
      <w:r w:rsidR="000C3068">
        <w:rPr>
          <w:i/>
          <w:lang w:val="en-US"/>
        </w:rPr>
        <w:t>Statistical analysis of the human screening performances</w:t>
      </w:r>
      <w:r w:rsidRPr="000C3068">
        <w:rPr>
          <w:i/>
          <w:lang w:val="en-US"/>
        </w:rPr>
        <w:t xml:space="preserve"> </w:t>
      </w:r>
    </w:p>
    <w:p w14:paraId="5913DDF9" w14:textId="5CE94969" w:rsidR="00557310" w:rsidRDefault="00557310" w:rsidP="002E603F">
      <w:pPr>
        <w:spacing w:after="0" w:line="360" w:lineRule="auto"/>
        <w:ind w:firstLine="1304"/>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For the main analyses, we used the metafor</w:t>
      </w:r>
      <w:r w:rsidR="00E92313">
        <w:rPr>
          <w:rFonts w:eastAsiaTheme="minorEastAsia"/>
          <w:lang w:val="en-US"/>
        </w:rPr>
        <w:t xml:space="preserve"> package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w:t>
      </w:r>
      <w:r w:rsidR="00D123BC">
        <w:rPr>
          <w:rFonts w:eastAsiaTheme="minorEastAsia"/>
          <w:lang w:val="en-US"/>
        </w:rPr>
        <w:t xml:space="preserve">RIS </w:t>
      </w:r>
      <w:r>
        <w:rPr>
          <w:rFonts w:eastAsiaTheme="minorEastAsia"/>
          <w:lang w:val="en-US"/>
        </w:rPr>
        <w:t>file data</w:t>
      </w:r>
      <w:r w:rsidR="000C3068">
        <w:rPr>
          <w:rFonts w:eastAsiaTheme="minorEastAsia"/>
          <w:lang w:val="en-US"/>
        </w:rPr>
        <w:t xml:space="preserve"> was handled by using </w:t>
      </w:r>
      <w:r>
        <w:rPr>
          <w:rFonts w:eastAsiaTheme="minorEastAsia"/>
          <w:lang w:val="en-US"/>
        </w:rPr>
        <w:t xml:space="preserve">the revtools package </w:t>
      </w:r>
      <w:r>
        <w:rPr>
          <w:rFonts w:eastAsiaTheme="minorEastAsia"/>
          <w:lang w:val="en-US"/>
        </w:rPr>
        <w:fldChar w:fldCharType="begin" w:fldLock="1"/>
      </w:r>
      <w:r w:rsidR="002C6EAF">
        <w:rPr>
          <w:rFonts w:eastAsiaTheme="minorEastAsia"/>
          <w:lang w:val="en-US"/>
        </w:rPr>
        <w:instrText>ADDIN CSL_CITATION {"citationItems":[{"id":"ITEM-1","itemData":{"DOI":"10.1002/jrsm.1374","ISSN":"1759-2879","abstract":"The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r w:rsidR="00844F23">
        <w:fldChar w:fldCharType="begin"/>
      </w:r>
      <w:r w:rsidR="00844F23" w:rsidRPr="00844F23">
        <w:rPr>
          <w:lang w:val="en-US"/>
          <w:rPrChange w:id="78" w:author="Julian Christensen" w:date="2024-08-23T15:27:00Z">
            <w:rPr/>
          </w:rPrChange>
        </w:rPr>
        <w:instrText xml:space="preserve"> HYPERLINK "https://osf.io/apdfw/" </w:instrText>
      </w:r>
      <w:r w:rsidR="00844F23">
        <w:fldChar w:fldCharType="separate"/>
      </w:r>
      <w:r w:rsidR="000C3068" w:rsidRPr="00D45476">
        <w:rPr>
          <w:rStyle w:val="Hyperlink"/>
          <w:lang w:val="en-US"/>
        </w:rPr>
        <w:t>https://osf.io/apdfw/</w:t>
      </w:r>
      <w:r w:rsidR="00844F23">
        <w:rPr>
          <w:rStyle w:val="Hyperlink"/>
          <w:lang w:val="en-US"/>
        </w:rPr>
        <w:fldChar w:fldCharType="end"/>
      </w:r>
      <w:r w:rsidR="000C3068" w:rsidRPr="00D45476">
        <w:rPr>
          <w:lang w:val="en-US"/>
        </w:rPr>
        <w:t xml:space="preserve">. </w:t>
      </w:r>
    </w:p>
    <w:p w14:paraId="321B3DFC" w14:textId="77777777" w:rsidR="00B753E8" w:rsidRDefault="00D4382A" w:rsidP="00557310">
      <w:pPr>
        <w:spacing w:after="0" w:line="360" w:lineRule="auto"/>
        <w:ind w:firstLine="1304"/>
        <w:jc w:val="both"/>
        <w:rPr>
          <w:lang w:val="en-US"/>
        </w:rPr>
      </w:pPr>
      <w:r>
        <w:rPr>
          <w:lang w:val="en-US"/>
        </w:rPr>
        <w:t>Using</w:t>
      </w:r>
      <w:r w:rsidRPr="00135343">
        <w:rPr>
          <w:lang w:val="en-US"/>
        </w:rPr>
        <w:t xml:space="preserve"> </w:t>
      </w:r>
      <w:r w:rsidR="007A4FC4" w:rsidRPr="00135343">
        <w:rPr>
          <w:lang w:val="en-US"/>
        </w:rPr>
        <w:t xml:space="preserve">the data presented in </w:t>
      </w:r>
      <w:r w:rsidR="000C3068">
        <w:rPr>
          <w:lang w:val="en-US"/>
        </w:rPr>
        <w:t>S</w:t>
      </w:r>
      <w:r w:rsidR="007A4FC4" w:rsidRPr="00D4382A">
        <w:rPr>
          <w:lang w:val="en-US"/>
        </w:rPr>
        <w:t>ection</w:t>
      </w:r>
      <w:r>
        <w:rPr>
          <w:lang w:val="en-US"/>
        </w:rPr>
        <w:t xml:space="preserve"> 3.2.1</w:t>
      </w:r>
      <w:r w:rsidR="005C001E" w:rsidRPr="00135343">
        <w:rPr>
          <w:lang w:val="en-US"/>
        </w:rPr>
        <w:t xml:space="preserve">, we </w:t>
      </w:r>
      <w:r w:rsidR="007A4FC4" w:rsidRPr="00135343">
        <w:rPr>
          <w:lang w:val="en-US"/>
        </w:rPr>
        <w:t>estimated all the performance metrics via</w:t>
      </w:r>
      <w:r w:rsidR="005C001E" w:rsidRPr="00586638">
        <w:rPr>
          <w:lang w:val="en-US"/>
        </w:rPr>
        <w:t xml:space="preserve"> Equations (1) to (</w:t>
      </w:r>
      <w:r w:rsidR="003578DB">
        <w:rPr>
          <w:lang w:val="en-US"/>
        </w:rPr>
        <w:t>3</w:t>
      </w:r>
      <w:r w:rsidR="005C001E" w:rsidRPr="00586638">
        <w:rPr>
          <w:lang w:val="en-US"/>
        </w:rPr>
        <w:t xml:space="preserve">). </w:t>
      </w:r>
      <w:r w:rsidR="0070110A" w:rsidRPr="00D4382A">
        <w:rPr>
          <w:rFonts w:eastAsiaTheme="minorEastAsia"/>
          <w:lang w:val="en-US"/>
        </w:rPr>
        <w:t xml:space="preserve">The </w:t>
      </w:r>
      <m:oMath>
        <m:r>
          <w:rPr>
            <w:rFonts w:ascii="Cambria Math" w:eastAsiaTheme="minorEastAsia" w:hAnsi="Cambria Math"/>
            <w:lang w:val="en-US"/>
          </w:rPr>
          <m:t>TP</m:t>
        </m:r>
      </m:oMath>
      <w:r w:rsidR="0070110A" w:rsidRPr="00D4382A">
        <w:rPr>
          <w:rFonts w:eastAsiaTheme="minorEastAsia"/>
          <w:lang w:val="en-US"/>
        </w:rPr>
        <w:t xml:space="preserve">, </w:t>
      </w:r>
      <m:oMath>
        <m:r>
          <w:rPr>
            <w:rFonts w:ascii="Cambria Math" w:eastAsiaTheme="minorEastAsia" w:hAnsi="Cambria Math"/>
            <w:lang w:val="en-US"/>
          </w:rPr>
          <m:t>TN</m:t>
        </m:r>
      </m:oMath>
      <w:r w:rsidR="0070110A" w:rsidRPr="00D4382A">
        <w:rPr>
          <w:rFonts w:eastAsiaTheme="minorEastAsia"/>
          <w:lang w:val="en-US"/>
        </w:rPr>
        <w:t xml:space="preserve">, </w:t>
      </w:r>
      <m:oMath>
        <m:r>
          <w:rPr>
            <w:rFonts w:ascii="Cambria Math" w:eastAsiaTheme="minorEastAsia" w:hAnsi="Cambria Math"/>
            <w:lang w:val="en-US"/>
          </w:rPr>
          <m:t>FP</m:t>
        </m:r>
      </m:oMath>
      <w:r w:rsidR="0070110A" w:rsidRPr="00D4382A">
        <w:rPr>
          <w:rFonts w:eastAsiaTheme="minorEastAsia"/>
          <w:lang w:val="en-US"/>
        </w:rPr>
        <w:t xml:space="preserve">, and </w:t>
      </w:r>
      <m:oMath>
        <m:r>
          <w:rPr>
            <w:rFonts w:ascii="Cambria Math" w:eastAsiaTheme="minorEastAsia" w:hAnsi="Cambria Math"/>
            <w:lang w:val="en-US"/>
          </w:rPr>
          <m:t>FN</m:t>
        </m:r>
      </m:oMath>
      <w:r w:rsidR="0070110A" w:rsidRPr="00D4382A">
        <w:rPr>
          <w:rFonts w:eastAsiaTheme="minorEastAsia"/>
          <w:lang w:val="en-US"/>
        </w:rPr>
        <w:t xml:space="preserve"> conditions used in these equations were determined by comparing </w:t>
      </w:r>
      <w:r w:rsidR="00073C19">
        <w:rPr>
          <w:rFonts w:eastAsiaTheme="minorEastAsia"/>
          <w:lang w:val="en-US"/>
        </w:rPr>
        <w:t>each</w:t>
      </w:r>
      <w:r w:rsidR="00073C19" w:rsidRPr="00135343">
        <w:rPr>
          <w:rFonts w:eastAsiaTheme="minorEastAsia"/>
          <w:lang w:val="en-US"/>
        </w:rPr>
        <w:t xml:space="preserve"> </w:t>
      </w:r>
      <w:r w:rsidR="0070110A" w:rsidRPr="00135343">
        <w:rPr>
          <w:rFonts w:eastAsiaTheme="minorEastAsia"/>
          <w:lang w:val="en-US"/>
        </w:rPr>
        <w:t xml:space="preserve">single human screener decision with the final decision </w:t>
      </w:r>
      <w:r w:rsidR="00B23B21" w:rsidRPr="00D4382A">
        <w:rPr>
          <w:rFonts w:eastAsiaTheme="minorEastAsia"/>
          <w:lang w:val="en-US"/>
        </w:rPr>
        <w:t>reached by</w:t>
      </w:r>
      <w:r w:rsidR="0070110A" w:rsidRPr="00D4382A">
        <w:rPr>
          <w:rFonts w:eastAsiaTheme="minorEastAsia"/>
          <w:lang w:val="en-US"/>
        </w:rPr>
        <w:t xml:space="preserve"> a minimum of two human screeners.</w:t>
      </w:r>
      <w:r w:rsidR="0070110A">
        <w:rPr>
          <w:lang w:val="en-US"/>
        </w:rPr>
        <w:t xml:space="preserve"> </w:t>
      </w:r>
    </w:p>
    <w:p w14:paraId="463DAAE1" w14:textId="75D29497" w:rsidR="00B6328D" w:rsidRDefault="005C001E" w:rsidP="00557310">
      <w:pPr>
        <w:spacing w:after="0" w:line="360" w:lineRule="auto"/>
        <w:ind w:firstLine="1304"/>
        <w:jc w:val="both"/>
        <w:rPr>
          <w:rFonts w:eastAsiaTheme="minorEastAsia"/>
          <w:lang w:val="en-US"/>
        </w:rPr>
      </w:pPr>
      <w:r>
        <w:rPr>
          <w:lang w:val="en-US"/>
        </w:rPr>
        <w:lastRenderedPageBreak/>
        <w:t>When working with proportion metrics</w:t>
      </w:r>
      <w:r w:rsidR="000C3068">
        <w:rPr>
          <w:lang w:val="en-US"/>
        </w:rPr>
        <w:t>,</w:t>
      </w:r>
      <w:r>
        <w:rPr>
          <w:lang w:val="en-US"/>
        </w:rPr>
        <w:t xml:space="preserve"> such as the ones presented in Equations (1) to (3), it is usually advantageous to transform these metrics into measures that have more appropriate statistical properties. This includes having a sampling distribution that more closely mirrors a normal distribution and </w:t>
      </w:r>
      <w:r w:rsidR="007A4FC4">
        <w:rPr>
          <w:lang w:val="en-US"/>
        </w:rPr>
        <w:t xml:space="preserve">a </w:t>
      </w:r>
      <w:r>
        <w:rPr>
          <w:lang w:val="en-US"/>
        </w:rPr>
        <w:t>variance componen</w:t>
      </w:r>
      <w:r w:rsidR="007A4FC4">
        <w:rPr>
          <w:lang w:val="en-US"/>
        </w:rPr>
        <w:t>t</w:t>
      </w:r>
      <w:r>
        <w:rPr>
          <w:lang w:val="en-US"/>
        </w:rPr>
        <w:t xml:space="preserve"> that can more reliably be approximated </w:t>
      </w:r>
      <w:r>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Pr>
          <w:lang w:val="en-US"/>
        </w:rPr>
        <w:fldChar w:fldCharType="separate"/>
      </w:r>
      <w:r w:rsidR="00DE061E" w:rsidRPr="00DE061E">
        <w:rPr>
          <w:noProof/>
          <w:lang w:val="en-US"/>
        </w:rPr>
        <w:t>(Viechtbauer, 2022)</w:t>
      </w:r>
      <w:r>
        <w:rPr>
          <w:lang w:val="en-US"/>
        </w:rPr>
        <w:fldChar w:fldCharType="end"/>
      </w:r>
      <w:r>
        <w:rPr>
          <w:lang w:val="en-US"/>
        </w:rPr>
        <w:t xml:space="preserve">. Therefore, we used the arcsine transformation </w:t>
      </w:r>
      <w:r>
        <w:rPr>
          <w:rFonts w:eastAsiaTheme="minorEastAsia"/>
          <w:lang w:val="en-US"/>
        </w:rPr>
        <w:fldChar w:fldCharType="begin" w:fldLock="1"/>
      </w:r>
      <w:r w:rsidR="002C6EAF">
        <w:rPr>
          <w:rFonts w:eastAsiaTheme="minorEastAsia"/>
          <w:lang w:val="en-US"/>
        </w:rPr>
        <w:instrText>ADDIN CSL_CITATION {"citationItems":[{"id":"ITEM-1","itemData":{"DOI":"10.1002/jrsm.1591","ISSN":"1759-2879","abstract":"Abstract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(Röver &amp; Friede, 2022; Schwarzer et al., 2019)</w:t>
      </w:r>
      <w:r>
        <w:rPr>
          <w:rFonts w:eastAsiaTheme="minorEastAsia"/>
          <w:lang w:val="en-US"/>
        </w:rPr>
        <w:fldChar w:fldCharType="end"/>
      </w:r>
      <w:r>
        <w:rPr>
          <w:lang w:val="en-US"/>
        </w:rPr>
        <w:t xml:space="preserve"> to calculate sampling variance and</w:t>
      </w:r>
      <w:r w:rsidR="007A4FC4">
        <w:rPr>
          <w:lang w:val="en-US"/>
        </w:rPr>
        <w:t xml:space="preserve"> </w:t>
      </w:r>
      <w:r>
        <w:rPr>
          <w:lang w:val="en-US"/>
        </w:rPr>
        <w:t xml:space="preserve">confidence intervals </w:t>
      </w:r>
      <w:r w:rsidR="00B753E8">
        <w:rPr>
          <w:lang w:val="en-US"/>
        </w:rPr>
        <w:t>for all</w:t>
      </w:r>
      <w:r w:rsidRPr="007A3D20">
        <w:rPr>
          <w:i/>
          <w:lang w:val="en-US"/>
        </w:rPr>
        <w:t xml:space="preserve"> </w:t>
      </w:r>
      <w:r w:rsidRPr="00E92313">
        <w:rPr>
          <w:lang w:val="en-US"/>
        </w:rPr>
        <w:t>metrics</w:t>
      </w:r>
      <w:r>
        <w:rPr>
          <w:lang w:val="en-US"/>
        </w:rPr>
        <w:t>.</w:t>
      </w:r>
      <w:r w:rsidR="00D4382A">
        <w:rPr>
          <w:rStyle w:val="FootnoteReference"/>
          <w:lang w:val="en-US"/>
        </w:rPr>
        <w:footnoteReference w:id="6"/>
      </w:r>
      <w:r>
        <w:rPr>
          <w:lang w:val="en-US"/>
        </w:rPr>
        <w:t xml:space="preserve"> For the balanced accuracy metric, we calculated the sampling variance of the transformed measure by using the total number of records as the sample size. </w:t>
      </w:r>
    </w:p>
    <w:p w14:paraId="66E1E4A9" w14:textId="0A41C03C" w:rsidR="002E603F" w:rsidRDefault="00B6328D" w:rsidP="00CB5104">
      <w:pPr>
        <w:spacing w:after="0" w:line="360" w:lineRule="auto"/>
        <w:jc w:val="both"/>
        <w:rPr>
          <w:rFonts w:eastAsiaTheme="minorEastAsia"/>
          <w:lang w:val="en-US"/>
        </w:rPr>
      </w:pPr>
      <w:r>
        <w:rPr>
          <w:rFonts w:eastAsiaTheme="minorEastAsia"/>
          <w:lang w:val="en-US"/>
        </w:rPr>
        <w:tab/>
        <w:t>To derive the overall average performances</w:t>
      </w:r>
      <w:r w:rsidR="00E92313">
        <w:rPr>
          <w:rFonts w:eastAsiaTheme="minorEastAsia"/>
          <w:lang w:val="en-US"/>
        </w:rPr>
        <w:t xml:space="preserve"> </w:t>
      </w:r>
      <w:r w:rsidR="00037E9A">
        <w:rPr>
          <w:rFonts w:eastAsiaTheme="minorEastAsia"/>
          <w:lang w:val="en-US"/>
        </w:rPr>
        <w:t>in terms of</w:t>
      </w:r>
      <w:r>
        <w:rPr>
          <w:rFonts w:eastAsiaTheme="minorEastAsia"/>
          <w:lang w:val="en-US"/>
        </w:rPr>
        <w:t xml:space="preserve"> </w:t>
      </w:r>
      <w:r w:rsidR="00C3763F" w:rsidRPr="007A3D20">
        <w:rPr>
          <w:i/>
          <w:lang w:val="en-US"/>
        </w:rPr>
        <w:t>recall</w:t>
      </w:r>
      <w:r w:rsidR="00C3763F">
        <w:rPr>
          <w:lang w:val="en-US"/>
        </w:rPr>
        <w:t xml:space="preserve">, </w:t>
      </w:r>
      <w:r w:rsidR="00C3763F" w:rsidRPr="007A3D20">
        <w:rPr>
          <w:i/>
          <w:lang w:val="en-US"/>
        </w:rPr>
        <w:t>specificity</w:t>
      </w:r>
      <w:r w:rsidR="000C3068">
        <w:rPr>
          <w:i/>
          <w:lang w:val="en-US"/>
        </w:rPr>
        <w:t>,</w:t>
      </w:r>
      <w:r w:rsidR="00C3763F">
        <w:rPr>
          <w:lang w:val="en-US"/>
        </w:rPr>
        <w:t xml:space="preserve"> </w:t>
      </w:r>
      <w:r w:rsidR="003578DB">
        <w:rPr>
          <w:lang w:val="en-US"/>
        </w:rPr>
        <w:t xml:space="preserve">and </w:t>
      </w:r>
      <w:r w:rsidR="00C3763F" w:rsidRPr="007A3D20">
        <w:rPr>
          <w:i/>
          <w:lang w:val="en-US"/>
        </w:rPr>
        <w:t>balanced accuracy</w:t>
      </w:r>
      <w:r w:rsidR="00C3763F">
        <w:rPr>
          <w:rFonts w:eastAsiaTheme="minorEastAsia"/>
          <w:i/>
          <w:lang w:val="en-US"/>
        </w:rPr>
        <w:t xml:space="preserve"> </w:t>
      </w:r>
      <w:r>
        <w:rPr>
          <w:rFonts w:eastAsiaTheme="minorEastAsia"/>
          <w:lang w:val="en-US"/>
        </w:rPr>
        <w:t>metrics</w:t>
      </w:r>
      <w:r w:rsidR="00E92313">
        <w:rPr>
          <w:rFonts w:eastAsiaTheme="minorEastAsia"/>
          <w:lang w:val="en-US"/>
        </w:rPr>
        <w:t xml:space="preserve"> across the included studies</w:t>
      </w:r>
      <w:r>
        <w:rPr>
          <w:rFonts w:eastAsiaTheme="minorEastAsia"/>
          <w:lang w:val="en-US"/>
        </w:rPr>
        <w:t xml:space="preserve">,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w:t>
      </w:r>
      <w:ins w:id="79" w:author="Julian Christensen" w:date="2024-08-23T11:09:00Z">
        <w:r w:rsidR="006062BF">
          <w:rPr>
            <w:rFonts w:eastAsiaTheme="minorEastAsia"/>
            <w:lang w:val="en-US"/>
          </w:rPr>
          <w:t xml:space="preserve">being </w:t>
        </w:r>
      </w:ins>
      <w:r w:rsidR="00032250">
        <w:rPr>
          <w:rFonts w:eastAsiaTheme="minorEastAsia"/>
          <w:lang w:val="en-US"/>
        </w:rPr>
        <w:t xml:space="preserve">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p>
    <w:p w14:paraId="1E4705E9" w14:textId="77777777" w:rsidR="00B753E8" w:rsidRDefault="00390F19" w:rsidP="002E603F">
      <w:pPr>
        <w:spacing w:after="0" w:line="360" w:lineRule="auto"/>
        <w:ind w:firstLine="1304"/>
        <w:jc w:val="both"/>
        <w:rPr>
          <w:rFonts w:eastAsiaTheme="minorEastAsia"/>
          <w:lang w:val="en-US"/>
        </w:rPr>
      </w:pPr>
      <w:r>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p>
    <w:p w14:paraId="12F9116B" w14:textId="408E0E84" w:rsidR="00037E9A" w:rsidRPr="00CB5104" w:rsidRDefault="00B753E8" w:rsidP="002E603F">
      <w:pPr>
        <w:spacing w:after="0" w:line="360" w:lineRule="auto"/>
        <w:ind w:firstLine="1304"/>
        <w:jc w:val="both"/>
        <w:rPr>
          <w:rFonts w:eastAsiaTheme="minorEastAsia"/>
          <w:lang w:val="en-US"/>
        </w:rPr>
      </w:pPr>
      <w:r>
        <w:rPr>
          <w:rFonts w:eastAsiaTheme="minorEastAsia"/>
          <w:lang w:val="en-US"/>
        </w:rPr>
        <w:t>For</w:t>
      </w:r>
      <w:r w:rsidR="00CB5104">
        <w:rPr>
          <w:rFonts w:eastAsiaTheme="minorEastAsia"/>
          <w:lang w:val="en-US"/>
        </w:rPr>
        <w:t xml:space="preserve">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true</w:t>
      </w:r>
      <w:r w:rsidR="00E92313">
        <w:rPr>
          <w:rFonts w:eastAsiaTheme="minorEastAsia"/>
          <w:lang w:val="en-US"/>
        </w:rPr>
        <w:t xml:space="preserve"> screener</w:t>
      </w:r>
      <w:r w:rsidR="00C7413A">
        <w:rPr>
          <w:rFonts w:eastAsiaTheme="minorEastAsia"/>
          <w:lang w:val="en-US"/>
        </w:rPr>
        <w:t xml:space="preserve"> </w:t>
      </w:r>
      <w:r w:rsidR="00CB5104">
        <w:rPr>
          <w:rFonts w:eastAsiaTheme="minorEastAsia"/>
          <w:lang w:val="en-US"/>
        </w:rPr>
        <w:t>performance</w:t>
      </w:r>
      <w:r w:rsidR="00E92313">
        <w:rPr>
          <w:rFonts w:eastAsiaTheme="minorEastAsia"/>
          <w:lang w:val="en-US"/>
        </w:rPr>
        <w:t xml:space="preserve">s </w:t>
      </w:r>
      <w:r w:rsidR="00CB5104">
        <w:rPr>
          <w:rFonts w:eastAsiaTheme="minorEastAsia"/>
          <w:lang w:val="en-US"/>
        </w:rPr>
        <w:t>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This allowed us to investigate at what</w:t>
      </w:r>
      <w:r w:rsidR="00626832">
        <w:rPr>
          <w:rFonts w:eastAsiaTheme="minorEastAsia"/>
          <w:lang w:val="en-US"/>
        </w:rPr>
        <w:t xml:space="preserve"> (if any)</w:t>
      </w:r>
      <w:r w:rsidR="00CB5104">
        <w:rPr>
          <w:rFonts w:eastAsiaTheme="minorEastAsia"/>
          <w:lang w:val="en-US"/>
        </w:rPr>
        <w:t xml:space="preserve">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00B6328D" w:rsidRPr="00CB5104">
        <w:rPr>
          <w:rFonts w:eastAsiaTheme="minorEastAsia"/>
          <w:lang w:val="en-US"/>
        </w:rPr>
        <w:t xml:space="preserve"> </w:t>
      </w:r>
    </w:p>
    <w:p w14:paraId="1B552F3D" w14:textId="52A551FC" w:rsidR="005860BB" w:rsidRPr="000C3068" w:rsidRDefault="005860BB" w:rsidP="00BE290F">
      <w:pPr>
        <w:spacing w:after="0" w:line="360" w:lineRule="auto"/>
        <w:jc w:val="both"/>
        <w:rPr>
          <w:i/>
          <w:lang w:val="en-US"/>
        </w:rPr>
      </w:pPr>
      <w:r w:rsidRPr="000C3068">
        <w:rPr>
          <w:i/>
          <w:lang w:val="en-US"/>
        </w:rPr>
        <w:t xml:space="preserve">3.2.3 </w:t>
      </w:r>
      <w:r w:rsidR="009B00B6">
        <w:rPr>
          <w:i/>
          <w:lang w:val="en-US"/>
        </w:rPr>
        <w:t>Typical</w:t>
      </w:r>
      <w:del w:id="80" w:author="Julian Christensen" w:date="2024-08-23T11:10:00Z">
        <w:r w:rsidR="009B00B6" w:rsidDel="00B30EED">
          <w:rPr>
            <w:i/>
            <w:lang w:val="en-US"/>
          </w:rPr>
          <w:delText>ly</w:delText>
        </w:r>
      </w:del>
      <w:r w:rsidR="009B00B6">
        <w:rPr>
          <w:i/>
          <w:lang w:val="en-US"/>
        </w:rPr>
        <w:t xml:space="preserve"> human screening performance results</w:t>
      </w:r>
    </w:p>
    <w:p w14:paraId="50E67BF0" w14:textId="4A0E09E8" w:rsidR="00FC3076" w:rsidRDefault="00DC4895" w:rsidP="002E603F">
      <w:pPr>
        <w:spacing w:after="0" w:line="360" w:lineRule="auto"/>
        <w:ind w:firstLine="1304"/>
        <w:jc w:val="both"/>
        <w:rPr>
          <w:lang w:val="en-US"/>
        </w:rPr>
      </w:pPr>
      <w:r>
        <w:rPr>
          <w:lang w:val="en-US"/>
        </w:rPr>
        <w:t xml:space="preserve">All individual screening performances across the included reviews </w:t>
      </w:r>
      <w:r w:rsidR="00192248">
        <w:rPr>
          <w:lang w:val="en-US"/>
        </w:rPr>
        <w:t xml:space="preserve">and </w:t>
      </w:r>
      <w:r w:rsidR="00037E9A">
        <w:rPr>
          <w:lang w:val="en-US"/>
        </w:rPr>
        <w:t>their</w:t>
      </w:r>
      <w:r w:rsidR="00192248">
        <w:rPr>
          <w:lang w:val="en-US"/>
        </w:rPr>
        <w:t xml:space="preserve"> </w:t>
      </w:r>
      <w:r w:rsidR="00037E9A">
        <w:rPr>
          <w:lang w:val="en-US"/>
        </w:rPr>
        <w:t xml:space="preserve">distribution </w:t>
      </w:r>
      <w:r w:rsidR="00192248">
        <w:rPr>
          <w:lang w:val="en-US"/>
        </w:rPr>
        <w:t xml:space="preserve">around the overall performance means </w:t>
      </w:r>
      <w:r>
        <w:rPr>
          <w:lang w:val="en-US"/>
        </w:rPr>
        <w:t xml:space="preserve">are </w:t>
      </w:r>
      <w:r w:rsidR="00037E9A">
        <w:rPr>
          <w:lang w:val="en-US"/>
        </w:rPr>
        <w:t xml:space="preserve">illustrated </w:t>
      </w:r>
      <w:r>
        <w:rPr>
          <w:lang w:val="en-US"/>
        </w:rPr>
        <w:t>in Figures 2 and 3.</w:t>
      </w:r>
      <w:r w:rsidR="00FC3076">
        <w:rPr>
          <w:lang w:val="en-US"/>
        </w:rPr>
        <w:t xml:space="preserve"> In this section, we primarily comment on the results for the recall and specificity measures, since these are the main metrics we </w:t>
      </w:r>
      <w:r w:rsidR="00FC3076">
        <w:rPr>
          <w:lang w:val="en-US"/>
        </w:rPr>
        <w:lastRenderedPageBreak/>
        <w:t xml:space="preserve">use to derive and develop </w:t>
      </w:r>
      <w:del w:id="81" w:author="Julian Christensen" w:date="2024-08-23T11:11:00Z">
        <w:r w:rsidR="00FC3076" w:rsidDel="00B30EED">
          <w:rPr>
            <w:lang w:val="en-US"/>
          </w:rPr>
          <w:delText xml:space="preserve">the </w:delText>
        </w:r>
      </w:del>
      <w:ins w:id="82" w:author="Julian Christensen" w:date="2024-08-23T11:11:00Z">
        <w:r w:rsidR="00B30EED">
          <w:rPr>
            <w:lang w:val="en-US"/>
          </w:rPr>
          <w:t xml:space="preserve">our </w:t>
        </w:r>
      </w:ins>
      <w:r w:rsidR="00FC3076">
        <w:rPr>
          <w:lang w:val="en-US"/>
        </w:rPr>
        <w:t xml:space="preserve">benchmark scheme. All results can be found in the background material. </w:t>
      </w:r>
    </w:p>
    <w:p w14:paraId="0B2924CA" w14:textId="23F83F98" w:rsidR="00121068" w:rsidRDefault="00B753E8" w:rsidP="002E603F">
      <w:pPr>
        <w:spacing w:after="0" w:line="360" w:lineRule="auto"/>
        <w:ind w:firstLine="1304"/>
        <w:jc w:val="both"/>
        <w:rPr>
          <w:lang w:val="en-US"/>
        </w:rPr>
      </w:pPr>
      <w:r>
        <w:rPr>
          <w:lang w:val="en-US"/>
        </w:rPr>
        <w:t>Across</w:t>
      </w:r>
      <w:r w:rsidR="00FC3076">
        <w:rPr>
          <w:lang w:val="en-US"/>
        </w:rPr>
        <w:t xml:space="preserve"> the included Campbell </w:t>
      </w:r>
      <w:r>
        <w:rPr>
          <w:lang w:val="en-US"/>
        </w:rPr>
        <w:t>Systematic R</w:t>
      </w:r>
      <w:r w:rsidR="00FC3076">
        <w:rPr>
          <w:lang w:val="en-US"/>
        </w:rPr>
        <w:t>eview</w:t>
      </w:r>
      <w:r>
        <w:rPr>
          <w:lang w:val="en-US"/>
        </w:rPr>
        <w:t>s</w:t>
      </w:r>
      <w:r w:rsidR="00FC3076">
        <w:rPr>
          <w:lang w:val="en-US"/>
        </w:rPr>
        <w:t>, w</w:t>
      </w:r>
      <w:r w:rsidR="001A0C60">
        <w:rPr>
          <w:lang w:val="en-US"/>
        </w:rPr>
        <w:t xml:space="preserve">e found the overall average </w:t>
      </w:r>
      <w:r w:rsidR="001A0C60" w:rsidRPr="000C3068">
        <w:rPr>
          <w:i/>
          <w:lang w:val="en-US"/>
        </w:rPr>
        <w:t>recall</w:t>
      </w:r>
      <w:r w:rsidR="00EC6E04">
        <w:rPr>
          <w:i/>
          <w:lang w:val="en-US"/>
        </w:rPr>
        <w:t xml:space="preserve"> </w:t>
      </w:r>
      <w:r w:rsidR="00EC6E04">
        <w:rPr>
          <w:lang w:val="en-US"/>
        </w:rPr>
        <w:t>value</w:t>
      </w:r>
      <w:r w:rsidR="001A0C60">
        <w:rPr>
          <w:lang w:val="en-US"/>
        </w:rPr>
        <w:t xml:space="preserve"> for the assistant and author screeners</w:t>
      </w:r>
      <w:r w:rsidR="002429D3">
        <w:rPr>
          <w:lang w:val="en-US"/>
        </w:rPr>
        <w:t xml:space="preserve"> </w:t>
      </w:r>
      <w:r w:rsidR="001A0C60">
        <w:rPr>
          <w:lang w:val="en-US"/>
        </w:rPr>
        <w:t>to be .78</w:t>
      </w:r>
      <w:r w:rsidR="007A3D20">
        <w:rPr>
          <w:lang w:val="en-US"/>
        </w:rPr>
        <w:t>2</w:t>
      </w:r>
      <w:r w:rsidR="001A0C60">
        <w:rPr>
          <w:lang w:val="en-US"/>
        </w:rPr>
        <w:t xml:space="preserve">, 95% </w:t>
      </w:r>
      <w:r w:rsidR="001A0C60" w:rsidRPr="002429D3">
        <w:rPr>
          <w:i/>
          <w:lang w:val="en-US"/>
        </w:rPr>
        <w:t>CI</w:t>
      </w:r>
      <w:r w:rsidR="001A0C60">
        <w:rPr>
          <w:lang w:val="en-US"/>
        </w:rPr>
        <w:t>[.747, .8</w:t>
      </w:r>
      <w:r w:rsidR="007A3D20">
        <w:rPr>
          <w:lang w:val="en-US"/>
        </w:rPr>
        <w:t>17</w:t>
      </w:r>
      <w:r w:rsidR="001A0C60">
        <w:rPr>
          <w:lang w:val="en-US"/>
        </w:rPr>
        <w:t>] and .8</w:t>
      </w:r>
      <w:r w:rsidR="007A3D20">
        <w:rPr>
          <w:lang w:val="en-US"/>
        </w:rPr>
        <w:t>81</w:t>
      </w:r>
      <w:r w:rsidR="001A0C60">
        <w:rPr>
          <w:lang w:val="en-US"/>
        </w:rPr>
        <w:t xml:space="preserve">, 95% </w:t>
      </w:r>
      <w:r w:rsidR="001A0C60" w:rsidRPr="002429D3">
        <w:rPr>
          <w:i/>
          <w:lang w:val="en-US"/>
        </w:rPr>
        <w:t>CI</w:t>
      </w:r>
      <w:r w:rsidR="001A0C60">
        <w:rPr>
          <w:lang w:val="en-US"/>
        </w:rPr>
        <w:t>[.8</w:t>
      </w:r>
      <w:r w:rsidR="007A3D20">
        <w:rPr>
          <w:lang w:val="en-US"/>
        </w:rPr>
        <w:t>23</w:t>
      </w:r>
      <w:r w:rsidR="001A0C60">
        <w:rPr>
          <w:lang w:val="en-US"/>
        </w:rPr>
        <w:t>, .93</w:t>
      </w:r>
      <w:r w:rsidR="007A3D20">
        <w:rPr>
          <w:lang w:val="en-US"/>
        </w:rPr>
        <w:t>1</w:t>
      </w:r>
      <w:r w:rsidR="001A0C60">
        <w:rPr>
          <w:lang w:val="en-US"/>
        </w:rPr>
        <w:t>], respectively.</w:t>
      </w:r>
      <w:r w:rsidR="002429D3">
        <w:rPr>
          <w:lang w:val="en-US"/>
        </w:rPr>
        <w:t xml:space="preserve"> Hereto, we found</w:t>
      </w:r>
      <w:r w:rsidR="000C3068">
        <w:rPr>
          <w:lang w:val="en-US"/>
        </w:rPr>
        <w:t xml:space="preserve"> </w:t>
      </w:r>
      <w:r w:rsidR="002429D3">
        <w:rPr>
          <w:lang w:val="en-US"/>
        </w:rPr>
        <w:t xml:space="preserve">the two </w:t>
      </w:r>
      <w:r w:rsidR="00C3763F">
        <w:rPr>
          <w:lang w:val="en-US"/>
        </w:rPr>
        <w:t>group</w:t>
      </w:r>
      <w:r w:rsidR="00E92313">
        <w:rPr>
          <w:lang w:val="en-US"/>
        </w:rPr>
        <w:t>s’</w:t>
      </w:r>
      <w:r w:rsidR="00C3763F">
        <w:rPr>
          <w:lang w:val="en-US"/>
        </w:rPr>
        <w:t xml:space="preserve"> </w:t>
      </w:r>
      <w:r w:rsidR="002429D3">
        <w:rPr>
          <w:lang w:val="en-US"/>
        </w:rPr>
        <w:t xml:space="preserve">average </w:t>
      </w:r>
      <w:r w:rsidR="00C3763F">
        <w:rPr>
          <w:lang w:val="en-US"/>
        </w:rPr>
        <w:t>recal</w:t>
      </w:r>
      <w:r w:rsidR="000C3068">
        <w:rPr>
          <w:lang w:val="en-US"/>
        </w:rPr>
        <w:t>l</w:t>
      </w:r>
      <w:r w:rsidR="00037E9A">
        <w:rPr>
          <w:lang w:val="en-US"/>
        </w:rPr>
        <w:t xml:space="preserve"> values</w:t>
      </w:r>
      <w:r w:rsidR="00C3763F">
        <w:rPr>
          <w:lang w:val="en-US"/>
        </w:rPr>
        <w:t xml:space="preserve"> </w:t>
      </w:r>
      <w:r w:rsidR="002429D3">
        <w:rPr>
          <w:lang w:val="en-US"/>
        </w:rPr>
        <w:t>to be statistically</w:t>
      </w:r>
      <w:r w:rsidR="00BE290F">
        <w:rPr>
          <w:lang w:val="en-US"/>
        </w:rPr>
        <w:t xml:space="preserve"> </w:t>
      </w:r>
      <w:r w:rsidR="00037E9A">
        <w:rPr>
          <w:lang w:val="en-US"/>
        </w:rPr>
        <w:t xml:space="preserve">different </w:t>
      </w:r>
      <w:r w:rsidR="002429D3">
        <w:rPr>
          <w:lang w:val="en-US"/>
        </w:rPr>
        <w:t xml:space="preserve">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w:t>
      </w:r>
      <w:r w:rsidR="00037E9A">
        <w:rPr>
          <w:lang w:val="en-US"/>
        </w:rPr>
        <w:t xml:space="preserve"> un</w:t>
      </w:r>
      <w:r w:rsidR="00DE43D9">
        <w:rPr>
          <w:lang w:val="en-US"/>
        </w:rPr>
        <w:t>able to detect any true differences in performance</w:t>
      </w:r>
      <w:r w:rsidR="00037E9A">
        <w:rPr>
          <w:lang w:val="en-US"/>
        </w:rPr>
        <w:t xml:space="preserve"> levels</w:t>
      </w:r>
      <w:r w:rsidR="00DE43D9">
        <w:rPr>
          <w:lang w:val="en-US"/>
        </w:rPr>
        <w:t xml:space="preserve"> between studies,</w:t>
      </w:r>
      <w:r w:rsidR="00582CFD">
        <w:rPr>
          <w:lang w:val="en-US"/>
        </w:rPr>
        <w:t xml:space="preserve"> </w:t>
      </w:r>
      <w:r w:rsidR="00DE43D9">
        <w:rPr>
          <w:lang w:val="en-US"/>
        </w:rPr>
        <w:t>indicating consistent</w:t>
      </w:r>
      <w:r w:rsidR="00037E9A">
        <w:rPr>
          <w:lang w:val="en-US"/>
        </w:rPr>
        <w:t xml:space="preserve"> average screening performances</w:t>
      </w:r>
      <w:r w:rsidR="00DE43D9">
        <w:rPr>
          <w:lang w:val="en-US"/>
        </w:rPr>
        <w:t xml:space="preserve"> across the </w:t>
      </w:r>
      <w:r w:rsidR="00210FA8">
        <w:rPr>
          <w:lang w:val="en-US"/>
        </w:rPr>
        <w:t xml:space="preserve">Campbell </w:t>
      </w:r>
      <w:r w:rsidR="00DE43D9">
        <w:rPr>
          <w:lang w:val="en-US"/>
        </w:rPr>
        <w:t>reviews</w:t>
      </w:r>
      <w:r w:rsidR="00037E9A">
        <w:rPr>
          <w:lang w:val="en-US"/>
        </w:rPr>
        <w:t>,</w:t>
      </w:r>
      <w:r w:rsidR="00C3763F">
        <w:rPr>
          <w:lang w:val="en-US"/>
        </w:rPr>
        <w:t xml:space="preserve"> both for assistants and expert screeners</w:t>
      </w:r>
      <w:r w:rsidR="00DE43D9">
        <w:rPr>
          <w:lang w:val="en-US"/>
        </w:rPr>
        <w:t xml:space="preserve">. </w:t>
      </w:r>
      <w:r w:rsidR="000837FF">
        <w:rPr>
          <w:lang w:val="en-US"/>
        </w:rPr>
        <w:t xml:space="preserve">The overall average </w:t>
      </w:r>
      <w:r w:rsidR="000837FF" w:rsidRPr="00582CFD">
        <w:rPr>
          <w:i/>
          <w:lang w:val="en-US"/>
        </w:rPr>
        <w:t>specificity</w:t>
      </w:r>
      <w:r w:rsidR="000837FF">
        <w:rPr>
          <w:lang w:val="en-US"/>
        </w:rPr>
        <w:t xml:space="preserve"> for assistant screeners was .98</w:t>
      </w:r>
      <w:r w:rsidR="00610A3E">
        <w:rPr>
          <w:lang w:val="en-US"/>
        </w:rPr>
        <w:t>0</w:t>
      </w:r>
      <w:r w:rsidR="000837FF">
        <w:rPr>
          <w:lang w:val="en-US"/>
        </w:rPr>
        <w:t xml:space="preserve">, 95% </w:t>
      </w:r>
      <w:r w:rsidR="000837FF">
        <w:rPr>
          <w:i/>
          <w:lang w:val="en-US"/>
        </w:rPr>
        <w:t>CI</w:t>
      </w:r>
      <w:r w:rsidR="000837FF">
        <w:rPr>
          <w:lang w:val="en-US"/>
        </w:rPr>
        <w:t>[.966, .990], and for review authors .9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[.9</w:t>
      </w:r>
      <w:r w:rsidR="007A3D20">
        <w:rPr>
          <w:lang w:val="en-US"/>
        </w:rPr>
        <w:t>80</w:t>
      </w:r>
      <w:r w:rsidR="000837FF">
        <w:rPr>
          <w:lang w:val="en-US"/>
        </w:rPr>
        <w:t>,</w:t>
      </w:r>
      <w:r>
        <w:rPr>
          <w:lang w:val="en-US"/>
        </w:rPr>
        <w:t xml:space="preserve"> </w:t>
      </w:r>
      <w:r w:rsidR="000837FF">
        <w:rPr>
          <w:lang w:val="en-US"/>
        </w:rPr>
        <w:t>.995].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r w:rsidR="003578DB" w:rsidRPr="003578DB">
        <w:rPr>
          <w:lang w:val="en-US"/>
        </w:rPr>
        <w:t xml:space="preserve"> </w:t>
      </w:r>
      <w:r w:rsidR="003578DB">
        <w:rPr>
          <w:lang w:val="en-US"/>
        </w:rPr>
        <w:t xml:space="preserve">Moving on to the </w:t>
      </w:r>
      <w:r w:rsidR="003578DB" w:rsidRPr="00582CFD">
        <w:rPr>
          <w:i/>
          <w:lang w:val="en-US"/>
        </w:rPr>
        <w:t>balanced accuracy</w:t>
      </w:r>
      <w:r w:rsidR="003578DB">
        <w:rPr>
          <w:lang w:val="en-US"/>
        </w:rPr>
        <w:t xml:space="preserve"> metric, we found average performance levels of </w:t>
      </w:r>
      <w:r>
        <w:rPr>
          <w:lang w:val="en-US"/>
        </w:rPr>
        <w:t>.</w:t>
      </w:r>
      <w:r w:rsidR="003578DB">
        <w:rPr>
          <w:lang w:val="en-US"/>
        </w:rPr>
        <w:t xml:space="preserve">874, 95% </w:t>
      </w:r>
      <w:r w:rsidR="003578DB">
        <w:rPr>
          <w:i/>
          <w:lang w:val="en-US"/>
        </w:rPr>
        <w:t>CI</w:t>
      </w:r>
      <w:r w:rsidR="003578DB">
        <w:rPr>
          <w:lang w:val="en-US"/>
        </w:rPr>
        <w:t>[</w:t>
      </w:r>
      <w:r>
        <w:rPr>
          <w:lang w:val="en-US"/>
        </w:rPr>
        <w:t>.</w:t>
      </w:r>
      <w:r w:rsidR="003578DB">
        <w:rPr>
          <w:lang w:val="en-US"/>
        </w:rPr>
        <w:t xml:space="preserve">857, </w:t>
      </w:r>
      <w:r>
        <w:rPr>
          <w:lang w:val="en-US"/>
        </w:rPr>
        <w:t>.</w:t>
      </w:r>
      <w:r w:rsidR="003578DB">
        <w:rPr>
          <w:lang w:val="en-US"/>
        </w:rPr>
        <w:t>890]</w:t>
      </w:r>
      <w:r w:rsidR="003578DB" w:rsidRPr="003B7713">
        <w:rPr>
          <w:lang w:val="en-US"/>
        </w:rPr>
        <w:t xml:space="preserve"> </w:t>
      </w:r>
      <w:r w:rsidR="003578DB">
        <w:rPr>
          <w:lang w:val="en-US"/>
        </w:rPr>
        <w:t xml:space="preserve">among assistant screeners and.933, 95% </w:t>
      </w:r>
      <w:r w:rsidR="003578DB">
        <w:rPr>
          <w:i/>
          <w:lang w:val="en-US"/>
        </w:rPr>
        <w:t>CI</w:t>
      </w:r>
      <w:r w:rsidR="003578DB">
        <w:rPr>
          <w:lang w:val="en-US"/>
        </w:rPr>
        <w:t xml:space="preserve">[.899, .961] among author screeners. We found the difference between the group means to be statistically significant with </w:t>
      </w:r>
      <w:r w:rsidR="003578DB">
        <w:rPr>
          <w:i/>
          <w:lang w:val="en-US"/>
        </w:rPr>
        <w:t>F</w:t>
      </w:r>
      <w:r w:rsidR="003578DB">
        <w:rPr>
          <w:lang w:val="en-US"/>
        </w:rPr>
        <w:t xml:space="preserve">(1, 10.1) = 18.22, </w:t>
      </w:r>
      <w:r w:rsidR="003578DB">
        <w:rPr>
          <w:i/>
          <w:lang w:val="en-US"/>
        </w:rPr>
        <w:t>p</w:t>
      </w:r>
      <w:r w:rsidR="003578DB">
        <w:rPr>
          <w:lang w:val="en-US"/>
        </w:rPr>
        <w:t xml:space="preserve"> = .002.</w:t>
      </w:r>
    </w:p>
    <w:p w14:paraId="48B373BA" w14:textId="6AD8B21E" w:rsidR="003578DB" w:rsidRDefault="00610A3E" w:rsidP="003578DB">
      <w:pPr>
        <w:spacing w:line="360" w:lineRule="auto"/>
        <w:ind w:firstLine="1304"/>
        <w:jc w:val="both"/>
        <w:rPr>
          <w:lang w:val="en-US"/>
        </w:rPr>
      </w:pPr>
      <w:r>
        <w:rPr>
          <w:lang w:val="en-US"/>
        </w:rPr>
        <w:t xml:space="preserve">Based on these results it </w:t>
      </w:r>
      <w:r w:rsidR="003043D2">
        <w:rPr>
          <w:lang w:val="en-US"/>
        </w:rPr>
        <w:t>appear</w:t>
      </w:r>
      <w:r w:rsidR="00582CFD">
        <w:rPr>
          <w:lang w:val="en-US"/>
        </w:rPr>
        <w:t>ed</w:t>
      </w:r>
      <w:r w:rsidR="003043D2">
        <w:rPr>
          <w:lang w:val="en-US"/>
        </w:rPr>
        <w:t xml:space="preserve"> that</w:t>
      </w:r>
      <w:r w:rsidR="00856E6B">
        <w:rPr>
          <w:lang w:val="en-US"/>
        </w:rPr>
        <w:t xml:space="preserve"> compared to students,</w:t>
      </w:r>
      <w:r>
        <w:rPr>
          <w:lang w:val="en-US"/>
        </w:rPr>
        <w:t xml:space="preserve"> research</w:t>
      </w:r>
      <w:r w:rsidR="009A4CD1">
        <w:rPr>
          <w:lang w:val="en-US"/>
        </w:rPr>
        <w:t>er</w:t>
      </w:r>
      <w:r w:rsidR="00856E6B">
        <w:rPr>
          <w:lang w:val="en-US"/>
        </w:rPr>
        <w:t xml:space="preserve"> (i.e., content expert)</w:t>
      </w:r>
      <w:r>
        <w:rPr>
          <w:lang w:val="en-US"/>
        </w:rPr>
        <w:t xml:space="preserve"> screeners</w:t>
      </w:r>
      <w:r w:rsidR="009A4CD1">
        <w:rPr>
          <w:lang w:val="en-US"/>
        </w:rPr>
        <w:t xml:space="preserve"> </w:t>
      </w:r>
      <w:r>
        <w:rPr>
          <w:lang w:val="en-US"/>
        </w:rPr>
        <w:t>are substantially better at detecting relevant studies. Yet</w:t>
      </w:r>
      <w:r w:rsidR="001E6DC5">
        <w:rPr>
          <w:lang w:val="en-US"/>
        </w:rPr>
        <w:t xml:space="preserve">, </w:t>
      </w:r>
      <w:r w:rsidR="00856E6B">
        <w:rPr>
          <w:lang w:val="en-US"/>
        </w:rPr>
        <w:t xml:space="preserve">as </w:t>
      </w:r>
      <w:r w:rsidR="00582CFD">
        <w:rPr>
          <w:lang w:val="en-US"/>
        </w:rPr>
        <w:t xml:space="preserve">previously </w:t>
      </w:r>
      <w:r w:rsidR="00856E6B">
        <w:rPr>
          <w:lang w:val="en-US"/>
        </w:rPr>
        <w:t xml:space="preserve">noted,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w:t>
      </w:r>
      <w:r w:rsidR="00856E6B">
        <w:rPr>
          <w:lang w:val="en-US"/>
        </w:rPr>
        <w:t>e.g.,</w:t>
      </w:r>
      <w:r w:rsidR="001E6DC5">
        <w:rPr>
          <w:lang w:val="en-US"/>
        </w:rPr>
        <w:t xml:space="preserve"> authority relation</w:t>
      </w:r>
      <w:r w:rsidR="00856E6B">
        <w:rPr>
          <w:lang w:val="en-US"/>
        </w:rPr>
        <w:t xml:space="preserve">s with </w:t>
      </w:r>
      <w:r w:rsidR="00582CFD">
        <w:rPr>
          <w:lang w:val="en-US"/>
        </w:rPr>
        <w:t>the</w:t>
      </w:r>
      <w:r w:rsidR="00856E6B">
        <w:rPr>
          <w:lang w:val="en-US"/>
        </w:rPr>
        <w:t xml:space="preserve"> potential to</w:t>
      </w:r>
      <w:r w:rsidR="0001372B">
        <w:rPr>
          <w:lang w:val="en-US"/>
        </w:rPr>
        <w:t xml:space="preserve"> inflate the researchers’ performance relative to that of the assistants</w:t>
      </w:r>
      <w:r w:rsidR="001E6DC5">
        <w:rPr>
          <w:lang w:val="en-US"/>
        </w:rPr>
        <w:t>)</w:t>
      </w:r>
      <w:r>
        <w:rPr>
          <w:lang w:val="en-US"/>
        </w:rPr>
        <w:t xml:space="preserve">. Interestingly, when </w:t>
      </w:r>
      <w:r w:rsidR="00856E6B">
        <w:rPr>
          <w:lang w:val="en-US"/>
        </w:rPr>
        <w:t xml:space="preserve">analyzing </w:t>
      </w:r>
      <w:r>
        <w:rPr>
          <w:lang w:val="en-US"/>
        </w:rPr>
        <w:t xml:space="preserve">the NIPH data, which 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found performance</w:t>
      </w:r>
      <w:r w:rsidR="00582CFD">
        <w:rPr>
          <w:lang w:val="en-US"/>
        </w:rPr>
        <w:t xml:space="preserve"> </w:t>
      </w:r>
      <w:r w:rsidR="00856E6B">
        <w:rPr>
          <w:lang w:val="en-US"/>
        </w:rPr>
        <w:t xml:space="preserve">levels </w:t>
      </w:r>
      <w:r w:rsidR="00A7375D">
        <w:rPr>
          <w:lang w:val="en-US"/>
        </w:rPr>
        <w:t>closer</w:t>
      </w:r>
      <w:r>
        <w:rPr>
          <w:lang w:val="en-US"/>
        </w:rPr>
        <w:t xml:space="preserve"> to </w:t>
      </w:r>
      <w:r w:rsidR="00856E6B">
        <w:rPr>
          <w:lang w:val="en-US"/>
        </w:rPr>
        <w:t>those</w:t>
      </w:r>
      <w:r>
        <w:rPr>
          <w:lang w:val="en-US"/>
        </w:rPr>
        <w:t xml:space="preserve"> of the assistant screeners in the Campbell </w:t>
      </w:r>
      <w:r w:rsidR="00B753E8">
        <w:rPr>
          <w:lang w:val="en-US"/>
        </w:rPr>
        <w:t>Systematic R</w:t>
      </w:r>
      <w:r>
        <w:rPr>
          <w:lang w:val="en-US"/>
        </w:rPr>
        <w:t>eview</w:t>
      </w:r>
      <w:r w:rsidR="0001372B">
        <w:rPr>
          <w:lang w:val="en-US"/>
        </w:rPr>
        <w:t>s</w:t>
      </w:r>
      <w:r>
        <w:rPr>
          <w:lang w:val="en-US"/>
        </w:rPr>
        <w:t xml:space="preserve">. </w:t>
      </w:r>
      <w:r w:rsidR="00856E6B">
        <w:rPr>
          <w:lang w:val="en-US"/>
        </w:rPr>
        <w:t xml:space="preserve">As such, the average </w:t>
      </w:r>
      <w:r>
        <w:rPr>
          <w:lang w:val="en-US"/>
        </w:rPr>
        <w:t xml:space="preserve">recall </w:t>
      </w:r>
      <w:r w:rsidR="00EC6E04">
        <w:rPr>
          <w:lang w:val="en-US"/>
        </w:rPr>
        <w:t xml:space="preserve">value </w:t>
      </w:r>
      <w:r w:rsidR="00856E6B">
        <w:rPr>
          <w:lang w:val="en-US"/>
        </w:rPr>
        <w:t>in the</w:t>
      </w:r>
      <w:r>
        <w:rPr>
          <w:lang w:val="en-US"/>
        </w:rPr>
        <w:t xml:space="preserve"> NIPH</w:t>
      </w:r>
      <w:r w:rsidR="00582CFD">
        <w:rPr>
          <w:lang w:val="en-US"/>
        </w:rPr>
        <w:t xml:space="preserve"> </w:t>
      </w:r>
      <w:r w:rsidR="00856E6B">
        <w:rPr>
          <w:lang w:val="en-US"/>
        </w:rPr>
        <w:t>data</w:t>
      </w:r>
      <w:r>
        <w:rPr>
          <w:lang w:val="en-US"/>
        </w:rPr>
        <w:t xml:space="preserve"> was .839, 95% </w:t>
      </w:r>
      <w:r>
        <w:rPr>
          <w:i/>
          <w:lang w:val="en-US"/>
        </w:rPr>
        <w:t>CI</w:t>
      </w:r>
      <w:r>
        <w:rPr>
          <w:lang w:val="en-US"/>
        </w:rPr>
        <w:t xml:space="preserve">[.737, .920]. Again, we </w:t>
      </w:r>
      <w:r w:rsidR="00582CFD">
        <w:rPr>
          <w:lang w:val="en-US"/>
        </w:rPr>
        <w:t xml:space="preserve">only </w:t>
      </w:r>
      <w:r>
        <w:rPr>
          <w:lang w:val="en-US"/>
        </w:rPr>
        <w:t xml:space="preserve">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w:t>
      </w:r>
      <w:r w:rsidR="00EC6E04">
        <w:rPr>
          <w:rFonts w:eastAsiaTheme="minorEastAsia"/>
          <w:lang w:val="en-US"/>
        </w:rPr>
        <w:t xml:space="preserve">value </w:t>
      </w:r>
      <w:r w:rsidR="00856E6B">
        <w:rPr>
          <w:rFonts w:eastAsiaTheme="minorEastAsia"/>
          <w:lang w:val="en-US"/>
        </w:rPr>
        <w:t>of the NIPH researchers</w:t>
      </w:r>
      <w:r>
        <w:rPr>
          <w:rFonts w:eastAsiaTheme="minorEastAsia"/>
          <w:lang w:val="en-US"/>
        </w:rPr>
        <w:t xml:space="preserve"> was .977, </w:t>
      </w:r>
      <w:r>
        <w:rPr>
          <w:lang w:val="en-US"/>
        </w:rPr>
        <w:t xml:space="preserve">95% </w:t>
      </w:r>
      <w:r>
        <w:rPr>
          <w:i/>
          <w:lang w:val="en-US"/>
        </w:rPr>
        <w:t>CI</w:t>
      </w:r>
      <w:r>
        <w:rPr>
          <w:lang w:val="en-US"/>
        </w:rPr>
        <w:t xml:space="preserve">[.955, .992], with </w:t>
      </w:r>
      <w:r w:rsidR="00582CFD">
        <w:rPr>
          <w:lang w:val="en-US"/>
        </w:rPr>
        <w:t>only minor non-substantial</w:t>
      </w:r>
      <w:r w:rsidR="009A42C4">
        <w:rPr>
          <w:lang w:val="en-US"/>
        </w:rPr>
        <w:t xml:space="preserve"> </w:t>
      </w:r>
      <w:r>
        <w:rPr>
          <w:lang w:val="en-US"/>
        </w:rPr>
        <w:t>true varia</w:t>
      </w:r>
      <w:r w:rsidR="00856E6B">
        <w:rPr>
          <w:lang w:val="en-US"/>
        </w:rPr>
        <w:t xml:space="preserve">tion between </w:t>
      </w:r>
      <w:r w:rsidR="009A4CD1">
        <w:rPr>
          <w:lang w:val="en-US"/>
        </w:rPr>
        <w:t>screeners</w:t>
      </w:r>
      <w:r w:rsidR="00DF4566">
        <w:rPr>
          <w:lang w:val="en-US"/>
        </w:rPr>
        <w:t xml:space="preserve"> </w:t>
      </w:r>
      <w:r w:rsidR="00856E6B">
        <w:rPr>
          <w:lang w:val="en-US"/>
        </w:rPr>
        <w:t>and between</w:t>
      </w:r>
      <w:r w:rsidR="00DF4566">
        <w:rPr>
          <w:lang w:val="en-US"/>
        </w:rPr>
        <w:t xml:space="preserve"> </w:t>
      </w:r>
      <w:r w:rsidR="00856E6B">
        <w:rPr>
          <w:lang w:val="en-US"/>
        </w:rPr>
        <w:t>studies</w:t>
      </w:r>
      <w:r>
        <w:rPr>
          <w:lang w:val="en-US"/>
        </w:rPr>
        <w:t xml:space="preserve">. </w:t>
      </w:r>
      <w:bookmarkStart w:id="83" w:name="_Hlk175048353"/>
      <w:r w:rsidR="003578DB">
        <w:rPr>
          <w:rFonts w:eastAsiaTheme="minorEastAsia"/>
          <w:lang w:val="en-US"/>
        </w:rPr>
        <w:t>The average</w:t>
      </w:r>
      <w:r w:rsidR="003578DB">
        <w:rPr>
          <w:lang w:val="en-US"/>
        </w:rPr>
        <w:t xml:space="preserve"> balanced accuracy value of the NIPH researchers </w:t>
      </w:r>
      <w:r w:rsidR="003578DB" w:rsidRPr="00C3763F">
        <w:rPr>
          <w:lang w:val="en-US"/>
        </w:rPr>
        <w:t>w</w:t>
      </w:r>
      <w:r w:rsidR="003578DB">
        <w:rPr>
          <w:lang w:val="en-US"/>
        </w:rPr>
        <w:t xml:space="preserve">as .905, 95% </w:t>
      </w:r>
      <w:r w:rsidR="003578DB">
        <w:rPr>
          <w:i/>
          <w:lang w:val="en-US"/>
        </w:rPr>
        <w:t>CI</w:t>
      </w:r>
      <w:r w:rsidR="003578DB">
        <w:rPr>
          <w:lang w:val="en-US"/>
        </w:rPr>
        <w:t>[.859, .943].</w:t>
      </w:r>
    </w:p>
    <w:bookmarkEnd w:id="83"/>
    <w:p w14:paraId="23A16B53" w14:textId="1DB58D5D" w:rsidR="009A0D77" w:rsidRDefault="009A0D77" w:rsidP="00610A3E">
      <w:pPr>
        <w:spacing w:after="0" w:line="360" w:lineRule="auto"/>
        <w:ind w:firstLine="1304"/>
        <w:jc w:val="both"/>
        <w:rPr>
          <w:lang w:val="en-US"/>
        </w:rPr>
      </w:pP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0048789B">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844F23" w:rsidRDefault="00844F23">
                            <w:pPr>
                              <w:rPr>
                                <w:noProof/>
                                <w:lang w:val="en-US"/>
                              </w:rPr>
                            </w:pPr>
                          </w:p>
                          <w:p w14:paraId="51D821A5" w14:textId="77777777" w:rsidR="00844F23" w:rsidRDefault="00844F23">
                            <w:pPr>
                              <w:rPr>
                                <w:noProof/>
                                <w:lang w:val="en-US"/>
                              </w:rPr>
                            </w:pPr>
                            <w:r>
                              <w:rPr>
                                <w:noProof/>
                                <w:lang w:val="en-US"/>
                              </w:rPr>
                              <w:t xml:space="preserve">FIGURE 2. </w:t>
                            </w:r>
                            <w:r w:rsidRPr="0086604F">
                              <w:rPr>
                                <w:i/>
                                <w:noProof/>
                                <w:lang w:val="en-US"/>
                              </w:rPr>
                              <w:t>Performance measures within Campbell Systematic Reviews across assistant vs. author screeners. Dashed lines indicate the average estimated via the SCE+ model.</w:t>
                            </w:r>
                            <w:r>
                              <w:rPr>
                                <w:noProof/>
                                <w:lang w:val="en-US"/>
                              </w:rPr>
                              <w:t xml:space="preserve">  </w:t>
                            </w:r>
                          </w:p>
                          <w:p w14:paraId="03DC38CC" w14:textId="21289589" w:rsidR="00844F23" w:rsidRPr="0011702D" w:rsidRDefault="00844F23">
                            <w:pPr>
                              <w:rPr>
                                <w:lang w:val="en-US"/>
                              </w:rPr>
                            </w:pPr>
                            <w:r>
                              <w:rPr>
                                <w:noProof/>
                                <w:lang w:val="en-US"/>
                              </w:rPr>
                              <w:drawing>
                                <wp:inline distT="0" distB="0" distL="0" distR="0" wp14:anchorId="2CFD756C" wp14:editId="0DC4A31E">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844F23" w:rsidRPr="0035608F" w:rsidRDefault="00844F23"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844F23" w:rsidRPr="00BD4892" w:rsidRDefault="00844F2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5"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FCZVB8sAgAANAQAAA4AAAAAAAAAAAAAAAAALgIA&#10;AGRycy9lMm9Eb2MueG1sUEsBAi0AFAAGAAgAAAAhAJObs1HiAAAACgEAAA8AAAAAAAAAAAAAAAAA&#10;hgQAAGRycy9kb3ducmV2LnhtbFBLBQYAAAAABAAEAPMAAACVBQAAAAA=&#10;" stroked="f">
                <v:textbox>
                  <w:txbxContent>
                    <w:p w14:paraId="736EFC91" w14:textId="0D296B95" w:rsidR="00844F23" w:rsidRDefault="00844F23">
                      <w:pPr>
                        <w:rPr>
                          <w:noProof/>
                          <w:lang w:val="en-US"/>
                        </w:rPr>
                      </w:pPr>
                    </w:p>
                    <w:p w14:paraId="51D821A5" w14:textId="77777777" w:rsidR="00844F23" w:rsidRDefault="00844F23">
                      <w:pPr>
                        <w:rPr>
                          <w:noProof/>
                          <w:lang w:val="en-US"/>
                        </w:rPr>
                      </w:pPr>
                      <w:r>
                        <w:rPr>
                          <w:noProof/>
                          <w:lang w:val="en-US"/>
                        </w:rPr>
                        <w:t xml:space="preserve">FIGURE 2. </w:t>
                      </w:r>
                      <w:r w:rsidRPr="0086604F">
                        <w:rPr>
                          <w:i/>
                          <w:noProof/>
                          <w:lang w:val="en-US"/>
                        </w:rPr>
                        <w:t>Performance measures within Campbell Systematic Reviews across assistant vs. author screeners. Dashed lines indicate the average estimated via the SCE+ model.</w:t>
                      </w:r>
                      <w:r>
                        <w:rPr>
                          <w:noProof/>
                          <w:lang w:val="en-US"/>
                        </w:rPr>
                        <w:t xml:space="preserve">  </w:t>
                      </w:r>
                    </w:p>
                    <w:p w14:paraId="03DC38CC" w14:textId="21289589" w:rsidR="00844F23" w:rsidRPr="0011702D" w:rsidRDefault="00844F23">
                      <w:pPr>
                        <w:rPr>
                          <w:lang w:val="en-US"/>
                        </w:rPr>
                      </w:pPr>
                      <w:r>
                        <w:rPr>
                          <w:noProof/>
                          <w:lang w:val="en-US"/>
                        </w:rPr>
                        <w:drawing>
                          <wp:inline distT="0" distB="0" distL="0" distR="0" wp14:anchorId="2CFD756C" wp14:editId="0DC4A31E">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3">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844F23" w:rsidRPr="0035608F" w:rsidRDefault="00844F23"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844F23" w:rsidRPr="00BD4892" w:rsidRDefault="00844F23">
                      <w:pPr>
                        <w:rPr>
                          <w:lang w:val="en-US"/>
                        </w:rPr>
                      </w:pPr>
                    </w:p>
                  </w:txbxContent>
                </v:textbox>
                <w10:wrap type="square"/>
              </v:shape>
            </w:pict>
          </mc:Fallback>
        </mc:AlternateContent>
      </w:r>
    </w:p>
    <w:p w14:paraId="6A413CBF" w14:textId="77777777" w:rsidR="00F8213A" w:rsidRDefault="00B30EED" w:rsidP="006F63D8">
      <w:pPr>
        <w:spacing w:after="0" w:line="360" w:lineRule="auto"/>
        <w:rPr>
          <w:lang w:val="en-US"/>
        </w:rPr>
      </w:pPr>
      <w:r>
        <w:rPr>
          <w:rStyle w:val="CommentReference"/>
        </w:rPr>
        <w:commentReference w:id="84"/>
      </w:r>
    </w:p>
    <w:p w14:paraId="3C85970E" w14:textId="60A21BAD" w:rsidR="00487B81" w:rsidRPr="0086604F" w:rsidRDefault="00487B81" w:rsidP="00557310">
      <w:pPr>
        <w:spacing w:after="0" w:line="360" w:lineRule="auto"/>
        <w:rPr>
          <w:i/>
          <w:szCs w:val="24"/>
          <w:lang w:val="en-US"/>
        </w:rPr>
      </w:pPr>
      <w:r w:rsidRPr="00487B81">
        <w:rPr>
          <w:noProof/>
          <w:szCs w:val="24"/>
          <w:lang w:val="en-US"/>
        </w:rPr>
        <w:lastRenderedPageBreak/>
        <w:t xml:space="preserve">FIGURE 3.  </w:t>
      </w:r>
      <w:r w:rsidRPr="0086604F">
        <w:rPr>
          <w:i/>
          <w:noProof/>
          <w:szCs w:val="24"/>
          <w:lang w:val="en-US"/>
        </w:rPr>
        <w:t xml:space="preserve">Researcher-researcher screening performance measures within NIPH Systematic Reviews. </w:t>
      </w:r>
    </w:p>
    <w:p w14:paraId="0465AA9A" w14:textId="1858FAA3" w:rsidR="002F549D" w:rsidRDefault="00111CFA" w:rsidP="00557310">
      <w:pPr>
        <w:spacing w:after="0" w:line="360" w:lineRule="auto"/>
        <w:rPr>
          <w:noProof/>
          <w:lang w:val="en-US"/>
        </w:rPr>
      </w:pPr>
      <w:r>
        <w:rPr>
          <w:noProof/>
          <w:lang w:val="en-US"/>
        </w:rPr>
        <w:drawing>
          <wp:inline distT="0" distB="0" distL="0" distR="0" wp14:anchorId="28940340" wp14:editId="636F7DDE">
            <wp:extent cx="6120130" cy="2781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PH res fig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81935"/>
                    </a:xfrm>
                    <a:prstGeom prst="rect">
                      <a:avLst/>
                    </a:prstGeom>
                  </pic:spPr>
                </pic:pic>
              </a:graphicData>
            </a:graphic>
          </wp:inline>
        </w:drawing>
      </w:r>
      <w:r w:rsidR="002F549D">
        <w:rPr>
          <w:lang w:val="en-US"/>
        </w:rPr>
        <w:t xml:space="preserve"> </w:t>
      </w:r>
    </w:p>
    <w:p w14:paraId="48752449" w14:textId="071BF87E" w:rsidR="00856E6B" w:rsidRPr="00FC3076"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584DBA1B" w14:textId="44AC109B" w:rsidR="002F549D" w:rsidRPr="005A5616" w:rsidRDefault="002F549D" w:rsidP="00023B62">
      <w:pPr>
        <w:spacing w:after="0" w:line="360" w:lineRule="auto"/>
        <w:jc w:val="both"/>
        <w:rPr>
          <w:b/>
          <w:lang w:val="en-US"/>
        </w:rPr>
      </w:pPr>
      <w:commentRangeStart w:id="85"/>
      <w:r>
        <w:rPr>
          <w:b/>
          <w:lang w:val="en-US"/>
        </w:rPr>
        <w:t>3.</w:t>
      </w:r>
      <w:r w:rsidR="00856E6B">
        <w:rPr>
          <w:b/>
          <w:lang w:val="en-US"/>
        </w:rPr>
        <w:t>3</w:t>
      </w:r>
      <w:r>
        <w:rPr>
          <w:b/>
          <w:lang w:val="en-US"/>
        </w:rPr>
        <w:t xml:space="preserve"> </w:t>
      </w:r>
      <w:r w:rsidR="006236A1">
        <w:rPr>
          <w:b/>
          <w:lang w:val="en-US"/>
        </w:rPr>
        <w:t>B</w:t>
      </w:r>
      <w:r w:rsidR="00FD5AC1">
        <w:rPr>
          <w:b/>
          <w:lang w:val="en-US"/>
        </w:rPr>
        <w:t>enchmark</w:t>
      </w:r>
      <w:r w:rsidR="00582CFD">
        <w:rPr>
          <w:b/>
          <w:lang w:val="en-US"/>
        </w:rPr>
        <w:t xml:space="preserve"> scheme</w:t>
      </w:r>
      <w:commentRangeEnd w:id="85"/>
      <w:r w:rsidR="00702675">
        <w:rPr>
          <w:rStyle w:val="CommentReference"/>
        </w:rPr>
        <w:commentReference w:id="85"/>
      </w:r>
    </w:p>
    <w:p w14:paraId="798C4029" w14:textId="6737286C" w:rsidR="00FC3076" w:rsidDel="00702675" w:rsidRDefault="002F549D" w:rsidP="002F549D">
      <w:pPr>
        <w:spacing w:after="0" w:line="360" w:lineRule="auto"/>
        <w:jc w:val="both"/>
        <w:rPr>
          <w:del w:id="86" w:author="Julian Christensen" w:date="2024-08-23T12:43:00Z"/>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w:t>
      </w:r>
      <w:r w:rsidR="000A0728">
        <w:rPr>
          <w:lang w:val="en-US"/>
        </w:rPr>
        <w:t>2</w:t>
      </w:r>
      <w:r>
        <w:rPr>
          <w:lang w:val="en-US"/>
        </w:rPr>
        <w:t xml:space="preserve">. </w:t>
      </w:r>
      <w:r w:rsidR="00FC3076">
        <w:rPr>
          <w:lang w:val="en-US"/>
        </w:rPr>
        <w:t xml:space="preserve">On this basis, we suggest—as a coarse-grained rule of thumb—that if an automated tool can reach a recall rate of at least </w:t>
      </w:r>
      <w:r w:rsidR="00214462">
        <w:rPr>
          <w:lang w:val="en-US"/>
        </w:rPr>
        <w:t>.</w:t>
      </w:r>
      <w:r w:rsidR="00FC3076">
        <w:rPr>
          <w:lang w:val="en-US"/>
        </w:rPr>
        <w:t>75-</w:t>
      </w:r>
      <w:r w:rsidR="00214462">
        <w:rPr>
          <w:lang w:val="en-US"/>
        </w:rPr>
        <w:t>.</w:t>
      </w:r>
      <w:r w:rsidR="00FC3076">
        <w:rPr>
          <w:lang w:val="en-US"/>
        </w:rPr>
        <w:t xml:space="preserve">80% and specificity rates above </w:t>
      </w:r>
      <w:r w:rsidR="00214462">
        <w:rPr>
          <w:lang w:val="en-US"/>
        </w:rPr>
        <w:t>.95</w:t>
      </w:r>
      <w:r w:rsidR="00FC3076">
        <w:rPr>
          <w:lang w:val="en-US"/>
        </w:rPr>
        <w:t xml:space="preserve">%, they can be said to resemble common </w:t>
      </w:r>
      <w:r w:rsidR="00FC3076" w:rsidRPr="00FC3076">
        <w:rPr>
          <w:i/>
          <w:lang w:val="en-US"/>
        </w:rPr>
        <w:t>second</w:t>
      </w:r>
      <w:r w:rsidR="00FC3076">
        <w:rPr>
          <w:lang w:val="en-US"/>
        </w:rPr>
        <w:t xml:space="preserve"> screener performances in the context of high-quality systematic reviews. C</w:t>
      </w:r>
      <w:r w:rsidR="00FC3076" w:rsidRPr="00135343">
        <w:rPr>
          <w:lang w:val="en-US"/>
        </w:rPr>
        <w:t>onsequen</w:t>
      </w:r>
      <w:r w:rsidR="00FC3076">
        <w:rPr>
          <w:lang w:val="en-US"/>
        </w:rPr>
        <w:t>tly</w:t>
      </w:r>
      <w:r w:rsidR="00FC3076" w:rsidRPr="00135343">
        <w:rPr>
          <w:lang w:val="en-US"/>
        </w:rPr>
        <w:t xml:space="preserve">, and in contrast with previous evaluations (Guo et al., 2024), we would not necessarily interpret a recall </w:t>
      </w:r>
      <w:r w:rsidR="00FC3076">
        <w:rPr>
          <w:lang w:val="en-US"/>
        </w:rPr>
        <w:t>value</w:t>
      </w:r>
      <w:r w:rsidR="00FC3076" w:rsidRPr="00135343">
        <w:rPr>
          <w:lang w:val="en-US"/>
        </w:rPr>
        <w:t xml:space="preserve"> of .76 to be too low for a GPT API model to function as an independent second screener.</w:t>
      </w:r>
    </w:p>
    <w:p w14:paraId="73E662D3" w14:textId="0C438661" w:rsidR="00FC3076" w:rsidDel="00702675" w:rsidRDefault="00FC3076">
      <w:pPr>
        <w:spacing w:after="0" w:line="360" w:lineRule="auto"/>
        <w:jc w:val="both"/>
        <w:rPr>
          <w:del w:id="87" w:author="Julian Christensen" w:date="2024-08-23T12:43:00Z"/>
          <w:lang w:val="en-US"/>
        </w:rPr>
        <w:pPrChange w:id="88" w:author="Julian Christensen" w:date="2024-08-23T12:43:00Z">
          <w:pPr>
            <w:spacing w:after="0" w:line="360" w:lineRule="auto"/>
            <w:ind w:firstLine="1304"/>
            <w:jc w:val="both"/>
          </w:pPr>
        </w:pPrChange>
      </w:pPr>
      <w:del w:id="89" w:author="Julian Christensen" w:date="2024-08-23T12:43:00Z">
        <w:r w:rsidDel="00702675">
          <w:rPr>
            <w:lang w:val="en-US"/>
          </w:rPr>
          <w:delText>There are of course nuances to this broad guideline since we believe that automated tools can also be useful under less restrictive conditions as well. W</w:delText>
        </w:r>
        <w:r w:rsidRPr="00135343" w:rsidDel="00702675">
          <w:rPr>
            <w:lang w:val="en-US"/>
          </w:rPr>
          <w:delText>e</w:delText>
        </w:r>
        <w:r w:rsidDel="00702675">
          <w:rPr>
            <w:lang w:val="en-US"/>
          </w:rPr>
          <w:delText xml:space="preserve"> even</w:delText>
        </w:r>
        <w:r w:rsidRPr="00135343" w:rsidDel="00702675">
          <w:rPr>
            <w:lang w:val="en-US"/>
          </w:rPr>
          <w:delText xml:space="preserve"> believe that recall </w:delText>
        </w:r>
        <w:r w:rsidDel="00702675">
          <w:rPr>
            <w:lang w:val="en-US"/>
          </w:rPr>
          <w:delText>values</w:delText>
        </w:r>
        <w:r w:rsidRPr="00135343" w:rsidDel="00702675">
          <w:rPr>
            <w:lang w:val="en-US"/>
          </w:rPr>
          <w:delText xml:space="preserve"> between</w:delText>
        </w:r>
        <w:r w:rsidDel="00702675">
          <w:rPr>
            <w:lang w:val="en-US"/>
          </w:rPr>
          <w:delText>, say,</w:delText>
        </w:r>
        <w:r w:rsidRPr="00135343" w:rsidDel="00702675">
          <w:rPr>
            <w:lang w:val="en-US"/>
          </w:rPr>
          <w:delText xml:space="preserve"> </w:delText>
        </w:r>
        <w:r w:rsidDel="00702675">
          <w:rPr>
            <w:lang w:val="en-US"/>
          </w:rPr>
          <w:delText>.</w:delText>
        </w:r>
        <w:r w:rsidRPr="00135343" w:rsidDel="00702675">
          <w:rPr>
            <w:lang w:val="en-US"/>
          </w:rPr>
          <w:delText>5-</w:delText>
        </w:r>
        <w:r w:rsidDel="00702675">
          <w:rPr>
            <w:lang w:val="en-US"/>
          </w:rPr>
          <w:delText>.</w:delText>
        </w:r>
        <w:r w:rsidRPr="00135343" w:rsidDel="00702675">
          <w:rPr>
            <w:lang w:val="en-US"/>
          </w:rPr>
          <w:delText>75</w:delText>
        </w:r>
        <w:r w:rsidDel="00702675">
          <w:rPr>
            <w:lang w:val="en-US"/>
          </w:rPr>
          <w:delText xml:space="preserve"> should </w:delText>
        </w:r>
        <w:r w:rsidR="000A0728" w:rsidDel="00702675">
          <w:rPr>
            <w:lang w:val="en-US"/>
          </w:rPr>
          <w:delText xml:space="preserve">not </w:delText>
        </w:r>
        <w:r w:rsidDel="00702675">
          <w:rPr>
            <w:lang w:val="en-US"/>
          </w:rPr>
          <w:delText>disqualify automated screening tools from playing a role in TAB screening</w:delText>
        </w:r>
        <w:r w:rsidRPr="00135343" w:rsidDel="00702675">
          <w:rPr>
            <w:lang w:val="en-US"/>
          </w:rPr>
          <w:delText xml:space="preserve">. Under such conditions, </w:delText>
        </w:r>
        <w:r w:rsidDel="00702675">
          <w:rPr>
            <w:lang w:val="en-US"/>
          </w:rPr>
          <w:delText xml:space="preserve">we would warn against using the tools as independent screeners but they </w:delText>
        </w:r>
        <w:r w:rsidRPr="00135343" w:rsidDel="00702675">
          <w:rPr>
            <w:lang w:val="en-US"/>
          </w:rPr>
          <w:delText>could function as an extra assurance, working as a third screener that forces the human screeners to double-check close-to-relevant study records. This would enhance the screening</w:delText>
        </w:r>
        <w:r w:rsidDel="00702675">
          <w:rPr>
            <w:lang w:val="en-US"/>
          </w:rPr>
          <w:delText xml:space="preserve"> quality</w:delText>
        </w:r>
        <w:r w:rsidRPr="00135343" w:rsidDel="00702675">
          <w:rPr>
            <w:lang w:val="en-US"/>
          </w:rPr>
          <w:delText xml:space="preserve">, </w:delText>
        </w:r>
        <w:r w:rsidDel="00702675">
          <w:rPr>
            <w:lang w:val="en-US"/>
          </w:rPr>
          <w:delText>lowering the risk of humans</w:delText>
        </w:r>
        <w:r w:rsidRPr="00135343" w:rsidDel="00702675">
          <w:rPr>
            <w:lang w:val="en-US"/>
          </w:rPr>
          <w:delText xml:space="preserve"> overlook</w:delText>
        </w:r>
        <w:r w:rsidDel="00702675">
          <w:rPr>
            <w:lang w:val="en-US"/>
          </w:rPr>
          <w:delText>ing</w:delText>
        </w:r>
        <w:r w:rsidRPr="00135343" w:rsidDel="00702675">
          <w:rPr>
            <w:lang w:val="en-US"/>
          </w:rPr>
          <w:delText xml:space="preserve"> any relevant records.</w:delText>
        </w:r>
      </w:del>
    </w:p>
    <w:p w14:paraId="519E3AEC" w14:textId="15870132" w:rsidR="00FC3076" w:rsidDel="00702675" w:rsidRDefault="00FC3076" w:rsidP="002F549D">
      <w:pPr>
        <w:spacing w:after="0" w:line="360" w:lineRule="auto"/>
        <w:jc w:val="both"/>
        <w:rPr>
          <w:del w:id="90" w:author="Julian Christensen" w:date="2024-08-23T12:43:00Z"/>
          <w:lang w:val="en-US"/>
        </w:rPr>
      </w:pPr>
    </w:p>
    <w:p w14:paraId="7745995A" w14:textId="441908C2" w:rsidR="00702675" w:rsidRDefault="00702675" w:rsidP="00702675">
      <w:pPr>
        <w:spacing w:after="0" w:line="360" w:lineRule="auto"/>
        <w:jc w:val="both"/>
        <w:rPr>
          <w:ins w:id="91" w:author="Julian Christensen" w:date="2024-08-23T12:43:00Z"/>
          <w:lang w:val="en-US"/>
        </w:rPr>
      </w:pPr>
    </w:p>
    <w:p w14:paraId="217375AF" w14:textId="6018C101" w:rsidR="00702675" w:rsidRDefault="00702675">
      <w:pPr>
        <w:spacing w:after="0" w:line="360" w:lineRule="auto"/>
        <w:ind w:firstLine="1304"/>
        <w:jc w:val="both"/>
        <w:rPr>
          <w:ins w:id="92" w:author="Julian Christensen" w:date="2024-08-23T12:43:00Z"/>
          <w:lang w:val="en-US"/>
        </w:rPr>
      </w:pPr>
      <w:ins w:id="93" w:author="Julian Christensen" w:date="2024-08-23T12:44:00Z">
        <w:r>
          <w:rPr>
            <w:lang w:val="en-US"/>
          </w:rPr>
          <w:t xml:space="preserve">As can be seen from the benchmark scheme in Table 2, we do not necessarily conceive a specificity of 1 (i.e., 100%) to be ideal, since we do rather want our automated screenings to be </w:t>
        </w:r>
        <w:r>
          <w:rPr>
            <w:lang w:val="en-US"/>
          </w:rPr>
          <w:lastRenderedPageBreak/>
          <w:t xml:space="preserve">over-inclusive than over-exclusive. Thus, a low specificity value merely forces human screeners to double-check a larger number of potentially relevant references, which in turn lowers the risk of relevant studies being missed. As such, we think that a specificity value equal to or above .80 is acceptable as long as the recall value is equal to or above .75 (c.f. Figure 1) as well. We, therefore, suggest that automated screening performances reaching recall of at least .75 and specificity above .80 should be accepted as independent screeners in high-quality systematic reviews. Also, we think that automated tools that yield high recalls may be used to reduce the total number of title and abstract records needed to be screened, even if the specificity value is below .80. This would especially be relevant when working with very large amounts of title and abstract records </w:t>
        </w:r>
        <w:r>
          <w:rPr>
            <w:lang w:val="en-US"/>
          </w:rPr>
          <w:fldChar w:fldCharType="begin" w:fldLock="1"/>
        </w:r>
        <w:r>
          <w:rPr>
            <w:lang w:val="en-US"/>
          </w:rPr>
          <w:instrText>ADDIN CSL_CITATION {"citationItems":[{"id":"ITEM-1","itemData":{"DOI":"10.1002/jrsm.1093","ISSN":"1759-2879","abstract":"In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C17C89">
          <w:rPr>
            <w:noProof/>
            <w:lang w:val="en-US"/>
          </w:rPr>
          <w:t>(see an example of this in Shemilt et al., 2014)</w:t>
        </w:r>
        <w:r>
          <w:rPr>
            <w:lang w:val="en-US"/>
          </w:rPr>
          <w:fldChar w:fldCharType="end"/>
        </w:r>
        <w:r>
          <w:rPr>
            <w:lang w:val="en-US"/>
          </w:rPr>
          <w:t xml:space="preserve">. </w:t>
        </w:r>
      </w:ins>
    </w:p>
    <w:p w14:paraId="23FE5F7A" w14:textId="5718A754" w:rsidR="00F8664C" w:rsidDel="00702675" w:rsidRDefault="00F8664C" w:rsidP="002F549D">
      <w:pPr>
        <w:spacing w:after="0" w:line="360" w:lineRule="auto"/>
        <w:jc w:val="both"/>
        <w:rPr>
          <w:del w:id="94" w:author="Julian Christensen" w:date="2024-08-23T12:43:00Z"/>
          <w:lang w:val="en-US"/>
        </w:rPr>
      </w:pPr>
    </w:p>
    <w:p w14:paraId="67D82C23" w14:textId="77777777" w:rsidR="00FC3076" w:rsidDel="00702675" w:rsidRDefault="00FC3076" w:rsidP="002F549D">
      <w:pPr>
        <w:spacing w:after="0" w:line="360" w:lineRule="auto"/>
        <w:jc w:val="both"/>
        <w:rPr>
          <w:del w:id="95" w:author="Julian Christensen" w:date="2024-08-23T12:43:00Z"/>
          <w:lang w:val="en-US"/>
        </w:rPr>
      </w:pPr>
    </w:p>
    <w:p w14:paraId="406A6263" w14:textId="77777777" w:rsidR="00FC3076" w:rsidRDefault="00FC3076" w:rsidP="002F549D">
      <w:pPr>
        <w:spacing w:after="0" w:line="360" w:lineRule="auto"/>
        <w:jc w:val="both"/>
        <w:rPr>
          <w:lang w:val="en-US"/>
        </w:rPr>
      </w:pPr>
    </w:p>
    <w:p w14:paraId="7B1192A6" w14:textId="62C2DB4A" w:rsidR="009A4CD1" w:rsidRPr="00065E3A" w:rsidRDefault="009A4CD1" w:rsidP="009A4CD1">
      <w:pPr>
        <w:spacing w:after="0" w:line="360" w:lineRule="auto"/>
        <w:jc w:val="both"/>
        <w:rPr>
          <w:lang w:val="en-US"/>
        </w:rPr>
      </w:pPr>
      <w:r>
        <w:rPr>
          <w:lang w:val="en-US"/>
        </w:rPr>
        <w:t xml:space="preserve">TABLE </w:t>
      </w:r>
      <w:r w:rsidR="005A1C02">
        <w:rPr>
          <w:lang w:val="en-US"/>
        </w:rPr>
        <w:t>2</w:t>
      </w:r>
      <w:r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9A4CD1" w14:paraId="0E7A8557" w14:textId="77777777" w:rsidTr="00D75717">
        <w:tc>
          <w:tcPr>
            <w:tcW w:w="1276" w:type="dxa"/>
            <w:tcBorders>
              <w:left w:val="nil"/>
              <w:bottom w:val="nil"/>
              <w:right w:val="nil"/>
            </w:tcBorders>
          </w:tcPr>
          <w:p w14:paraId="6C33D719" w14:textId="77777777" w:rsidR="009A4CD1" w:rsidRPr="00583E51" w:rsidRDefault="009A4CD1" w:rsidP="00D75717">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D75717">
            <w:pPr>
              <w:jc w:val="center"/>
              <w:rPr>
                <w:b/>
                <w:sz w:val="22"/>
                <w:lang w:val="en-US"/>
              </w:rPr>
            </w:pPr>
            <w:r>
              <w:rPr>
                <w:b/>
                <w:sz w:val="22"/>
                <w:lang w:val="en-US"/>
              </w:rPr>
              <w:t>Values</w:t>
            </w:r>
          </w:p>
        </w:tc>
      </w:tr>
      <w:tr w:rsidR="009A4CD1" w14:paraId="417AD3F2" w14:textId="77777777" w:rsidTr="00D75717">
        <w:tc>
          <w:tcPr>
            <w:tcW w:w="1276" w:type="dxa"/>
            <w:tcBorders>
              <w:top w:val="nil"/>
              <w:left w:val="nil"/>
              <w:bottom w:val="single" w:sz="4" w:space="0" w:color="auto"/>
              <w:right w:val="nil"/>
            </w:tcBorders>
          </w:tcPr>
          <w:p w14:paraId="0D5A1B7F" w14:textId="77777777" w:rsidR="009A4CD1" w:rsidRPr="00583E51" w:rsidRDefault="009A4CD1" w:rsidP="00D75717">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460ED670" w:rsidR="009A4CD1" w:rsidRPr="00583E51" w:rsidRDefault="009A4CD1" w:rsidP="00D75717">
            <w:pPr>
              <w:jc w:val="center"/>
              <w:rPr>
                <w:b/>
                <w:sz w:val="22"/>
                <w:lang w:val="en-US"/>
              </w:rPr>
            </w:pPr>
            <w:r w:rsidRPr="00583E51">
              <w:rPr>
                <w:b/>
                <w:sz w:val="22"/>
                <w:lang w:val="en-US"/>
              </w:rPr>
              <w:t>.0 &lt; .5</w:t>
            </w:r>
          </w:p>
        </w:tc>
        <w:tc>
          <w:tcPr>
            <w:tcW w:w="1984" w:type="dxa"/>
            <w:tcBorders>
              <w:left w:val="nil"/>
              <w:bottom w:val="single" w:sz="4" w:space="0" w:color="auto"/>
              <w:right w:val="nil"/>
            </w:tcBorders>
          </w:tcPr>
          <w:p w14:paraId="53D626CA" w14:textId="7992385A" w:rsidR="009A4CD1" w:rsidRPr="00583E51" w:rsidRDefault="009A4CD1" w:rsidP="00D75717">
            <w:pPr>
              <w:jc w:val="both"/>
              <w:rPr>
                <w:b/>
                <w:sz w:val="22"/>
                <w:lang w:val="en-US"/>
              </w:rPr>
            </w:pPr>
            <w:r w:rsidRPr="00583E51">
              <w:rPr>
                <w:b/>
                <w:sz w:val="22"/>
                <w:lang w:val="en-US"/>
              </w:rPr>
              <w:t>.5 &lt; .75</w:t>
            </w:r>
          </w:p>
        </w:tc>
        <w:tc>
          <w:tcPr>
            <w:tcW w:w="1985" w:type="dxa"/>
            <w:tcBorders>
              <w:left w:val="nil"/>
              <w:bottom w:val="single" w:sz="4" w:space="0" w:color="auto"/>
              <w:right w:val="nil"/>
            </w:tcBorders>
          </w:tcPr>
          <w:p w14:paraId="599AFE4E" w14:textId="0F626411" w:rsidR="009A4CD1" w:rsidRPr="00583E51" w:rsidRDefault="009A4CD1" w:rsidP="00D75717">
            <w:pPr>
              <w:jc w:val="both"/>
              <w:rPr>
                <w:b/>
                <w:sz w:val="22"/>
                <w:lang w:val="en-US"/>
              </w:rPr>
            </w:pPr>
            <w:r w:rsidRPr="00583E51">
              <w:rPr>
                <w:b/>
                <w:sz w:val="22"/>
                <w:lang w:val="en-US"/>
              </w:rPr>
              <w:t>.75 &lt; .8</w:t>
            </w:r>
          </w:p>
        </w:tc>
        <w:tc>
          <w:tcPr>
            <w:tcW w:w="1417" w:type="dxa"/>
            <w:tcBorders>
              <w:left w:val="nil"/>
              <w:bottom w:val="single" w:sz="4" w:space="0" w:color="auto"/>
              <w:right w:val="nil"/>
            </w:tcBorders>
          </w:tcPr>
          <w:p w14:paraId="2A1AD7E5" w14:textId="07913A2C" w:rsidR="009A4CD1" w:rsidRPr="00583E51" w:rsidRDefault="009A4CD1" w:rsidP="00D75717">
            <w:pPr>
              <w:jc w:val="both"/>
              <w:rPr>
                <w:b/>
                <w:sz w:val="22"/>
                <w:lang w:val="en-US"/>
              </w:rPr>
            </w:pPr>
            <w:r w:rsidRPr="00583E51">
              <w:rPr>
                <w:b/>
                <w:sz w:val="22"/>
                <w:lang w:val="en-US"/>
              </w:rPr>
              <w:t>.8 &lt; .95</w:t>
            </w:r>
          </w:p>
        </w:tc>
        <w:tc>
          <w:tcPr>
            <w:tcW w:w="1548" w:type="dxa"/>
            <w:tcBorders>
              <w:left w:val="nil"/>
              <w:right w:val="nil"/>
            </w:tcBorders>
          </w:tcPr>
          <w:p w14:paraId="62D932B2" w14:textId="2FF0EF20" w:rsidR="009A4CD1" w:rsidRPr="00583E51" w:rsidRDefault="009A4CD1" w:rsidP="00D75717">
            <w:pPr>
              <w:jc w:val="both"/>
              <w:rPr>
                <w:b/>
                <w:sz w:val="22"/>
                <w:lang w:val="en-US"/>
              </w:rPr>
            </w:pPr>
            <w:r w:rsidRPr="00583E51">
              <w:rPr>
                <w:b/>
                <w:sz w:val="22"/>
                <w:lang w:val="en-US"/>
              </w:rPr>
              <w:t xml:space="preserve">.95 </w:t>
            </w:r>
            <m:oMath>
              <m:r>
                <m:rPr>
                  <m:sty m:val="bi"/>
                </m:rPr>
                <w:rPr>
                  <w:rFonts w:ascii="Cambria Math" w:hAnsi="Cambria Math"/>
                  <w:sz w:val="22"/>
                  <w:lang w:val="en-US"/>
                </w:rPr>
                <m:t>≤</m:t>
              </m:r>
            </m:oMath>
            <w:r w:rsidR="00214462">
              <w:rPr>
                <w:b/>
                <w:sz w:val="22"/>
                <w:lang w:val="en-US"/>
              </w:rPr>
              <w:t xml:space="preserve"> 1</w:t>
            </w:r>
          </w:p>
        </w:tc>
      </w:tr>
      <w:tr w:rsidR="009A4CD1" w:rsidRPr="00844F23" w14:paraId="209E33EE" w14:textId="77777777" w:rsidTr="00D75717">
        <w:trPr>
          <w:trHeight w:val="1930"/>
        </w:trPr>
        <w:tc>
          <w:tcPr>
            <w:tcW w:w="1276" w:type="dxa"/>
            <w:tcBorders>
              <w:left w:val="nil"/>
              <w:bottom w:val="single" w:sz="4" w:space="0" w:color="auto"/>
              <w:right w:val="nil"/>
            </w:tcBorders>
          </w:tcPr>
          <w:p w14:paraId="2021B95E" w14:textId="77777777" w:rsidR="009A4CD1" w:rsidRPr="00AD64B6" w:rsidRDefault="009A4CD1" w:rsidP="00D75717">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D75717">
            <w:pPr>
              <w:rPr>
                <w:sz w:val="22"/>
                <w:lang w:val="en-US"/>
              </w:rPr>
            </w:pPr>
            <w:r w:rsidRPr="004E7552">
              <w:rPr>
                <w:sz w:val="22"/>
                <w:lang w:val="en-US"/>
              </w:rPr>
              <w:t>Ineligible</w:t>
            </w:r>
          </w:p>
          <w:p w14:paraId="15CAA608" w14:textId="77777777" w:rsidR="009A4CD1" w:rsidRPr="004E7552" w:rsidRDefault="009A4CD1" w:rsidP="00D75717">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0D4F1E51" w:rsidR="009A4CD1" w:rsidRPr="004E7552" w:rsidRDefault="009A4CD1" w:rsidP="00D75717">
            <w:pPr>
              <w:rPr>
                <w:sz w:val="22"/>
                <w:lang w:val="en-US"/>
              </w:rPr>
            </w:pPr>
            <w:r>
              <w:rPr>
                <w:sz w:val="22"/>
                <w:lang w:val="en-US"/>
              </w:rPr>
              <w:t xml:space="preserve">Low </w:t>
            </w:r>
            <w:r w:rsidRPr="004E7552">
              <w:rPr>
                <w:sz w:val="22"/>
                <w:lang w:val="en-US"/>
              </w:rPr>
              <w:t xml:space="preserve">performance. Only use for extra security as a </w:t>
            </w:r>
            <w:r w:rsidRPr="00FC3076">
              <w:rPr>
                <w:i/>
                <w:sz w:val="22"/>
                <w:lang w:val="en-US"/>
              </w:rPr>
              <w:t>third</w:t>
            </w:r>
            <w:r w:rsidRPr="004E7552">
              <w:rPr>
                <w:sz w:val="22"/>
                <w:lang w:val="en-US"/>
              </w:rPr>
              <w:t xml:space="preserve"> screener</w:t>
            </w:r>
            <w:r>
              <w:rPr>
                <w:sz w:val="22"/>
                <w:lang w:val="en-US"/>
              </w:rPr>
              <w:t xml:space="preserve"> (</w:t>
            </w:r>
            <w:r w:rsidR="00FC3076">
              <w:rPr>
                <w:sz w:val="22"/>
                <w:lang w:val="en-US"/>
              </w:rPr>
              <w:t>Only use</w:t>
            </w:r>
            <w:r>
              <w:rPr>
                <w:sz w:val="22"/>
                <w:lang w:val="en-US"/>
              </w:rPr>
              <w:t xml:space="preserve">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2994497A" w:rsidR="009A4CD1" w:rsidRPr="004E7552" w:rsidRDefault="009A4CD1" w:rsidP="00D75717">
            <w:pPr>
              <w:rPr>
                <w:sz w:val="22"/>
                <w:lang w:val="en-US"/>
              </w:rPr>
            </w:pPr>
            <w:r w:rsidRPr="004E7552">
              <w:rPr>
                <w:sz w:val="22"/>
                <w:lang w:val="en-US"/>
              </w:rPr>
              <w:t xml:space="preserve">On par with </w:t>
            </w:r>
            <w:r w:rsidR="00FC3076">
              <w:rPr>
                <w:sz w:val="22"/>
                <w:lang w:val="en-US"/>
              </w:rPr>
              <w:t>typical human second screener performance</w:t>
            </w:r>
            <w:r w:rsidRPr="004E7552">
              <w:rPr>
                <w:sz w:val="22"/>
                <w:lang w:val="en-US"/>
              </w:rPr>
              <w:t>.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D75717">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6C5FA547" w:rsidR="009A4CD1" w:rsidRPr="004E7552" w:rsidRDefault="009A4CD1" w:rsidP="00D75717">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and traditional </w:t>
            </w:r>
            <w:r w:rsidR="00FC3076">
              <w:rPr>
                <w:sz w:val="22"/>
                <w:lang w:val="en-US"/>
              </w:rPr>
              <w:t>automated screening</w:t>
            </w:r>
            <w:r>
              <w:rPr>
                <w:sz w:val="22"/>
                <w:lang w:val="en-US"/>
              </w:rPr>
              <w:t xml:space="preserve"> tools</w:t>
            </w:r>
          </w:p>
        </w:tc>
      </w:tr>
      <w:tr w:rsidR="009A4CD1" w:rsidRPr="00844F23" w14:paraId="4727F737" w14:textId="77777777" w:rsidTr="00D75717">
        <w:trPr>
          <w:trHeight w:val="2190"/>
        </w:trPr>
        <w:tc>
          <w:tcPr>
            <w:tcW w:w="1276" w:type="dxa"/>
            <w:tcBorders>
              <w:top w:val="single" w:sz="4" w:space="0" w:color="auto"/>
              <w:left w:val="nil"/>
              <w:right w:val="nil"/>
            </w:tcBorders>
          </w:tcPr>
          <w:p w14:paraId="703AE888" w14:textId="77777777" w:rsidR="009A4CD1" w:rsidRPr="00AD64B6" w:rsidRDefault="009A4CD1" w:rsidP="00D75717">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D75717">
            <w:pPr>
              <w:rPr>
                <w:sz w:val="22"/>
                <w:lang w:val="en-US"/>
              </w:rPr>
            </w:pPr>
            <w:r w:rsidRPr="004E7552">
              <w:rPr>
                <w:sz w:val="22"/>
                <w:lang w:val="en-US"/>
              </w:rPr>
              <w:t xml:space="preserve">Ineligible </w:t>
            </w:r>
          </w:p>
          <w:p w14:paraId="1B5B5837" w14:textId="77777777" w:rsidR="009A4CD1" w:rsidRPr="004E7552" w:rsidRDefault="009A4CD1" w:rsidP="00D75717">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29D18E10" w:rsidR="009A4CD1" w:rsidRPr="004E7552" w:rsidRDefault="009A4CD1" w:rsidP="00D75717">
            <w:pPr>
              <w:rPr>
                <w:sz w:val="22"/>
                <w:lang w:val="en-US"/>
              </w:rPr>
            </w:pPr>
            <w:r>
              <w:rPr>
                <w:sz w:val="22"/>
                <w:lang w:val="en-US"/>
              </w:rPr>
              <w:t>Low</w:t>
            </w:r>
            <w:r w:rsidRPr="004E7552">
              <w:rPr>
                <w:sz w:val="22"/>
                <w:lang w:val="en-US"/>
              </w:rPr>
              <w:t xml:space="preserve"> performance. Only use to reduce the total number of records if having a</w:t>
            </w:r>
            <w:r w:rsidR="00FC3076">
              <w:rPr>
                <w:sz w:val="22"/>
                <w:lang w:val="en-US"/>
              </w:rPr>
              <w:t>n acceptable</w:t>
            </w:r>
            <w:r w:rsidR="00FC3076" w:rsidRPr="004E7552">
              <w:rPr>
                <w:sz w:val="22"/>
                <w:lang w:val="en-US"/>
              </w:rPr>
              <w:t xml:space="preserve"> </w:t>
            </w:r>
            <w:r w:rsidRPr="004E7552">
              <w:rPr>
                <w:sz w:val="22"/>
                <w:lang w:val="en-US"/>
              </w:rPr>
              <w:t xml:space="preserve">high recall. </w:t>
            </w:r>
          </w:p>
        </w:tc>
        <w:tc>
          <w:tcPr>
            <w:tcW w:w="1985" w:type="dxa"/>
            <w:tcBorders>
              <w:top w:val="single" w:sz="4" w:space="0" w:color="auto"/>
              <w:left w:val="nil"/>
              <w:right w:val="nil"/>
            </w:tcBorders>
            <w:shd w:val="clear" w:color="auto" w:fill="D9D9D9" w:themeFill="background1" w:themeFillShade="D9"/>
          </w:tcPr>
          <w:p w14:paraId="233AFC21" w14:textId="30F2A804" w:rsidR="009A4CD1" w:rsidRPr="004E7552" w:rsidRDefault="009A4CD1" w:rsidP="00D75717">
            <w:pPr>
              <w:rPr>
                <w:sz w:val="22"/>
                <w:lang w:val="en-US"/>
              </w:rPr>
            </w:pPr>
            <w:r>
              <w:rPr>
                <w:sz w:val="22"/>
                <w:lang w:val="en-US"/>
              </w:rPr>
              <w:t xml:space="preserve">Low </w:t>
            </w:r>
            <w:r w:rsidRPr="004E7552">
              <w:rPr>
                <w:sz w:val="22"/>
                <w:lang w:val="en-US"/>
              </w:rPr>
              <w:t>performance. Only use to reduce the total number of records if having a</w:t>
            </w:r>
            <w:r w:rsidR="00FC3076">
              <w:rPr>
                <w:sz w:val="22"/>
                <w:lang w:val="en-US"/>
              </w:rPr>
              <w:t>n acceptable</w:t>
            </w:r>
            <w:r w:rsidRPr="004E7552">
              <w:rPr>
                <w:sz w:val="22"/>
                <w:lang w:val="en-US"/>
              </w:rPr>
              <w:t xml:space="preserve"> high recall.</w:t>
            </w:r>
          </w:p>
        </w:tc>
        <w:tc>
          <w:tcPr>
            <w:tcW w:w="1417" w:type="dxa"/>
            <w:tcBorders>
              <w:top w:val="single" w:sz="4" w:space="0" w:color="auto"/>
              <w:left w:val="nil"/>
              <w:right w:val="nil"/>
            </w:tcBorders>
            <w:shd w:val="clear" w:color="auto" w:fill="E2EFD9" w:themeFill="accent6" w:themeFillTint="33"/>
          </w:tcPr>
          <w:p w14:paraId="28E7531C" w14:textId="58BDDEDF" w:rsidR="009A4CD1" w:rsidRPr="004E7552" w:rsidRDefault="00FC3076" w:rsidP="00D75717">
            <w:pPr>
              <w:rPr>
                <w:sz w:val="22"/>
                <w:lang w:val="en-US"/>
              </w:rPr>
            </w:pPr>
            <w:r>
              <w:rPr>
                <w:sz w:val="22"/>
                <w:lang w:val="en-US"/>
              </w:rPr>
              <w:t>Acceptable</w:t>
            </w:r>
            <w:r w:rsidR="009A4CD1" w:rsidRPr="004E7552">
              <w:rPr>
                <w:sz w:val="22"/>
                <w:lang w:val="en-US"/>
              </w:rPr>
              <w:t xml:space="preserve"> if having a high recall</w:t>
            </w:r>
            <w:r w:rsidR="009A4CD1">
              <w:rPr>
                <w:sz w:val="22"/>
                <w:lang w:val="en-US"/>
              </w:rPr>
              <w:t xml:space="preserve"> </w:t>
            </w:r>
            <w:r w:rsidR="00EC6E04">
              <w:rPr>
                <w:sz w:val="22"/>
                <w:lang w:val="en-US"/>
              </w:rPr>
              <w:t xml:space="preserve">value </w:t>
            </w:r>
            <w:r w:rsidR="009A4CD1">
              <w:rPr>
                <w:sz w:val="22"/>
                <w:lang w:val="en-US"/>
              </w:rPr>
              <w:t xml:space="preserve">above </w:t>
            </w:r>
            <w:r w:rsidR="00576DCD">
              <w:rPr>
                <w:sz w:val="22"/>
                <w:lang w:val="en-US"/>
              </w:rPr>
              <w:t>0.8</w:t>
            </w:r>
            <w:r w:rsidR="009A4CD1"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D75717">
            <w:pPr>
              <w:rPr>
                <w:sz w:val="22"/>
                <w:lang w:val="en-US"/>
              </w:rPr>
            </w:pPr>
            <w:r w:rsidRPr="004E7552">
              <w:rPr>
                <w:sz w:val="22"/>
                <w:lang w:val="en-US"/>
              </w:rPr>
              <w:t>On par with common human screening performance</w:t>
            </w:r>
          </w:p>
        </w:tc>
      </w:tr>
    </w:tbl>
    <w:p w14:paraId="2F1F112F" w14:textId="60386A75" w:rsidR="00FC3076" w:rsidRDefault="009A4CD1"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1EB2EB8E" w14:textId="77777777" w:rsidR="00702675" w:rsidRDefault="00702675" w:rsidP="00214462">
      <w:pPr>
        <w:spacing w:after="0" w:line="360" w:lineRule="auto"/>
        <w:ind w:firstLine="1304"/>
        <w:jc w:val="both"/>
        <w:rPr>
          <w:ins w:id="96" w:author="Julian Christensen" w:date="2024-08-23T12:45:00Z"/>
          <w:lang w:val="en-US"/>
        </w:rPr>
      </w:pPr>
    </w:p>
    <w:p w14:paraId="61F55FA7" w14:textId="3DA50FBD" w:rsidR="00D46E44" w:rsidDel="00702675" w:rsidRDefault="00702675" w:rsidP="00586638">
      <w:pPr>
        <w:spacing w:after="0" w:line="360" w:lineRule="auto"/>
        <w:ind w:firstLine="1304"/>
        <w:jc w:val="both"/>
        <w:rPr>
          <w:del w:id="97" w:author="Julian Christensen" w:date="2024-08-23T12:44:00Z"/>
          <w:lang w:val="en-US"/>
        </w:rPr>
      </w:pPr>
      <w:ins w:id="98" w:author="Julian Christensen" w:date="2024-08-23T12:45:00Z">
        <w:r>
          <w:rPr>
            <w:lang w:val="en-US"/>
          </w:rPr>
          <w:t>Finally, w</w:t>
        </w:r>
        <w:r w:rsidRPr="00702675">
          <w:rPr>
            <w:lang w:val="en-US"/>
          </w:rPr>
          <w:t xml:space="preserve">e believe that automated tools can also be useful under less restrictive conditions as well. We even believe that recall values between, say, .5-.75 should not disqualify automated screening tools from playing a role in TAB screening. Under such conditions, we would warn against </w:t>
        </w:r>
        <w:r w:rsidRPr="00702675">
          <w:rPr>
            <w:lang w:val="en-US"/>
          </w:rPr>
          <w:lastRenderedPageBreak/>
          <w:t>using the tools as independent screeners but they could function as an extra assurance, working as a third screener that forces the human screeners to double-check close-to-relevant study records. This would enhance the screening quality, lowering the risk of humans overlooking any relevant records.</w:t>
        </w:r>
      </w:ins>
      <w:del w:id="99" w:author="Julian Christensen" w:date="2024-08-23T12:44:00Z">
        <w:r w:rsidR="00C3763F" w:rsidDel="00702675">
          <w:rPr>
            <w:lang w:val="en-US"/>
          </w:rPr>
          <w:delText>As can be seen from the benchmark scheme</w:delText>
        </w:r>
        <w:r w:rsidR="00214462" w:rsidDel="00702675">
          <w:rPr>
            <w:lang w:val="en-US"/>
          </w:rPr>
          <w:delText xml:space="preserve"> in Table </w:delText>
        </w:r>
        <w:r w:rsidR="000A0728" w:rsidDel="00702675">
          <w:rPr>
            <w:lang w:val="en-US"/>
          </w:rPr>
          <w:delText>2</w:delText>
        </w:r>
        <w:r w:rsidR="00C3763F" w:rsidDel="00702675">
          <w:rPr>
            <w:lang w:val="en-US"/>
          </w:rPr>
          <w:delText xml:space="preserve">, we do not necessarily conceive a specificity of </w:delText>
        </w:r>
        <w:r w:rsidR="00214462" w:rsidDel="00702675">
          <w:rPr>
            <w:lang w:val="en-US"/>
          </w:rPr>
          <w:delText xml:space="preserve">1 (i.e., </w:delText>
        </w:r>
        <w:r w:rsidR="00C3763F" w:rsidDel="00702675">
          <w:rPr>
            <w:lang w:val="en-US"/>
          </w:rPr>
          <w:delText>100%</w:delText>
        </w:r>
        <w:r w:rsidR="00214462" w:rsidDel="00702675">
          <w:rPr>
            <w:lang w:val="en-US"/>
          </w:rPr>
          <w:delText xml:space="preserve">) </w:delText>
        </w:r>
        <w:r w:rsidR="00C3763F" w:rsidDel="00702675">
          <w:rPr>
            <w:lang w:val="en-US"/>
          </w:rPr>
          <w:delText>to be</w:delText>
        </w:r>
        <w:r w:rsidR="007E7274" w:rsidDel="00702675">
          <w:rPr>
            <w:lang w:val="en-US"/>
          </w:rPr>
          <w:delText xml:space="preserve"> </w:delText>
        </w:r>
        <w:r w:rsidR="00C3763F" w:rsidDel="00702675">
          <w:rPr>
            <w:lang w:val="en-US"/>
          </w:rPr>
          <w:delText xml:space="preserve">ideal, since we </w:delText>
        </w:r>
        <w:r w:rsidR="007E7274" w:rsidDel="00702675">
          <w:rPr>
            <w:lang w:val="en-US"/>
          </w:rPr>
          <w:delText>do rather want our automated screenings to be</w:delText>
        </w:r>
        <w:r w:rsidR="00C3763F" w:rsidDel="00702675">
          <w:rPr>
            <w:lang w:val="en-US"/>
          </w:rPr>
          <w:delText xml:space="preserve"> over-inclusiv</w:delText>
        </w:r>
        <w:r w:rsidR="000B782A" w:rsidDel="00702675">
          <w:rPr>
            <w:lang w:val="en-US"/>
          </w:rPr>
          <w:delText>e</w:delText>
        </w:r>
        <w:r w:rsidR="000F4A3E" w:rsidDel="00702675">
          <w:rPr>
            <w:lang w:val="en-US"/>
          </w:rPr>
          <w:delText xml:space="preserve"> </w:delText>
        </w:r>
        <w:r w:rsidR="007E7274" w:rsidDel="00702675">
          <w:rPr>
            <w:lang w:val="en-US"/>
          </w:rPr>
          <w:delText>than over-exclusive</w:delText>
        </w:r>
        <w:r w:rsidR="000B782A" w:rsidDel="00702675">
          <w:rPr>
            <w:lang w:val="en-US"/>
          </w:rPr>
          <w:delText xml:space="preserve">. </w:delText>
        </w:r>
        <w:r w:rsidR="00D46E44" w:rsidDel="00702675">
          <w:rPr>
            <w:lang w:val="en-US"/>
          </w:rPr>
          <w:delText xml:space="preserve">Thus, a low specificity value </w:delText>
        </w:r>
        <w:r w:rsidR="009A4CD1" w:rsidDel="00702675">
          <w:rPr>
            <w:lang w:val="en-US"/>
          </w:rPr>
          <w:delText xml:space="preserve">merely </w:delText>
        </w:r>
        <w:r w:rsidR="00C3763F" w:rsidDel="00702675">
          <w:rPr>
            <w:lang w:val="en-US"/>
          </w:rPr>
          <w:delText>force</w:delText>
        </w:r>
        <w:r w:rsidR="000B782A" w:rsidDel="00702675">
          <w:rPr>
            <w:lang w:val="en-US"/>
          </w:rPr>
          <w:delText>s</w:delText>
        </w:r>
        <w:r w:rsidR="00D46E44" w:rsidDel="00702675">
          <w:rPr>
            <w:lang w:val="en-US"/>
          </w:rPr>
          <w:delText xml:space="preserve"> human screeners to</w:delText>
        </w:r>
        <w:r w:rsidR="00C3763F" w:rsidDel="00702675">
          <w:rPr>
            <w:lang w:val="en-US"/>
          </w:rPr>
          <w:delText xml:space="preserve"> double-check </w:delText>
        </w:r>
        <w:r w:rsidR="00D46E44" w:rsidDel="00702675">
          <w:rPr>
            <w:lang w:val="en-US"/>
          </w:rPr>
          <w:delText xml:space="preserve">a larger number of potentially </w:delText>
        </w:r>
        <w:r w:rsidR="00C3763F" w:rsidDel="00702675">
          <w:rPr>
            <w:lang w:val="en-US"/>
          </w:rPr>
          <w:delText>relevant references</w:delText>
        </w:r>
        <w:r w:rsidR="00D46E44" w:rsidDel="00702675">
          <w:rPr>
            <w:lang w:val="en-US"/>
          </w:rPr>
          <w:delText>,</w:delText>
        </w:r>
        <w:r w:rsidR="00C3763F" w:rsidDel="00702675">
          <w:rPr>
            <w:lang w:val="en-US"/>
          </w:rPr>
          <w:delText xml:space="preserve"> </w:delText>
        </w:r>
        <w:r w:rsidR="000B782A" w:rsidDel="00702675">
          <w:rPr>
            <w:lang w:val="en-US"/>
          </w:rPr>
          <w:delText>which in turn</w:delText>
        </w:r>
        <w:r w:rsidR="00C3763F" w:rsidDel="00702675">
          <w:rPr>
            <w:lang w:val="en-US"/>
          </w:rPr>
          <w:delText xml:space="preserve"> </w:delText>
        </w:r>
        <w:r w:rsidR="00D46E44" w:rsidDel="00702675">
          <w:rPr>
            <w:lang w:val="en-US"/>
          </w:rPr>
          <w:delText>lowers the risk of</w:delText>
        </w:r>
        <w:r w:rsidR="00C3763F" w:rsidDel="00702675">
          <w:rPr>
            <w:lang w:val="en-US"/>
          </w:rPr>
          <w:delText xml:space="preserve"> relevant studies</w:delText>
        </w:r>
        <w:r w:rsidR="000B782A" w:rsidDel="00702675">
          <w:rPr>
            <w:lang w:val="en-US"/>
          </w:rPr>
          <w:delText xml:space="preserve"> </w:delText>
        </w:r>
        <w:r w:rsidR="00D46E44" w:rsidDel="00702675">
          <w:rPr>
            <w:lang w:val="en-US"/>
          </w:rPr>
          <w:delText xml:space="preserve">being </w:delText>
        </w:r>
        <w:r w:rsidR="000B782A" w:rsidDel="00702675">
          <w:rPr>
            <w:lang w:val="en-US"/>
          </w:rPr>
          <w:delText>missed</w:delText>
        </w:r>
        <w:r w:rsidR="00C3763F" w:rsidDel="00702675">
          <w:rPr>
            <w:lang w:val="en-US"/>
          </w:rPr>
          <w:delText xml:space="preserve">. </w:delText>
        </w:r>
        <w:r w:rsidR="00D46E44" w:rsidDel="00702675">
          <w:rPr>
            <w:lang w:val="en-US"/>
          </w:rPr>
          <w:delText>As such</w:delText>
        </w:r>
        <w:r w:rsidR="00C3763F" w:rsidDel="00702675">
          <w:rPr>
            <w:lang w:val="en-US"/>
          </w:rPr>
          <w:delText xml:space="preserve">, we think that a specificity </w:delText>
        </w:r>
        <w:r w:rsidR="00EC6E04" w:rsidDel="00702675">
          <w:rPr>
            <w:lang w:val="en-US"/>
          </w:rPr>
          <w:delText xml:space="preserve">value </w:delText>
        </w:r>
        <w:r w:rsidR="00C3763F" w:rsidDel="00702675">
          <w:rPr>
            <w:lang w:val="en-US"/>
          </w:rPr>
          <w:delText xml:space="preserve">equal to or above </w:delText>
        </w:r>
        <w:r w:rsidR="00214462" w:rsidDel="00702675">
          <w:rPr>
            <w:lang w:val="en-US"/>
          </w:rPr>
          <w:delText>.</w:delText>
        </w:r>
        <w:r w:rsidR="00C3763F" w:rsidDel="00702675">
          <w:rPr>
            <w:lang w:val="en-US"/>
          </w:rPr>
          <w:delText xml:space="preserve">80 is acceptable as long as the recall </w:delText>
        </w:r>
        <w:r w:rsidR="00EC6E04" w:rsidDel="00702675">
          <w:rPr>
            <w:lang w:val="en-US"/>
          </w:rPr>
          <w:delText xml:space="preserve">value </w:delText>
        </w:r>
        <w:r w:rsidR="00C3763F" w:rsidDel="00702675">
          <w:rPr>
            <w:lang w:val="en-US"/>
          </w:rPr>
          <w:delText xml:space="preserve">is equal to or above </w:delText>
        </w:r>
        <w:r w:rsidR="00214462" w:rsidDel="00702675">
          <w:rPr>
            <w:lang w:val="en-US"/>
          </w:rPr>
          <w:delText>.75</w:delText>
        </w:r>
        <w:r w:rsidR="00C3763F" w:rsidDel="00702675">
          <w:rPr>
            <w:lang w:val="en-US"/>
          </w:rPr>
          <w:delText xml:space="preserve"> (c.f. Figure 1)</w:delText>
        </w:r>
        <w:r w:rsidR="000F4A3E" w:rsidDel="00702675">
          <w:rPr>
            <w:lang w:val="en-US"/>
          </w:rPr>
          <w:delText xml:space="preserve"> as well</w:delText>
        </w:r>
        <w:r w:rsidR="00C3763F" w:rsidDel="00702675">
          <w:rPr>
            <w:lang w:val="en-US"/>
          </w:rPr>
          <w:delText xml:space="preserve">. </w:delText>
        </w:r>
        <w:r w:rsidR="000F4A3E" w:rsidDel="00702675">
          <w:rPr>
            <w:lang w:val="en-US"/>
          </w:rPr>
          <w:delText xml:space="preserve">We, therefore, </w:delText>
        </w:r>
        <w:r w:rsidR="00C3763F" w:rsidDel="00702675">
          <w:rPr>
            <w:lang w:val="en-US"/>
          </w:rPr>
          <w:delText xml:space="preserve">suggest that automated screening performances </w:delText>
        </w:r>
        <w:r w:rsidR="000F4A3E" w:rsidDel="00702675">
          <w:rPr>
            <w:lang w:val="en-US"/>
          </w:rPr>
          <w:delText>reaching</w:delText>
        </w:r>
        <w:r w:rsidR="00214462" w:rsidDel="00702675">
          <w:rPr>
            <w:lang w:val="en-US"/>
          </w:rPr>
          <w:delText xml:space="preserve"> </w:delText>
        </w:r>
        <w:r w:rsidR="00C3763F" w:rsidDel="00702675">
          <w:rPr>
            <w:lang w:val="en-US"/>
          </w:rPr>
          <w:delText xml:space="preserve">recall </w:delText>
        </w:r>
        <w:r w:rsidR="00214462" w:rsidDel="00702675">
          <w:rPr>
            <w:lang w:val="en-US"/>
          </w:rPr>
          <w:delText xml:space="preserve">of at least .75 </w:delText>
        </w:r>
        <w:r w:rsidR="00C3763F" w:rsidDel="00702675">
          <w:rPr>
            <w:lang w:val="en-US"/>
          </w:rPr>
          <w:delText xml:space="preserve">and specificity above </w:delText>
        </w:r>
        <w:r w:rsidR="00214462" w:rsidDel="00702675">
          <w:rPr>
            <w:lang w:val="en-US"/>
          </w:rPr>
          <w:delText>.</w:delText>
        </w:r>
        <w:r w:rsidR="00C3763F" w:rsidDel="00702675">
          <w:rPr>
            <w:lang w:val="en-US"/>
          </w:rPr>
          <w:delText>80 should be accepted as independent screeners in high</w:delText>
        </w:r>
        <w:r w:rsidR="009A4CD1" w:rsidDel="00702675">
          <w:rPr>
            <w:lang w:val="en-US"/>
          </w:rPr>
          <w:delText>-</w:delText>
        </w:r>
        <w:r w:rsidR="000F4A3E" w:rsidDel="00702675">
          <w:rPr>
            <w:lang w:val="en-US"/>
          </w:rPr>
          <w:delText>quality</w:delText>
        </w:r>
        <w:r w:rsidR="00C3763F" w:rsidDel="00702675">
          <w:rPr>
            <w:lang w:val="en-US"/>
          </w:rPr>
          <w:delText xml:space="preserve"> systematic reviews. </w:delText>
        </w:r>
        <w:r w:rsidR="00214462" w:rsidDel="00702675">
          <w:rPr>
            <w:lang w:val="en-US"/>
          </w:rPr>
          <w:delText>Also</w:delText>
        </w:r>
        <w:r w:rsidR="002F549D" w:rsidDel="00702675">
          <w:rPr>
            <w:lang w:val="en-US"/>
          </w:rPr>
          <w:delText xml:space="preserve">, we think that automated tools that yield </w:delText>
        </w:r>
        <w:r w:rsidR="000B782A" w:rsidDel="00702675">
          <w:rPr>
            <w:lang w:val="en-US"/>
          </w:rPr>
          <w:delText>high</w:delText>
        </w:r>
        <w:r w:rsidR="002F549D" w:rsidDel="00702675">
          <w:rPr>
            <w:lang w:val="en-US"/>
          </w:rPr>
          <w:delText xml:space="preserve"> recalls </w:delText>
        </w:r>
        <w:r w:rsidR="00901540" w:rsidDel="00702675">
          <w:rPr>
            <w:lang w:val="en-US"/>
          </w:rPr>
          <w:delText xml:space="preserve">may </w:delText>
        </w:r>
        <w:r w:rsidR="002F549D" w:rsidDel="00702675">
          <w:rPr>
            <w:lang w:val="en-US"/>
          </w:rPr>
          <w:delText xml:space="preserve">be used to reduce the total </w:delText>
        </w:r>
        <w:r w:rsidR="00901540" w:rsidDel="00702675">
          <w:rPr>
            <w:lang w:val="en-US"/>
          </w:rPr>
          <w:delText xml:space="preserve">number </w:delText>
        </w:r>
        <w:r w:rsidR="002F549D" w:rsidDel="00702675">
          <w:rPr>
            <w:lang w:val="en-US"/>
          </w:rPr>
          <w:delText>of title and abstract records needed to be screened</w:delText>
        </w:r>
        <w:r w:rsidR="00901540" w:rsidDel="00702675">
          <w:rPr>
            <w:lang w:val="en-US"/>
          </w:rPr>
          <w:delText>,</w:delText>
        </w:r>
        <w:r w:rsidR="002F549D" w:rsidDel="00702675">
          <w:rPr>
            <w:lang w:val="en-US"/>
          </w:rPr>
          <w:delText xml:space="preserve"> even if the specificity </w:delText>
        </w:r>
        <w:r w:rsidR="00EC6E04" w:rsidDel="00702675">
          <w:rPr>
            <w:lang w:val="en-US"/>
          </w:rPr>
          <w:delText xml:space="preserve">value </w:delText>
        </w:r>
        <w:r w:rsidR="002F549D" w:rsidDel="00702675">
          <w:rPr>
            <w:lang w:val="en-US"/>
          </w:rPr>
          <w:delText xml:space="preserve">is </w:delText>
        </w:r>
        <w:r w:rsidR="00C3763F" w:rsidDel="00702675">
          <w:rPr>
            <w:lang w:val="en-US"/>
          </w:rPr>
          <w:delText xml:space="preserve">below </w:delText>
        </w:r>
        <w:r w:rsidR="00214462" w:rsidDel="00702675">
          <w:rPr>
            <w:lang w:val="en-US"/>
          </w:rPr>
          <w:delText>.</w:delText>
        </w:r>
        <w:r w:rsidR="00C3763F" w:rsidDel="00702675">
          <w:rPr>
            <w:lang w:val="en-US"/>
          </w:rPr>
          <w:delText>80</w:delText>
        </w:r>
        <w:r w:rsidR="002F549D" w:rsidDel="00702675">
          <w:rPr>
            <w:lang w:val="en-US"/>
          </w:rPr>
          <w:delText xml:space="preserve">. This would especially be relevant when working with very large amounts of title and abstract records </w:delText>
        </w:r>
        <w:r w:rsidR="002F549D" w:rsidDel="00702675">
          <w:rPr>
            <w:lang w:val="en-US"/>
          </w:rPr>
          <w:fldChar w:fldCharType="begin" w:fldLock="1"/>
        </w:r>
        <w:r w:rsidR="002C6EAF" w:rsidDel="00702675">
          <w:rPr>
            <w:lang w:val="en-US"/>
          </w:rPr>
          <w:delInstrText>ADDIN CSL_CITATION {"citationItems":[{"id":"ITEM-1","itemData":{"DOI":"10.1002/jrsm.1093","ISSN":"1759-2879","abstract":"In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delInstrText>
        </w:r>
        <w:r w:rsidR="002F549D" w:rsidDel="00702675">
          <w:rPr>
            <w:lang w:val="en-US"/>
          </w:rPr>
          <w:fldChar w:fldCharType="separate"/>
        </w:r>
        <w:r w:rsidR="00C17C89" w:rsidRPr="00C17C89" w:rsidDel="00702675">
          <w:rPr>
            <w:noProof/>
            <w:lang w:val="en-US"/>
          </w:rPr>
          <w:delText>(see an example of this in Shemilt et al., 2014)</w:delText>
        </w:r>
        <w:r w:rsidR="002F549D" w:rsidDel="00702675">
          <w:rPr>
            <w:lang w:val="en-US"/>
          </w:rPr>
          <w:fldChar w:fldCharType="end"/>
        </w:r>
        <w:r w:rsidR="002F549D" w:rsidDel="00702675">
          <w:rPr>
            <w:lang w:val="en-US"/>
          </w:rPr>
          <w:delText xml:space="preserve">. </w:delText>
        </w:r>
      </w:del>
    </w:p>
    <w:p w14:paraId="177246CA" w14:textId="77777777" w:rsidR="00702675" w:rsidRDefault="00702675" w:rsidP="00214462">
      <w:pPr>
        <w:spacing w:after="0" w:line="360" w:lineRule="auto"/>
        <w:ind w:firstLine="1304"/>
        <w:jc w:val="both"/>
        <w:rPr>
          <w:ins w:id="100" w:author="Julian Christensen" w:date="2024-08-23T12:45:00Z"/>
          <w:lang w:val="en-US"/>
        </w:rPr>
      </w:pPr>
    </w:p>
    <w:p w14:paraId="2057CEA3" w14:textId="3F87C355" w:rsidR="007073A2" w:rsidRDefault="000A0728" w:rsidP="00586638">
      <w:pPr>
        <w:spacing w:after="0" w:line="360" w:lineRule="auto"/>
        <w:ind w:firstLine="1304"/>
        <w:jc w:val="both"/>
        <w:rPr>
          <w:lang w:val="en-US"/>
        </w:rPr>
      </w:pPr>
      <w:r>
        <w:rPr>
          <w:lang w:val="en-US"/>
        </w:rPr>
        <w:t>To be clear</w:t>
      </w:r>
      <w:r w:rsidR="00214462">
        <w:rPr>
          <w:lang w:val="en-US"/>
        </w:rPr>
        <w:t>, w</w:t>
      </w:r>
      <w:r w:rsidR="00D46E44">
        <w:rPr>
          <w:lang w:val="en-US"/>
        </w:rPr>
        <w:t xml:space="preserve">e </w:t>
      </w:r>
      <w:r w:rsidR="00214462">
        <w:rPr>
          <w:lang w:val="en-US"/>
        </w:rPr>
        <w:t>generally think that it</w:t>
      </w:r>
      <w:r w:rsidR="00D46E44">
        <w:rPr>
          <w:lang w:val="en-US"/>
        </w:rPr>
        <w:t xml:space="preserve"> will not be</w:t>
      </w:r>
      <w:r w:rsidR="002F549D">
        <w:rPr>
          <w:lang w:val="en-US"/>
        </w:rPr>
        <w:t xml:space="preserve"> viable to use automated tools </w:t>
      </w:r>
      <w:r w:rsidR="00D46E44">
        <w:rPr>
          <w:lang w:val="en-US"/>
        </w:rPr>
        <w:t>with</w:t>
      </w:r>
      <w:r w:rsidR="002F549D">
        <w:rPr>
          <w:lang w:val="en-US"/>
        </w:rPr>
        <w:t xml:space="preserve"> performance </w:t>
      </w:r>
      <w:r w:rsidR="00D46E44">
        <w:rPr>
          <w:lang w:val="en-US"/>
        </w:rPr>
        <w:t>levels (recall and specificity values)</w:t>
      </w:r>
      <w:r w:rsidR="002F549D">
        <w:rPr>
          <w:lang w:val="en-US"/>
        </w:rPr>
        <w:t xml:space="preserve"> below .5. </w:t>
      </w:r>
      <w:r w:rsidR="009A4CD1">
        <w:rPr>
          <w:lang w:val="en-US"/>
        </w:rPr>
        <w:t>However,</w:t>
      </w:r>
      <w:r w:rsidR="00D46E44">
        <w:rPr>
          <w:lang w:val="en-US"/>
        </w:rPr>
        <w:t xml:space="preserve"> in Table </w:t>
      </w:r>
      <w:r w:rsidR="005A1C02">
        <w:rPr>
          <w:lang w:val="en-US"/>
        </w:rPr>
        <w:t>2</w:t>
      </w:r>
      <w:r w:rsidR="00D46E44">
        <w:rPr>
          <w:lang w:val="en-US"/>
        </w:rPr>
        <w:t>,</w:t>
      </w:r>
      <w:r w:rsidR="009A4CD1">
        <w:rPr>
          <w:lang w:val="en-US"/>
        </w:rPr>
        <w:t xml:space="preserve"> we </w:t>
      </w:r>
      <w:r w:rsidR="00D46E44">
        <w:rPr>
          <w:lang w:val="en-US"/>
        </w:rPr>
        <w:t>use</w:t>
      </w:r>
      <w:r w:rsidR="009A4CD1">
        <w:rPr>
          <w:lang w:val="en-US"/>
        </w:rPr>
        <w:t xml:space="preserve"> graduated shades of red, where the light red color for specificity </w:t>
      </w:r>
      <w:r w:rsidR="00EC6E04">
        <w:rPr>
          <w:lang w:val="en-US"/>
        </w:rPr>
        <w:t xml:space="preserve">values </w:t>
      </w:r>
      <w:r w:rsidR="009A4CD1">
        <w:rPr>
          <w:lang w:val="en-US"/>
        </w:rPr>
        <w:t xml:space="preserve">below 0.5 indicates that we cannot </w:t>
      </w:r>
      <w:r w:rsidR="005A1C02">
        <w:rPr>
          <w:lang w:val="en-US"/>
        </w:rPr>
        <w:t xml:space="preserve">entirely </w:t>
      </w:r>
      <w:r w:rsidR="009A4CD1">
        <w:rPr>
          <w:lang w:val="en-US"/>
        </w:rPr>
        <w:t xml:space="preserve">reject </w:t>
      </w:r>
      <w:r w:rsidR="00D46E44">
        <w:rPr>
          <w:lang w:val="en-US"/>
        </w:rPr>
        <w:t xml:space="preserve">that there might be cases where automated screenings could be useful even with </w:t>
      </w:r>
      <w:r w:rsidR="009A4CD1">
        <w:rPr>
          <w:lang w:val="en-US"/>
        </w:rPr>
        <w:t xml:space="preserve">specificity </w:t>
      </w:r>
      <w:r w:rsidR="00EC6E04">
        <w:rPr>
          <w:lang w:val="en-US"/>
        </w:rPr>
        <w:t xml:space="preserve">values </w:t>
      </w:r>
      <w:r w:rsidR="009A4CD1">
        <w:rPr>
          <w:lang w:val="en-US"/>
        </w:rPr>
        <w:t xml:space="preserve">below 0.5 </w:t>
      </w:r>
      <w:r w:rsidR="00D46E44">
        <w:rPr>
          <w:lang w:val="en-US"/>
        </w:rPr>
        <w:t>(as long as the recall is high)</w:t>
      </w:r>
      <w:r w:rsidR="009A4CD1">
        <w:rPr>
          <w:lang w:val="en-US"/>
        </w:rPr>
        <w:t xml:space="preserve">. </w:t>
      </w:r>
      <w:r w:rsidR="005A1C02">
        <w:rPr>
          <w:lang w:val="en-US"/>
        </w:rPr>
        <w:t>For example</w:t>
      </w:r>
      <w:r w:rsidR="009A4CD1">
        <w:rPr>
          <w:lang w:val="en-US"/>
        </w:rPr>
        <w:t xml:space="preserve">, in extreme-sized reviews, </w:t>
      </w:r>
      <w:r w:rsidR="00D46E44">
        <w:rPr>
          <w:lang w:val="en-US"/>
        </w:rPr>
        <w:t xml:space="preserve">even a </w:t>
      </w:r>
      <w:r w:rsidR="009A4CD1">
        <w:rPr>
          <w:lang w:val="en-US"/>
        </w:rPr>
        <w:t xml:space="preserve">30% </w:t>
      </w:r>
      <w:r w:rsidR="005A1C02">
        <w:rPr>
          <w:lang w:val="en-US"/>
        </w:rPr>
        <w:t>workload reduction might save</w:t>
      </w:r>
      <w:r w:rsidR="009A4CD1">
        <w:rPr>
          <w:lang w:val="en-US"/>
        </w:rPr>
        <w:t xml:space="preserve"> multiple days of </w:t>
      </w:r>
      <w:r w:rsidR="005A1C02">
        <w:rPr>
          <w:lang w:val="en-US"/>
        </w:rPr>
        <w:t>human labor</w:t>
      </w:r>
      <w:r w:rsidR="009A4CD1">
        <w:rPr>
          <w:lang w:val="en-US"/>
        </w:rPr>
        <w:t xml:space="preserve">. </w:t>
      </w:r>
      <w:r w:rsidR="000263CC">
        <w:rPr>
          <w:lang w:val="en-US"/>
        </w:rPr>
        <w:t xml:space="preserve">The number of title and abstract records does, however, need to be very high for </w:t>
      </w:r>
      <w:r w:rsidR="005A1C02">
        <w:rPr>
          <w:lang w:val="en-US"/>
        </w:rPr>
        <w:t>this approach</w:t>
      </w:r>
      <w:r w:rsidR="000263CC">
        <w:rPr>
          <w:lang w:val="en-US"/>
        </w:rPr>
        <w:t xml:space="preserve"> to </w:t>
      </w:r>
      <w:r w:rsidR="005A1C02">
        <w:rPr>
          <w:lang w:val="en-US"/>
        </w:rPr>
        <w:t>be viable.</w:t>
      </w:r>
    </w:p>
    <w:p w14:paraId="25A4D110" w14:textId="5B01A999" w:rsidR="000263CC" w:rsidRDefault="00E43081" w:rsidP="00582CFD">
      <w:pPr>
        <w:spacing w:after="0" w:line="360" w:lineRule="auto"/>
        <w:ind w:firstLine="1304"/>
        <w:jc w:val="both"/>
        <w:rPr>
          <w:lang w:val="en-US"/>
        </w:rPr>
      </w:pPr>
      <w:r>
        <w:rPr>
          <w:lang w:val="en-US"/>
        </w:rPr>
        <w:t xml:space="preserve">With </w:t>
      </w:r>
      <w:r w:rsidR="005A1C02">
        <w:rPr>
          <w:lang w:val="en-US"/>
        </w:rPr>
        <w:t xml:space="preserve">the </w:t>
      </w:r>
      <w:r>
        <w:rPr>
          <w:lang w:val="en-US"/>
        </w:rPr>
        <w:t>benchmark scheme</w:t>
      </w:r>
      <w:r w:rsidR="005A1C02">
        <w:rPr>
          <w:lang w:val="en-US"/>
        </w:rPr>
        <w:t xml:space="preserve"> presented in Table 2</w:t>
      </w:r>
      <w:r>
        <w:rPr>
          <w:lang w:val="en-US"/>
        </w:rPr>
        <w:t>,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w:t>
      </w:r>
      <w:r w:rsidR="000A0728">
        <w:rPr>
          <w:lang w:val="en-US"/>
        </w:rPr>
        <w:t>,</w:t>
      </w:r>
      <w:r w:rsidR="000263CC">
        <w:rPr>
          <w:lang w:val="en-US"/>
        </w:rPr>
        <w:t xml:space="preserve"> or other automated tools</w:t>
      </w:r>
      <w:r w:rsidR="000A0728">
        <w:rPr>
          <w:lang w:val="en-US"/>
        </w:rPr>
        <w:t>,</w:t>
      </w:r>
      <w:r w:rsidR="00667CB7">
        <w:rPr>
          <w:lang w:val="en-US"/>
        </w:rPr>
        <w:t xml:space="preserve"> for TAB screening tasks in systematic reviews</w:t>
      </w:r>
      <w:r w:rsidR="000F4A3E">
        <w:rPr>
          <w:lang w:val="en-US"/>
        </w:rPr>
        <w:t xml:space="preserve">, avoiding </w:t>
      </w:r>
      <w:r w:rsidR="00515748" w:rsidRPr="005A1C02">
        <w:rPr>
          <w:rStyle w:val="translation"/>
          <w:lang w:val="en-US"/>
        </w:rPr>
        <w:t>trivial</w:t>
      </w:r>
      <w:r w:rsidR="005A1C02">
        <w:rPr>
          <w:lang w:val="en-US"/>
        </w:rPr>
        <w:t xml:space="preserve"> and binary ‘</w:t>
      </w:r>
      <w:r w:rsidR="000F4A3E">
        <w:rPr>
          <w:lang w:val="en-US"/>
        </w:rPr>
        <w:t>for and against</w:t>
      </w:r>
      <w:r w:rsidR="005A1C02">
        <w:rPr>
          <w:lang w:val="en-US"/>
        </w:rPr>
        <w:t>’</w:t>
      </w:r>
      <w:r w:rsidR="000F4A3E">
        <w:rPr>
          <w:lang w:val="en-US"/>
        </w:rPr>
        <w:t xml:space="preserve"> discussions. </w:t>
      </w:r>
      <w:r w:rsidR="00967CCA">
        <w:rPr>
          <w:lang w:val="en-US"/>
        </w:rPr>
        <w:t xml:space="preserve">Furthermore, we will use this benchmark scheme for interpreting our conducted classifier experiment that we present in the next section. </w:t>
      </w:r>
    </w:p>
    <w:p w14:paraId="0E6AD56E" w14:textId="037BDE64" w:rsidR="00606EB4" w:rsidRDefault="00311FE2" w:rsidP="00FF502E">
      <w:pPr>
        <w:spacing w:after="0" w:line="360" w:lineRule="auto"/>
        <w:jc w:val="both"/>
        <w:rPr>
          <w:b/>
          <w:lang w:val="en-US"/>
        </w:rPr>
      </w:pPr>
      <w:bookmarkStart w:id="101" w:name="_Hlk175550722"/>
      <w:r>
        <w:rPr>
          <w:b/>
          <w:lang w:val="en-US"/>
        </w:rPr>
        <w:lastRenderedPageBreak/>
        <w:t>4</w:t>
      </w:r>
      <w:r w:rsidR="00296111" w:rsidRPr="00296111">
        <w:rPr>
          <w:b/>
          <w:lang w:val="en-US"/>
        </w:rPr>
        <w:t xml:space="preserve"> </w:t>
      </w:r>
      <w:r w:rsidR="003259BC">
        <w:rPr>
          <w:b/>
          <w:lang w:val="en-US"/>
        </w:rPr>
        <w:t>CLASSIFIER EXPERIMENT</w:t>
      </w:r>
      <w:r w:rsidR="000B363D">
        <w:rPr>
          <w:b/>
          <w:lang w:val="en-US"/>
        </w:rPr>
        <w:t>S</w:t>
      </w:r>
      <w:r w:rsidR="005A1C02" w:rsidRPr="00586638">
        <w:rPr>
          <w:vertAlign w:val="superscript"/>
          <w:lang w:val="en-US"/>
        </w:rPr>
        <w:footnoteReference w:id="7"/>
      </w:r>
    </w:p>
    <w:p w14:paraId="7BFF4816" w14:textId="6D9C6152" w:rsidR="00FA7824" w:rsidRPr="00ED65B8" w:rsidRDefault="00606EB4" w:rsidP="00D64633">
      <w:pPr>
        <w:spacing w:after="0" w:line="360" w:lineRule="auto"/>
        <w:jc w:val="both"/>
        <w:rPr>
          <w:lang w:val="en-US"/>
        </w:rPr>
      </w:pPr>
      <w:r>
        <w:rPr>
          <w:lang w:val="en-US"/>
        </w:rPr>
        <w:t>In th</w:t>
      </w:r>
      <w:r w:rsidR="00967CCA">
        <w:rPr>
          <w:lang w:val="en-US"/>
        </w:rPr>
        <w:t>is</w:t>
      </w:r>
      <w:r>
        <w:rPr>
          <w:lang w:val="en-US"/>
        </w:rPr>
        <w:t xml:space="preserve"> section, we</w:t>
      </w:r>
      <w:r w:rsidR="007C3286">
        <w:rPr>
          <w:lang w:val="en-US"/>
        </w:rPr>
        <w:t xml:space="preserve"> </w:t>
      </w:r>
      <w:r>
        <w:rPr>
          <w:lang w:val="en-US"/>
        </w:rPr>
        <w:t>present the data and prompts used as well as the results</w:t>
      </w:r>
      <w:r w:rsidR="005A1C02">
        <w:rPr>
          <w:lang w:val="en-US"/>
        </w:rPr>
        <w:t xml:space="preserve"> for </w:t>
      </w:r>
      <w:r>
        <w:rPr>
          <w:lang w:val="en-US"/>
        </w:rPr>
        <w:t>t</w:t>
      </w:r>
      <w:r w:rsidR="003D1167">
        <w:rPr>
          <w:lang w:val="en-US"/>
        </w:rPr>
        <w:t>hree</w:t>
      </w:r>
      <w:r>
        <w:rPr>
          <w:lang w:val="en-US"/>
        </w:rPr>
        <w:t xml:space="preserve"> large-scale classifier experiments</w:t>
      </w:r>
      <w:r w:rsidR="005A1C02">
        <w:rPr>
          <w:lang w:val="en-US"/>
        </w:rPr>
        <w:t>, we have conducted to evaluate the screening performance of OpenAI’s GPT API models</w:t>
      </w:r>
      <w:r>
        <w:rPr>
          <w:lang w:val="en-US"/>
        </w:rPr>
        <w:t>. Differently from previous research, th</w:t>
      </w:r>
      <w:bookmarkStart w:id="103" w:name="_GoBack"/>
      <w:bookmarkEnd w:id="103"/>
      <w:r>
        <w:rPr>
          <w:lang w:val="en-US"/>
        </w:rPr>
        <w:t>ese classifier experiments aim</w:t>
      </w:r>
      <w:r w:rsidR="005A1C02">
        <w:rPr>
          <w:lang w:val="en-US"/>
        </w:rPr>
        <w:t>ed</w:t>
      </w:r>
      <w:r>
        <w:rPr>
          <w:lang w:val="en-US"/>
        </w:rPr>
        <w:t xml:space="preserve"> to test the performance of GPT API models</w:t>
      </w:r>
      <w:r w:rsidR="00BE5FCC">
        <w:rPr>
          <w:lang w:val="en-US"/>
        </w:rPr>
        <w:t xml:space="preserve"> </w:t>
      </w:r>
      <w:r w:rsidR="003D1167">
        <w:rPr>
          <w:lang w:val="en-US"/>
        </w:rPr>
        <w:t xml:space="preserve">1) </w:t>
      </w:r>
      <w:r>
        <w:rPr>
          <w:lang w:val="en-US"/>
        </w:rPr>
        <w:t>when applied in social science reviews</w:t>
      </w:r>
      <w:r w:rsidR="005A1C02">
        <w:rPr>
          <w:lang w:val="en-US"/>
        </w:rPr>
        <w:t>, 2) when using function calling</w:t>
      </w:r>
      <w:r w:rsidR="00DC43F8">
        <w:rPr>
          <w:lang w:val="en-US"/>
        </w:rPr>
        <w:t xml:space="preserve"> </w:t>
      </w:r>
      <w:r w:rsidR="00DC43F8">
        <w:rPr>
          <w:lang w:val="en-US"/>
        </w:rPr>
        <w:fldChar w:fldCharType="begin" w:fldLock="1"/>
      </w:r>
      <w:r w:rsidR="0044030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DC43F8">
        <w:rPr>
          <w:lang w:val="en-US"/>
        </w:rPr>
        <w:fldChar w:fldCharType="separate"/>
      </w:r>
      <w:r w:rsidR="00DC43F8" w:rsidRPr="00DC43F8">
        <w:rPr>
          <w:noProof/>
          <w:lang w:val="en-US"/>
        </w:rPr>
        <w:t>(OpenAI, 2024)</w:t>
      </w:r>
      <w:r w:rsidR="00DC43F8">
        <w:rPr>
          <w:lang w:val="en-US"/>
        </w:rPr>
        <w:fldChar w:fldCharType="end"/>
      </w:r>
      <w:r w:rsidR="005A1C02">
        <w:rPr>
          <w:lang w:val="en-US"/>
        </w:rPr>
        <w:t>, that is JSON function</w:t>
      </w:r>
      <w:r w:rsidR="000373B8">
        <w:rPr>
          <w:lang w:val="en-US"/>
        </w:rPr>
        <w:t>s</w:t>
      </w:r>
      <w:r w:rsidR="005A1C02">
        <w:rPr>
          <w:lang w:val="en-US"/>
        </w:rPr>
        <w:t xml:space="preserve"> ensuring structured responses, and 3</w:t>
      </w:r>
      <w:r w:rsidR="003D1167">
        <w:rPr>
          <w:lang w:val="en-US"/>
        </w:rPr>
        <w:t>)</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r w:rsidR="00DC43F8">
        <w:rPr>
          <w:lang w:val="en-US"/>
        </w:rPr>
        <w:t xml:space="preserve">We set up the experiment so that each of the </w:t>
      </w:r>
      <w:r w:rsidR="005767B6">
        <w:rPr>
          <w:lang w:val="en-US"/>
        </w:rPr>
        <w:t>t</w:t>
      </w:r>
      <w:r w:rsidR="00CA3D5A">
        <w:rPr>
          <w:lang w:val="en-US"/>
        </w:rPr>
        <w:t>hree</w:t>
      </w:r>
      <w:r w:rsidR="005767B6">
        <w:rPr>
          <w:lang w:val="en-US"/>
        </w:rPr>
        <w:t xml:space="preserve"> experiments</w:t>
      </w:r>
      <w:r w:rsidR="00A77221">
        <w:rPr>
          <w:lang w:val="en-US"/>
        </w:rPr>
        <w:t xml:space="preserve"> represent</w:t>
      </w:r>
      <w:r w:rsidR="001A5447">
        <w:rPr>
          <w:lang w:val="en-US"/>
        </w:rPr>
        <w:t xml:space="preserve">ed </w:t>
      </w:r>
      <w:r w:rsidR="00A77221">
        <w:rPr>
          <w:lang w:val="en-US"/>
        </w:rPr>
        <w:t xml:space="preserve">different levels of complexity in </w:t>
      </w:r>
      <w:r w:rsidR="00487CF5">
        <w:rPr>
          <w:lang w:val="en-US"/>
        </w:rPr>
        <w:t>terms of inclusion criteria</w:t>
      </w:r>
      <w:r w:rsidR="00DC43F8">
        <w:rPr>
          <w:lang w:val="en-US"/>
        </w:rPr>
        <w:t xml:space="preserve"> and contain</w:t>
      </w:r>
      <w:r w:rsidR="001A5447">
        <w:rPr>
          <w:lang w:val="en-US"/>
        </w:rPr>
        <w:t xml:space="preserve">ed </w:t>
      </w:r>
      <w:r w:rsidR="00DC43F8">
        <w:rPr>
          <w:lang w:val="en-US"/>
        </w:rPr>
        <w:t xml:space="preserve">different challenges to overcome when conducting TAB screening </w:t>
      </w:r>
      <w:r w:rsidR="001A5447">
        <w:rPr>
          <w:lang w:val="en-US"/>
        </w:rPr>
        <w:t>using</w:t>
      </w:r>
      <w:r w:rsidR="00DC43F8">
        <w:rPr>
          <w:lang w:val="en-US"/>
        </w:rPr>
        <w:t xml:space="preserve"> GPT API models</w:t>
      </w:r>
      <w:r w:rsidR="00A77221">
        <w:rPr>
          <w:lang w:val="en-US"/>
        </w:rPr>
        <w:t xml:space="preserve">. </w:t>
      </w:r>
      <w:r w:rsidR="00423F5C">
        <w:rPr>
          <w:lang w:val="en-US"/>
        </w:rPr>
        <w:t>T</w:t>
      </w:r>
      <w:r w:rsidR="00CA3D5A">
        <w:rPr>
          <w:lang w:val="en-US"/>
        </w:rPr>
        <w:t>he</w:t>
      </w:r>
      <w:r w:rsidR="005767B6">
        <w:rPr>
          <w:lang w:val="en-US"/>
        </w:rPr>
        <w:t xml:space="preserve"> </w:t>
      </w:r>
      <w:r w:rsidR="00423F5C">
        <w:rPr>
          <w:lang w:val="en-US"/>
        </w:rPr>
        <w:t xml:space="preserve">main </w:t>
      </w:r>
      <w:r w:rsidR="005767B6">
        <w:rPr>
          <w:lang w:val="en-US"/>
        </w:rPr>
        <w:t xml:space="preserve">purpose of </w:t>
      </w:r>
      <w:r w:rsidR="00487CF5">
        <w:rPr>
          <w:lang w:val="en-US"/>
        </w:rPr>
        <w:t xml:space="preserve">the </w:t>
      </w:r>
      <w:r w:rsidR="00DC43F8">
        <w:rPr>
          <w:lang w:val="en-US"/>
        </w:rPr>
        <w:t>experiment</w:t>
      </w:r>
      <w:r w:rsidR="008F35B6">
        <w:rPr>
          <w:lang w:val="en-US"/>
        </w:rPr>
        <w:t>s</w:t>
      </w:r>
      <w:r w:rsidR="005767B6">
        <w:rPr>
          <w:lang w:val="en-US"/>
        </w:rPr>
        <w:t xml:space="preserve"> </w:t>
      </w:r>
      <w:r w:rsidR="00423F5C">
        <w:rPr>
          <w:lang w:val="en-US"/>
        </w:rPr>
        <w:t xml:space="preserve">is </w:t>
      </w:r>
      <w:r w:rsidR="005767B6">
        <w:rPr>
          <w:lang w:val="en-US"/>
        </w:rPr>
        <w:t>not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w:t>
      </w:r>
      <w:r w:rsidR="00487CF5">
        <w:rPr>
          <w:lang w:val="en-US"/>
        </w:rPr>
        <w:t>,</w:t>
      </w:r>
      <w:r w:rsidR="005767B6">
        <w:rPr>
          <w:lang w:val="en-US"/>
        </w:rPr>
        <w:t xml:space="preserve">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8F35B6">
        <w:rPr>
          <w:lang w:val="en-US"/>
        </w:rPr>
        <w:t xml:space="preserve">. </w:t>
      </w:r>
      <w:r w:rsidR="00273FAD">
        <w:rPr>
          <w:lang w:val="en-US"/>
        </w:rPr>
        <w:t xml:space="preserve">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r w:rsidR="00DC43F8">
        <w:rPr>
          <w:lang w:val="en-US"/>
        </w:rPr>
        <w:t xml:space="preserve">A side-effect of conducting these experiments was further to quality assure the AIscreenR package </w:t>
      </w:r>
      <w:r w:rsidR="00DC43F8">
        <w:rPr>
          <w:lang w:val="en-US"/>
        </w:rPr>
        <w:fldChar w:fldCharType="begin" w:fldLock="1"/>
      </w:r>
      <w:r w:rsidR="002C6EAF">
        <w:rPr>
          <w:lang w:val="en-US"/>
        </w:rPr>
        <w:instrText>ADDIN CSL_CITATION {"citationItems":[{"id":"ITEM-1","itemData":{"author":[{"dropping-particle":"","family":"Vembye","given":"Mikkel Helding","non-dropping-particle":"","parse-names":false,"suffix":""}],"id":"ITEM-1","issued":{"date-parts":[["2024"]]},"number":"GitHub version 0.0.0.9999","title":"AIscreenR: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DC43F8">
        <w:rPr>
          <w:lang w:val="en-US"/>
        </w:rPr>
        <w:fldChar w:fldCharType="separate"/>
      </w:r>
      <w:r w:rsidR="00DC43F8" w:rsidRPr="007674A2">
        <w:rPr>
          <w:noProof/>
          <w:lang w:val="en-US"/>
        </w:rPr>
        <w:t>(Vembye, 2024)</w:t>
      </w:r>
      <w:r w:rsidR="00DC43F8">
        <w:rPr>
          <w:lang w:val="en-US"/>
        </w:rPr>
        <w:fldChar w:fldCharType="end"/>
      </w:r>
      <w:r w:rsidR="00DC43F8">
        <w:rPr>
          <w:lang w:val="en-US"/>
        </w:rPr>
        <w:t xml:space="preserve"> for automated TAB screenings using GPT API models. We consider</w:t>
      </w:r>
      <w:r w:rsidR="008F35B6">
        <w:rPr>
          <w:lang w:val="en-US"/>
        </w:rPr>
        <w:t>ed</w:t>
      </w:r>
      <w:r w:rsidR="00DC43F8">
        <w:rPr>
          <w:lang w:val="en-US"/>
        </w:rPr>
        <w:t xml:space="preserve"> this test to be</w:t>
      </w:r>
      <w:r w:rsidR="00174D70">
        <w:rPr>
          <w:lang w:val="en-US"/>
        </w:rPr>
        <w:t xml:space="preserve"> an</w:t>
      </w:r>
      <w:r w:rsidR="00DC43F8">
        <w:rPr>
          <w:lang w:val="en-US"/>
        </w:rPr>
        <w:t xml:space="preserve"> important </w:t>
      </w:r>
      <w:r w:rsidR="000373B8">
        <w:rPr>
          <w:lang w:val="en-US"/>
        </w:rPr>
        <w:t xml:space="preserve">step in ensuring </w:t>
      </w:r>
      <w:r w:rsidR="008F35B6">
        <w:rPr>
          <w:lang w:val="en-US"/>
        </w:rPr>
        <w:t xml:space="preserve">a </w:t>
      </w:r>
      <w:r w:rsidR="00DC43F8">
        <w:rPr>
          <w:lang w:val="en-US"/>
        </w:rPr>
        <w:t>scal</w:t>
      </w:r>
      <w:r w:rsidR="000373B8">
        <w:rPr>
          <w:lang w:val="en-US"/>
        </w:rPr>
        <w:t>able</w:t>
      </w:r>
      <w:r w:rsidR="00DC43F8">
        <w:rPr>
          <w:lang w:val="en-US"/>
        </w:rPr>
        <w:t xml:space="preserve"> </w:t>
      </w:r>
      <w:r w:rsidR="00DC43F8">
        <w:rPr>
          <w:lang w:val="en-US"/>
        </w:rPr>
        <w:t>screening approach.</w:t>
      </w:r>
    </w:p>
    <w:p w14:paraId="4DA013BC" w14:textId="31FA99A7"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r w:rsidR="009B00B6">
        <w:rPr>
          <w:b/>
          <w:lang w:val="en-US"/>
        </w:rPr>
        <w:t xml:space="preserve"> used for classifier experimen</w:t>
      </w:r>
      <w:r w:rsidR="009B00B6">
        <w:rPr>
          <w:b/>
          <w:lang w:val="en-US"/>
        </w:rPr>
        <w:t>t</w:t>
      </w:r>
      <w:r w:rsidR="004D3054">
        <w:rPr>
          <w:b/>
          <w:lang w:val="en-US"/>
        </w:rPr>
        <w:t>s</w:t>
      </w:r>
    </w:p>
    <w:p w14:paraId="5BACFF61" w14:textId="1876D226" w:rsidR="00D64633" w:rsidRDefault="00D64633" w:rsidP="008F35B6">
      <w:pPr>
        <w:spacing w:after="0" w:line="360" w:lineRule="auto"/>
        <w:ind w:firstLine="1304"/>
        <w:jc w:val="both"/>
        <w:rPr>
          <w:rFonts w:cs="Times New Roman"/>
          <w:lang w:val="en-US"/>
        </w:rPr>
      </w:pPr>
      <w:r w:rsidRPr="00597AE8">
        <w:rPr>
          <w:rFonts w:cs="Times New Roman"/>
          <w:lang w:val="en-US"/>
        </w:rPr>
        <w:t xml:space="preserve">In </w:t>
      </w:r>
      <w:r w:rsidR="00423F5C">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r w:rsidR="00423F5C">
        <w:rPr>
          <w:rFonts w:cs="Times New Roman"/>
          <w:lang w:val="en-US"/>
        </w:rPr>
        <w:t>GPT API models</w:t>
      </w:r>
      <w:r w:rsidRPr="00597AE8">
        <w:rPr>
          <w:rFonts w:cs="Times New Roman"/>
          <w:lang w:val="en-US"/>
        </w:rPr>
        <w:t xml:space="preserve"> in the context of a </w:t>
      </w:r>
      <w:r w:rsidR="000E2DE6">
        <w:rPr>
          <w:rFonts w:cs="Times New Roman"/>
          <w:lang w:val="en-US"/>
        </w:rPr>
        <w:t xml:space="preserve">Campbell </w:t>
      </w:r>
      <w:r w:rsidR="00423F5C">
        <w:rPr>
          <w:rFonts w:cs="Times New Roman"/>
          <w:lang w:val="en-US"/>
        </w:rPr>
        <w:t>S</w:t>
      </w:r>
      <w:r w:rsidRPr="00597AE8">
        <w:rPr>
          <w:rFonts w:cs="Times New Roman"/>
          <w:lang w:val="en-US"/>
        </w:rPr>
        <w:t xml:space="preserve">ystematic </w:t>
      </w:r>
      <w:r w:rsidR="00423F5C">
        <w:rPr>
          <w:rFonts w:cs="Times New Roman"/>
          <w:lang w:val="en-US"/>
        </w:rPr>
        <w:t>R</w:t>
      </w:r>
      <w:r w:rsidRPr="00597AE8">
        <w:rPr>
          <w:rFonts w:cs="Times New Roman"/>
          <w:lang w:val="en-US"/>
        </w:rPr>
        <w:t>eview</w:t>
      </w:r>
      <w:r w:rsidR="00E305AD">
        <w:rPr>
          <w:rFonts w:cs="Times New Roman"/>
          <w:lang w:val="en-US"/>
        </w:rPr>
        <w:t xml:space="preserve">, </w:t>
      </w:r>
      <w:r w:rsidR="00E305AD" w:rsidRPr="00E305AD">
        <w:rPr>
          <w:rFonts w:cs="Times New Roman"/>
          <w:lang w:val="en-US"/>
        </w:rPr>
        <w:t xml:space="preserve">conducted by Filges et al. </w:t>
      </w:r>
      <w:r w:rsidR="00E305AD" w:rsidRPr="00E305AD">
        <w:rPr>
          <w:rFonts w:cs="Times New Roman"/>
          <w:lang w:val="en-US"/>
        </w:rPr>
        <w:fldChar w:fldCharType="begin" w:fldLock="1"/>
      </w:r>
      <w:r w:rsidR="002C6EAF">
        <w:rPr>
          <w:rFonts w:cs="Times New Roman"/>
          <w:lang w:val="en-US"/>
        </w:rPr>
        <w:instrText>ADDIN CSL_CITATION {"citationItems":[{"id":"ITEM-1","itemData":{"DOI":"10.4073/csr.2015.14","abstract":"This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E305AD" w:rsidRPr="00E305AD">
        <w:rPr>
          <w:rFonts w:cs="Times New Roman"/>
          <w:lang w:val="en-US"/>
        </w:rPr>
        <w:fldChar w:fldCharType="separate"/>
      </w:r>
      <w:r w:rsidR="00E305AD" w:rsidRPr="00E305AD">
        <w:rPr>
          <w:rFonts w:cs="Times New Roman"/>
          <w:noProof/>
          <w:lang w:val="en-US"/>
        </w:rPr>
        <w:t>(2015)</w:t>
      </w:r>
      <w:r w:rsidR="00E305AD" w:rsidRPr="00E305AD">
        <w:rPr>
          <w:rFonts w:cs="Times New Roman"/>
          <w:lang w:val="en-US"/>
        </w:rPr>
        <w:fldChar w:fldCharType="end"/>
      </w:r>
      <w:r w:rsidR="00E305AD">
        <w:rPr>
          <w:rFonts w:cs="Times New Roman"/>
          <w:lang w:val="en-US"/>
        </w:rPr>
        <w:t>,</w:t>
      </w:r>
      <w:r w:rsidRPr="00597AE8">
        <w:rPr>
          <w:rFonts w:cs="Times New Roman"/>
          <w:lang w:val="en-US"/>
        </w:rPr>
        <w:t xml:space="preserve"> </w:t>
      </w:r>
      <w:r w:rsidR="00E305AD">
        <w:rPr>
          <w:rFonts w:cs="Times New Roman"/>
          <w:lang w:val="en-US"/>
        </w:rPr>
        <w:t>on</w:t>
      </w:r>
      <w:r w:rsidR="00E305AD" w:rsidRPr="00597AE8">
        <w:rPr>
          <w:rFonts w:cs="Times New Roman"/>
          <w:lang w:val="en-US"/>
        </w:rPr>
        <w:t xml:space="preserve"> </w:t>
      </w:r>
      <w:r w:rsidRPr="00597AE8">
        <w:rPr>
          <w:rFonts w:cs="Times New Roman"/>
          <w:lang w:val="en-US"/>
        </w:rPr>
        <w:t>the effects of functional family therapy (FFT) on drug abuse reduction for young people in treatment for nonopioid drug</w:t>
      </w:r>
      <w:r w:rsidR="00FE4EA1">
        <w:rPr>
          <w:rFonts w:cs="Times New Roman"/>
          <w:lang w:val="en-US"/>
        </w:rPr>
        <w:t>s</w:t>
      </w:r>
      <w:r w:rsidR="00C247F3">
        <w:rPr>
          <w:lang w:val="en-US"/>
        </w:rPr>
        <w:t>.</w:t>
      </w:r>
      <w:r w:rsidRPr="00597AE8">
        <w:rPr>
          <w:rFonts w:cs="Times New Roman"/>
          <w:lang w:val="en-US"/>
        </w:rPr>
        <w:t xml:space="preserve"> By leveraging a previously published review, we were able to immediately evaluate </w:t>
      </w:r>
      <w:r w:rsidR="00423F5C">
        <w:rPr>
          <w:rFonts w:cs="Times New Roman"/>
          <w:lang w:val="en-US"/>
        </w:rPr>
        <w:t>the GPT API models’</w:t>
      </w:r>
      <w:r w:rsidRPr="00597AE8">
        <w:rPr>
          <w:rFonts w:cs="Times New Roman"/>
          <w:lang w:val="en-US"/>
        </w:rPr>
        <w:t xml:space="preserve"> performance</w:t>
      </w:r>
      <w:r w:rsidR="00423F5C">
        <w:rPr>
          <w:rFonts w:cs="Times New Roman"/>
          <w:lang w:val="en-US"/>
        </w:rPr>
        <w:t>s</w:t>
      </w:r>
      <w:r w:rsidRPr="00597AE8">
        <w:rPr>
          <w:rFonts w:cs="Times New Roman"/>
          <w:lang w:val="en-US"/>
        </w:rPr>
        <w:t xml:space="preserve"> against the inclusion and exclusion decisions made by two human screeners during the original review. Moreover, the inclusion criteria of the review were rather simple</w:t>
      </w:r>
      <w:r w:rsidR="00C247F3">
        <w:rPr>
          <w:rFonts w:cs="Times New Roman"/>
          <w:lang w:val="en-US"/>
        </w:rPr>
        <w:t xml:space="preserve"> and the</w:t>
      </w:r>
      <w:r w:rsidR="00174D70">
        <w:rPr>
          <w:rFonts w:cs="Times New Roman"/>
          <w:lang w:val="en-US"/>
        </w:rPr>
        <w:t xml:space="preserve"> FFT</w:t>
      </w:r>
      <w:r w:rsidR="00C247F3">
        <w:rPr>
          <w:rFonts w:cs="Times New Roman"/>
          <w:lang w:val="en-US"/>
        </w:rPr>
        <w:t xml:space="preserve"> intervention</w:t>
      </w:r>
      <w:r w:rsidR="00E305AD">
        <w:rPr>
          <w:rFonts w:cs="Times New Roman"/>
          <w:lang w:val="en-US"/>
        </w:rPr>
        <w:t xml:space="preserve"> </w:t>
      </w:r>
      <w:r w:rsidR="008F35B6">
        <w:rPr>
          <w:rFonts w:cs="Times New Roman"/>
          <w:lang w:val="en-US"/>
        </w:rPr>
        <w:t>is well-defined</w:t>
      </w:r>
      <w:r w:rsidR="00C247F3">
        <w:rPr>
          <w:rFonts w:cs="Times New Roman"/>
          <w:lang w:val="en-US"/>
        </w:rPr>
        <w:t xml:space="preserve">. This made </w:t>
      </w:r>
      <w:r w:rsidRPr="00597AE8">
        <w:rPr>
          <w:rFonts w:cs="Times New Roman"/>
          <w:lang w:val="en-US"/>
        </w:rPr>
        <w:t xml:space="preserve">it an ideal initial test case for proof of concept purposes. </w:t>
      </w:r>
      <w:r w:rsidR="00E305AD">
        <w:rPr>
          <w:rFonts w:cs="Times New Roman"/>
          <w:lang w:val="en-US"/>
        </w:rPr>
        <w:t>I</w:t>
      </w:r>
      <w:r w:rsidRPr="00597AE8">
        <w:rPr>
          <w:rFonts w:cs="Times New Roman"/>
          <w:lang w:val="en-US"/>
        </w:rPr>
        <w:t xml:space="preserve">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 xml:space="preserve">could not achieve satisfactory performance in this context, </w:t>
      </w:r>
      <w:r w:rsidR="00423F5C">
        <w:rPr>
          <w:rFonts w:cs="Times New Roman"/>
          <w:lang w:val="en-US"/>
        </w:rPr>
        <w:t>they</w:t>
      </w:r>
      <w:r w:rsidRPr="00597AE8">
        <w:rPr>
          <w:rFonts w:cs="Times New Roman"/>
          <w:lang w:val="en-US"/>
        </w:rPr>
        <w:t xml:space="preserve"> would unlikely be able to do so in the context of more complex reviews.</w:t>
      </w:r>
      <w:r w:rsidR="00C247F3">
        <w:rPr>
          <w:rFonts w:cs="Times New Roman"/>
          <w:lang w:val="en-US"/>
        </w:rPr>
        <w:t xml:space="preserve"> </w:t>
      </w:r>
      <w:r w:rsidR="008F35B6">
        <w:rPr>
          <w:rFonts w:cs="Times New Roman"/>
          <w:lang w:val="en-US"/>
        </w:rPr>
        <w:t>This experiment</w:t>
      </w:r>
      <w:r w:rsidR="00C37B87">
        <w:rPr>
          <w:rFonts w:cs="Times New Roman"/>
          <w:lang w:val="en-US"/>
        </w:rPr>
        <w:t xml:space="preserve">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of 4135</w:t>
      </w:r>
      <w:r w:rsidR="00D93A49">
        <w:rPr>
          <w:rFonts w:cs="Times New Roman"/>
          <w:lang w:val="en-US"/>
        </w:rPr>
        <w:t xml:space="preserve"> records being relevant</w:t>
      </w:r>
      <w:r w:rsidR="001B531D">
        <w:rPr>
          <w:rFonts w:cs="Times New Roman"/>
          <w:lang w:val="en-US"/>
        </w:rPr>
        <w:t>,</w:t>
      </w:r>
      <w:r w:rsidR="00333AF9">
        <w:rPr>
          <w:rFonts w:cs="Times New Roman"/>
          <w:lang w:val="en-US"/>
        </w:rPr>
        <w:t xml:space="preserve"> </w:t>
      </w:r>
      <w:r w:rsidR="001B531D">
        <w:rPr>
          <w:rFonts w:cs="Times New Roman"/>
          <w:lang w:val="en-US"/>
        </w:rPr>
        <w:t xml:space="preserve">amounting </w:t>
      </w:r>
      <w:r w:rsidR="00333AF9">
        <w:rPr>
          <w:rFonts w:cs="Times New Roman"/>
          <w:lang w:val="en-US"/>
        </w:rPr>
        <w:t>to an approximate inclusion ratio of 17 relevant</w:t>
      </w:r>
      <w:r w:rsidR="00423F5C">
        <w:rPr>
          <w:rFonts w:cs="Times New Roman"/>
          <w:lang w:val="en-US"/>
        </w:rPr>
        <w:t xml:space="preserve"> studies</w:t>
      </w:r>
      <w:r w:rsidR="00333AF9">
        <w:rPr>
          <w:rFonts w:cs="Times New Roman"/>
          <w:lang w:val="en-US"/>
        </w:rPr>
        <w:t xml:space="preserve"> </w:t>
      </w:r>
      <w:r w:rsidR="00423F5C">
        <w:rPr>
          <w:rFonts w:cs="Times New Roman"/>
          <w:lang w:val="en-US"/>
        </w:rPr>
        <w:t>per</w:t>
      </w:r>
      <w:r w:rsidR="00333AF9">
        <w:rPr>
          <w:rFonts w:cs="Times New Roman"/>
          <w:lang w:val="en-US"/>
        </w:rPr>
        <w:t xml:space="preserve"> 1000 records.</w:t>
      </w:r>
      <w:r w:rsidR="00C247F3">
        <w:rPr>
          <w:rFonts w:cs="Times New Roman"/>
          <w:lang w:val="en-US"/>
        </w:rPr>
        <w:t xml:space="preserve"> </w:t>
      </w:r>
    </w:p>
    <w:p w14:paraId="03808581" w14:textId="4034B809" w:rsidR="000E2DE6" w:rsidRDefault="00D61843" w:rsidP="007674A2">
      <w:pPr>
        <w:spacing w:after="0" w:line="360" w:lineRule="auto"/>
        <w:jc w:val="both"/>
        <w:rPr>
          <w:rFonts w:cs="Times New Roman"/>
          <w:lang w:val="en-US"/>
        </w:rPr>
      </w:pPr>
      <w:r>
        <w:rPr>
          <w:rFonts w:cs="Times New Roman"/>
          <w:lang w:val="en-US"/>
        </w:rPr>
        <w:tab/>
      </w:r>
      <w:r w:rsidR="0069431E">
        <w:rPr>
          <w:rFonts w:cs="Times New Roman"/>
          <w:lang w:val="en-US"/>
        </w:rPr>
        <w:t>A potential weakness in Experiment 1 is that</w:t>
      </w:r>
      <w:r>
        <w:rPr>
          <w:rFonts w:cs="Times New Roman"/>
          <w:lang w:val="en-US"/>
        </w:rPr>
        <w:t xml:space="preserve"> </w:t>
      </w:r>
      <w:r w:rsidR="00174D70">
        <w:rPr>
          <w:rFonts w:cs="Times New Roman"/>
          <w:lang w:val="en-US"/>
        </w:rPr>
        <w:t xml:space="preserve">it is assumed that the </w:t>
      </w:r>
      <w:r>
        <w:rPr>
          <w:rFonts w:cs="Times New Roman"/>
          <w:lang w:val="en-US"/>
        </w:rPr>
        <w:t>OpenAI’s GPT models have been trained o</w:t>
      </w:r>
      <w:r w:rsidR="008F35B6">
        <w:rPr>
          <w:rFonts w:cs="Times New Roman"/>
          <w:lang w:val="en-US"/>
        </w:rPr>
        <w:t>n</w:t>
      </w:r>
      <w:r>
        <w:rPr>
          <w:rFonts w:cs="Times New Roman"/>
          <w:lang w:val="en-US"/>
        </w:rPr>
        <w:t xml:space="preserve"> publicly</w:t>
      </w:r>
      <w:r w:rsidR="00872771">
        <w:rPr>
          <w:rFonts w:cs="Times New Roman"/>
          <w:lang w:val="en-US"/>
        </w:rPr>
        <w:t xml:space="preserve"> available</w:t>
      </w:r>
      <w:r w:rsidR="008F35B6">
        <w:rPr>
          <w:rFonts w:cs="Times New Roman"/>
          <w:lang w:val="en-US"/>
        </w:rPr>
        <w:t xml:space="preserve"> text</w:t>
      </w:r>
      <w:r>
        <w:rPr>
          <w:rFonts w:cs="Times New Roman"/>
          <w:lang w:val="en-US"/>
        </w:rPr>
        <w:t xml:space="preserve"> data from the internet</w:t>
      </w:r>
      <w:r w:rsidR="00872771">
        <w:rPr>
          <w:rFonts w:cs="Times New Roman"/>
          <w:lang w:val="en-US"/>
        </w:rPr>
        <w:t>,</w:t>
      </w:r>
      <w:r>
        <w:rPr>
          <w:rFonts w:cs="Times New Roman"/>
          <w:lang w:val="en-US"/>
        </w:rPr>
        <w:t xml:space="preserve"> </w:t>
      </w:r>
      <w:r w:rsidR="008F35B6">
        <w:rPr>
          <w:rFonts w:cs="Times New Roman"/>
          <w:lang w:val="en-US"/>
        </w:rPr>
        <w:t xml:space="preserve">available from </w:t>
      </w:r>
      <w:r>
        <w:rPr>
          <w:rFonts w:cs="Times New Roman"/>
          <w:lang w:val="en-US"/>
        </w:rPr>
        <w:t>2021</w:t>
      </w:r>
      <w:r w:rsidR="008F35B6">
        <w:rPr>
          <w:rFonts w:cs="Times New Roman"/>
          <w:lang w:val="en-US"/>
        </w:rPr>
        <w:t xml:space="preserve"> and back</w:t>
      </w:r>
      <w:bookmarkStart w:id="104" w:name="_Hlk175546925"/>
      <w:r w:rsidR="00174D70">
        <w:rPr>
          <w:rFonts w:cs="Times New Roman"/>
          <w:lang w:val="en-US"/>
        </w:rPr>
        <w:t xml:space="preserve">, </w:t>
      </w:r>
      <w:r w:rsidR="00174D70">
        <w:rPr>
          <w:rFonts w:cs="Times New Roman"/>
          <w:lang w:val="en-US"/>
        </w:rPr>
        <w:lastRenderedPageBreak/>
        <w:t xml:space="preserve">which could in theory have inflated </w:t>
      </w:r>
      <w:r>
        <w:rPr>
          <w:rFonts w:cs="Times New Roman"/>
          <w:lang w:val="en-US"/>
        </w:rPr>
        <w:t xml:space="preserve">the </w:t>
      </w:r>
      <w:r w:rsidR="0069431E">
        <w:rPr>
          <w:rFonts w:cs="Times New Roman"/>
          <w:lang w:val="en-US"/>
        </w:rPr>
        <w:t xml:space="preserve">screening performances in </w:t>
      </w:r>
      <w:r>
        <w:rPr>
          <w:rFonts w:cs="Times New Roman"/>
          <w:lang w:val="en-US"/>
        </w:rPr>
        <w:t>Experiment 1</w:t>
      </w:r>
      <w:r w:rsidR="00174D70">
        <w:rPr>
          <w:rFonts w:cs="Times New Roman"/>
          <w:lang w:val="en-US"/>
        </w:rPr>
        <w:t xml:space="preserve"> caused by the</w:t>
      </w:r>
      <w:r>
        <w:rPr>
          <w:rFonts w:cs="Times New Roman"/>
          <w:lang w:val="en-US"/>
        </w:rPr>
        <w:t xml:space="preserve"> GPT models </w:t>
      </w:r>
      <w:r w:rsidR="00174D70">
        <w:rPr>
          <w:rFonts w:cs="Times New Roman"/>
          <w:lang w:val="en-US"/>
        </w:rPr>
        <w:t xml:space="preserve">being </w:t>
      </w:r>
      <w:r>
        <w:rPr>
          <w:rFonts w:cs="Times New Roman"/>
          <w:lang w:val="en-US"/>
        </w:rPr>
        <w:t xml:space="preserve">trained on this particular open-access review and its protocol.  </w:t>
      </w:r>
      <w:bookmarkEnd w:id="104"/>
      <w:r w:rsidR="000E2DE6">
        <w:rPr>
          <w:rFonts w:cs="Times New Roman"/>
          <w:lang w:val="en-US"/>
        </w:rPr>
        <w:t xml:space="preserve">If this </w:t>
      </w:r>
      <w:r>
        <w:rPr>
          <w:rFonts w:cs="Times New Roman"/>
          <w:lang w:val="en-US"/>
        </w:rPr>
        <w:t>was</w:t>
      </w:r>
      <w:r w:rsidR="000E2DE6">
        <w:rPr>
          <w:rFonts w:cs="Times New Roman"/>
          <w:lang w:val="en-US"/>
        </w:rPr>
        <w:t xml:space="preserve"> the case, </w:t>
      </w:r>
      <w:r>
        <w:rPr>
          <w:rFonts w:cs="Times New Roman"/>
          <w:lang w:val="en-US"/>
        </w:rPr>
        <w:t xml:space="preserve">it </w:t>
      </w:r>
      <w:r>
        <w:rPr>
          <w:rFonts w:cs="Times New Roman"/>
          <w:lang w:val="en-US"/>
        </w:rPr>
        <w:t>may</w:t>
      </w:r>
      <w:r w:rsidR="001B531D">
        <w:rPr>
          <w:rFonts w:cs="Times New Roman"/>
          <w:lang w:val="en-US"/>
        </w:rPr>
        <w:t xml:space="preserve"> </w:t>
      </w:r>
      <w:r w:rsidR="001B531D">
        <w:rPr>
          <w:rFonts w:cs="Times New Roman"/>
          <w:lang w:val="en-US"/>
        </w:rPr>
        <w:t>reduce the generalizability of the experiment’s</w:t>
      </w:r>
      <w:r w:rsidR="000E2DE6">
        <w:rPr>
          <w:rFonts w:cs="Times New Roman"/>
          <w:lang w:val="en-US"/>
        </w:rPr>
        <w:t xml:space="preserve"> results</w:t>
      </w:r>
      <w:r>
        <w:rPr>
          <w:rFonts w:cs="Times New Roman"/>
          <w:lang w:val="en-US"/>
        </w:rPr>
        <w:t xml:space="preserve">. </w:t>
      </w:r>
      <w:r w:rsidR="00333AF9">
        <w:rPr>
          <w:rFonts w:cs="Times New Roman"/>
          <w:lang w:val="en-US"/>
        </w:rPr>
        <w:t xml:space="preserve">To </w:t>
      </w:r>
      <w:r w:rsidR="001B531D">
        <w:rPr>
          <w:rFonts w:cs="Times New Roman"/>
          <w:lang w:val="en-US"/>
        </w:rPr>
        <w:t>address</w:t>
      </w:r>
      <w:r w:rsidR="00333AF9">
        <w:rPr>
          <w:rFonts w:cs="Times New Roman"/>
          <w:lang w:val="en-US"/>
        </w:rPr>
        <w:t xml:space="preserve"> this issue, we conducted a second </w:t>
      </w:r>
      <w:r w:rsidR="00423F5C">
        <w:rPr>
          <w:rFonts w:cs="Times New Roman"/>
          <w:lang w:val="en-US"/>
        </w:rPr>
        <w:t>classifier</w:t>
      </w:r>
      <w:r w:rsidR="00333AF9">
        <w:rPr>
          <w:rFonts w:cs="Times New Roman"/>
          <w:lang w:val="en-US"/>
        </w:rPr>
        <w:t xml:space="preserve"> experiment drawing on data from an unpublished/ongoing systematic review. </w:t>
      </w:r>
      <w:r w:rsidR="001B531D">
        <w:rPr>
          <w:rFonts w:cs="Times New Roman"/>
          <w:lang w:val="en-US"/>
        </w:rPr>
        <w:t>Thus, in E</w:t>
      </w:r>
      <w:r w:rsidR="00333AF9">
        <w:rPr>
          <w:rFonts w:cs="Times New Roman"/>
          <w:lang w:val="en-US"/>
        </w:rPr>
        <w:t>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w:t>
      </w:r>
      <w:r>
        <w:rPr>
          <w:rFonts w:cs="Times New Roman"/>
          <w:lang w:val="en-US"/>
        </w:rPr>
        <w:t>S</w:t>
      </w:r>
      <w:r w:rsidR="00413D40">
        <w:rPr>
          <w:rFonts w:cs="Times New Roman"/>
          <w:lang w:val="en-US"/>
        </w:rPr>
        <w:t xml:space="preserve">ystematic </w:t>
      </w:r>
      <w:r>
        <w:rPr>
          <w:rFonts w:cs="Times New Roman"/>
          <w:lang w:val="en-US"/>
        </w:rPr>
        <w:t>R</w:t>
      </w:r>
      <w:r w:rsidR="00333AF9">
        <w:rPr>
          <w:rFonts w:cs="Times New Roman"/>
          <w:lang w:val="en-US"/>
        </w:rPr>
        <w:t>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w:t>
      </w:r>
      <w:r w:rsidR="00611A91">
        <w:rPr>
          <w:rFonts w:cs="Times New Roman"/>
          <w:lang w:val="en-US"/>
        </w:rPr>
        <w:t xml:space="preserve"> et al. </w:t>
      </w:r>
      <w:r w:rsidR="00333AF9">
        <w:rPr>
          <w:rFonts w:cs="Times New Roman"/>
          <w:lang w:val="en-US"/>
        </w:rPr>
        <w:fldChar w:fldCharType="begin" w:fldLock="1"/>
      </w:r>
      <w:r w:rsidR="002C6EAF">
        <w:rPr>
          <w:rFonts w:cs="Times New Roman"/>
          <w:lang w:val="en-US"/>
        </w:rPr>
        <w:instrText>ADDIN CSL_CITATION {"citationItems":[{"id":"ITEM-1","itemData":{"DOI":"10.1002/cl2.1374","abstract":"Abstract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Th</w:t>
      </w:r>
      <w:r w:rsidR="00423F5C">
        <w:rPr>
          <w:rFonts w:cs="Times New Roman"/>
          <w:lang w:val="en-US"/>
        </w:rPr>
        <w:t>e</w:t>
      </w:r>
      <w:r w:rsidR="00F651F6">
        <w:rPr>
          <w:rFonts w:cs="Times New Roman"/>
          <w:lang w:val="en-US"/>
        </w:rPr>
        <w:t xml:space="preserve">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w:t>
      </w:r>
      <w:r w:rsidR="00413D40">
        <w:rPr>
          <w:rFonts w:cs="Times New Roman"/>
          <w:lang w:val="en-US"/>
        </w:rPr>
        <w:t xml:space="preserve">aspects </w:t>
      </w:r>
      <w:r w:rsidR="00F651F6">
        <w:rPr>
          <w:rFonts w:cs="Times New Roman"/>
          <w:lang w:val="en-US"/>
        </w:rPr>
        <w:t>resemble</w:t>
      </w:r>
      <w:r w:rsidR="005762D8">
        <w:rPr>
          <w:rFonts w:cs="Times New Roman"/>
          <w:lang w:val="en-US"/>
        </w:rPr>
        <w:t>s</w:t>
      </w:r>
      <w:r w:rsidR="00F651F6">
        <w:rPr>
          <w:rFonts w:cs="Times New Roman"/>
          <w:lang w:val="en-US"/>
        </w:rPr>
        <w:t xml:space="preserve"> the FFT data</w:t>
      </w:r>
      <w:r w:rsidR="001B531D">
        <w:rPr>
          <w:rFonts w:cs="Times New Roman"/>
          <w:lang w:val="en-US"/>
        </w:rPr>
        <w:t>, with</w:t>
      </w:r>
      <w:r w:rsidR="00F651F6">
        <w:rPr>
          <w:rFonts w:cs="Times New Roman"/>
          <w:lang w:val="en-US"/>
        </w:rPr>
        <w:t xml:space="preserve"> inclusion criteria </w:t>
      </w:r>
      <w:r w:rsidR="001B531D">
        <w:rPr>
          <w:rFonts w:cs="Times New Roman"/>
          <w:lang w:val="en-US"/>
        </w:rPr>
        <w:t xml:space="preserve">being </w:t>
      </w:r>
      <w:r w:rsidR="00F651F6">
        <w:rPr>
          <w:rFonts w:cs="Times New Roman"/>
          <w:lang w:val="en-US"/>
        </w:rPr>
        <w:t xml:space="preserve">rather simple and the intervention </w:t>
      </w:r>
      <w:r w:rsidR="001B531D">
        <w:rPr>
          <w:rFonts w:cs="Times New Roman"/>
          <w:lang w:val="en-US"/>
        </w:rPr>
        <w:t xml:space="preserve">being </w:t>
      </w:r>
      <w:r w:rsidR="00F651F6">
        <w:rPr>
          <w:rFonts w:cs="Times New Roman"/>
          <w:lang w:val="en-US"/>
        </w:rPr>
        <w:t xml:space="preserve">well-defined. Moreover, the data is highly imbalanced with </w:t>
      </w:r>
      <w:r w:rsidR="001B531D">
        <w:rPr>
          <w:rFonts w:cs="Times New Roman"/>
          <w:lang w:val="en-US"/>
        </w:rPr>
        <w:t xml:space="preserve">only </w:t>
      </w:r>
      <w:r w:rsidR="00F651F6">
        <w:rPr>
          <w:rFonts w:cs="Times New Roman"/>
          <w:lang w:val="en-US"/>
        </w:rPr>
        <w:t xml:space="preserve">64 </w:t>
      </w:r>
      <w:r w:rsidR="001B531D">
        <w:rPr>
          <w:rFonts w:cs="Times New Roman"/>
          <w:lang w:val="en-US"/>
        </w:rPr>
        <w:t>of</w:t>
      </w:r>
      <w:r w:rsidR="00F651F6">
        <w:rPr>
          <w:rFonts w:cs="Times New Roman"/>
          <w:lang w:val="en-US"/>
        </w:rPr>
        <w:t xml:space="preserve"> 2572 records</w:t>
      </w:r>
      <w:r w:rsidR="001B531D">
        <w:rPr>
          <w:rFonts w:cs="Times New Roman"/>
          <w:lang w:val="en-US"/>
        </w:rPr>
        <w:t xml:space="preserve"> being relevant</w:t>
      </w:r>
      <w:r w:rsidR="00F651F6">
        <w:rPr>
          <w:rFonts w:cs="Times New Roman"/>
          <w:lang w:val="en-US"/>
        </w:rPr>
        <w:t xml:space="preserve">, amounting to an </w:t>
      </w:r>
      <w:r w:rsidR="008B43CA">
        <w:rPr>
          <w:rFonts w:cs="Times New Roman"/>
          <w:lang w:val="en-US"/>
        </w:rPr>
        <w:t xml:space="preserve">approximate </w:t>
      </w:r>
      <w:r w:rsidR="00F651F6">
        <w:rPr>
          <w:rFonts w:cs="Times New Roman"/>
          <w:lang w:val="en-US"/>
        </w:rPr>
        <w:t xml:space="preserve">inclusion ratio of 25 relevant </w:t>
      </w:r>
      <w:r w:rsidR="00423F5C">
        <w:rPr>
          <w:rFonts w:cs="Times New Roman"/>
          <w:lang w:val="en-US"/>
        </w:rPr>
        <w:t xml:space="preserve">studies </w:t>
      </w:r>
      <w:r w:rsidR="00F651F6">
        <w:rPr>
          <w:rFonts w:cs="Times New Roman"/>
          <w:lang w:val="en-US"/>
        </w:rPr>
        <w:t xml:space="preserve">per 1000 records. </w:t>
      </w:r>
    </w:p>
    <w:p w14:paraId="057D295C" w14:textId="54ED1DD3" w:rsidR="0032300F" w:rsidRDefault="00C05D15" w:rsidP="00965B61">
      <w:pPr>
        <w:spacing w:after="0" w:line="360" w:lineRule="auto"/>
        <w:jc w:val="both"/>
        <w:rPr>
          <w:rFonts w:cs="Times New Roman"/>
          <w:lang w:val="en-US"/>
        </w:rPr>
      </w:pPr>
      <w:r>
        <w:rPr>
          <w:rFonts w:cs="Times New Roman"/>
          <w:lang w:val="en-US"/>
        </w:rPr>
        <w:tab/>
      </w:r>
      <w:r w:rsidR="000812C1">
        <w:rPr>
          <w:rFonts w:cs="Times New Roman"/>
          <w:lang w:val="en-US"/>
        </w:rPr>
        <w:t xml:space="preserve">As noted, </w:t>
      </w:r>
      <w:r w:rsidR="0017605E">
        <w:rPr>
          <w:rFonts w:cs="Times New Roman"/>
          <w:lang w:val="en-US"/>
        </w:rPr>
        <w:t xml:space="preserve">Experiments </w:t>
      </w:r>
      <w:r w:rsidR="00F326C5">
        <w:rPr>
          <w:rFonts w:cs="Times New Roman"/>
          <w:lang w:val="en-US"/>
        </w:rPr>
        <w:t xml:space="preserve">1 and 2 </w:t>
      </w:r>
      <w:r w:rsidR="00D61843">
        <w:rPr>
          <w:rFonts w:cs="Times New Roman"/>
          <w:lang w:val="en-US"/>
        </w:rPr>
        <w:t>can</w:t>
      </w:r>
      <w:r w:rsidR="000812C1">
        <w:rPr>
          <w:rFonts w:cs="Times New Roman"/>
          <w:lang w:val="en-US"/>
        </w:rPr>
        <w:t xml:space="preserve"> both</w:t>
      </w:r>
      <w:r w:rsidR="00D61843">
        <w:rPr>
          <w:rFonts w:cs="Times New Roman"/>
          <w:lang w:val="en-US"/>
        </w:rPr>
        <w:t xml:space="preserve"> be said to </w:t>
      </w:r>
      <w:r w:rsidR="00D93A49">
        <w:rPr>
          <w:rFonts w:cs="Times New Roman"/>
          <w:lang w:val="en-US"/>
        </w:rPr>
        <w:t xml:space="preserve">involve </w:t>
      </w:r>
      <w:r w:rsidR="000812C1">
        <w:rPr>
          <w:rFonts w:cs="Times New Roman"/>
          <w:lang w:val="en-US"/>
        </w:rPr>
        <w:t xml:space="preserve">rather </w:t>
      </w:r>
      <w:r w:rsidR="00D61843">
        <w:rPr>
          <w:rFonts w:cs="Times New Roman"/>
          <w:lang w:val="en-US"/>
        </w:rPr>
        <w:t>simple</w:t>
      </w:r>
      <w:r w:rsidR="00F326C5">
        <w:rPr>
          <w:rFonts w:cs="Times New Roman"/>
          <w:lang w:val="en-US"/>
        </w:rPr>
        <w:t xml:space="preserve"> TAB screening </w:t>
      </w:r>
      <w:r w:rsidR="00D93A49">
        <w:rPr>
          <w:rFonts w:cs="Times New Roman"/>
          <w:lang w:val="en-US"/>
        </w:rPr>
        <w:t>tasks</w:t>
      </w:r>
      <w:r w:rsidR="00D61843">
        <w:rPr>
          <w:rFonts w:cs="Times New Roman"/>
          <w:lang w:val="en-US"/>
        </w:rPr>
        <w:t xml:space="preserve"> and </w:t>
      </w:r>
      <w:r w:rsidR="0069431E">
        <w:rPr>
          <w:rFonts w:cs="Times New Roman"/>
          <w:lang w:val="en-US"/>
        </w:rPr>
        <w:t xml:space="preserve">without further investigation, </w:t>
      </w:r>
      <w:r w:rsidR="00D61843">
        <w:rPr>
          <w:rFonts w:cs="Times New Roman"/>
          <w:lang w:val="en-US"/>
        </w:rPr>
        <w:t xml:space="preserve">it is unclear </w:t>
      </w:r>
      <w:r w:rsidR="000812C1">
        <w:rPr>
          <w:rFonts w:cs="Times New Roman"/>
          <w:lang w:val="en-US"/>
        </w:rPr>
        <w:t>to what extent</w:t>
      </w:r>
      <w:r w:rsidR="00D61843">
        <w:rPr>
          <w:rFonts w:cs="Times New Roman"/>
          <w:lang w:val="en-US"/>
        </w:rPr>
        <w:t xml:space="preserve"> the</w:t>
      </w:r>
      <w:r w:rsidR="0069431E">
        <w:rPr>
          <w:rFonts w:cs="Times New Roman"/>
          <w:lang w:val="en-US"/>
        </w:rPr>
        <w:t xml:space="preserve">ir </w:t>
      </w:r>
      <w:r w:rsidR="00D61843">
        <w:rPr>
          <w:rFonts w:cs="Times New Roman"/>
          <w:lang w:val="en-US"/>
        </w:rPr>
        <w:t xml:space="preserve">results </w:t>
      </w:r>
      <w:r w:rsidR="000812C1">
        <w:rPr>
          <w:rFonts w:cs="Times New Roman"/>
          <w:lang w:val="en-US"/>
        </w:rPr>
        <w:t xml:space="preserve">can be </w:t>
      </w:r>
      <w:r w:rsidR="00D61843">
        <w:rPr>
          <w:rFonts w:cs="Times New Roman"/>
          <w:lang w:val="en-US"/>
        </w:rPr>
        <w:t>generalize</w:t>
      </w:r>
      <w:r w:rsidR="000812C1">
        <w:rPr>
          <w:rFonts w:cs="Times New Roman"/>
          <w:lang w:val="en-US"/>
        </w:rPr>
        <w:t>d</w:t>
      </w:r>
      <w:r w:rsidR="00D61843">
        <w:rPr>
          <w:rFonts w:cs="Times New Roman"/>
          <w:lang w:val="en-US"/>
        </w:rPr>
        <w:t xml:space="preserve"> to more complex review settings</w:t>
      </w:r>
      <w:r w:rsidR="005762D8">
        <w:rPr>
          <w:rFonts w:cs="Times New Roman"/>
          <w:lang w:val="en-US"/>
        </w:rPr>
        <w:t xml:space="preserve"> </w:t>
      </w:r>
      <w:r w:rsidR="00D61843">
        <w:rPr>
          <w:rFonts w:cs="Times New Roman"/>
          <w:lang w:val="en-US"/>
        </w:rPr>
        <w:t>with more</w:t>
      </w:r>
      <w:r w:rsidR="000812C1">
        <w:rPr>
          <w:rFonts w:cs="Times New Roman"/>
          <w:lang w:val="en-US"/>
        </w:rPr>
        <w:t xml:space="preserve"> complex</w:t>
      </w:r>
      <w:r w:rsidR="00D61843">
        <w:rPr>
          <w:rFonts w:cs="Times New Roman"/>
          <w:lang w:val="en-US"/>
        </w:rPr>
        <w:t xml:space="preserve"> inclusion and exclusion criteria as is </w:t>
      </w:r>
      <w:r w:rsidR="000812C1">
        <w:rPr>
          <w:rFonts w:cs="Times New Roman"/>
          <w:lang w:val="en-US"/>
        </w:rPr>
        <w:t>often the case</w:t>
      </w:r>
      <w:r w:rsidR="00D61843">
        <w:rPr>
          <w:rFonts w:cs="Times New Roman"/>
          <w:lang w:val="en-US"/>
        </w:rPr>
        <w:t xml:space="preserve"> in social sciences.</w:t>
      </w:r>
      <w:r w:rsidR="00D55D34" w:rsidRPr="00D45476">
        <w:rPr>
          <w:lang w:val="en-US"/>
        </w:rPr>
        <w:t xml:space="preserve"> </w:t>
      </w:r>
      <w:r w:rsidR="00D55D34" w:rsidRPr="00D45476">
        <w:rPr>
          <w:lang w:val="en-US"/>
        </w:rPr>
        <w:t xml:space="preserve">A challenge </w:t>
      </w:r>
      <w:r w:rsidR="0032300F" w:rsidRPr="00D45476">
        <w:rPr>
          <w:lang w:val="en-US"/>
        </w:rPr>
        <w:t xml:space="preserve">in making GPT screening work in complex review settings is that it likewise requires reviewers to make a broader and more complex prompt. </w:t>
      </w:r>
      <w:r w:rsidR="0032300F" w:rsidRPr="005762D8">
        <w:t>Hereto</w:t>
      </w:r>
      <w:r w:rsidR="00EC3DD2" w:rsidRPr="005762D8">
        <w:t xml:space="preserve">, </w:t>
      </w:r>
      <w:r w:rsidR="00D55D34" w:rsidRPr="005762D8">
        <w:t xml:space="preserve">Gargari et al. </w:t>
      </w:r>
      <w:r w:rsidR="00D55D34" w:rsidRPr="008F35B6">
        <w:rPr>
          <w:lang w:val="en-US"/>
        </w:rPr>
        <w:fldChar w:fldCharType="begin" w:fldLock="1"/>
      </w:r>
      <w:r w:rsidR="00D55D34" w:rsidRPr="005762D8">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55D34" w:rsidRPr="008F35B6">
        <w:rPr>
          <w:lang w:val="en-US"/>
        </w:rPr>
        <w:fldChar w:fldCharType="separate"/>
      </w:r>
      <w:r w:rsidR="00D55D34" w:rsidRPr="005762D8">
        <w:rPr>
          <w:noProof/>
        </w:rPr>
        <w:t>(2024)</w:t>
      </w:r>
      <w:r w:rsidR="00D55D34" w:rsidRPr="008F35B6">
        <w:rPr>
          <w:lang w:val="en-US"/>
        </w:rPr>
        <w:fldChar w:fldCharType="end"/>
      </w:r>
      <w:r w:rsidR="00D55D34" w:rsidRPr="005762D8">
        <w:t xml:space="preserve"> suggested that </w:t>
      </w:r>
      <w:r w:rsidR="0032300F" w:rsidRPr="005762D8">
        <w:t xml:space="preserve">long and </w:t>
      </w:r>
      <w:r w:rsidR="00D55D34" w:rsidRPr="005762D8">
        <w:t>broad prompt</w:t>
      </w:r>
      <w:r w:rsidR="000812C1" w:rsidRPr="005762D8">
        <w:t>s</w:t>
      </w:r>
      <w:r w:rsidR="00D55D34" w:rsidRPr="005762D8">
        <w:t xml:space="preserve"> </w:t>
      </w:r>
      <w:r w:rsidR="000812C1" w:rsidRPr="005762D8">
        <w:t xml:space="preserve">may </w:t>
      </w:r>
      <w:r w:rsidR="00D55D34" w:rsidRPr="005762D8">
        <w:t>not perform well in terms of finding relevant studies</w:t>
      </w:r>
      <w:r w:rsidR="00D55D34" w:rsidRPr="00844F23">
        <w:t>.</w:t>
      </w:r>
      <w:r w:rsidR="0032300F" w:rsidRPr="00844F23">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w:t>
      </w:r>
      <w:r w:rsidR="008F35B6">
        <w:rPr>
          <w:rFonts w:cs="Times New Roman"/>
          <w:lang w:val="en-US"/>
        </w:rPr>
        <w:t xml:space="preserve"> challenge</w:t>
      </w:r>
      <w:r w:rsidR="00CB2AEE">
        <w:rPr>
          <w:rFonts w:cs="Times New Roman"/>
          <w:lang w:val="en-US"/>
        </w:rPr>
        <w:t>, we</w:t>
      </w:r>
      <w:r w:rsidR="00EC3DD2">
        <w:rPr>
          <w:rFonts w:cs="Times New Roman"/>
          <w:lang w:val="en-US"/>
        </w:rPr>
        <w:t xml:space="preserve"> </w:t>
      </w:r>
      <w:r w:rsidR="00CB2AEE">
        <w:rPr>
          <w:rFonts w:cs="Times New Roman"/>
          <w:lang w:val="en-US"/>
        </w:rPr>
        <w:t xml:space="preserve">conducted a third experiment. </w:t>
      </w:r>
      <w:r w:rsidR="00EC3DD2">
        <w:rPr>
          <w:rFonts w:cs="Times New Roman"/>
          <w:lang w:val="en-US"/>
        </w:rPr>
        <w:t xml:space="preserve">In this experiment, we introduce and test the performance of multi-prompt screening, </w:t>
      </w:r>
      <w:r w:rsidR="00EC3DD2" w:rsidRPr="00D45476">
        <w:rPr>
          <w:lang w:val="en-US"/>
        </w:rPr>
        <w:t xml:space="preserve">that is making one concise prompt per inclusion/exclusion criteria in a </w:t>
      </w:r>
      <w:r w:rsidR="00EC3DD2" w:rsidRPr="00D45476">
        <w:rPr>
          <w:lang w:val="en-US"/>
        </w:rPr>
        <w:t>review</w:t>
      </w:r>
      <w:r w:rsidR="00EC3DD2">
        <w:rPr>
          <w:rFonts w:cs="Times New Roman"/>
          <w:lang w:val="en-US"/>
        </w:rPr>
        <w:t xml:space="preserve"> </w:t>
      </w:r>
      <w:r w:rsidR="000812C1">
        <w:rPr>
          <w:rFonts w:cs="Times New Roman"/>
          <w:lang w:val="en-US"/>
        </w:rPr>
        <w:t>(instead of</w:t>
      </w:r>
      <w:r w:rsidR="00EC3DD2">
        <w:rPr>
          <w:rFonts w:cs="Times New Roman"/>
          <w:lang w:val="en-US"/>
        </w:rPr>
        <w:t xml:space="preserve"> adding all in- and exclusion criteria to the same prompt</w:t>
      </w:r>
      <w:r w:rsidR="000812C1">
        <w:rPr>
          <w:rFonts w:cs="Times New Roman"/>
          <w:lang w:val="en-US"/>
        </w:rPr>
        <w:t>)</w:t>
      </w:r>
      <w:r w:rsidR="005762D8">
        <w:rPr>
          <w:rFonts w:cs="Times New Roman"/>
          <w:lang w:val="en-US"/>
        </w:rPr>
        <w:t xml:space="preserve">, </w:t>
      </w:r>
      <w:r w:rsidR="008F35B6">
        <w:rPr>
          <w:rFonts w:cs="Times New Roman"/>
          <w:lang w:val="en-US"/>
        </w:rPr>
        <w:t xml:space="preserve">to test if this screening approach </w:t>
      </w:r>
      <w:r w:rsidR="000812C1">
        <w:rPr>
          <w:rFonts w:cs="Times New Roman"/>
          <w:lang w:val="en-US"/>
        </w:rPr>
        <w:t xml:space="preserve">would </w:t>
      </w:r>
      <w:r w:rsidR="008F35B6">
        <w:rPr>
          <w:rFonts w:cs="Times New Roman"/>
          <w:lang w:val="en-US"/>
        </w:rPr>
        <w:t>yield better performance in</w:t>
      </w:r>
      <w:r w:rsidR="000812C1">
        <w:rPr>
          <w:rFonts w:cs="Times New Roman"/>
          <w:lang w:val="en-US"/>
        </w:rPr>
        <w:t xml:space="preserve"> a</w:t>
      </w:r>
      <w:r w:rsidR="008F35B6">
        <w:rPr>
          <w:rFonts w:cs="Times New Roman"/>
          <w:lang w:val="en-US"/>
        </w:rPr>
        <w:t xml:space="preserve"> complex review setting. </w:t>
      </w:r>
    </w:p>
    <w:p w14:paraId="5780F4EF" w14:textId="522C26D1" w:rsidR="00606587" w:rsidRPr="00D45476" w:rsidRDefault="00EC3DD2" w:rsidP="00EC3DD2">
      <w:pPr>
        <w:spacing w:after="0" w:line="360" w:lineRule="auto"/>
        <w:ind w:firstLine="1304"/>
        <w:jc w:val="both"/>
        <w:rPr>
          <w:lang w:val="en-US"/>
        </w:rPr>
      </w:pPr>
      <w:r>
        <w:rPr>
          <w:rFonts w:cs="Times New Roman"/>
          <w:lang w:val="en-US"/>
        </w:rPr>
        <w:t>To emulate a complex review setting</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testing frequencies on student</w:t>
      </w:r>
      <w:r w:rsidR="00104D0B">
        <w:rPr>
          <w:lang w:val="en-US"/>
        </w:rPr>
        <w:t>s’ academic</w:t>
      </w:r>
      <w:r w:rsidR="00CB2AEE" w:rsidRPr="00BD4892">
        <w:rPr>
          <w:lang w:val="en-US"/>
        </w:rPr>
        <w:t xml:space="preserve"> achievement </w:t>
      </w:r>
      <w:r w:rsidR="00CB2AEE">
        <w:fldChar w:fldCharType="begin" w:fldLock="1"/>
      </w:r>
      <w:r w:rsidR="002C6EAF">
        <w:rPr>
          <w:lang w:val="en-US"/>
        </w:rPr>
        <w:instrText>ADDIN CSL_CITATION {"citationItems":[{"id":"ITEM-1","itemData":{"DOI":"10.1002/cl2.1212","abstract":"Abstract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 xml:space="preserve">Compared to the screenings in </w:t>
      </w:r>
      <w:r w:rsidR="0017605E">
        <w:rPr>
          <w:lang w:val="en-US"/>
        </w:rPr>
        <w:t xml:space="preserve">Experiments </w:t>
      </w:r>
      <w:r w:rsidR="00104D0B">
        <w:rPr>
          <w:lang w:val="en-US"/>
        </w:rPr>
        <w:t>1 and 2, w</w:t>
      </w:r>
      <w:r w:rsidR="00104D0B" w:rsidRPr="00BD4892">
        <w:rPr>
          <w:lang w:val="en-US"/>
        </w:rPr>
        <w:t xml:space="preserve">e </w:t>
      </w:r>
      <w:r w:rsidR="00D955EF" w:rsidRPr="00BD4892">
        <w:rPr>
          <w:lang w:val="en-US"/>
        </w:rPr>
        <w:t xml:space="preserve">considered </w:t>
      </w:r>
      <w:r w:rsidR="00965B61">
        <w:rPr>
          <w:lang w:val="en-US"/>
        </w:rPr>
        <w:t xml:space="preserve">Experiment 3 </w:t>
      </w:r>
      <w:r w:rsidR="00D955EF" w:rsidRPr="00BD4892">
        <w:rPr>
          <w:lang w:val="en-US"/>
        </w:rPr>
        <w:t>a</w:t>
      </w:r>
      <w:r w:rsidR="00322EF3" w:rsidRPr="00BD4892">
        <w:rPr>
          <w:lang w:val="en-US"/>
        </w:rPr>
        <w:t xml:space="preserve"> </w:t>
      </w:r>
      <w:r w:rsidR="0017605E">
        <w:rPr>
          <w:lang w:val="en-US"/>
        </w:rPr>
        <w:t xml:space="preserve">more </w:t>
      </w:r>
      <w:r w:rsidR="00D955EF" w:rsidRPr="00BD4892">
        <w:rPr>
          <w:lang w:val="en-US"/>
        </w:rPr>
        <w:t>difficult screening case</w:t>
      </w:r>
      <w:r w:rsidR="00D61843">
        <w:rPr>
          <w:lang w:val="en-US"/>
        </w:rPr>
        <w:t>,</w:t>
      </w:r>
      <w:r w:rsidR="00D955EF" w:rsidRPr="00BD4892">
        <w:rPr>
          <w:lang w:val="en-US"/>
        </w:rPr>
        <w:t xml:space="preserve"> </w:t>
      </w:r>
      <w:r w:rsidR="00D61843">
        <w:rPr>
          <w:lang w:val="en-US"/>
        </w:rPr>
        <w:t>since</w:t>
      </w:r>
      <w:r w:rsidR="0017605E" w:rsidRPr="00BD4892">
        <w:rPr>
          <w:lang w:val="en-US"/>
        </w:rPr>
        <w:t xml:space="preserve"> </w:t>
      </w:r>
      <w:r w:rsidR="00D955EF" w:rsidRPr="00BD4892">
        <w:rPr>
          <w:lang w:val="en-US"/>
        </w:rPr>
        <w:t>th</w:t>
      </w:r>
      <w:r w:rsidR="002F0CB1">
        <w:rPr>
          <w:lang w:val="en-US"/>
        </w:rPr>
        <w:t>e</w:t>
      </w:r>
      <w:r w:rsidR="00D955EF" w:rsidRPr="00BD4892">
        <w:rPr>
          <w:lang w:val="en-US"/>
        </w:rPr>
        <w:t xml:space="preserve"> inclusion criteria</w:t>
      </w:r>
      <w:r w:rsidR="0017605E">
        <w:rPr>
          <w:lang w:val="en-US"/>
        </w:rPr>
        <w:t xml:space="preserve"> </w:t>
      </w:r>
      <w:r w:rsidR="002F0CB1">
        <w:rPr>
          <w:lang w:val="en-US"/>
        </w:rPr>
        <w:t xml:space="preserve">of this </w:t>
      </w:r>
      <w:r w:rsidR="002F0CB1">
        <w:rPr>
          <w:lang w:val="en-US"/>
        </w:rPr>
        <w:t xml:space="preserve">review </w:t>
      </w:r>
      <w:r w:rsidR="000812C1">
        <w:rPr>
          <w:lang w:val="en-US"/>
        </w:rPr>
        <w:t xml:space="preserve">were </w:t>
      </w:r>
      <w:r w:rsidR="0017605E">
        <w:rPr>
          <w:lang w:val="en-US"/>
        </w:rPr>
        <w:t xml:space="preserve">more </w:t>
      </w:r>
      <w:r w:rsidR="00F009BD">
        <w:rPr>
          <w:lang w:val="en-US"/>
        </w:rPr>
        <w:t>complex</w:t>
      </w:r>
      <w:r w:rsidR="0017605E">
        <w:rPr>
          <w:lang w:val="en-US"/>
        </w:rPr>
        <w:t>,</w:t>
      </w:r>
      <w:r w:rsidR="00322EF3" w:rsidRPr="00BD4892">
        <w:rPr>
          <w:lang w:val="en-US"/>
        </w:rPr>
        <w:t xml:space="preserve"> </w:t>
      </w:r>
      <w:r w:rsidR="0017605E" w:rsidRPr="00BD4892">
        <w:rPr>
          <w:lang w:val="en-US"/>
        </w:rPr>
        <w:t>includ</w:t>
      </w:r>
      <w:r w:rsidR="0017605E">
        <w:rPr>
          <w:lang w:val="en-US"/>
        </w:rPr>
        <w:t>ing</w:t>
      </w:r>
      <w:r w:rsidR="0017605E" w:rsidRPr="00BD4892">
        <w:rPr>
          <w:lang w:val="en-US"/>
        </w:rPr>
        <w:t xml:space="preserve"> </w:t>
      </w:r>
      <w:r w:rsidR="008F35B6">
        <w:rPr>
          <w:lang w:val="en-US"/>
        </w:rPr>
        <w:t>concepts</w:t>
      </w:r>
      <w:r w:rsidR="00322EF3" w:rsidRPr="00BD4892">
        <w:rPr>
          <w:lang w:val="en-US"/>
        </w:rPr>
        <w:t xml:space="preserve"> that are not well-defined</w:t>
      </w:r>
      <w:r w:rsidR="00D955EF" w:rsidRPr="00BD4892">
        <w:rPr>
          <w:lang w:val="en-US"/>
        </w:rPr>
        <w:t xml:space="preserve">. </w:t>
      </w:r>
      <w:r w:rsidR="0017605E">
        <w:rPr>
          <w:lang w:val="en-US"/>
        </w:rPr>
        <w:t>As such,</w:t>
      </w:r>
      <w:r w:rsidR="00606587">
        <w:rPr>
          <w:rFonts w:cstheme="minorHAnsi"/>
          <w:lang w:val="en-US"/>
        </w:rPr>
        <w:t xml:space="preserve"> the intervention (student testing) is a type of learning strategy that is ubiquitous in education and</w:t>
      </w:r>
      <w:r w:rsidR="0017605E">
        <w:rPr>
          <w:rFonts w:cstheme="minorHAnsi"/>
          <w:lang w:val="en-US"/>
        </w:rPr>
        <w:t xml:space="preserve"> is</w:t>
      </w:r>
      <w:r w:rsidR="00606587">
        <w:rPr>
          <w:rFonts w:cstheme="minorHAnsi"/>
          <w:lang w:val="en-US"/>
        </w:rPr>
        <w:t xml:space="preserve"> used in a variety of ways for </w:t>
      </w:r>
      <w:r w:rsidR="0017605E">
        <w:rPr>
          <w:rFonts w:cstheme="minorHAnsi"/>
          <w:lang w:val="en-US"/>
        </w:rPr>
        <w:t xml:space="preserve">many </w:t>
      </w:r>
      <w:r w:rsidR="00606587">
        <w:rPr>
          <w:rFonts w:cstheme="minorHAnsi"/>
          <w:lang w:val="en-US"/>
        </w:rPr>
        <w:t>different purposes.</w:t>
      </w:r>
      <w:commentRangeStart w:id="105"/>
      <w:commentRangeStart w:id="106"/>
      <w:r w:rsidR="000812C1">
        <w:rPr>
          <w:rStyle w:val="FootnoteReference"/>
          <w:rFonts w:cstheme="minorHAnsi"/>
          <w:lang w:val="en-US"/>
        </w:rPr>
        <w:footnoteReference w:id="9"/>
      </w:r>
      <w:commentRangeEnd w:id="105"/>
      <w:r w:rsidR="000812C1">
        <w:rPr>
          <w:rStyle w:val="CommentReference"/>
        </w:rPr>
        <w:commentReference w:id="105"/>
      </w:r>
      <w:commentRangeEnd w:id="106"/>
      <w:r w:rsidR="005762D8">
        <w:rPr>
          <w:rStyle w:val="CommentReference"/>
        </w:rPr>
        <w:commentReference w:id="106"/>
      </w:r>
      <w:r w:rsidR="00606587">
        <w:rPr>
          <w:rFonts w:cstheme="minorHAnsi"/>
          <w:lang w:val="en-US"/>
        </w:rPr>
        <w:t xml:space="preserve"> </w:t>
      </w:r>
      <w:r w:rsidR="00606587">
        <w:rPr>
          <w:rFonts w:cstheme="minorHAnsi"/>
          <w:lang w:val="en-US"/>
        </w:rPr>
        <w:t>I</w:t>
      </w:r>
      <w:r w:rsidR="0017605E">
        <w:rPr>
          <w:rFonts w:cstheme="minorHAnsi"/>
          <w:lang w:val="en-US"/>
        </w:rPr>
        <w:t>n effect,</w:t>
      </w:r>
      <w:r w:rsidR="00606587">
        <w:rPr>
          <w:rFonts w:cstheme="minorHAnsi"/>
          <w:lang w:val="en-US"/>
        </w:rPr>
        <w:t xml:space="preserve"> testing is not a uniform type of intervention, but a multi-facetted phenomenon encompassing a variety of approaches and a heterogeneous terminology (tests are not just called tests, but may also be referred to</w:t>
      </w:r>
      <w:r w:rsidR="0017605E">
        <w:rPr>
          <w:rFonts w:cstheme="minorHAnsi"/>
          <w:lang w:val="en-US"/>
        </w:rPr>
        <w:t>, e.g.,</w:t>
      </w:r>
      <w:r w:rsidR="00606587">
        <w:rPr>
          <w:rFonts w:cstheme="minorHAnsi"/>
          <w:lang w:val="en-US"/>
        </w:rPr>
        <w:t xml:space="preserve"> as quizzes, progress-monitoring, curriculum-based measures, and </w:t>
      </w:r>
      <w:r w:rsidR="00606587">
        <w:rPr>
          <w:rFonts w:cstheme="minorHAnsi"/>
          <w:lang w:val="en-US"/>
        </w:rPr>
        <w:lastRenderedPageBreak/>
        <w:t xml:space="preserve">retrieval practice). </w:t>
      </w:r>
      <w:r w:rsidR="008F35B6">
        <w:rPr>
          <w:rFonts w:cstheme="minorHAnsi"/>
          <w:lang w:val="en-US"/>
        </w:rPr>
        <w:t>Assessing</w:t>
      </w:r>
      <w:r w:rsidR="00606587">
        <w:rPr>
          <w:rFonts w:cstheme="minorHAnsi"/>
          <w:lang w:val="en-US"/>
        </w:rPr>
        <w:t xml:space="preserve"> the eligibility of particular </w:t>
      </w:r>
      <w:r w:rsidR="0017605E">
        <w:rPr>
          <w:rFonts w:cstheme="minorHAnsi"/>
          <w:lang w:val="en-US"/>
        </w:rPr>
        <w:t xml:space="preserve">studies </w:t>
      </w:r>
      <w:r w:rsidR="00606587">
        <w:rPr>
          <w:rFonts w:cstheme="minorHAnsi"/>
          <w:lang w:val="en-US"/>
        </w:rPr>
        <w:t>therefore requires</w:t>
      </w:r>
      <w:r w:rsidR="0017605E">
        <w:rPr>
          <w:rFonts w:cstheme="minorHAnsi"/>
          <w:lang w:val="en-US"/>
        </w:rPr>
        <w:t xml:space="preserve"> a great deal of</w:t>
      </w:r>
      <w:r w:rsidR="00606587">
        <w:rPr>
          <w:rFonts w:cstheme="minorHAnsi"/>
          <w:lang w:val="en-US"/>
        </w:rPr>
        <w:t xml:space="preserve"> subject matter familiarity</w:t>
      </w:r>
      <w:r w:rsidR="00D955EF" w:rsidRPr="00BD4892">
        <w:rPr>
          <w:lang w:val="en-US"/>
        </w:rPr>
        <w:t xml:space="preserve">, and </w:t>
      </w:r>
      <w:r w:rsidR="00D955EF">
        <w:rPr>
          <w:rFonts w:cs="Times New Roman"/>
          <w:lang w:val="en-US"/>
        </w:rPr>
        <w:t>c</w:t>
      </w:r>
      <w:r w:rsidR="007051A9">
        <w:rPr>
          <w:rFonts w:cs="Times New Roman"/>
          <w:lang w:val="en-US"/>
        </w:rPr>
        <w:t>ontrary to Experiment</w:t>
      </w:r>
      <w:r w:rsidR="0017605E">
        <w:rPr>
          <w:rFonts w:cs="Times New Roman"/>
          <w:lang w:val="en-US"/>
        </w:rPr>
        <w:t>s</w:t>
      </w:r>
      <w:r w:rsidR="007051A9">
        <w:rPr>
          <w:rFonts w:cs="Times New Roman"/>
          <w:lang w:val="en-US"/>
        </w:rPr>
        <w:t xml:space="preserve"> 1</w:t>
      </w:r>
      <w:r w:rsidR="0017605E">
        <w:rPr>
          <w:rFonts w:cs="Times New Roman"/>
          <w:lang w:val="en-US"/>
        </w:rPr>
        <w:t xml:space="preserve"> and 2</w:t>
      </w:r>
      <w:r w:rsidR="007051A9">
        <w:rPr>
          <w:rFonts w:cs="Times New Roman"/>
          <w:lang w:val="en-US"/>
        </w:rPr>
        <w:t xml:space="preserve">, we </w:t>
      </w:r>
      <w:r w:rsidR="00D955EF">
        <w:rPr>
          <w:rFonts w:cs="Times New Roman"/>
          <w:lang w:val="en-US"/>
        </w:rPr>
        <w:t>think</w:t>
      </w:r>
      <w:r w:rsidR="007051A9">
        <w:rPr>
          <w:rFonts w:cs="Times New Roman"/>
          <w:lang w:val="en-US"/>
        </w:rPr>
        <w:t xml:space="preserve"> that if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17605E">
        <w:rPr>
          <w:lang w:val="en-US"/>
        </w:rPr>
        <w:t>In this experiment, our data</w:t>
      </w:r>
      <w:r w:rsidR="00D955EF" w:rsidRPr="00BD4892">
        <w:rPr>
          <w:lang w:val="en-US"/>
        </w:rPr>
        <w:t xml:space="preserve"> consist</w:t>
      </w:r>
      <w:r w:rsidR="000D713C">
        <w:rPr>
          <w:lang w:val="en-US"/>
        </w:rPr>
        <w:t>s</w:t>
      </w:r>
      <w:r w:rsidR="00D955EF" w:rsidRPr="00BD4892">
        <w:rPr>
          <w:lang w:val="en-US"/>
        </w:rPr>
        <w:t xml:space="preserve">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5612 irrelevant and 627 relevant records</w:t>
      </w:r>
      <w:r w:rsidR="00423F5C">
        <w:rPr>
          <w:lang w:val="en-US"/>
        </w:rPr>
        <w:t>, respectively</w:t>
      </w:r>
      <w:r w:rsidR="008560D4" w:rsidRPr="00BD4892">
        <w:rPr>
          <w:lang w:val="en-US"/>
        </w:rPr>
        <w:t xml:space="preserve">. We did so </w:t>
      </w:r>
      <w:r w:rsidR="000D713C">
        <w:rPr>
          <w:lang w:val="en-US"/>
        </w:rPr>
        <w:t>to optimize our use of resources as</w:t>
      </w:r>
      <w:r w:rsidR="008560D4" w:rsidRPr="00BD4892">
        <w:rPr>
          <w:lang w:val="en-US"/>
        </w:rPr>
        <w:t xml:space="preserve"> this screening was </w:t>
      </w:r>
      <w:r w:rsidR="000D713C">
        <w:rPr>
          <w:lang w:val="en-US"/>
        </w:rPr>
        <w:t>carried out as a</w:t>
      </w:r>
      <w:r w:rsidR="008560D4" w:rsidRPr="00BD4892">
        <w:rPr>
          <w:lang w:val="en-US"/>
        </w:rPr>
        <w:t xml:space="preserve"> multi-prompt screening,</w:t>
      </w:r>
      <w:r w:rsidR="000D713C" w:rsidRPr="00D61843">
        <w:rPr>
          <w:lang w:val="en-US"/>
        </w:rPr>
        <w:t xml:space="preserve"> with each title and abstract being evaluated against six individual prompts, each corresponding to a specific inclusion criterion.</w:t>
      </w:r>
      <w:r w:rsidR="000D713C" w:rsidRPr="00BD4892" w:rsidDel="000D713C">
        <w:rPr>
          <w:lang w:val="en-US"/>
        </w:rPr>
        <w:t xml:space="preserve"> </w:t>
      </w:r>
      <w:r w:rsidR="008560D4" w:rsidRPr="00BD4892">
        <w:rPr>
          <w:lang w:val="en-US"/>
        </w:rPr>
        <w:t xml:space="preserve"> </w:t>
      </w:r>
    </w:p>
    <w:p w14:paraId="54D10C63" w14:textId="0CDDCD83" w:rsidR="004B2C71" w:rsidRPr="00BD4892" w:rsidRDefault="00965B61" w:rsidP="008E5280">
      <w:pPr>
        <w:spacing w:after="0" w:line="360" w:lineRule="auto"/>
        <w:ind w:firstLine="1304"/>
        <w:jc w:val="both"/>
        <w:rPr>
          <w:lang w:val="en-US"/>
        </w:rPr>
      </w:pPr>
      <w:r>
        <w:rPr>
          <w:lang w:val="en-US"/>
        </w:rPr>
        <w:t>Across</w:t>
      </w:r>
      <w:r w:rsidR="004B2C71">
        <w:rPr>
          <w:lang w:val="en-US"/>
        </w:rPr>
        <w:t xml:space="preserve"> all three experiments</w:t>
      </w:r>
      <w:r w:rsidR="00967FBA">
        <w:rPr>
          <w:lang w:val="en-US"/>
        </w:rPr>
        <w:t>, we excluded study records</w:t>
      </w:r>
      <w:r w:rsidR="004B2C71">
        <w:rPr>
          <w:lang w:val="en-US"/>
        </w:rPr>
        <w:t xml:space="preserve"> that did not have</w:t>
      </w:r>
      <w:r w:rsidR="00967FBA">
        <w:rPr>
          <w:lang w:val="en-US"/>
        </w:rPr>
        <w:t xml:space="preserve">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4B2C71">
        <w:rPr>
          <w:lang w:val="en-US"/>
        </w:rPr>
        <w:t xml:space="preserve">in </w:t>
      </w:r>
      <w:r w:rsidR="00C032C3">
        <w:rPr>
          <w:lang w:val="en-US"/>
        </w:rPr>
        <w:t>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4B2C71">
        <w:rPr>
          <w:lang w:val="en-US"/>
        </w:rPr>
        <w:t xml:space="preserve">In </w:t>
      </w:r>
      <w:r w:rsidR="004D23EE">
        <w:rPr>
          <w:lang w:val="en-US"/>
        </w:rPr>
        <w:t xml:space="preserve">the </w:t>
      </w:r>
      <w:r w:rsidR="00CC5A94">
        <w:rPr>
          <w:lang w:val="en-US"/>
        </w:rPr>
        <w:t xml:space="preserve">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4D23EE">
        <w:rPr>
          <w:rStyle w:val="translation"/>
          <w:lang w:val="en-US"/>
        </w:rPr>
        <w:t>causing</w:t>
      </w:r>
      <w:r w:rsidR="00967FBA">
        <w:rPr>
          <w:rStyle w:val="translation"/>
          <w:lang w:val="en-US"/>
        </w:rPr>
        <w:t xml:space="preserve">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13CEF119" w:rsidR="002D0DAF" w:rsidRDefault="00996547" w:rsidP="00C944FB">
      <w:pPr>
        <w:spacing w:after="0" w:line="360" w:lineRule="auto"/>
        <w:ind w:firstLine="1304"/>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w:t>
      </w:r>
      <w:r w:rsidR="001E702F">
        <w:rPr>
          <w:lang w:val="en-US"/>
        </w:rPr>
        <w:t>to include</w:t>
      </w:r>
      <w:r w:rsidR="005F3C97">
        <w:rPr>
          <w:lang w:val="en-US"/>
        </w:rPr>
        <w:t xml:space="preserve"> an introduction </w:t>
      </w:r>
      <w:r w:rsidR="002D0DAF">
        <w:rPr>
          <w:lang w:val="en-US"/>
        </w:rPr>
        <w:t>section describing the general aim of the review followed by the inclusion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 xml:space="preserve">he prompt used for </w:t>
      </w:r>
      <w:r w:rsidR="00423F5C">
        <w:rPr>
          <w:lang w:val="en-US"/>
        </w:rPr>
        <w:t>E</w:t>
      </w:r>
      <w:r w:rsidR="002D0DAF">
        <w:rPr>
          <w:lang w:val="en-US"/>
        </w:rPr>
        <w:t>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844F23" w:rsidRPr="002C471E" w:rsidRDefault="00844F23"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6"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">
                <v:textbox>
                  <w:txbxContent>
                    <w:p w14:paraId="0F5626D7" w14:textId="585053FC" w:rsidR="00844F23" w:rsidRPr="002C471E" w:rsidRDefault="00844F23" w:rsidP="002C471E">
                      <w:pPr>
                        <w:tabs>
                          <w:tab w:val="left" w:pos="6663"/>
                        </w:tabs>
                        <w:spacing w:line="360" w:lineRule="auto"/>
                        <w:ind w:right="2502"/>
                        <w:jc w:val="both"/>
                        <w:rPr>
                          <w:lang w:val="en-US"/>
                        </w:rPr>
                      </w:pPr>
                      <w:r w:rsidRPr="00135358">
                        <w:rPr>
                          <w:i/>
                          <w:sz w:val="22"/>
                          <w:lang w:val="en-US"/>
                        </w:rPr>
                        <w:t xml:space="preserve">“We are screening studies for a systematic literature review.  The topic of the systematic review is the effect of the FRIENDS preventive </w:t>
                      </w:r>
                      <w:proofErr w:type="spellStart"/>
                      <w:r w:rsidRPr="00135358">
                        <w:rPr>
                          <w:i/>
                          <w:sz w:val="22"/>
                          <w:lang w:val="en-US"/>
                        </w:rPr>
                        <w:t>programme</w:t>
                      </w:r>
                      <w:proofErr w:type="spellEnd"/>
                      <w:r w:rsidRPr="00135358">
                        <w:rPr>
                          <w:i/>
                          <w:sz w:val="22"/>
                          <w:lang w:val="en-US"/>
                        </w:rPr>
                        <w:t xml:space="preserve"> on reducing anxiety symptoms in children and adolescents. The FRIENDS </w:t>
                      </w:r>
                      <w:proofErr w:type="spellStart"/>
                      <w:r w:rsidRPr="00135358">
                        <w:rPr>
                          <w:i/>
                          <w:sz w:val="22"/>
                          <w:lang w:val="en-US"/>
                        </w:rPr>
                        <w:t>programme</w:t>
                      </w:r>
                      <w:proofErr w:type="spellEnd"/>
                      <w:r w:rsidRPr="00135358">
                        <w:rPr>
                          <w:i/>
                          <w:sz w:val="22"/>
                          <w:lang w:val="en-US"/>
                        </w:rPr>
                        <w:t xml:space="preserve"> is a 10-session </w:t>
                      </w:r>
                      <w:proofErr w:type="spellStart"/>
                      <w:r w:rsidRPr="00135358">
                        <w:rPr>
                          <w:i/>
                          <w:sz w:val="22"/>
                          <w:lang w:val="en-US"/>
                        </w:rPr>
                        <w:t>manualised</w:t>
                      </w:r>
                      <w:proofErr w:type="spellEnd"/>
                      <w:r w:rsidRPr="00135358">
                        <w:rPr>
                          <w:i/>
                          <w:sz w:val="22"/>
                          <w:lang w:val="en-US"/>
                        </w:rPr>
                        <w:t xml:space="preserve"> cognitive </w:t>
                      </w:r>
                      <w:proofErr w:type="spellStart"/>
                      <w:r w:rsidRPr="00135358">
                        <w:rPr>
                          <w:i/>
                          <w:sz w:val="22"/>
                          <w:lang w:val="en-US"/>
                        </w:rPr>
                        <w:t>behavioural</w:t>
                      </w:r>
                      <w:proofErr w:type="spellEnd"/>
                      <w:r w:rsidRPr="00135358">
                        <w:rPr>
                          <w:i/>
                          <w:sz w:val="22"/>
                          <w:lang w:val="en-US"/>
                        </w:rPr>
                        <w:t xml:space="preserve"> therapy (CBT) </w:t>
                      </w:r>
                      <w:proofErr w:type="spellStart"/>
                      <w:r w:rsidRPr="00135358">
                        <w:rPr>
                          <w:i/>
                          <w:sz w:val="22"/>
                          <w:lang w:val="en-US"/>
                        </w:rPr>
                        <w:t>programme</w:t>
                      </w:r>
                      <w:proofErr w:type="spellEnd"/>
                      <w:r w:rsidRPr="00135358">
                        <w:rPr>
                          <w:i/>
                          <w:sz w:val="22"/>
                          <w:lang w:val="en-US"/>
                        </w:rPr>
                        <w:t xml:space="preserv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w:t>
                      </w:r>
                      <w:proofErr w:type="spellStart"/>
                      <w:r w:rsidRPr="00135358">
                        <w:rPr>
                          <w:i/>
                          <w:sz w:val="22"/>
                          <w:lang w:val="en-US"/>
                        </w:rPr>
                        <w:t>programme</w:t>
                      </w:r>
                      <w:proofErr w:type="spellEnd"/>
                      <w:r w:rsidRPr="00135358">
                        <w:rPr>
                          <w:i/>
                          <w:sz w:val="22"/>
                          <w:lang w:val="en-US"/>
                        </w:rPr>
                        <w:t>?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6B530457" w:rsidR="00844F23" w:rsidRDefault="00844F23" w:rsidP="002C471E">
                            <w:r>
                              <w:t>Inclusion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37"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">
                <v:textbox>
                  <w:txbxContent>
                    <w:p w14:paraId="50566C72" w14:textId="6B530457" w:rsidR="00844F23" w:rsidRDefault="00844F23" w:rsidP="002C471E">
                      <w:proofErr w:type="spellStart"/>
                      <w:r>
                        <w:t>Inclusion</w:t>
                      </w:r>
                      <w:proofErr w:type="spellEnd"/>
                      <w:r>
                        <w:t xml:space="preserve"> </w:t>
                      </w:r>
                      <w:proofErr w:type="spellStart"/>
                      <w:r>
                        <w:t>criteria</w:t>
                      </w:r>
                      <w:proofErr w:type="spellEnd"/>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844F23" w:rsidRDefault="00844F23"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38"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">
                <v:textbox>
                  <w:txbxContent>
                    <w:p w14:paraId="5E8E8E6B" w14:textId="67A85306" w:rsidR="00844F23" w:rsidRDefault="00844F23" w:rsidP="002C471E">
                      <w:r>
                        <w:t>Short/</w:t>
                      </w:r>
                      <w:proofErr w:type="spellStart"/>
                      <w:r>
                        <w:t>concise</w:t>
                      </w:r>
                      <w:proofErr w:type="spellEnd"/>
                      <w:r>
                        <w:t xml:space="preserve"> </w:t>
                      </w:r>
                      <w:proofErr w:type="spellStart"/>
                      <w:r>
                        <w:t>background</w:t>
                      </w:r>
                      <w:proofErr w:type="spellEnd"/>
                      <w:r>
                        <w:t xml:space="preserve">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08CE1146" w14:textId="77777777" w:rsidR="005762D8" w:rsidRDefault="003857CD" w:rsidP="005762D8">
      <w:pPr>
        <w:spacing w:after="0" w:line="360" w:lineRule="auto"/>
        <w:ind w:firstLine="1304"/>
        <w:jc w:val="both"/>
        <w:rPr>
          <w:lang w:val="en-US"/>
        </w:rPr>
      </w:pPr>
      <w:r>
        <w:rPr>
          <w:lang w:val="en-US"/>
        </w:rPr>
        <w:lastRenderedPageBreak/>
        <w:t xml:space="preserve">Next, </w:t>
      </w:r>
      <w:r w:rsidR="00311FE2">
        <w:rPr>
          <w:lang w:val="en-US"/>
        </w:rPr>
        <w:t>when given study ID</w:t>
      </w:r>
      <w:r w:rsidR="002D0DAF">
        <w:rPr>
          <w:lang w:val="en-US"/>
        </w:rPr>
        <w:t>s</w:t>
      </w:r>
      <w:r>
        <w:rPr>
          <w:lang w:val="en-US"/>
        </w:rPr>
        <w:t>,</w:t>
      </w:r>
      <w:r>
        <w:rPr>
          <w:rStyle w:val="FootnoteReference"/>
          <w:lang w:val="en-US"/>
        </w:rPr>
        <w:footnoteReference w:id="10"/>
      </w:r>
      <w:r w:rsidR="00311FE2">
        <w:rPr>
          <w:lang w:val="en-US"/>
        </w:rPr>
        <w:t xml:space="preserve"> title</w:t>
      </w:r>
      <w:r w:rsidR="002D0DAF">
        <w:rPr>
          <w:lang w:val="en-US"/>
        </w:rPr>
        <w:t>s,</w:t>
      </w:r>
      <w:r w:rsidR="00311FE2">
        <w:rPr>
          <w:lang w:val="en-US"/>
        </w:rPr>
        <w:t xml:space="preserve"> and abst</w:t>
      </w:r>
      <w:r w:rsidR="002D0DAF">
        <w:rPr>
          <w:lang w:val="en-US"/>
        </w:rPr>
        <w:t>r</w:t>
      </w:r>
      <w:r w:rsidR="00311FE2">
        <w:rPr>
          <w:lang w:val="en-US"/>
        </w:rPr>
        <w:t>act</w:t>
      </w:r>
      <w:r w:rsidR="002D0DAF">
        <w:rPr>
          <w:lang w:val="en-US"/>
        </w:rPr>
        <w:t>s,</w:t>
      </w:r>
      <w:r w:rsidR="00311FE2">
        <w:rPr>
          <w:lang w:val="en-US"/>
        </w:rPr>
        <w:t xml:space="preserve"> the AIscreenR automatically </w:t>
      </w:r>
      <w:r>
        <w:rPr>
          <w:lang w:val="en-US"/>
        </w:rPr>
        <w:t xml:space="preserve">integrates </w:t>
      </w:r>
      <w:r w:rsidR="00104D0B">
        <w:rPr>
          <w:lang w:val="en-US"/>
        </w:rPr>
        <w:t>this</w:t>
      </w:r>
      <w:r>
        <w:rPr>
          <w:lang w:val="en-US"/>
        </w:rPr>
        <w:t xml:space="preserve"> information</w:t>
      </w:r>
      <w:r w:rsidR="00311FE2">
        <w:rPr>
          <w:lang w:val="en-US"/>
        </w:rPr>
        <w:t xml:space="preserve"> </w:t>
      </w:r>
      <w:r>
        <w:rPr>
          <w:lang w:val="en-US"/>
        </w:rPr>
        <w:t>in</w:t>
      </w:r>
      <w:r w:rsidR="00311FE2">
        <w:rPr>
          <w:lang w:val="en-US"/>
        </w:rPr>
        <w:t xml:space="preserve"> the</w:t>
      </w:r>
      <w:r>
        <w:rPr>
          <w:lang w:val="en-US"/>
        </w:rPr>
        <w:t xml:space="preserve"> prompt, using the</w:t>
      </w:r>
      <w:r w:rsidR="00311FE2">
        <w:rPr>
          <w:lang w:val="en-US"/>
        </w:rPr>
        <w:t xml:space="preserve"> text</w:t>
      </w:r>
      <w:r w:rsidR="005B181F">
        <w:rPr>
          <w:lang w:val="en-US"/>
        </w:rPr>
        <w:t xml:space="preserve"> in Textbox </w:t>
      </w:r>
      <w:r w:rsidR="00695ACE">
        <w:rPr>
          <w:lang w:val="en-US"/>
        </w:rPr>
        <w:t>2</w:t>
      </w:r>
      <w:r w:rsidR="005B181F">
        <w:rPr>
          <w:lang w:val="en-US"/>
        </w:rPr>
        <w:t>:</w:t>
      </w:r>
    </w:p>
    <w:p w14:paraId="5F3D027D" w14:textId="655F019F" w:rsidR="008A477D" w:rsidRDefault="008A477D" w:rsidP="005762D8">
      <w:pPr>
        <w:spacing w:after="0" w:line="360" w:lineRule="auto"/>
        <w:ind w:firstLine="1304"/>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02D9F2A7" w:rsidR="00844F23" w:rsidRPr="008A477D" w:rsidRDefault="00844F23"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DEF21E" id="_x0000_t202" coordsize="21600,21600" o:spt="202" path="m,l,21600r21600,l21600,xe">
                <v:stroke joinstyle="miter"/>
                <v:path gradientshapeok="t" o:connecttype="rect"/>
              </v:shapetype>
              <v:shape id="_x0000_s1039"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66KAIAAE4EAAAOAAAAZHJzL2Uyb0RvYy54bWysVF1v2yAUfZ+0/4B4X+xkTpp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">
                <v:textbox style="mso-fit-shape-to-text:t">
                  <w:txbxContent>
                    <w:p w14:paraId="5A753667" w14:textId="02D9F2A7" w:rsidR="00844F23" w:rsidRPr="008A477D" w:rsidRDefault="00844F23"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7CA87B2D" w14:textId="04026D84" w:rsidR="004A450C" w:rsidRDefault="008A477D" w:rsidP="005762D8">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4C04556C" w14:textId="420990BD" w:rsidR="00311FE2" w:rsidRDefault="003857CD" w:rsidP="00C944FB">
      <w:pPr>
        <w:spacing w:after="0" w:line="360" w:lineRule="auto"/>
        <w:ind w:firstLine="1304"/>
        <w:jc w:val="both"/>
        <w:rPr>
          <w:lang w:val="en-US"/>
        </w:rPr>
      </w:pPr>
      <w:r>
        <w:rPr>
          <w:lang w:val="en-US"/>
        </w:rPr>
        <w:t xml:space="preserve">By pasting </w:t>
      </w:r>
      <w:r w:rsidR="00794565">
        <w:rPr>
          <w:lang w:val="en-US"/>
        </w:rPr>
        <w:t>the</w:t>
      </w:r>
      <w:r>
        <w:rPr>
          <w:lang w:val="en-US"/>
        </w:rPr>
        <w:t xml:space="preserve"> full</w:t>
      </w:r>
      <w:r w:rsidR="00794565">
        <w:rPr>
          <w:lang w:val="en-US"/>
        </w:rPr>
        <w:t xml:space="preserve"> prompt together with each title and abstract</w:t>
      </w:r>
      <w:r>
        <w:rPr>
          <w:lang w:val="en-US"/>
        </w:rPr>
        <w:t>, we aim</w:t>
      </w:r>
      <w:r w:rsidR="00794565">
        <w:rPr>
          <w:lang w:val="en-US"/>
        </w:rPr>
        <w:t xml:space="preserve"> to guard against model drifting/</w:t>
      </w:r>
      <w:r w:rsidR="00794565" w:rsidRPr="00794565">
        <w:rPr>
          <w:lang w:val="en-US"/>
        </w:rPr>
        <w:t>hallucina</w:t>
      </w:r>
      <w:r w:rsidR="00794565">
        <w:rPr>
          <w:lang w:val="en-US"/>
        </w:rPr>
        <w:t>tions</w:t>
      </w:r>
      <w:r w:rsidR="00BA4A0C">
        <w:rPr>
          <w:lang w:val="en-US"/>
        </w:rPr>
        <w:t xml:space="preserve">. </w:t>
      </w:r>
      <w:r w:rsidR="004A450C">
        <w:rPr>
          <w:lang w:val="en-US"/>
        </w:rPr>
        <w:t xml:space="preserve">Different from prior evaluation studies, we </w:t>
      </w:r>
      <w:r w:rsidR="00724671">
        <w:rPr>
          <w:lang w:val="en-US"/>
        </w:rPr>
        <w:t xml:space="preserve">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w:t>
      </w:r>
      <w:r w:rsidR="008E5280">
        <w:rPr>
          <w:lang w:val="en-US"/>
        </w:rPr>
        <w:t xml:space="preserve">. </w:t>
      </w:r>
      <w:r w:rsidR="00724671">
        <w:rPr>
          <w:lang w:val="en-US"/>
        </w:rPr>
        <w:t xml:space="preserve">Instead, we </w:t>
      </w:r>
      <w:r w:rsidR="000B363D">
        <w:rPr>
          <w:lang w:val="en-US"/>
        </w:rPr>
        <w:t xml:space="preserve">relied on function calling and </w:t>
      </w:r>
      <w:r w:rsidR="00724671">
        <w:rPr>
          <w:lang w:val="en-US"/>
        </w:rPr>
        <w:t>built two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 xml:space="preserve">(one function call yielding simple trinary results and another yielding descriptive screening responses) </w:t>
      </w:r>
      <w:r w:rsidR="000B363D">
        <w:rPr>
          <w:lang w:val="en-US"/>
        </w:rPr>
        <w:t>with</w:t>
      </w:r>
      <w:r w:rsidR="00724671">
        <w:rPr>
          <w:lang w:val="en-US"/>
        </w:rPr>
        <w:t xml:space="preserve"> instruction</w:t>
      </w:r>
      <w:r w:rsidR="000B363D">
        <w:rPr>
          <w:lang w:val="en-US"/>
        </w:rPr>
        <w:t>s to be provided</w:t>
      </w:r>
      <w:r w:rsidR="00724671">
        <w:rPr>
          <w:lang w:val="en-US"/>
        </w:rPr>
        <w:t xml:space="preserve"> to the model</w:t>
      </w:r>
      <w:r>
        <w:rPr>
          <w:lang w:val="en-US"/>
        </w:rPr>
        <w:t>.</w:t>
      </w:r>
      <w:r w:rsidR="00561513">
        <w:rPr>
          <w:rStyle w:val="FootnoteReference"/>
          <w:lang w:val="en-US"/>
        </w:rPr>
        <w:footnoteReference w:id="11"/>
      </w:r>
      <w:r w:rsidR="003815AC">
        <w:rPr>
          <w:lang w:val="en-US"/>
        </w:rPr>
        <w:t xml:space="preserve"> </w:t>
      </w:r>
      <w:r>
        <w:rPr>
          <w:lang w:val="en-US"/>
        </w:rPr>
        <w:t>According to OpenAI, this</w:t>
      </w:r>
      <w:r w:rsidR="003815AC">
        <w:rPr>
          <w:lang w:val="en-US"/>
        </w:rPr>
        <w:t xml:space="preserve"> should result in</w:t>
      </w:r>
      <w:r w:rsidR="003815AC" w:rsidRPr="003815AC">
        <w:rPr>
          <w:lang w:val="en-US"/>
        </w:rPr>
        <w:t xml:space="preserve"> </w:t>
      </w:r>
      <w:r w:rsidR="003815AC">
        <w:rPr>
          <w:lang w:val="en-US"/>
        </w:rPr>
        <w:t xml:space="preserve">more reliable and standardized responses from the models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w:t>
      </w:r>
      <w:r w:rsidR="00515C28">
        <w:rPr>
          <w:lang w:val="en-US"/>
        </w:rPr>
        <w:t xml:space="preserve">The main JSON </w:t>
      </w:r>
      <w:r w:rsidR="00EE588F">
        <w:rPr>
          <w:lang w:val="en-US"/>
        </w:rPr>
        <w:t xml:space="preserve">respond </w:t>
      </w:r>
      <w:r w:rsidR="00515C28">
        <w:rPr>
          <w:lang w:val="en-US"/>
        </w:rPr>
        <w:t>function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844F23" w:rsidRPr="00515C28" w:rsidRDefault="00844F23"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844F23" w:rsidRPr="007B20AC" w:rsidRDefault="00844F2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0"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">
                <v:textbox>
                  <w:txbxContent>
                    <w:p w14:paraId="715A78F4" w14:textId="076597FF" w:rsidR="00844F23" w:rsidRPr="00515C28" w:rsidRDefault="00844F23"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844F23" w:rsidRPr="007B20AC" w:rsidRDefault="00844F23">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07E3B513" w14:textId="362ECF73" w:rsidR="00EC3DD2" w:rsidRDefault="00EC3DD2" w:rsidP="0044030A">
      <w:pPr>
        <w:spacing w:after="0" w:line="360" w:lineRule="auto"/>
        <w:ind w:firstLine="1304"/>
        <w:jc w:val="both"/>
        <w:rPr>
          <w:lang w:val="en-US"/>
        </w:rPr>
      </w:pPr>
      <w:r>
        <w:rPr>
          <w:lang w:val="en-US"/>
        </w:rPr>
        <w:t>For Experiment 3</w:t>
      </w:r>
      <w:r w:rsidR="0044030A">
        <w:rPr>
          <w:lang w:val="en-US"/>
        </w:rPr>
        <w:t xml:space="preserve">, </w:t>
      </w:r>
      <w:r w:rsidR="006F779D">
        <w:rPr>
          <w:lang w:val="en-US"/>
        </w:rPr>
        <w:t xml:space="preserve">involving six inclusion criteria, we </w:t>
      </w:r>
      <w:r w:rsidR="00561513">
        <w:rPr>
          <w:lang w:val="en-US"/>
        </w:rPr>
        <w:t xml:space="preserve">tested </w:t>
      </w:r>
      <w:r w:rsidR="006F779D">
        <w:rPr>
          <w:lang w:val="en-US"/>
        </w:rPr>
        <w:t>two different prompt engineering strategies</w:t>
      </w:r>
      <w:r w:rsidR="0044030A">
        <w:rPr>
          <w:lang w:val="en-US"/>
        </w:rPr>
        <w:t xml:space="preserve">; </w:t>
      </w:r>
      <w:r w:rsidR="0044030A" w:rsidRPr="0044030A">
        <w:rPr>
          <w:i/>
          <w:lang w:val="en-US"/>
        </w:rPr>
        <w:t xml:space="preserve">multi-prompt </w:t>
      </w:r>
      <w:r w:rsidR="0044030A">
        <w:rPr>
          <w:lang w:val="en-US"/>
        </w:rPr>
        <w:t xml:space="preserve">and </w:t>
      </w:r>
      <w:r w:rsidR="0044030A" w:rsidRPr="0044030A">
        <w:rPr>
          <w:i/>
          <w:lang w:val="en-US"/>
        </w:rPr>
        <w:t>single-prompt</w:t>
      </w:r>
      <w:r w:rsidR="0044030A">
        <w:rPr>
          <w:lang w:val="en-US"/>
        </w:rPr>
        <w:t xml:space="preserve"> screening.</w:t>
      </w:r>
      <w:r w:rsidR="005762D8">
        <w:rPr>
          <w:lang w:val="en-US"/>
        </w:rPr>
        <w:t xml:space="preserve"> </w:t>
      </w:r>
      <w:r w:rsidR="00561513">
        <w:rPr>
          <w:lang w:val="en-US"/>
        </w:rPr>
        <w:t xml:space="preserve">In </w:t>
      </w:r>
      <w:r w:rsidR="0044030A">
        <w:rPr>
          <w:lang w:val="en-US"/>
        </w:rPr>
        <w:t>the former</w:t>
      </w:r>
      <w:r w:rsidR="00561513">
        <w:rPr>
          <w:lang w:val="en-US"/>
        </w:rPr>
        <w:t xml:space="preserve"> approach</w:t>
      </w:r>
      <w:r w:rsidR="0044030A">
        <w:rPr>
          <w:lang w:val="en-US"/>
        </w:rPr>
        <w:t>, six short prompts</w:t>
      </w:r>
      <w:r w:rsidR="00561513">
        <w:rPr>
          <w:lang w:val="en-US"/>
        </w:rPr>
        <w:t xml:space="preserve"> were made, each</w:t>
      </w:r>
      <w:r w:rsidR="0044030A">
        <w:rPr>
          <w:lang w:val="en-US"/>
        </w:rPr>
        <w:t xml:space="preserve"> containing one inclusion criteri</w:t>
      </w:r>
      <w:r w:rsidR="005762D8">
        <w:rPr>
          <w:lang w:val="en-US"/>
        </w:rPr>
        <w:t xml:space="preserve">on </w:t>
      </w:r>
      <w:r w:rsidR="0044030A">
        <w:rPr>
          <w:lang w:val="en-US"/>
        </w:rPr>
        <w:t xml:space="preserve">only. </w:t>
      </w:r>
      <w:r w:rsidR="00561513">
        <w:rPr>
          <w:lang w:val="en-US"/>
        </w:rPr>
        <w:t xml:space="preserve">In </w:t>
      </w:r>
      <w:r w:rsidR="0044030A">
        <w:rPr>
          <w:lang w:val="en-US"/>
        </w:rPr>
        <w:t xml:space="preserve">the latter, we added all inclusion criteria to a single prompt. </w:t>
      </w:r>
      <w:r>
        <w:rPr>
          <w:rFonts w:cs="Times New Roman"/>
          <w:lang w:val="en-US"/>
        </w:rPr>
        <w:t>This allowed us to test how GPT performances are impacted by different prompt strategies, and particularly whether multi-prompt screening can make GPT screening viable in high-quality reviews with multiple complex in- and exclusion criteria</w:t>
      </w:r>
      <w:r w:rsidR="0044030A">
        <w:rPr>
          <w:rFonts w:cs="Times New Roman"/>
          <w:lang w:val="en-US"/>
        </w:rPr>
        <w:t>,</w:t>
      </w:r>
      <w:r w:rsidR="00561513">
        <w:rPr>
          <w:rFonts w:cs="Times New Roman"/>
          <w:lang w:val="en-US"/>
        </w:rPr>
        <w:t xml:space="preserve"> </w:t>
      </w:r>
      <w:r w:rsidR="005762D8">
        <w:rPr>
          <w:rFonts w:cs="Times New Roman"/>
          <w:lang w:val="en-US"/>
        </w:rPr>
        <w:t>meaning in</w:t>
      </w:r>
      <w:r w:rsidR="00561513">
        <w:rPr>
          <w:rFonts w:cs="Times New Roman"/>
          <w:lang w:val="en-US"/>
        </w:rPr>
        <w:t xml:space="preserve"> settings where the usefulness of GPT screenings </w:t>
      </w:r>
      <w:r w:rsidR="005762D8">
        <w:rPr>
          <w:rFonts w:cs="Times New Roman"/>
          <w:lang w:val="en-US"/>
        </w:rPr>
        <w:t xml:space="preserve">has </w:t>
      </w:r>
      <w:r w:rsidR="00561513">
        <w:rPr>
          <w:rFonts w:cs="Times New Roman"/>
          <w:lang w:val="en-US"/>
        </w:rPr>
        <w:t>been questioned in previous research</w:t>
      </w:r>
      <w:r w:rsidR="0044030A">
        <w:rPr>
          <w:rFonts w:cs="Times New Roman"/>
          <w:lang w:val="en-US"/>
        </w:rPr>
        <w:t xml:space="preserve"> </w:t>
      </w:r>
      <w:r w:rsidR="0044030A">
        <w:rPr>
          <w:rFonts w:cs="Times New Roman"/>
          <w:lang w:val="en-US"/>
        </w:rPr>
        <w:fldChar w:fldCharType="begin" w:fldLock="1"/>
      </w:r>
      <w:r w:rsidR="00C51CEC">
        <w:rPr>
          <w:rFonts w:cs="Times New Roman"/>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44030A">
        <w:rPr>
          <w:rFonts w:cs="Times New Roman"/>
          <w:lang w:val="en-US"/>
        </w:rPr>
        <w:fldChar w:fldCharType="separate"/>
      </w:r>
      <w:r w:rsidR="0044030A" w:rsidRPr="0044030A">
        <w:rPr>
          <w:rFonts w:cs="Times New Roman"/>
          <w:noProof/>
          <w:lang w:val="en-US"/>
        </w:rPr>
        <w:t>(Gargari et al., 2024)</w:t>
      </w:r>
      <w:r w:rsidR="0044030A">
        <w:rPr>
          <w:rFonts w:cs="Times New Roman"/>
          <w:lang w:val="en-US"/>
        </w:rPr>
        <w:fldChar w:fldCharType="end"/>
      </w:r>
      <w:r w:rsidR="0044030A">
        <w:rPr>
          <w:rFonts w:cs="Times New Roman"/>
          <w:lang w:val="en-US"/>
        </w:rPr>
        <w:t xml:space="preserve">. </w:t>
      </w:r>
    </w:p>
    <w:p w14:paraId="41E6986E" w14:textId="768EDFE3" w:rsidR="005861F3" w:rsidRPr="00497B8E" w:rsidRDefault="00EC3DD2" w:rsidP="00186048">
      <w:pPr>
        <w:spacing w:after="0" w:line="360" w:lineRule="auto"/>
        <w:ind w:firstLine="1304"/>
        <w:jc w:val="both"/>
        <w:rPr>
          <w:lang w:val="en-US"/>
        </w:rPr>
      </w:pPr>
      <w:r>
        <w:rPr>
          <w:lang w:val="en-US"/>
        </w:rPr>
        <w:lastRenderedPageBreak/>
        <w:t xml:space="preserve"> </w:t>
      </w:r>
      <w:r w:rsidR="0045594F">
        <w:rPr>
          <w:lang w:val="en-US"/>
        </w:rPr>
        <w:t xml:space="preserve">All engineered prompts </w:t>
      </w:r>
      <w:r w:rsidR="0044030A">
        <w:rPr>
          <w:lang w:val="en-US"/>
        </w:rPr>
        <w:t xml:space="preserve">used for Experiment 3 were initiated by a short introduction to the review followed by a description of the inclusion criterion/criteria. </w:t>
      </w:r>
      <w:r w:rsidR="00853EAD">
        <w:rPr>
          <w:lang w:val="en-US"/>
        </w:rPr>
        <w:t>As with the prompts used in Experiments 1 and 2, the prompts used in Experiment 3 were all</w:t>
      </w:r>
      <w:r w:rsidR="00853EAD" w:rsidRPr="00BD4892">
        <w:rPr>
          <w:lang w:val="en-US"/>
        </w:rPr>
        <w:t xml:space="preserve"> pasted together with the text present in Textbox 2 </w:t>
      </w:r>
      <w:r w:rsidR="00561513">
        <w:rPr>
          <w:lang w:val="en-US"/>
        </w:rPr>
        <w:t>above</w:t>
      </w:r>
      <w:r w:rsidR="00853EAD" w:rsidRPr="00BD4892">
        <w:rPr>
          <w:lang w:val="en-US"/>
        </w:rPr>
        <w:t xml:space="preserve">. </w:t>
      </w:r>
      <w:r w:rsidR="0044030A">
        <w:rPr>
          <w:lang w:val="en-US"/>
        </w:rPr>
        <w:t>The specific prompts can be found in</w:t>
      </w:r>
      <w:r w:rsidR="0045594F">
        <w:rPr>
          <w:lang w:val="en-US"/>
        </w:rPr>
        <w:t xml:space="preserve"> </w:t>
      </w:r>
      <w:r w:rsidR="006F779D">
        <w:rPr>
          <w:lang w:val="en-US"/>
        </w:rPr>
        <w:t>the Supplementary Material Textbox S1 and S2</w:t>
      </w:r>
      <w:r w:rsidR="0045594F">
        <w:rPr>
          <w:lang w:val="en-US"/>
        </w:rPr>
        <w:t>.</w:t>
      </w:r>
      <w:r w:rsidR="00B33FB9" w:rsidRPr="00B33FB9">
        <w:rPr>
          <w:lang w:val="en-US"/>
        </w:rPr>
        <w:t xml:space="preserve"> </w:t>
      </w:r>
      <w:r w:rsidR="0044030A">
        <w:rPr>
          <w:lang w:val="en-US"/>
        </w:rPr>
        <w:t>Moreover, w</w:t>
      </w:r>
      <w:r w:rsidR="00B33FB9">
        <w:rPr>
          <w:lang w:val="en-US"/>
        </w:rPr>
        <w:t>e elaborate further on</w:t>
      </w:r>
      <w:r w:rsidR="00C73960">
        <w:rPr>
          <w:lang w:val="en-US"/>
        </w:rPr>
        <w:t xml:space="preserve"> </w:t>
      </w:r>
      <w:r w:rsidR="00B33FB9">
        <w:rPr>
          <w:lang w:val="en-US"/>
        </w:rPr>
        <w:t>multi-prompt screening in Section 5.</w:t>
      </w:r>
      <w:r w:rsidR="00B33FB9">
        <w:rPr>
          <w:rStyle w:val="FootnoteReference"/>
          <w:lang w:val="en-US"/>
        </w:rPr>
        <w:footnoteReference w:id="12"/>
      </w:r>
    </w:p>
    <w:p w14:paraId="101E1F50" w14:textId="2759C98F" w:rsidR="00413D40" w:rsidRPr="00413D40" w:rsidRDefault="006C2BE8" w:rsidP="00186048">
      <w:pPr>
        <w:spacing w:after="0" w:line="360" w:lineRule="auto"/>
        <w:jc w:val="both"/>
        <w:rPr>
          <w:i/>
          <w:lang w:val="en-US"/>
        </w:rPr>
      </w:pPr>
      <w:r>
        <w:rPr>
          <w:i/>
          <w:lang w:val="en-US"/>
        </w:rPr>
        <w:t xml:space="preserve">4.2.1 </w:t>
      </w:r>
      <w:r w:rsidR="00575122">
        <w:rPr>
          <w:i/>
          <w:lang w:val="en-US"/>
        </w:rPr>
        <w:t>Performance test</w:t>
      </w:r>
      <w:r w:rsidR="00FD69B1">
        <w:rPr>
          <w:i/>
          <w:lang w:val="en-US"/>
        </w:rPr>
        <w:t xml:space="preserve">ing </w:t>
      </w:r>
    </w:p>
    <w:p w14:paraId="27955D72" w14:textId="5424BAA7" w:rsidR="00FD69B1" w:rsidRPr="003F036C" w:rsidRDefault="00575122">
      <w:pPr>
        <w:spacing w:after="0" w:line="360" w:lineRule="auto"/>
        <w:ind w:firstLine="1304"/>
        <w:jc w:val="both"/>
        <w:rPr>
          <w:lang w:val="en-US"/>
        </w:rPr>
      </w:pPr>
      <w:r>
        <w:rPr>
          <w:lang w:val="en-US"/>
        </w:rPr>
        <w:t xml:space="preserve">Before initiating </w:t>
      </w:r>
      <w:r w:rsidR="00B703D0">
        <w:rPr>
          <w:lang w:val="en-US"/>
        </w:rPr>
        <w:t>each</w:t>
      </w:r>
      <w:r>
        <w:rPr>
          <w:lang w:val="en-US"/>
        </w:rPr>
        <w:t xml:space="preserve"> classifier experiment, we tested</w:t>
      </w:r>
      <w:r w:rsidR="00B703D0">
        <w:rPr>
          <w:lang w:val="en-US"/>
        </w:rPr>
        <w:t xml:space="preserve"> and refined our</w:t>
      </w:r>
      <w:r>
        <w:rPr>
          <w:lang w:val="en-US"/>
        </w:rPr>
        <w:t xml:space="preserve"> prompts</w:t>
      </w:r>
      <w:r w:rsidR="00B703D0">
        <w:rPr>
          <w:lang w:val="en-US"/>
        </w:rPr>
        <w:t xml:space="preserve"> on a sub</w:t>
      </w:r>
      <w:r w:rsidR="00FD69B1">
        <w:rPr>
          <w:lang w:val="en-US"/>
        </w:rPr>
        <w:t>s</w:t>
      </w:r>
      <w:r w:rsidR="00B703D0">
        <w:rPr>
          <w:lang w:val="en-US"/>
        </w:rPr>
        <w:t>et of the title and abstract records</w:t>
      </w:r>
      <w:r>
        <w:rPr>
          <w:lang w:val="en-US"/>
        </w:rPr>
        <w:t xml:space="preserve">. For the FFT review, we started by testing </w:t>
      </w:r>
      <w:r w:rsidR="00B703D0">
        <w:rPr>
          <w:lang w:val="en-US"/>
        </w:rPr>
        <w:t xml:space="preserve">our </w:t>
      </w:r>
      <w:r>
        <w:rPr>
          <w:lang w:val="en-US"/>
        </w:rPr>
        <w:t xml:space="preserve">prompt on </w:t>
      </w:r>
      <w:r w:rsidR="00432F1E">
        <w:rPr>
          <w:lang w:val="en-US"/>
        </w:rPr>
        <w:t xml:space="preserve">a single </w:t>
      </w:r>
      <w:r>
        <w:rPr>
          <w:lang w:val="en-US"/>
        </w:rPr>
        <w:t>relevant reference,</w:t>
      </w:r>
      <w:r w:rsidR="007008F8">
        <w:rPr>
          <w:lang w:val="en-US"/>
        </w:rPr>
        <w:t xml:space="preserve"> and</w:t>
      </w:r>
      <w:r>
        <w:rPr>
          <w:lang w:val="en-US"/>
        </w:rPr>
        <w:t xml:space="preserve"> we </w:t>
      </w:r>
      <w:r w:rsidR="00CF5DF6">
        <w:rPr>
          <w:lang w:val="en-US"/>
        </w:rPr>
        <w:t>refined</w:t>
      </w:r>
      <w:r>
        <w:rPr>
          <w:lang w:val="en-US"/>
        </w:rPr>
        <w:t xml:space="preserve"> the prompt</w:t>
      </w:r>
      <w:r w:rsidR="00D55D34">
        <w:rPr>
          <w:lang w:val="en-US"/>
        </w:rPr>
        <w:t xml:space="preserve"> </w:t>
      </w:r>
      <w:r>
        <w:rPr>
          <w:lang w:val="en-US"/>
        </w:rPr>
        <w:t xml:space="preserve">until the </w:t>
      </w:r>
      <w:r w:rsidR="00D55D34">
        <w:rPr>
          <w:lang w:val="en-US"/>
        </w:rPr>
        <w:t xml:space="preserve">GPT </w:t>
      </w:r>
      <w:r>
        <w:rPr>
          <w:lang w:val="en-US"/>
        </w:rPr>
        <w:t>models consistently included this study</w:t>
      </w:r>
      <w:r w:rsidR="00CF5DF6">
        <w:rPr>
          <w:lang w:val="en-US"/>
        </w:rPr>
        <w:t xml:space="preserve"> record</w:t>
      </w:r>
      <w:r>
        <w:rPr>
          <w:lang w:val="en-US"/>
        </w:rPr>
        <w:t>. Then, we scaled up the test to include 150 irrelevant</w:t>
      </w:r>
      <w:r w:rsidR="00CF5DF6">
        <w:rPr>
          <w:lang w:val="en-US"/>
        </w:rPr>
        <w:t xml:space="preserve"> </w:t>
      </w:r>
      <w:r>
        <w:rPr>
          <w:lang w:val="en-US"/>
        </w:rPr>
        <w:t xml:space="preserve">and 50 relevant records. </w:t>
      </w:r>
      <w:r w:rsidR="00FD69B1">
        <w:rPr>
          <w:lang w:val="en-US"/>
        </w:rPr>
        <w:t xml:space="preserve">When the </w:t>
      </w:r>
      <w:r w:rsidRPr="00FD69B1">
        <w:rPr>
          <w:lang w:val="en-US"/>
        </w:rPr>
        <w:t>test yield</w:t>
      </w:r>
      <w:r w:rsidR="00CF5DF6" w:rsidRPr="00FD69B1">
        <w:rPr>
          <w:lang w:val="en-US"/>
        </w:rPr>
        <w:t>ed</w:t>
      </w:r>
      <w:r w:rsidR="00432F1E" w:rsidRPr="00FD69B1">
        <w:rPr>
          <w:lang w:val="en-US"/>
        </w:rPr>
        <w:t xml:space="preserve"> satisfactory</w:t>
      </w:r>
      <w:r w:rsidRPr="00FD69B1">
        <w:rPr>
          <w:lang w:val="en-US"/>
        </w:rPr>
        <w:t xml:space="preserve"> results</w:t>
      </w:r>
      <w:r w:rsidR="005F6FAA" w:rsidRPr="00FD69B1">
        <w:rPr>
          <w:lang w:val="en-US"/>
        </w:rPr>
        <w:t>, demonstrating an ability to reach a recall above</w:t>
      </w:r>
      <w:r w:rsidR="00FD69B1">
        <w:rPr>
          <w:lang w:val="en-US"/>
        </w:rPr>
        <w:t xml:space="preserve"> </w:t>
      </w:r>
      <w:r w:rsidR="005F6FAA" w:rsidRPr="00FD69B1">
        <w:rPr>
          <w:lang w:val="en-US"/>
        </w:rPr>
        <w:t>.</w:t>
      </w:r>
      <w:r w:rsidR="00FD69B1" w:rsidRPr="00FD69B1">
        <w:rPr>
          <w:lang w:val="en-US"/>
        </w:rPr>
        <w:t>75</w:t>
      </w:r>
      <w:r w:rsidR="005F6FAA" w:rsidRPr="00FD69B1">
        <w:rPr>
          <w:lang w:val="en-US"/>
        </w:rPr>
        <w:t xml:space="preserve"> and a specificity above .</w:t>
      </w:r>
      <w:r w:rsidR="00FD69B1">
        <w:rPr>
          <w:lang w:val="en-US"/>
        </w:rPr>
        <w:t>9</w:t>
      </w:r>
      <w:r w:rsidR="00432F1E">
        <w:rPr>
          <w:lang w:val="en-US"/>
        </w:rPr>
        <w:t>, we moved on to screening</w:t>
      </w:r>
      <w:r>
        <w:rPr>
          <w:lang w:val="en-US"/>
        </w:rPr>
        <w:t xml:space="preserve"> all records </w:t>
      </w:r>
      <w:r w:rsidR="00432F1E">
        <w:rPr>
          <w:lang w:val="en-US"/>
        </w:rPr>
        <w:t xml:space="preserve">using </w:t>
      </w:r>
      <w:r>
        <w:rPr>
          <w:lang w:val="en-US"/>
        </w:rPr>
        <w:t>the GPT API model</w:t>
      </w:r>
      <w:r w:rsidR="00EC7C76">
        <w:rPr>
          <w:lang w:val="en-US"/>
        </w:rPr>
        <w:t>s</w:t>
      </w:r>
      <w:r>
        <w:rPr>
          <w:lang w:val="en-US"/>
        </w:rPr>
        <w:t xml:space="preserve"> to investigate </w:t>
      </w:r>
      <w:r w:rsidR="00432F1E">
        <w:rPr>
          <w:lang w:val="en-US"/>
        </w:rPr>
        <w:t xml:space="preserve">if </w:t>
      </w:r>
      <w:r>
        <w:rPr>
          <w:lang w:val="en-US"/>
        </w:rPr>
        <w:t xml:space="preserve">the </w:t>
      </w:r>
      <w:r w:rsidR="00432F1E">
        <w:rPr>
          <w:lang w:val="en-US"/>
        </w:rPr>
        <w:t xml:space="preserve">models’ </w:t>
      </w:r>
      <w:r>
        <w:rPr>
          <w:lang w:val="en-US"/>
        </w:rPr>
        <w:t xml:space="preserve">test </w:t>
      </w:r>
      <w:r w:rsidR="00F3212D">
        <w:rPr>
          <w:lang w:val="en-US"/>
        </w:rPr>
        <w:t>performances</w:t>
      </w:r>
      <w:r>
        <w:rPr>
          <w:lang w:val="en-US"/>
        </w:rPr>
        <w:t xml:space="preserve"> persisted</w:t>
      </w:r>
      <w:r w:rsidR="00CF5DF6">
        <w:rPr>
          <w:lang w:val="en-US"/>
        </w:rPr>
        <w:t xml:space="preserve"> </w:t>
      </w:r>
      <w:r w:rsidR="00EC7C76">
        <w:rPr>
          <w:lang w:val="en-US"/>
        </w:rPr>
        <w:t xml:space="preserve">when </w:t>
      </w:r>
      <w:r w:rsidR="00EC7C76">
        <w:rPr>
          <w:lang w:val="en-US"/>
        </w:rPr>
        <w:t xml:space="preserve">used </w:t>
      </w:r>
      <w:r w:rsidR="003B6166">
        <w:rPr>
          <w:lang w:val="en-US"/>
        </w:rPr>
        <w:t xml:space="preserve">on </w:t>
      </w:r>
      <w:r w:rsidR="00CF5DF6">
        <w:rPr>
          <w:lang w:val="en-US"/>
        </w:rPr>
        <w:t>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w:t>
      </w:r>
      <w:r w:rsidR="005F6FAA">
        <w:rPr>
          <w:lang w:val="en-US"/>
        </w:rPr>
        <w:t xml:space="preserve">gain, </w:t>
      </w:r>
      <w:r w:rsidR="00023F63">
        <w:rPr>
          <w:lang w:val="en-US"/>
        </w:rPr>
        <w:t>we initiated the full screening</w:t>
      </w:r>
      <w:r w:rsidR="005F6FAA" w:rsidRPr="005F6FAA">
        <w:rPr>
          <w:lang w:val="en-US"/>
        </w:rPr>
        <w:t xml:space="preserve"> </w:t>
      </w:r>
      <w:r w:rsidR="005F6FAA">
        <w:rPr>
          <w:lang w:val="en-US"/>
        </w:rPr>
        <w:t>after finding the GPT</w:t>
      </w:r>
      <w:r w:rsidR="00186048">
        <w:rPr>
          <w:lang w:val="en-US"/>
        </w:rPr>
        <w:t xml:space="preserve"> API</w:t>
      </w:r>
      <w:r w:rsidR="005F6FAA">
        <w:rPr>
          <w:lang w:val="en-US"/>
        </w:rPr>
        <w:t xml:space="preserve"> models to yield satisfactory screening performances</w:t>
      </w:r>
      <w:r w:rsidR="00023F63">
        <w:rPr>
          <w:lang w:val="en-US"/>
        </w:rPr>
        <w:t xml:space="preserve">. </w:t>
      </w:r>
      <w:r w:rsidR="00DC7FBC">
        <w:rPr>
          <w:lang w:val="en-US"/>
        </w:rPr>
        <w:t>I</w:t>
      </w:r>
      <w:r w:rsidR="0029185D">
        <w:rPr>
          <w:lang w:val="en-US"/>
        </w:rPr>
        <w:t>t should be noted that</w:t>
      </w:r>
      <w:r w:rsidR="00DC7FBC">
        <w:rPr>
          <w:lang w:val="en-US"/>
        </w:rPr>
        <w:t xml:space="preserve"> </w:t>
      </w:r>
      <w:r w:rsidR="0029185D">
        <w:rPr>
          <w:lang w:val="en-US"/>
        </w:rPr>
        <w:t xml:space="preserve">in our </w:t>
      </w:r>
      <w:r w:rsidR="00DC7FBC">
        <w:rPr>
          <w:lang w:val="en-US"/>
        </w:rPr>
        <w:t xml:space="preserve">multi-prompt </w:t>
      </w:r>
      <w:r w:rsidR="0029185D">
        <w:rPr>
          <w:lang w:val="en-US"/>
        </w:rPr>
        <w:t>screening of</w:t>
      </w:r>
      <w:r w:rsidR="001C02C5">
        <w:rPr>
          <w:lang w:val="en-US"/>
        </w:rPr>
        <w:t xml:space="preserve"> title and abstract records for</w:t>
      </w:r>
      <w:r w:rsidR="0029185D">
        <w:rPr>
          <w:lang w:val="en-US"/>
        </w:rPr>
        <w:t xml:space="preserve"> the</w:t>
      </w:r>
      <w:r w:rsidR="003A5E6C">
        <w:rPr>
          <w:lang w:val="en-US"/>
        </w:rPr>
        <w:t xml:space="preserve"> TF </w:t>
      </w:r>
      <w:r w:rsidR="00DC7FBC">
        <w:rPr>
          <w:lang w:val="en-US"/>
        </w:rPr>
        <w:t>review</w:t>
      </w:r>
      <w:r w:rsidR="003A5E6C">
        <w:rPr>
          <w:lang w:val="en-US"/>
        </w:rPr>
        <w:t>,</w:t>
      </w:r>
      <w:r w:rsidR="001C02C5">
        <w:rPr>
          <w:lang w:val="en-US"/>
        </w:rPr>
        <w:t xml:space="preserve"> we found that the best screening performances yielded</w:t>
      </w:r>
      <w:r w:rsidR="00DC7FBC">
        <w:rPr>
          <w:lang w:val="en-US"/>
        </w:rPr>
        <w:t xml:space="preserve"> </w:t>
      </w:r>
      <w:r w:rsidR="00203B75">
        <w:rPr>
          <w:lang w:val="en-US"/>
        </w:rPr>
        <w:t xml:space="preserve">by </w:t>
      </w:r>
      <w:r w:rsidR="00DC7FBC">
        <w:rPr>
          <w:lang w:val="en-US"/>
        </w:rPr>
        <w:t xml:space="preserve">coding </w:t>
      </w:r>
      <w:r w:rsidR="001C02C5">
        <w:rPr>
          <w:lang w:val="en-US"/>
        </w:rPr>
        <w:t>studies</w:t>
      </w:r>
      <w:r w:rsidR="003B6166">
        <w:rPr>
          <w:lang w:val="en-US"/>
        </w:rPr>
        <w:t xml:space="preserve"> as relevant </w:t>
      </w:r>
      <w:r w:rsidR="0029185D">
        <w:rPr>
          <w:lang w:val="en-US"/>
        </w:rPr>
        <w:t>if</w:t>
      </w:r>
      <w:r w:rsidR="00203B75">
        <w:rPr>
          <w:lang w:val="en-US"/>
        </w:rPr>
        <w:t xml:space="preserve"> </w:t>
      </w:r>
      <w:r w:rsidR="00AB44AA">
        <w:rPr>
          <w:lang w:val="en-US"/>
        </w:rPr>
        <w:t xml:space="preserve">they were included in </w:t>
      </w:r>
      <w:r w:rsidR="00203B75">
        <w:rPr>
          <w:lang w:val="en-US"/>
        </w:rPr>
        <w:t>at least</w:t>
      </w:r>
      <w:r w:rsidR="003A5E6C">
        <w:rPr>
          <w:lang w:val="en-US"/>
        </w:rPr>
        <w:t xml:space="preserve"> </w:t>
      </w:r>
      <w:r w:rsidR="00DC7FBC">
        <w:rPr>
          <w:lang w:val="en-US"/>
        </w:rPr>
        <w:t xml:space="preserve">five </w:t>
      </w:r>
      <w:r w:rsidR="003A5E6C">
        <w:rPr>
          <w:lang w:val="en-US"/>
        </w:rPr>
        <w:t>of</w:t>
      </w:r>
      <w:r w:rsidR="00DC7FBC">
        <w:rPr>
          <w:lang w:val="en-US"/>
        </w:rPr>
        <w:t xml:space="preserve"> the</w:t>
      </w:r>
      <w:r w:rsidR="003A5E6C">
        <w:rPr>
          <w:lang w:val="en-US"/>
        </w:rPr>
        <w:t xml:space="preserve"> </w:t>
      </w:r>
      <w:r w:rsidR="00DC7FBC">
        <w:rPr>
          <w:lang w:val="en-US"/>
        </w:rPr>
        <w:t xml:space="preserve">six </w:t>
      </w:r>
      <w:r w:rsidR="003A5E6C">
        <w:rPr>
          <w:lang w:val="en-US"/>
        </w:rPr>
        <w:t>prompts</w:t>
      </w:r>
      <w:r w:rsidR="00DC7FBC">
        <w:rPr>
          <w:lang w:val="en-US"/>
        </w:rPr>
        <w:t xml:space="preserve"> </w:t>
      </w:r>
      <w:r w:rsidR="006C480D">
        <w:rPr>
          <w:lang w:val="en-US"/>
        </w:rPr>
        <w:t>(instead of requiring</w:t>
      </w:r>
      <w:r w:rsidR="00AB44AA">
        <w:rPr>
          <w:lang w:val="en-US"/>
        </w:rPr>
        <w:t xml:space="preserve"> them to be included by</w:t>
      </w:r>
      <w:r w:rsidR="0029185D">
        <w:rPr>
          <w:lang w:val="en-US"/>
        </w:rPr>
        <w:t xml:space="preserve"> all six prompts</w:t>
      </w:r>
      <w:r w:rsidR="006C480D">
        <w:rPr>
          <w:lang w:val="en-US"/>
        </w:rPr>
        <w:t>)</w:t>
      </w:r>
      <w:r w:rsidR="003A5E6C">
        <w:rPr>
          <w:lang w:val="en-US"/>
        </w:rPr>
        <w:t>.</w:t>
      </w:r>
      <w:r w:rsidR="003F036C">
        <w:rPr>
          <w:lang w:val="en-US"/>
        </w:rPr>
        <w:t xml:space="preserve"> Therefore, we </w:t>
      </w:r>
      <w:r w:rsidR="00DC7FBC">
        <w:rPr>
          <w:lang w:val="en-US"/>
        </w:rPr>
        <w:t xml:space="preserve">applied </w:t>
      </w:r>
      <w:r w:rsidR="003F036C">
        <w:rPr>
          <w:lang w:val="en-US"/>
        </w:rPr>
        <w:t xml:space="preserve">this threshold </w:t>
      </w:r>
      <w:r w:rsidR="00DC7FBC">
        <w:rPr>
          <w:lang w:val="en-US"/>
        </w:rPr>
        <w:t>in the full</w:t>
      </w:r>
      <w:r w:rsidR="003F036C">
        <w:rPr>
          <w:lang w:val="en-US"/>
        </w:rPr>
        <w:t xml:space="preserve"> screening.</w:t>
      </w:r>
      <w:r w:rsidR="00AB44AA">
        <w:rPr>
          <w:lang w:val="en-US"/>
        </w:rPr>
        <w:t xml:space="preserve"> We allowed for this flexible inclusion threshold to further account for the uncertainty in the models’ decision when limited information appears in an abstract.   </w:t>
      </w:r>
    </w:p>
    <w:p w14:paraId="20F77389" w14:textId="7A764DD8"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3964F5B2" w14:textId="04292CFD" w:rsidR="00C944FB" w:rsidRDefault="00624EC5" w:rsidP="00C944FB">
      <w:pPr>
        <w:spacing w:after="0" w:line="360" w:lineRule="auto"/>
        <w:ind w:firstLine="1304"/>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w:t>
      </w:r>
      <w:r w:rsidR="00423F5C">
        <w:rPr>
          <w:lang w:val="en-US"/>
        </w:rPr>
        <w:t>s</w:t>
      </w:r>
      <w:r w:rsidR="002D3CE4">
        <w:rPr>
          <w:lang w:val="en-US"/>
        </w:rPr>
        <w:t xml:space="preserve"> by using </w:t>
      </w:r>
      <w:commentRangeStart w:id="107"/>
      <w:r w:rsidR="002D3CE4">
        <w:rPr>
          <w:lang w:val="en-US"/>
        </w:rPr>
        <w:t>Equation</w:t>
      </w:r>
      <w:r w:rsidR="004C4B30">
        <w:rPr>
          <w:lang w:val="en-US"/>
        </w:rPr>
        <w:t>s</w:t>
      </w:r>
      <w:r w:rsidR="002D3CE4">
        <w:rPr>
          <w:lang w:val="en-US"/>
        </w:rPr>
        <w:t xml:space="preserve"> (1) to (3)</w:t>
      </w:r>
      <w:r w:rsidR="002025ED">
        <w:rPr>
          <w:lang w:val="en-US"/>
        </w:rPr>
        <w:t xml:space="preserve"> from </w:t>
      </w:r>
      <w:r w:rsidR="00186048">
        <w:rPr>
          <w:lang w:val="en-US"/>
        </w:rPr>
        <w:t>S</w:t>
      </w:r>
      <w:r w:rsidR="002025ED">
        <w:rPr>
          <w:lang w:val="en-US"/>
        </w:rPr>
        <w:t>ection 3.1</w:t>
      </w:r>
      <w:r w:rsidR="002D3CE4">
        <w:rPr>
          <w:lang w:val="en-US"/>
        </w:rPr>
        <w:t xml:space="preserve">. </w:t>
      </w:r>
      <w:commentRangeEnd w:id="107"/>
      <w:r w:rsidR="0075660D">
        <w:rPr>
          <w:rStyle w:val="CommentReference"/>
        </w:rPr>
        <w:commentReference w:id="107"/>
      </w:r>
      <w:r w:rsidR="00FD69B1">
        <w:rPr>
          <w:lang w:val="en-US"/>
        </w:rPr>
        <w:t>In this respect,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w:t>
      </w:r>
      <w:r w:rsidR="002025ED">
        <w:rPr>
          <w:rFonts w:eastAsiaTheme="minorEastAsia"/>
          <w:lang w:val="en-US"/>
        </w:rPr>
        <w:t xml:space="preserve">models, </w:t>
      </w:r>
      <w:r w:rsidR="00877639">
        <w:rPr>
          <w:rFonts w:eastAsiaTheme="minorEastAsia"/>
          <w:lang w:val="en-US"/>
        </w:rPr>
        <w:t xml:space="preserve">reached from the ‘v1/chat/completions/’ endpoint. </w:t>
      </w:r>
      <w:r w:rsidR="00F3212D">
        <w:rPr>
          <w:rFonts w:eastAsiaTheme="minorEastAsia"/>
          <w:lang w:val="en-US"/>
        </w:rPr>
        <w:t xml:space="preserve">Since </w:t>
      </w:r>
      <w:r w:rsidR="004A6777">
        <w:rPr>
          <w:rFonts w:eastAsiaTheme="minorEastAsia"/>
          <w:lang w:val="en-US"/>
        </w:rPr>
        <w:t xml:space="preserve">the </w:t>
      </w:r>
      <w:r w:rsidR="002025ED">
        <w:rPr>
          <w:rFonts w:eastAsiaTheme="minorEastAsia"/>
          <w:lang w:val="en-US"/>
        </w:rPr>
        <w:t>GPT</w:t>
      </w:r>
      <w:r w:rsidR="004A6777">
        <w:rPr>
          <w:rFonts w:eastAsiaTheme="minorEastAsia"/>
          <w:lang w:val="en-US"/>
        </w:rPr>
        <w:t xml:space="preserve">-3.5 models are generally less </w:t>
      </w:r>
      <w:r w:rsidR="00733623">
        <w:rPr>
          <w:rFonts w:eastAsiaTheme="minorEastAsia"/>
          <w:lang w:val="en-US"/>
        </w:rPr>
        <w:t xml:space="preserve">consistent </w:t>
      </w:r>
      <w:r w:rsidR="004A6777">
        <w:rPr>
          <w:rFonts w:eastAsiaTheme="minorEastAsia"/>
          <w:lang w:val="en-US"/>
        </w:rPr>
        <w:t>in their response</w:t>
      </w:r>
      <w:r w:rsidR="007008F8">
        <w:rPr>
          <w:rFonts w:eastAsiaTheme="minorEastAsia"/>
          <w:lang w:val="en-US"/>
        </w:rPr>
        <w:t>s</w:t>
      </w:r>
      <w:r w:rsidR="00FD69B1">
        <w:rPr>
          <w:rFonts w:eastAsiaTheme="minorEastAsia"/>
          <w:lang w:val="en-US"/>
        </w:rPr>
        <w:t xml:space="preserve"> relativ</w:t>
      </w:r>
      <w:r w:rsidR="003035B0">
        <w:rPr>
          <w:rFonts w:eastAsiaTheme="minorEastAsia"/>
          <w:lang w:val="en-US"/>
        </w:rPr>
        <w:t>e</w:t>
      </w:r>
      <w:r w:rsidR="00FD69B1">
        <w:rPr>
          <w:rFonts w:eastAsiaTheme="minorEastAsia"/>
          <w:lang w:val="en-US"/>
        </w:rPr>
        <w:t xml:space="preserve"> to</w:t>
      </w:r>
      <w:r w:rsidR="002025ED">
        <w:rPr>
          <w:rFonts w:eastAsiaTheme="minorEastAsia"/>
          <w:lang w:val="en-US"/>
        </w:rPr>
        <w:t xml:space="preserve"> </w:t>
      </w:r>
      <w:r w:rsidR="00733623">
        <w:rPr>
          <w:rFonts w:eastAsiaTheme="minorEastAsia"/>
          <w:lang w:val="en-US"/>
        </w:rPr>
        <w:t>GPT-4</w:t>
      </w:r>
      <w:r w:rsidR="004A6777">
        <w:rPr>
          <w:rFonts w:eastAsiaTheme="minorEastAsia"/>
          <w:lang w:val="en-US"/>
        </w:rPr>
        <w:t xml:space="preserve">, we repeated the same screening 10 </w:t>
      </w:r>
      <w:r w:rsidR="004A6777">
        <w:rPr>
          <w:rFonts w:eastAsiaTheme="minorEastAsia"/>
          <w:lang w:val="en-US"/>
        </w:rPr>
        <w:lastRenderedPageBreak/>
        <w:t>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2C6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w:t>
      </w:r>
      <w:r w:rsidR="002025ED">
        <w:rPr>
          <w:rFonts w:eastAsiaTheme="minorEastAsia"/>
          <w:lang w:val="en-US"/>
        </w:rPr>
        <w:t xml:space="preserve">the model’s </w:t>
      </w:r>
      <w:r w:rsidR="004A6777">
        <w:rPr>
          <w:rFonts w:eastAsiaTheme="minorEastAsia"/>
          <w:lang w:val="en-US"/>
        </w:rPr>
        <w:t xml:space="preserve">consistency across screenings and </w:t>
      </w:r>
      <w:r w:rsidR="002025ED">
        <w:rPr>
          <w:rFonts w:eastAsiaTheme="minorEastAsia"/>
          <w:lang w:val="en-US"/>
        </w:rPr>
        <w:t xml:space="preserve">to assess </w:t>
      </w:r>
      <w:r w:rsidR="004A6777">
        <w:rPr>
          <w:rFonts w:eastAsiaTheme="minorEastAsia"/>
          <w:lang w:val="en-US"/>
        </w:rPr>
        <w:t xml:space="preserve">how </w:t>
      </w:r>
      <w:r w:rsidR="002025ED">
        <w:rPr>
          <w:rFonts w:eastAsiaTheme="minorEastAsia"/>
          <w:lang w:val="en-US"/>
        </w:rPr>
        <w:t xml:space="preserve">this </w:t>
      </w:r>
      <w:r w:rsidR="004A6777">
        <w:rPr>
          <w:rFonts w:eastAsiaTheme="minorEastAsia"/>
          <w:lang w:val="en-US"/>
        </w:rPr>
        <w:t>impacted its final inclusion decision</w:t>
      </w:r>
      <w:r w:rsidR="002025ED">
        <w:rPr>
          <w:rFonts w:eastAsiaTheme="minorEastAsia"/>
          <w:lang w:val="en-US"/>
        </w:rPr>
        <w:t>s</w:t>
      </w:r>
      <w:r w:rsidR="004A6777">
        <w:rPr>
          <w:rFonts w:eastAsiaTheme="minorEastAsia"/>
          <w:lang w:val="en-US"/>
        </w:rPr>
        <w:t xml:space="preserve">. </w:t>
      </w:r>
      <w:r w:rsidR="0096492D">
        <w:rPr>
          <w:rFonts w:eastAsiaTheme="minorEastAsia"/>
          <w:lang w:val="en-US"/>
        </w:rPr>
        <w:t>The final inclusion decision of GPT</w:t>
      </w:r>
      <w:r w:rsidR="00423F5C">
        <w:rPr>
          <w:rFonts w:eastAsiaTheme="minorEastAsia"/>
          <w:lang w:val="en-US"/>
        </w:rPr>
        <w:t>-3.5</w:t>
      </w:r>
      <w:r w:rsidR="0096492D">
        <w:rPr>
          <w:rFonts w:eastAsiaTheme="minorEastAsia"/>
          <w:lang w:val="en-US"/>
        </w:rPr>
        <w:t xml:space="preserve"> </w:t>
      </w:r>
      <w:r w:rsidR="0096492D">
        <w:rPr>
          <w:lang w:val="en-US"/>
        </w:rPr>
        <w:t>was then based on the probability of inclusion across the repeated requests.</w:t>
      </w:r>
      <w:r w:rsidR="0096492D">
        <w:rPr>
          <w:rFonts w:eastAsiaTheme="minorEastAsia"/>
          <w:lang w:val="en-US"/>
        </w:rPr>
        <w:t xml:space="preserve"> In part</w:t>
      </w:r>
      <w:r w:rsidR="00FD69B1">
        <w:rPr>
          <w:rFonts w:eastAsiaTheme="minorEastAsia"/>
          <w:lang w:val="en-US"/>
        </w:rPr>
        <w: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w:t>
      </w:r>
      <w:r w:rsidR="00EC7C76">
        <w:rPr>
          <w:rFonts w:eastAsiaTheme="minorEastAsia"/>
          <w:lang w:val="en-US"/>
        </w:rPr>
        <w:t>more</w:t>
      </w:r>
      <w:r w:rsidR="004A6777">
        <w:rPr>
          <w:rFonts w:eastAsiaTheme="minorEastAsia"/>
          <w:lang w:val="en-US"/>
        </w:rPr>
        <w:t xml:space="preserve"> consistent in their responses</w:t>
      </w:r>
      <w:r w:rsidR="00FD69B1">
        <w:rPr>
          <w:rFonts w:eastAsiaTheme="minorEastAsia"/>
          <w:lang w:val="en-US"/>
        </w:rPr>
        <w:t xml:space="preserve">, </w:t>
      </w:r>
      <w:r w:rsidR="004A6777">
        <w:rPr>
          <w:rFonts w:eastAsiaTheme="minorEastAsia"/>
          <w:lang w:val="en-US"/>
        </w:rPr>
        <w:t xml:space="preserve">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w:t>
      </w:r>
      <w:r w:rsidR="00FD69B1">
        <w:rPr>
          <w:rStyle w:val="FootnoteReference"/>
          <w:rFonts w:eastAsiaTheme="minorEastAsia"/>
          <w:lang w:val="en-US"/>
        </w:rPr>
        <w:footnoteReference w:id="13"/>
      </w:r>
      <w:r w:rsidR="007008F8">
        <w:rPr>
          <w:rFonts w:eastAsiaTheme="minorEastAsia"/>
          <w:lang w:val="en-US"/>
        </w:rPr>
        <w:t xml:space="preserve"> of using these models</w:t>
      </w:r>
      <w:r w:rsidR="004A6777">
        <w:rPr>
          <w:rFonts w:eastAsiaTheme="minorEastAsia"/>
          <w:lang w:val="en-US"/>
        </w:rPr>
        <w:t xml:space="preserve">, we only conducted one screening per title and abstract when calling </w:t>
      </w:r>
      <w:r w:rsidR="00FD69B1">
        <w:rPr>
          <w:rFonts w:eastAsiaTheme="minorEastAsia"/>
          <w:lang w:val="en-US"/>
        </w:rPr>
        <w:t>GPT-4</w:t>
      </w:r>
      <w:r w:rsidR="004A6777">
        <w:rPr>
          <w:rFonts w:eastAsiaTheme="minorEastAsia"/>
          <w:lang w:val="en-US"/>
        </w:rPr>
        <w:t xml:space="preserve">. </w:t>
      </w:r>
      <w:r w:rsidR="00186048">
        <w:rPr>
          <w:rFonts w:eastAsiaTheme="minorEastAsia"/>
          <w:lang w:val="en-US"/>
        </w:rPr>
        <w:t xml:space="preserve">We will present the result for the GPT-3.5 model but our main focus is on the performance of GPT-4 since the GPT-3.5 model that we used </w:t>
      </w:r>
      <w:r w:rsidR="00D35B0D">
        <w:rPr>
          <w:rFonts w:eastAsiaTheme="minorEastAsia"/>
          <w:lang w:val="en-US"/>
        </w:rPr>
        <w:t xml:space="preserve">will </w:t>
      </w:r>
      <w:r w:rsidR="00186048">
        <w:rPr>
          <w:rFonts w:eastAsiaTheme="minorEastAsia"/>
          <w:lang w:val="en-US"/>
        </w:rPr>
        <w:t>deprecate in the autumn of 2024.</w:t>
      </w:r>
    </w:p>
    <w:p w14:paraId="62D57BB9" w14:textId="77777777" w:rsidR="00186048" w:rsidRDefault="00B70A12" w:rsidP="00C944FB">
      <w:pPr>
        <w:spacing w:after="0" w:line="360" w:lineRule="auto"/>
        <w:ind w:firstLine="1304"/>
        <w:jc w:val="both"/>
        <w:rPr>
          <w:lang w:val="en-US"/>
        </w:rPr>
      </w:pPr>
      <w:r>
        <w:rPr>
          <w:rFonts w:eastAsiaTheme="minorEastAsia"/>
          <w:lang w:val="en-US"/>
        </w:rPr>
        <w:t>For</w:t>
      </w:r>
      <w:r w:rsidR="0096492D">
        <w:rPr>
          <w:rFonts w:eastAsiaTheme="minorEastAsia"/>
          <w:lang w:val="en-US"/>
        </w:rPr>
        <w:t xml:space="preserve"> Experiment 3</w:t>
      </w:r>
      <w:r w:rsidR="009D5F05">
        <w:rPr>
          <w:rFonts w:eastAsiaTheme="minorEastAsia"/>
          <w:lang w:val="en-US"/>
        </w:rPr>
        <w:t>, which</w:t>
      </w:r>
      <w:r w:rsidR="00A31996">
        <w:rPr>
          <w:rFonts w:eastAsiaTheme="minorEastAsia"/>
          <w:lang w:val="en-US"/>
        </w:rPr>
        <w:t xml:space="preserve"> </w:t>
      </w:r>
      <w:r w:rsidR="009D5F05">
        <w:rPr>
          <w:rFonts w:eastAsiaTheme="minorEastAsia"/>
          <w:lang w:val="en-US"/>
        </w:rPr>
        <w:t xml:space="preserve">involved </w:t>
      </w:r>
      <w:r w:rsidR="00A31996">
        <w:rPr>
          <w:rFonts w:eastAsiaTheme="minorEastAsia"/>
          <w:lang w:val="en-US"/>
        </w:rPr>
        <w:t>multi-prompt screening</w:t>
      </w:r>
      <w:r w:rsidR="0096492D">
        <w:rPr>
          <w:rFonts w:eastAsiaTheme="minorEastAsia"/>
          <w:lang w:val="en-US"/>
        </w:rPr>
        <w:t>,</w:t>
      </w:r>
      <w:r>
        <w:rPr>
          <w:rFonts w:eastAsiaTheme="minorEastAsia"/>
          <w:lang w:val="en-US"/>
        </w:rPr>
        <w:t xml:space="preserve"> we only drew on GPT-4</w:t>
      </w:r>
      <w:r w:rsidR="00FD69B1">
        <w:rPr>
          <w:rFonts w:eastAsiaTheme="minorEastAsia"/>
          <w:lang w:val="en-US"/>
        </w:rPr>
        <w:t>,</w:t>
      </w:r>
      <w:r>
        <w:rPr>
          <w:rFonts w:eastAsiaTheme="minorEastAsia"/>
          <w:lang w:val="en-US"/>
        </w:rPr>
        <w:t xml:space="preserve"> and</w:t>
      </w:r>
      <w:r w:rsidR="0096492D">
        <w:rPr>
          <w:rFonts w:eastAsiaTheme="minorEastAsia"/>
          <w:lang w:val="en-US"/>
        </w:rPr>
        <w:t xml:space="preserve"> the final inclusion decision </w:t>
      </w:r>
      <w:r w:rsidR="0096492D">
        <w:rPr>
          <w:lang w:val="en-US"/>
        </w:rPr>
        <w:t>was then based on the probability of inclusion across all used prompts.</w:t>
      </w:r>
      <w:r>
        <w:rPr>
          <w:lang w:val="en-US"/>
        </w:rPr>
        <w:t xml:space="preserve"> </w:t>
      </w:r>
    </w:p>
    <w:p w14:paraId="0054BC99" w14:textId="2974044B" w:rsidR="002025ED" w:rsidRPr="00FD69B1" w:rsidRDefault="00B70A12" w:rsidP="00C944FB">
      <w:pPr>
        <w:spacing w:after="0" w:line="360" w:lineRule="auto"/>
        <w:ind w:firstLine="1304"/>
        <w:jc w:val="both"/>
        <w:rPr>
          <w:rFonts w:eastAsiaTheme="minorEastAsia"/>
          <w:lang w:val="en-US"/>
        </w:rPr>
      </w:pPr>
      <w:r>
        <w:rPr>
          <w:rFonts w:eastAsiaTheme="minorEastAsia"/>
          <w:lang w:val="en-US"/>
        </w:rPr>
        <w:t>For all experiments, w</w:t>
      </w:r>
      <w:r w:rsidR="004A6777">
        <w:rPr>
          <w:rFonts w:eastAsiaTheme="minorEastAsia"/>
          <w:lang w:val="en-US"/>
        </w:rPr>
        <w:t xml:space="preserve">e used invariant </w:t>
      </w:r>
      <w:r w:rsidR="004A6777" w:rsidRPr="00FD69B1">
        <w:rPr>
          <w:rFonts w:eastAsiaTheme="minorEastAsia"/>
          <w:i/>
          <w:lang w:val="en-US"/>
        </w:rPr>
        <w:t>top_p</w:t>
      </w:r>
      <w:r w:rsidR="004A6777">
        <w:rPr>
          <w:rFonts w:eastAsiaTheme="minorEastAsia"/>
          <w:lang w:val="en-US"/>
        </w:rPr>
        <w:t xml:space="preserve"> and </w:t>
      </w:r>
      <w:r w:rsidR="004A6777" w:rsidRPr="00FD69B1">
        <w:rPr>
          <w:rFonts w:eastAsiaTheme="minorEastAsia"/>
          <w:i/>
          <w:lang w:val="en-US"/>
        </w:rPr>
        <w:t>temperature</w:t>
      </w:r>
      <w:r w:rsidR="004A6777">
        <w:rPr>
          <w:rFonts w:eastAsiaTheme="minorEastAsia"/>
          <w:lang w:val="en-US"/>
        </w:rPr>
        <w:t xml:space="preserve"> values</w:t>
      </w:r>
      <w:r w:rsidR="000D1F56">
        <w:rPr>
          <w:rFonts w:eastAsiaTheme="minorEastAsia"/>
          <w:lang w:val="en-US"/>
        </w:rPr>
        <w:t>, using</w:t>
      </w:r>
      <w:r w:rsidR="005A5FC4">
        <w:rPr>
          <w:rFonts w:eastAsiaTheme="minorEastAsia"/>
          <w:lang w:val="en-US"/>
        </w:rPr>
        <w:t xml:space="preserve"> </w:t>
      </w:r>
      <w:r w:rsidR="00D92DFC">
        <w:rPr>
          <w:rFonts w:eastAsiaTheme="minorEastAsia"/>
          <w:lang w:val="en-US"/>
        </w:rPr>
        <w:t xml:space="preserve">the default value of 1 for both hyperparameters. </w:t>
      </w:r>
    </w:p>
    <w:p w14:paraId="3EC67F63" w14:textId="2E3B6D39"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w:t>
      </w:r>
      <w:r w:rsidR="00824BFF">
        <w:rPr>
          <w:b/>
          <w:lang w:val="en-US"/>
        </w:rPr>
        <w:t>Results of the classifier experiments</w:t>
      </w:r>
    </w:p>
    <w:p w14:paraId="729C9AD9" w14:textId="4180F340" w:rsidR="00D874B5" w:rsidRDefault="00D874B5" w:rsidP="00C944FB">
      <w:pPr>
        <w:spacing w:after="0" w:line="360" w:lineRule="auto"/>
        <w:ind w:firstLine="1304"/>
        <w:jc w:val="both"/>
        <w:rPr>
          <w:lang w:val="en-US"/>
        </w:rPr>
      </w:pPr>
      <w:r>
        <w:rPr>
          <w:lang w:val="en-US"/>
        </w:rPr>
        <w:t xml:space="preserve">All results for the </w:t>
      </w:r>
      <w:r w:rsidR="00C36ABB">
        <w:rPr>
          <w:lang w:val="en-US"/>
        </w:rPr>
        <w:t>three</w:t>
      </w:r>
      <w:r>
        <w:rPr>
          <w:lang w:val="en-US"/>
        </w:rPr>
        <w:t xml:space="preserve"> classifier experiments are presented in Table </w:t>
      </w:r>
      <w:r w:rsidR="00186048">
        <w:rPr>
          <w:lang w:val="en-US"/>
        </w:rPr>
        <w:t>3</w:t>
      </w:r>
      <w:r>
        <w:rPr>
          <w:lang w:val="en-US"/>
        </w:rPr>
        <w:t xml:space="preserve">. As can be seen from Table </w:t>
      </w:r>
      <w:r w:rsidR="00111CFA">
        <w:rPr>
          <w:lang w:val="en-US"/>
        </w:rPr>
        <w:t>3</w:t>
      </w:r>
      <w:r>
        <w:rPr>
          <w:lang w:val="en-US"/>
        </w:rPr>
        <w:t xml:space="preserve">, the </w:t>
      </w:r>
      <w:r w:rsidR="00EC6E04">
        <w:rPr>
          <w:lang w:val="en-US"/>
        </w:rPr>
        <w:t>GPT</w:t>
      </w:r>
      <w:r w:rsidR="007674A2">
        <w:rPr>
          <w:lang w:val="en-US"/>
        </w:rPr>
        <w:t>-4</w:t>
      </w:r>
      <w:r>
        <w:rPr>
          <w:lang w:val="en-US"/>
        </w:rPr>
        <w:t xml:space="preserve"> model yielded recall and specificity </w:t>
      </w:r>
      <w:r w:rsidR="00EC6E04">
        <w:rPr>
          <w:lang w:val="en-US"/>
        </w:rPr>
        <w:t>values of</w:t>
      </w:r>
      <w:r>
        <w:rPr>
          <w:lang w:val="en-US"/>
        </w:rPr>
        <w:t xml:space="preserve"> </w:t>
      </w:r>
      <w:r w:rsidR="00576DCD">
        <w:rPr>
          <w:lang w:val="en-US"/>
        </w:rPr>
        <w:t>.</w:t>
      </w:r>
      <w:r>
        <w:rPr>
          <w:lang w:val="en-US"/>
        </w:rPr>
        <w:t xml:space="preserve">899 and </w:t>
      </w:r>
      <w:r w:rsidR="00576DCD">
        <w:rPr>
          <w:lang w:val="en-US"/>
        </w:rPr>
        <w:t>.</w:t>
      </w:r>
      <w:r>
        <w:rPr>
          <w:lang w:val="en-US"/>
        </w:rPr>
        <w:t>933</w:t>
      </w:r>
      <w:r w:rsidR="00C36ABB">
        <w:rPr>
          <w:lang w:val="en-US"/>
        </w:rPr>
        <w:t xml:space="preserve"> in Experiment 1</w:t>
      </w:r>
      <w:r>
        <w:rPr>
          <w:lang w:val="en-US"/>
        </w:rPr>
        <w:t>, which</w:t>
      </w:r>
      <w:r w:rsidR="007008F8">
        <w:rPr>
          <w:lang w:val="en-US"/>
        </w:rPr>
        <w:t xml:space="preserve">, using the benchmark scheme from </w:t>
      </w:r>
      <w:r w:rsidR="00423F5C">
        <w:rPr>
          <w:lang w:val="en-US"/>
        </w:rPr>
        <w:t>S</w:t>
      </w:r>
      <w:r w:rsidR="007008F8">
        <w:rPr>
          <w:lang w:val="en-US"/>
        </w:rPr>
        <w:t>ection 3,</w:t>
      </w:r>
      <w:r>
        <w:rPr>
          <w:lang w:val="en-US"/>
        </w:rPr>
        <w:t xml:space="preserve"> can be considered to be on par with</w:t>
      </w:r>
      <w:r w:rsidR="00576DCD">
        <w:rPr>
          <w:lang w:val="en-US"/>
        </w:rPr>
        <w:t xml:space="preserve"> typical</w:t>
      </w:r>
      <w:r w:rsidR="008E0449">
        <w:rPr>
          <w:lang w:val="en-US"/>
        </w:rPr>
        <w:t xml:space="preserve"> researcher</w:t>
      </w:r>
      <w:r>
        <w:rPr>
          <w:lang w:val="en-US"/>
        </w:rPr>
        <w:t xml:space="preserve"> </w:t>
      </w:r>
      <w:r w:rsidR="008E0449">
        <w:rPr>
          <w:lang w:val="en-US"/>
        </w:rPr>
        <w:t>screener</w:t>
      </w:r>
      <w:r w:rsidR="00576DCD">
        <w:rPr>
          <w:lang w:val="en-US"/>
        </w:rPr>
        <w:t xml:space="preserve"> performances in high-quality systematic reviews</w:t>
      </w:r>
      <w:r>
        <w:rPr>
          <w:lang w:val="en-US"/>
        </w:rPr>
        <w:t xml:space="preserve">. The </w:t>
      </w:r>
      <w:r w:rsidR="008E0449">
        <w:rPr>
          <w:lang w:val="en-US"/>
        </w:rPr>
        <w:t>GPT-3.5</w:t>
      </w:r>
      <w:r>
        <w:rPr>
          <w:lang w:val="en-US"/>
        </w:rPr>
        <w:t xml:space="preserve"> model was also able to reach human-like screening performances. Yet these result</w:t>
      </w:r>
      <w:r w:rsidR="00EC7C76">
        <w:rPr>
          <w:lang w:val="en-US"/>
        </w:rPr>
        <w:t>s</w:t>
      </w:r>
      <w:r>
        <w:rPr>
          <w:lang w:val="en-US"/>
        </w:rPr>
        <w:t xml:space="preserve"> </w:t>
      </w:r>
      <w:r w:rsidR="00576DCD">
        <w:rPr>
          <w:lang w:val="en-US"/>
        </w:rPr>
        <w:t xml:space="preserve">varied </w:t>
      </w:r>
      <w:r>
        <w:rPr>
          <w:lang w:val="en-US"/>
        </w:rPr>
        <w:t xml:space="preserve">substantially </w:t>
      </w:r>
      <w:r w:rsidR="00576DCD">
        <w:rPr>
          <w:lang w:val="en-US"/>
        </w:rPr>
        <w:t>depending on</w:t>
      </w:r>
      <w:r>
        <w:rPr>
          <w:lang w:val="en-US"/>
        </w:rPr>
        <w:t xml:space="preserve"> the chosen inclusion probability threshold, </w:t>
      </w:r>
      <w:r w:rsidR="00576DCD">
        <w:rPr>
          <w:lang w:val="en-US"/>
        </w:rPr>
        <w:t>reflecting the model’s higher l</w:t>
      </w:r>
      <w:r w:rsidR="005352B7">
        <w:rPr>
          <w:lang w:val="en-US"/>
        </w:rPr>
        <w:t>e</w:t>
      </w:r>
      <w:r w:rsidR="00576DCD">
        <w:rPr>
          <w:lang w:val="en-US"/>
        </w:rPr>
        <w:t>vel of inconsistency in screening decisions</w:t>
      </w:r>
      <w:r>
        <w:rPr>
          <w:lang w:val="en-US"/>
        </w:rPr>
        <w:t>, especially when it comes to detecting relevant studies</w:t>
      </w:r>
      <w:r w:rsidR="00576DCD">
        <w:rPr>
          <w:lang w:val="en-US"/>
        </w:rPr>
        <w:t xml:space="preserve"> (cf. Table </w:t>
      </w:r>
      <w:r w:rsidR="00111CFA">
        <w:rPr>
          <w:lang w:val="en-US"/>
        </w:rPr>
        <w:t>3</w:t>
      </w:r>
      <w:r w:rsidR="00576DCD">
        <w:rPr>
          <w:lang w:val="en-US"/>
        </w:rPr>
        <w:t>’s recall column)</w:t>
      </w:r>
      <w:r>
        <w:rPr>
          <w:lang w:val="en-US"/>
        </w:rPr>
        <w:t xml:space="preserve">. When </w:t>
      </w:r>
      <w:r w:rsidR="00576DCD">
        <w:rPr>
          <w:lang w:val="en-US"/>
        </w:rPr>
        <w:t>using an inclusion probability threshold of</w:t>
      </w:r>
      <w:r>
        <w:rPr>
          <w:lang w:val="en-US"/>
        </w:rPr>
        <w:t xml:space="preserve"> .2 </w:t>
      </w:r>
      <w:r w:rsidR="005352B7">
        <w:rPr>
          <w:lang w:val="en-US"/>
        </w:rPr>
        <w:t>(</w:t>
      </w:r>
      <w:r>
        <w:rPr>
          <w:lang w:val="en-US"/>
        </w:rPr>
        <w:t>meaning that</w:t>
      </w:r>
      <w:r w:rsidR="00576DCD">
        <w:rPr>
          <w:lang w:val="en-US"/>
        </w:rPr>
        <w:t xml:space="preserve"> </w:t>
      </w:r>
      <w:r w:rsidR="005352B7">
        <w:rPr>
          <w:lang w:val="en-US"/>
        </w:rPr>
        <w:t>s</w:t>
      </w:r>
      <w:r w:rsidR="00576DCD">
        <w:rPr>
          <w:lang w:val="en-US"/>
        </w:rPr>
        <w:t>tud</w:t>
      </w:r>
      <w:r w:rsidR="005352B7">
        <w:rPr>
          <w:lang w:val="en-US"/>
        </w:rPr>
        <w:t>ies</w:t>
      </w:r>
      <w:r w:rsidR="00576DCD">
        <w:rPr>
          <w:lang w:val="en-US"/>
        </w:rPr>
        <w:t xml:space="preserve"> </w:t>
      </w:r>
      <w:r w:rsidR="005352B7">
        <w:rPr>
          <w:lang w:val="en-US"/>
        </w:rPr>
        <w:t>were</w:t>
      </w:r>
      <w:r w:rsidR="00576DCD">
        <w:rPr>
          <w:lang w:val="en-US"/>
        </w:rPr>
        <w:t xml:space="preserve"> coded as relevant if the</w:t>
      </w:r>
      <w:r>
        <w:rPr>
          <w:lang w:val="en-US"/>
        </w:rPr>
        <w:t xml:space="preserve"> </w:t>
      </w:r>
      <w:r w:rsidR="00576DCD">
        <w:rPr>
          <w:lang w:val="en-US"/>
        </w:rPr>
        <w:t>GPT</w:t>
      </w:r>
      <w:r w:rsidR="008E0449">
        <w:rPr>
          <w:lang w:val="en-US"/>
        </w:rPr>
        <w:t>-3.5</w:t>
      </w:r>
      <w:r w:rsidR="00576DCD">
        <w:rPr>
          <w:lang w:val="en-US"/>
        </w:rPr>
        <w:t xml:space="preserve"> model</w:t>
      </w:r>
      <w:r>
        <w:rPr>
          <w:lang w:val="en-US"/>
        </w:rPr>
        <w:t xml:space="preserve"> </w:t>
      </w:r>
      <w:r w:rsidR="00576DCD">
        <w:rPr>
          <w:lang w:val="en-US"/>
        </w:rPr>
        <w:t>include</w:t>
      </w:r>
      <w:r w:rsidR="005352B7">
        <w:rPr>
          <w:lang w:val="en-US"/>
        </w:rPr>
        <w:t>d</w:t>
      </w:r>
      <w:r w:rsidR="00576DCD">
        <w:rPr>
          <w:lang w:val="en-US"/>
        </w:rPr>
        <w:t xml:space="preserve"> it</w:t>
      </w:r>
      <w:r>
        <w:rPr>
          <w:lang w:val="en-US"/>
        </w:rPr>
        <w:t xml:space="preserve"> in 2 </w:t>
      </w:r>
      <w:r w:rsidR="00576DCD">
        <w:rPr>
          <w:lang w:val="en-US"/>
        </w:rPr>
        <w:t xml:space="preserve">or more </w:t>
      </w:r>
      <w:r>
        <w:rPr>
          <w:lang w:val="en-US"/>
        </w:rPr>
        <w:t>of</w:t>
      </w:r>
      <w:r w:rsidR="00576DCD">
        <w:rPr>
          <w:lang w:val="en-US"/>
        </w:rPr>
        <w:t xml:space="preserve"> the</w:t>
      </w:r>
      <w:r>
        <w:rPr>
          <w:lang w:val="en-US"/>
        </w:rPr>
        <w:t xml:space="preserve"> 10 screenings</w:t>
      </w:r>
      <w:r w:rsidR="005352B7">
        <w:rPr>
          <w:lang w:val="en-US"/>
        </w:rPr>
        <w:t>)</w:t>
      </w:r>
      <w:r>
        <w:rPr>
          <w:lang w:val="en-US"/>
        </w:rPr>
        <w:t>,</w:t>
      </w:r>
      <w:r w:rsidR="005352B7">
        <w:rPr>
          <w:lang w:val="en-US"/>
        </w:rPr>
        <w:t xml:space="preserve"> the</w:t>
      </w:r>
      <w:r>
        <w:rPr>
          <w:lang w:val="en-US"/>
        </w:rPr>
        <w:t xml:space="preserve"> </w:t>
      </w:r>
      <w:r w:rsidR="005352B7">
        <w:rPr>
          <w:lang w:val="en-US"/>
        </w:rPr>
        <w:t>GPT</w:t>
      </w:r>
      <w:r>
        <w:rPr>
          <w:lang w:val="en-US"/>
        </w:rPr>
        <w:t>-3.5</w:t>
      </w:r>
      <w:r w:rsidR="005352B7">
        <w:rPr>
          <w:lang w:val="en-US"/>
        </w:rPr>
        <w:t xml:space="preserve"> model</w:t>
      </w:r>
      <w:r>
        <w:rPr>
          <w:lang w:val="en-US"/>
        </w:rPr>
        <w:t xml:space="preserve"> yielded a recall of </w:t>
      </w:r>
      <w:r w:rsidR="005352B7">
        <w:rPr>
          <w:lang w:val="en-US"/>
        </w:rPr>
        <w:t>.81</w:t>
      </w:r>
      <w:r>
        <w:rPr>
          <w:lang w:val="en-US"/>
        </w:rPr>
        <w:t xml:space="preserve"> and a specificity of </w:t>
      </w:r>
      <w:r w:rsidR="005352B7">
        <w:rPr>
          <w:lang w:val="en-US"/>
        </w:rPr>
        <w:t>.</w:t>
      </w:r>
      <w:r>
        <w:rPr>
          <w:lang w:val="en-US"/>
        </w:rPr>
        <w:t>9</w:t>
      </w:r>
      <w:r w:rsidR="005352B7">
        <w:rPr>
          <w:lang w:val="en-US"/>
        </w:rPr>
        <w:t>4</w:t>
      </w:r>
      <w:r>
        <w:rPr>
          <w:lang w:val="en-US"/>
        </w:rPr>
        <w:t xml:space="preserve">. However, when </w:t>
      </w:r>
      <w:r w:rsidR="005352B7">
        <w:rPr>
          <w:lang w:val="en-US"/>
        </w:rPr>
        <w:t xml:space="preserve">using an inclusion probability threshold of </w:t>
      </w:r>
      <w:r>
        <w:rPr>
          <w:lang w:val="en-US"/>
        </w:rPr>
        <w:t>.5</w:t>
      </w:r>
      <w:r w:rsidR="005352B7">
        <w:rPr>
          <w:lang w:val="en-US"/>
        </w:rPr>
        <w:t>,</w:t>
      </w:r>
      <w:r>
        <w:rPr>
          <w:lang w:val="en-US"/>
        </w:rPr>
        <w:t xml:space="preserve"> </w:t>
      </w:r>
      <w:r w:rsidR="005352B7">
        <w:rPr>
          <w:lang w:val="en-US"/>
        </w:rPr>
        <w:t xml:space="preserve">the </w:t>
      </w:r>
      <w:r>
        <w:rPr>
          <w:lang w:val="en-US"/>
        </w:rPr>
        <w:t>performance</w:t>
      </w:r>
      <w:r w:rsidR="005352B7">
        <w:rPr>
          <w:lang w:val="en-US"/>
        </w:rPr>
        <w:t xml:space="preserve"> became</w:t>
      </w:r>
      <w:r>
        <w:rPr>
          <w:lang w:val="en-US"/>
        </w:rPr>
        <w:t xml:space="preserve"> unacceptably low compared to human screening</w:t>
      </w:r>
      <w:r w:rsidR="007008F8">
        <w:rPr>
          <w:lang w:val="en-US"/>
        </w:rPr>
        <w:t>,</w:t>
      </w:r>
      <w:r w:rsidR="00EC7C76">
        <w:rPr>
          <w:lang w:val="en-US"/>
        </w:rPr>
        <w:t xml:space="preserve"> with a recall </w:t>
      </w:r>
      <w:r w:rsidR="007008F8">
        <w:rPr>
          <w:lang w:val="en-US"/>
        </w:rPr>
        <w:t xml:space="preserve">of only </w:t>
      </w:r>
      <w:r w:rsidR="005352B7">
        <w:rPr>
          <w:lang w:val="en-US"/>
        </w:rPr>
        <w:t>.</w:t>
      </w:r>
      <w:r w:rsidR="007008F8">
        <w:rPr>
          <w:lang w:val="en-US"/>
        </w:rPr>
        <w:t>69</w:t>
      </w:r>
      <w:r w:rsidR="00F84A47">
        <w:rPr>
          <w:lang w:val="en-US"/>
        </w:rPr>
        <w:t xml:space="preserve">. </w:t>
      </w:r>
      <w:r w:rsidR="00332194">
        <w:rPr>
          <w:rFonts w:cs="Times New Roman"/>
          <w:szCs w:val="20"/>
          <w:lang w:val="en-US"/>
        </w:rPr>
        <w:t xml:space="preserve">A </w:t>
      </w:r>
      <w:r w:rsidR="00F84A47">
        <w:rPr>
          <w:lang w:val="en-US"/>
        </w:rPr>
        <w:t xml:space="preserve">full overview of the impact of the inclusion probability threshold on the performance metrics for Experiment 1 </w:t>
      </w:r>
      <w:r w:rsidR="00332194">
        <w:rPr>
          <w:lang w:val="en-US"/>
        </w:rPr>
        <w:t xml:space="preserve">can be found </w:t>
      </w:r>
      <w:r w:rsidR="00F84A47">
        <w:rPr>
          <w:lang w:val="en-US"/>
        </w:rPr>
        <w:t xml:space="preserve">in Supplementary Material Figure S1A.  </w:t>
      </w:r>
    </w:p>
    <w:p w14:paraId="5FF15B33" w14:textId="36ABA722" w:rsidR="00065E3A" w:rsidRDefault="00D874B5" w:rsidP="00A449F4">
      <w:pPr>
        <w:spacing w:after="0" w:line="360" w:lineRule="auto"/>
        <w:jc w:val="both"/>
        <w:rPr>
          <w:rFonts w:cs="Times New Roman"/>
          <w:szCs w:val="24"/>
          <w:lang w:val="en-US"/>
        </w:rPr>
      </w:pPr>
      <w:r>
        <w:rPr>
          <w:lang w:val="en-US"/>
        </w:rPr>
        <w:tab/>
        <w:t xml:space="preserve">When used on the FRIENDS data, the </w:t>
      </w:r>
      <w:r w:rsidR="005352B7">
        <w:rPr>
          <w:lang w:val="en-US"/>
        </w:rPr>
        <w:t>GPT</w:t>
      </w:r>
      <w:r>
        <w:rPr>
          <w:lang w:val="en-US"/>
        </w:rPr>
        <w:t>-4 model</w:t>
      </w:r>
      <w:r w:rsidR="00111CFA">
        <w:rPr>
          <w:lang w:val="en-US"/>
        </w:rPr>
        <w:t xml:space="preserve"> yielded performances</w:t>
      </w:r>
      <w:r>
        <w:rPr>
          <w:lang w:val="en-US"/>
        </w:rPr>
        <w:t xml:space="preserve"> exceed</w:t>
      </w:r>
      <w:r w:rsidR="005352B7">
        <w:rPr>
          <w:lang w:val="en-US"/>
        </w:rPr>
        <w:t>ing</w:t>
      </w:r>
      <w:r>
        <w:rPr>
          <w:lang w:val="en-US"/>
        </w:rPr>
        <w:t xml:space="preserve">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 xml:space="preserve">of </w:t>
      </w:r>
      <w:r w:rsidR="005352B7">
        <w:rPr>
          <w:lang w:val="en-US"/>
        </w:rPr>
        <w:t>.</w:t>
      </w:r>
      <w:r w:rsidR="00E22047">
        <w:rPr>
          <w:lang w:val="en-US"/>
        </w:rPr>
        <w:t xml:space="preserve">98 (only missing one relevant study) and a specificity </w:t>
      </w:r>
      <w:r w:rsidR="00EC6E04">
        <w:rPr>
          <w:lang w:val="en-US"/>
        </w:rPr>
        <w:t xml:space="preserve">value </w:t>
      </w:r>
      <w:r w:rsidR="00E22047">
        <w:rPr>
          <w:lang w:val="en-US"/>
        </w:rPr>
        <w:t xml:space="preserve">of </w:t>
      </w:r>
      <w:r w:rsidR="005352B7">
        <w:rPr>
          <w:lang w:val="en-US"/>
        </w:rPr>
        <w:t>.</w:t>
      </w:r>
      <w:r w:rsidR="00E22047">
        <w:rPr>
          <w:lang w:val="en-US"/>
        </w:rPr>
        <w:t xml:space="preserve">97. </w:t>
      </w:r>
      <w:r w:rsidR="005352B7">
        <w:rPr>
          <w:lang w:val="en-US"/>
        </w:rPr>
        <w:t>When using an inclusion probability threshold of .</w:t>
      </w:r>
      <w:r w:rsidR="003035B0">
        <w:rPr>
          <w:lang w:val="en-US"/>
        </w:rPr>
        <w:t>7</w:t>
      </w:r>
      <w:r w:rsidR="005352B7">
        <w:rPr>
          <w:lang w:val="en-US"/>
        </w:rPr>
        <w:t>, t</w:t>
      </w:r>
      <w:r w:rsidR="00E22047">
        <w:rPr>
          <w:lang w:val="en-US"/>
        </w:rPr>
        <w:t xml:space="preserve">he </w:t>
      </w:r>
      <w:r w:rsidR="005352B7">
        <w:rPr>
          <w:lang w:val="en-US"/>
        </w:rPr>
        <w:t>GPT</w:t>
      </w:r>
      <w:r w:rsidR="00E22047">
        <w:rPr>
          <w:lang w:val="en-US"/>
        </w:rPr>
        <w:t xml:space="preserve">-3.5 model </w:t>
      </w:r>
      <w:r w:rsidR="00F84A47">
        <w:rPr>
          <w:lang w:val="en-US"/>
        </w:rPr>
        <w:t xml:space="preserve">also </w:t>
      </w:r>
      <w:r w:rsidR="00E22047">
        <w:rPr>
          <w:lang w:val="en-US"/>
        </w:rPr>
        <w:t xml:space="preserve">performed </w:t>
      </w:r>
      <w:r w:rsidR="005352B7">
        <w:rPr>
          <w:lang w:val="en-US"/>
        </w:rPr>
        <w:t>well,</w:t>
      </w:r>
      <w:r w:rsidR="00E22047">
        <w:rPr>
          <w:lang w:val="en-US"/>
        </w:rPr>
        <w:t xml:space="preserve"> with a recall of </w:t>
      </w:r>
      <w:r w:rsidR="005352B7">
        <w:rPr>
          <w:lang w:val="en-US"/>
        </w:rPr>
        <w:t>.</w:t>
      </w:r>
      <w:r w:rsidR="00E22047">
        <w:rPr>
          <w:lang w:val="en-US"/>
        </w:rPr>
        <w:t>95</w:t>
      </w:r>
      <w:r w:rsidR="003035B0">
        <w:rPr>
          <w:lang w:val="en-US"/>
        </w:rPr>
        <w:t>3</w:t>
      </w:r>
      <w:r w:rsidR="00E22047">
        <w:rPr>
          <w:lang w:val="en-US"/>
        </w:rPr>
        <w:t xml:space="preserve"> and specificity of </w:t>
      </w:r>
      <w:r w:rsidR="003035B0">
        <w:rPr>
          <w:lang w:val="en-US"/>
        </w:rPr>
        <w:t>.899</w:t>
      </w:r>
      <w:r w:rsidR="00E22047">
        <w:rPr>
          <w:lang w:val="en-US"/>
        </w:rPr>
        <w:t>. Yet</w:t>
      </w:r>
      <w:r w:rsidR="005352B7">
        <w:rPr>
          <w:lang w:val="en-US"/>
        </w:rPr>
        <w:t>,</w:t>
      </w:r>
      <w:r w:rsidR="00E22047">
        <w:rPr>
          <w:lang w:val="en-US"/>
        </w:rPr>
        <w:t xml:space="preserve"> again, the</w:t>
      </w:r>
      <w:r w:rsidR="00297879">
        <w:rPr>
          <w:lang w:val="en-US"/>
        </w:rPr>
        <w:t xml:space="preserve"> </w:t>
      </w:r>
      <w:r w:rsidR="00297879">
        <w:rPr>
          <w:lang w:val="en-US"/>
        </w:rPr>
        <w:lastRenderedPageBreak/>
        <w:t>screening</w:t>
      </w:r>
      <w:r w:rsidR="00E22047">
        <w:rPr>
          <w:lang w:val="en-US"/>
        </w:rPr>
        <w:t xml:space="preserve"> performance of</w:t>
      </w:r>
      <w:r w:rsidR="00297879">
        <w:rPr>
          <w:lang w:val="en-US"/>
        </w:rPr>
        <w:t xml:space="preserve"> </w:t>
      </w:r>
      <w:r w:rsidR="005352B7">
        <w:rPr>
          <w:lang w:val="en-US"/>
        </w:rPr>
        <w:t>GPT</w:t>
      </w:r>
      <w:r w:rsidR="00E22047">
        <w:rPr>
          <w:lang w:val="en-US"/>
        </w:rPr>
        <w:t>-3.5</w:t>
      </w:r>
      <w:r w:rsidR="00297879">
        <w:rPr>
          <w:lang w:val="en-US"/>
        </w:rPr>
        <w:t xml:space="preserve"> </w:t>
      </w:r>
      <w:r w:rsidR="00186048">
        <w:rPr>
          <w:lang w:val="en-US"/>
        </w:rPr>
        <w:t>hinges</w:t>
      </w:r>
      <w:r w:rsidR="00297879">
        <w:rPr>
          <w:lang w:val="en-US"/>
        </w:rPr>
        <w:t xml:space="preserve"> on</w:t>
      </w:r>
      <w:r w:rsidR="00E22047">
        <w:rPr>
          <w:lang w:val="en-US"/>
        </w:rPr>
        <w:t xml:space="preserve"> the </w:t>
      </w:r>
      <w:r w:rsidR="007D60F0">
        <w:rPr>
          <w:lang w:val="en-US"/>
        </w:rPr>
        <w:t>chosen</w:t>
      </w:r>
      <w:r w:rsidR="00E22047">
        <w:rPr>
          <w:lang w:val="en-US"/>
        </w:rPr>
        <w:t xml:space="preserve"> inclusion probability</w:t>
      </w:r>
      <w:r w:rsidR="005352B7">
        <w:rPr>
          <w:lang w:val="en-US"/>
        </w:rPr>
        <w:t xml:space="preserve"> threshold</w:t>
      </w:r>
      <w:r w:rsidR="00297879">
        <w:rPr>
          <w:lang w:val="en-US"/>
        </w:rPr>
        <w:t>.</w:t>
      </w:r>
      <w:r w:rsidR="00E22047">
        <w:rPr>
          <w:rFonts w:cs="Times New Roman"/>
          <w:szCs w:val="20"/>
          <w:lang w:val="en-US"/>
        </w:rPr>
        <w:t xml:space="preserve"> </w:t>
      </w:r>
      <w:r w:rsidR="00332194">
        <w:rPr>
          <w:rFonts w:cs="Times New Roman"/>
          <w:szCs w:val="20"/>
          <w:lang w:val="en-US"/>
        </w:rPr>
        <w:t>A</w:t>
      </w:r>
      <w:r w:rsidR="00F84A47">
        <w:rPr>
          <w:lang w:val="en-US"/>
        </w:rPr>
        <w:t xml:space="preserve"> full overview of the impact of the inclusion probability threshold on the performance metrics for Experiment 2 </w:t>
      </w:r>
      <w:r w:rsidR="00332194">
        <w:rPr>
          <w:lang w:val="en-US"/>
        </w:rPr>
        <w:t xml:space="preserve">can be found </w:t>
      </w:r>
      <w:r w:rsidR="00F84A47">
        <w:rPr>
          <w:lang w:val="en-US"/>
        </w:rPr>
        <w:t xml:space="preserve">in Supplementary Material Figure S1B.  </w:t>
      </w:r>
    </w:p>
    <w:p w14:paraId="273E0D30" w14:textId="643BA63E" w:rsidR="0025697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297879">
        <w:rPr>
          <w:rFonts w:cs="Times New Roman"/>
          <w:szCs w:val="24"/>
          <w:lang w:val="en-US"/>
        </w:rPr>
        <w:t xml:space="preserve"> (Experiment 3)</w:t>
      </w:r>
      <w:r w:rsidR="00A3534C">
        <w:rPr>
          <w:rFonts w:cs="Times New Roman"/>
          <w:szCs w:val="24"/>
          <w:lang w:val="en-US"/>
        </w:rPr>
        <w:t>,</w:t>
      </w:r>
      <w:r w:rsidR="00726CD7">
        <w:rPr>
          <w:rFonts w:cs="Times New Roman"/>
          <w:szCs w:val="24"/>
          <w:lang w:val="en-US"/>
        </w:rPr>
        <w:t xml:space="preserve"> the </w:t>
      </w:r>
      <w:r w:rsidR="00297879">
        <w:rPr>
          <w:rFonts w:cs="Times New Roman"/>
          <w:szCs w:val="24"/>
          <w:lang w:val="en-US"/>
        </w:rPr>
        <w:t>GPT</w:t>
      </w:r>
      <w:r w:rsidR="00726CD7">
        <w:rPr>
          <w:rFonts w:cs="Times New Roman"/>
          <w:szCs w:val="24"/>
          <w:lang w:val="en-US"/>
        </w:rPr>
        <w:t xml:space="preserve">-4 model yielded a recall of </w:t>
      </w:r>
      <w:r w:rsidR="00297879">
        <w:rPr>
          <w:rFonts w:cs="Times New Roman"/>
          <w:szCs w:val="24"/>
          <w:lang w:val="en-US"/>
        </w:rPr>
        <w:t>.</w:t>
      </w:r>
      <w:r w:rsidR="00726CD7">
        <w:rPr>
          <w:rFonts w:cs="Times New Roman"/>
          <w:szCs w:val="24"/>
          <w:lang w:val="en-US"/>
        </w:rPr>
        <w:t>80 when</w:t>
      </w:r>
      <w:r w:rsidR="00297879">
        <w:rPr>
          <w:rFonts w:cs="Times New Roman"/>
          <w:szCs w:val="24"/>
          <w:lang w:val="en-US"/>
        </w:rPr>
        <w:t xml:space="preserve"> including</w:t>
      </w:r>
      <w:r w:rsidR="00726CD7">
        <w:rPr>
          <w:rFonts w:cs="Times New Roman"/>
          <w:szCs w:val="24"/>
          <w:lang w:val="en-US"/>
        </w:rPr>
        <w:t xml:space="preserve"> studies</w:t>
      </w:r>
      <w:r w:rsidR="00297879">
        <w:rPr>
          <w:rFonts w:cs="Times New Roman"/>
          <w:szCs w:val="24"/>
          <w:lang w:val="en-US"/>
        </w:rPr>
        <w:t xml:space="preserve"> that</w:t>
      </w:r>
      <w:r w:rsidR="00726CD7">
        <w:rPr>
          <w:rFonts w:cs="Times New Roman"/>
          <w:szCs w:val="24"/>
          <w:lang w:val="en-US"/>
        </w:rPr>
        <w:t xml:space="preserve"> were included</w:t>
      </w:r>
      <w:r w:rsidR="00297879">
        <w:rPr>
          <w:rFonts w:cs="Times New Roman"/>
          <w:szCs w:val="24"/>
          <w:lang w:val="en-US"/>
        </w:rPr>
        <w:t xml:space="preserve"> by the model</w:t>
      </w:r>
      <w:r w:rsidR="00726CD7">
        <w:rPr>
          <w:rFonts w:cs="Times New Roman"/>
          <w:szCs w:val="24"/>
          <w:lang w:val="en-US"/>
        </w:rPr>
        <w:t xml:space="preserve"> in at least 5 out of 6 prompts</w:t>
      </w:r>
      <w:r w:rsidR="00297879">
        <w:rPr>
          <w:rFonts w:cs="Times New Roman"/>
          <w:szCs w:val="24"/>
          <w:lang w:val="en-US"/>
        </w:rPr>
        <w:t xml:space="preserve">. This is on par with typical human screening performances (cf. </w:t>
      </w:r>
      <w:r w:rsidR="00C75D10">
        <w:rPr>
          <w:rFonts w:cs="Times New Roman"/>
          <w:szCs w:val="24"/>
          <w:lang w:val="en-US"/>
        </w:rPr>
        <w:t>our</w:t>
      </w:r>
      <w:r w:rsidR="00297879">
        <w:rPr>
          <w:rFonts w:cs="Times New Roman"/>
          <w:szCs w:val="24"/>
          <w:lang w:val="en-US"/>
        </w:rPr>
        <w:t xml:space="preserve"> benchmark scheme </w:t>
      </w:r>
      <w:r w:rsidR="00C75D10">
        <w:rPr>
          <w:rFonts w:cs="Times New Roman"/>
          <w:szCs w:val="24"/>
          <w:lang w:val="en-US"/>
        </w:rPr>
        <w:t>from Section 3)</w:t>
      </w:r>
      <w:r w:rsidR="00297879">
        <w:rPr>
          <w:rFonts w:cs="Times New Roman"/>
          <w:szCs w:val="24"/>
          <w:lang w:val="en-US"/>
        </w:rPr>
        <w:t xml:space="preserve"> and does </w:t>
      </w:r>
      <w:r w:rsidR="00DC62E2">
        <w:rPr>
          <w:rFonts w:cs="Times New Roman"/>
          <w:szCs w:val="24"/>
          <w:lang w:val="en-US"/>
        </w:rPr>
        <w:t>exceed three out of six human recalls within this review (</w:t>
      </w:r>
      <w:r w:rsidR="00256978">
        <w:rPr>
          <w:rFonts w:cs="Times New Roman"/>
          <w:szCs w:val="24"/>
          <w:lang w:val="en-US"/>
        </w:rPr>
        <w:t>see</w:t>
      </w:r>
      <w:r w:rsidR="00C75D10">
        <w:rPr>
          <w:rFonts w:cs="Times New Roman"/>
          <w:szCs w:val="24"/>
          <w:lang w:val="en-US"/>
        </w:rPr>
        <w:t xml:space="preserve"> </w:t>
      </w:r>
      <w:r w:rsidR="00DC62E2">
        <w:rPr>
          <w:rFonts w:cs="Times New Roman"/>
          <w:szCs w:val="24"/>
          <w:lang w:val="en-US"/>
        </w:rPr>
        <w:t xml:space="preserve">Thomsen et al. </w:t>
      </w:r>
      <w:r w:rsidR="00DC62E2">
        <w:rPr>
          <w:rFonts w:cs="Times New Roman"/>
          <w:szCs w:val="24"/>
          <w:lang w:val="en-US"/>
        </w:rPr>
        <w:fldChar w:fldCharType="begin" w:fldLock="1"/>
      </w:r>
      <w:r w:rsidR="002C6EAF">
        <w:rPr>
          <w:rFonts w:cs="Times New Roman"/>
          <w:szCs w:val="24"/>
          <w:lang w:val="en-US"/>
        </w:rPr>
        <w:instrText>ADDIN CSL_CITATION {"citationItems":[{"id":"ITEM-1","itemData":{"DOI":"10.1002/cl2.1212","abstract":"Abstract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C75D10">
        <w:rPr>
          <w:rFonts w:cs="Times New Roman"/>
          <w:szCs w:val="24"/>
          <w:lang w:val="en-US"/>
        </w:rPr>
        <w:t xml:space="preserve">Moreover, the </w:t>
      </w:r>
      <w:r w:rsidR="00726CD7">
        <w:rPr>
          <w:rFonts w:cs="Times New Roman"/>
          <w:szCs w:val="24"/>
          <w:lang w:val="en-US"/>
        </w:rPr>
        <w:t>model yielded</w:t>
      </w:r>
      <w:r w:rsidR="00C75D10">
        <w:rPr>
          <w:rFonts w:cs="Times New Roman"/>
          <w:szCs w:val="24"/>
          <w:lang w:val="en-US"/>
        </w:rPr>
        <w:t xml:space="preserve"> an</w:t>
      </w:r>
      <w:r w:rsidR="00726CD7">
        <w:rPr>
          <w:rFonts w:cs="Times New Roman"/>
          <w:szCs w:val="24"/>
          <w:lang w:val="en-US"/>
        </w:rPr>
        <w:t xml:space="preserve"> acceptable</w:t>
      </w:r>
      <w:r w:rsidR="00C75D10">
        <w:rPr>
          <w:rFonts w:cs="Times New Roman"/>
          <w:szCs w:val="24"/>
          <w:lang w:val="en-US"/>
        </w:rPr>
        <w:t xml:space="preserve"> level of</w:t>
      </w:r>
      <w:r w:rsidR="00726CD7">
        <w:rPr>
          <w:rFonts w:cs="Times New Roman"/>
          <w:szCs w:val="24"/>
          <w:lang w:val="en-US"/>
        </w:rPr>
        <w:t xml:space="preserve"> specificity of ~</w:t>
      </w:r>
      <w:r w:rsidR="00C75D10">
        <w:rPr>
          <w:rFonts w:cs="Times New Roman"/>
          <w:szCs w:val="24"/>
          <w:lang w:val="en-US"/>
        </w:rPr>
        <w:t>.</w:t>
      </w:r>
      <w:r w:rsidR="00726CD7">
        <w:rPr>
          <w:rFonts w:cs="Times New Roman"/>
          <w:szCs w:val="24"/>
          <w:lang w:val="en-US"/>
        </w:rPr>
        <w:t>84</w:t>
      </w:r>
      <w:r w:rsidR="00256978">
        <w:rPr>
          <w:rFonts w:cs="Times New Roman"/>
          <w:szCs w:val="24"/>
          <w:lang w:val="en-US"/>
        </w:rPr>
        <w:t xml:space="preserve"> when based on multi-prompt screening</w:t>
      </w:r>
      <w:r w:rsidR="00726CD7">
        <w:rPr>
          <w:rFonts w:cs="Times New Roman"/>
          <w:szCs w:val="24"/>
          <w:lang w:val="en-US"/>
        </w:rPr>
        <w:t>. Relative to human performance</w:t>
      </w:r>
      <w:r w:rsidR="00C75D10">
        <w:rPr>
          <w:rFonts w:cs="Times New Roman"/>
          <w:szCs w:val="24"/>
          <w:lang w:val="en-US"/>
        </w:rPr>
        <w:t>s</w:t>
      </w:r>
      <w:r w:rsidR="00726CD7">
        <w:rPr>
          <w:rFonts w:cs="Times New Roman"/>
          <w:szCs w:val="24"/>
          <w:lang w:val="en-US"/>
        </w:rPr>
        <w:t xml:space="preserve">, the model in this case </w:t>
      </w:r>
      <w:r w:rsidR="00A3534C">
        <w:rPr>
          <w:rFonts w:cs="Times New Roman"/>
          <w:szCs w:val="24"/>
          <w:lang w:val="en-US"/>
        </w:rPr>
        <w:t>was</w:t>
      </w:r>
      <w:r w:rsidR="00726CD7">
        <w:rPr>
          <w:rFonts w:cs="Times New Roman"/>
          <w:szCs w:val="24"/>
          <w:lang w:val="en-US"/>
        </w:rPr>
        <w:t xml:space="preserve"> rather over-inclusive. </w:t>
      </w:r>
      <w:r w:rsidR="00C944FB">
        <w:rPr>
          <w:rFonts w:cs="Times New Roman"/>
          <w:szCs w:val="24"/>
          <w:lang w:val="en-US"/>
        </w:rPr>
        <w:t>W</w:t>
      </w:r>
      <w:r w:rsidR="00726CD7">
        <w:rPr>
          <w:rFonts w:cs="Times New Roman"/>
          <w:szCs w:val="24"/>
          <w:lang w:val="en-US"/>
        </w:rPr>
        <w:t xml:space="preserve">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AB0912">
        <w:rPr>
          <w:rFonts w:cs="Times New Roman"/>
          <w:szCs w:val="24"/>
          <w:lang w:val="en-US"/>
        </w:rPr>
        <w:t xml:space="preserve"> </w:t>
      </w:r>
      <w:r w:rsidR="00256978">
        <w:rPr>
          <w:rFonts w:cs="Times New Roman"/>
          <w:szCs w:val="24"/>
          <w:lang w:val="en-US"/>
        </w:rPr>
        <w:t xml:space="preserve">Next, we found a human-like recall of .9 when using single-prompts screening. </w:t>
      </w:r>
      <w:r w:rsidR="00C109F8">
        <w:rPr>
          <w:rFonts w:cs="Times New Roman"/>
          <w:szCs w:val="24"/>
          <w:lang w:val="en-US"/>
        </w:rPr>
        <w:t>Compared to human performances</w:t>
      </w:r>
      <w:r w:rsidR="00256978">
        <w:rPr>
          <w:rFonts w:cs="Times New Roman"/>
          <w:szCs w:val="24"/>
          <w:lang w:val="en-US"/>
        </w:rPr>
        <w:t xml:space="preserve">, the single-prompt screening was rather overinclusive with a specificity of .743. </w:t>
      </w:r>
      <w:r w:rsidR="00FD77D5">
        <w:rPr>
          <w:rFonts w:cs="Times New Roman"/>
          <w:szCs w:val="24"/>
          <w:lang w:val="en-US"/>
        </w:rPr>
        <w:t xml:space="preserve">This performance </w:t>
      </w:r>
      <w:r w:rsidR="00256978">
        <w:rPr>
          <w:rFonts w:cs="Times New Roman"/>
          <w:szCs w:val="24"/>
          <w:lang w:val="en-US"/>
        </w:rPr>
        <w:t>resemble</w:t>
      </w:r>
      <w:r w:rsidR="00FD77D5">
        <w:rPr>
          <w:rFonts w:cs="Times New Roman"/>
          <w:szCs w:val="24"/>
          <w:lang w:val="en-US"/>
        </w:rPr>
        <w:t>s</w:t>
      </w:r>
      <w:r w:rsidR="00256978">
        <w:rPr>
          <w:rFonts w:cs="Times New Roman"/>
          <w:szCs w:val="24"/>
          <w:lang w:val="en-US"/>
        </w:rPr>
        <w:t xml:space="preserve"> the results </w:t>
      </w:r>
      <w:r w:rsidR="00FD77D5">
        <w:rPr>
          <w:rFonts w:cs="Times New Roman"/>
          <w:szCs w:val="24"/>
          <w:lang w:val="en-US"/>
        </w:rPr>
        <w:t xml:space="preserve">of </w:t>
      </w:r>
      <w:r w:rsidR="001460A9">
        <w:rPr>
          <w:rFonts w:cs="Times New Roman"/>
          <w:szCs w:val="24"/>
          <w:lang w:val="en-US"/>
        </w:rPr>
        <w:t>the</w:t>
      </w:r>
      <w:r w:rsidR="00FD77D5">
        <w:rPr>
          <w:rFonts w:cs="Times New Roman"/>
          <w:szCs w:val="24"/>
          <w:lang w:val="en-US"/>
        </w:rPr>
        <w:t xml:space="preserve"> multi-prompt screening </w:t>
      </w:r>
      <w:r w:rsidR="001460A9">
        <w:rPr>
          <w:rFonts w:cs="Times New Roman"/>
          <w:szCs w:val="24"/>
          <w:lang w:val="en-US"/>
        </w:rPr>
        <w:t>when</w:t>
      </w:r>
      <w:r w:rsidR="00FD77D5">
        <w:rPr>
          <w:rFonts w:cs="Times New Roman"/>
          <w:szCs w:val="24"/>
          <w:lang w:val="en-US"/>
        </w:rPr>
        <w:t xml:space="preserve"> using a threshold where </w:t>
      </w:r>
      <w:r w:rsidR="00256978">
        <w:rPr>
          <w:rFonts w:cs="Times New Roman"/>
          <w:szCs w:val="24"/>
          <w:lang w:val="en-US"/>
        </w:rPr>
        <w:t>title and abstract records</w:t>
      </w:r>
      <w:r w:rsidR="00FD77D5">
        <w:rPr>
          <w:rFonts w:cs="Times New Roman"/>
          <w:szCs w:val="24"/>
          <w:lang w:val="en-US"/>
        </w:rPr>
        <w:t xml:space="preserve"> are coded as relevant </w:t>
      </w:r>
      <w:r w:rsidR="001460A9">
        <w:rPr>
          <w:rFonts w:cs="Times New Roman"/>
          <w:szCs w:val="24"/>
          <w:lang w:val="en-US"/>
        </w:rPr>
        <w:t>if</w:t>
      </w:r>
      <w:r w:rsidR="00256978">
        <w:rPr>
          <w:rFonts w:cs="Times New Roman"/>
          <w:szCs w:val="24"/>
          <w:lang w:val="en-US"/>
        </w:rPr>
        <w:t xml:space="preserve"> included</w:t>
      </w:r>
      <w:r w:rsidR="001460A9">
        <w:rPr>
          <w:rFonts w:cs="Times New Roman"/>
          <w:szCs w:val="24"/>
          <w:lang w:val="en-US"/>
        </w:rPr>
        <w:t xml:space="preserve"> </w:t>
      </w:r>
      <w:r w:rsidR="00FD77D5">
        <w:rPr>
          <w:rFonts w:cs="Times New Roman"/>
          <w:szCs w:val="24"/>
          <w:lang w:val="en-US"/>
        </w:rPr>
        <w:t>by the GPT model</w:t>
      </w:r>
      <w:r w:rsidR="00256978">
        <w:rPr>
          <w:rFonts w:cs="Times New Roman"/>
          <w:szCs w:val="24"/>
          <w:lang w:val="en-US"/>
        </w:rPr>
        <w:t xml:space="preserve"> in</w:t>
      </w:r>
      <w:r w:rsidR="00FD77D5">
        <w:rPr>
          <w:rFonts w:cs="Times New Roman"/>
          <w:szCs w:val="24"/>
          <w:lang w:val="en-US"/>
        </w:rPr>
        <w:t xml:space="preserve"> at least</w:t>
      </w:r>
      <w:r w:rsidR="00256978">
        <w:rPr>
          <w:rFonts w:cs="Times New Roman"/>
          <w:szCs w:val="24"/>
          <w:lang w:val="en-US"/>
        </w:rPr>
        <w:t xml:space="preserve"> </w:t>
      </w:r>
      <w:r w:rsidR="00FD77D5">
        <w:rPr>
          <w:rFonts w:cs="Times New Roman"/>
          <w:szCs w:val="24"/>
          <w:lang w:val="en-US"/>
        </w:rPr>
        <w:t>four of the six</w:t>
      </w:r>
      <w:r w:rsidR="00256978">
        <w:rPr>
          <w:rFonts w:cs="Times New Roman"/>
          <w:szCs w:val="24"/>
          <w:lang w:val="en-US"/>
        </w:rPr>
        <w:t xml:space="preserve"> prompts.     </w:t>
      </w:r>
    </w:p>
    <w:p w14:paraId="384D3B6F" w14:textId="2CD782DD" w:rsidR="007674A2" w:rsidRPr="00A449F4" w:rsidRDefault="00C75D10" w:rsidP="00D45476">
      <w:pPr>
        <w:spacing w:after="0" w:line="360" w:lineRule="auto"/>
        <w:ind w:firstLine="1304"/>
        <w:jc w:val="both"/>
        <w:rPr>
          <w:rFonts w:cs="Times New Roman"/>
          <w:szCs w:val="24"/>
          <w:lang w:val="en-US"/>
        </w:rPr>
      </w:pPr>
      <w:r>
        <w:rPr>
          <w:rFonts w:cs="Times New Roman"/>
          <w:szCs w:val="24"/>
          <w:lang w:val="en-US"/>
        </w:rPr>
        <w:t xml:space="preserve">As can be seen in Table </w:t>
      </w:r>
      <w:r w:rsidR="00186048">
        <w:rPr>
          <w:rFonts w:cs="Times New Roman"/>
          <w:szCs w:val="24"/>
          <w:lang w:val="en-US"/>
        </w:rPr>
        <w:t>3</w:t>
      </w:r>
      <w:r>
        <w:rPr>
          <w:rFonts w:cs="Times New Roman"/>
          <w:szCs w:val="24"/>
          <w:lang w:val="en-US"/>
        </w:rPr>
        <w:t>, w</w:t>
      </w:r>
      <w:r w:rsidR="0060422B">
        <w:rPr>
          <w:rFonts w:cs="Times New Roman"/>
          <w:szCs w:val="24"/>
          <w:lang w:val="en-US"/>
        </w:rPr>
        <w:t>hen</w:t>
      </w:r>
      <w:r>
        <w:rPr>
          <w:rFonts w:cs="Times New Roman"/>
          <w:szCs w:val="24"/>
          <w:lang w:val="en-US"/>
        </w:rPr>
        <w:t xml:space="preserve"> </w:t>
      </w:r>
      <w:r w:rsidR="00FD77D5">
        <w:rPr>
          <w:rFonts w:cs="Times New Roman"/>
          <w:szCs w:val="24"/>
          <w:lang w:val="en-US"/>
        </w:rPr>
        <w:t xml:space="preserve">using </w:t>
      </w:r>
      <w:r>
        <w:rPr>
          <w:rFonts w:cs="Times New Roman"/>
          <w:szCs w:val="24"/>
          <w:lang w:val="en-US"/>
        </w:rPr>
        <w:t>a</w:t>
      </w:r>
      <w:r w:rsidR="00FD77D5">
        <w:rPr>
          <w:rFonts w:cs="Times New Roman"/>
          <w:szCs w:val="24"/>
          <w:lang w:val="en-US"/>
        </w:rPr>
        <w:t>n even</w:t>
      </w:r>
      <w:r>
        <w:rPr>
          <w:rFonts w:cs="Times New Roman"/>
          <w:szCs w:val="24"/>
          <w:lang w:val="en-US"/>
        </w:rPr>
        <w:t xml:space="preserve"> more inclusive threshold</w:t>
      </w:r>
      <w:r w:rsidR="00FD77D5">
        <w:rPr>
          <w:rFonts w:cs="Times New Roman"/>
          <w:szCs w:val="24"/>
          <w:lang w:val="en-US"/>
        </w:rPr>
        <w:t>,</w:t>
      </w:r>
      <w:r w:rsidR="00186048">
        <w:rPr>
          <w:rFonts w:cs="Times New Roman"/>
          <w:szCs w:val="24"/>
          <w:lang w:val="en-US"/>
        </w:rPr>
        <w:t xml:space="preserve"> </w:t>
      </w:r>
      <w:r w:rsidR="00FD77D5">
        <w:rPr>
          <w:rFonts w:cs="Times New Roman"/>
          <w:szCs w:val="24"/>
          <w:lang w:val="en-US"/>
        </w:rPr>
        <w:t>coding studies as relevant if</w:t>
      </w:r>
      <w:r w:rsidR="00186048">
        <w:rPr>
          <w:rFonts w:cs="Times New Roman"/>
          <w:szCs w:val="24"/>
          <w:lang w:val="en-US"/>
        </w:rPr>
        <w:t xml:space="preserve"> included</w:t>
      </w:r>
      <w:r w:rsidR="00FD77D5">
        <w:rPr>
          <w:rFonts w:cs="Times New Roman"/>
          <w:szCs w:val="24"/>
          <w:lang w:val="en-US"/>
        </w:rPr>
        <w:t xml:space="preserve"> by the GPT model</w:t>
      </w:r>
      <w:r w:rsidR="00186048">
        <w:rPr>
          <w:rFonts w:cs="Times New Roman"/>
          <w:szCs w:val="24"/>
          <w:lang w:val="en-US"/>
        </w:rPr>
        <w:t xml:space="preserve"> in</w:t>
      </w:r>
      <w:r w:rsidR="00FD77D5">
        <w:rPr>
          <w:rFonts w:cs="Times New Roman"/>
          <w:szCs w:val="24"/>
          <w:lang w:val="en-US"/>
        </w:rPr>
        <w:t xml:space="preserve"> at least</w:t>
      </w:r>
      <w:r w:rsidR="00186048">
        <w:rPr>
          <w:rFonts w:cs="Times New Roman"/>
          <w:szCs w:val="24"/>
          <w:lang w:val="en-US"/>
        </w:rPr>
        <w:t xml:space="preserve"> </w:t>
      </w:r>
      <w:r w:rsidR="00FD77D5">
        <w:rPr>
          <w:rFonts w:cs="Times New Roman"/>
          <w:szCs w:val="24"/>
          <w:lang w:val="en-US"/>
        </w:rPr>
        <w:t>three of the</w:t>
      </w:r>
      <w:r w:rsidR="00186048">
        <w:rPr>
          <w:rFonts w:cs="Times New Roman"/>
          <w:szCs w:val="24"/>
          <w:lang w:val="en-US"/>
        </w:rPr>
        <w:t xml:space="preserve"> </w:t>
      </w:r>
      <w:r w:rsidR="00FD77D5">
        <w:rPr>
          <w:rFonts w:cs="Times New Roman"/>
          <w:szCs w:val="24"/>
          <w:lang w:val="en-US"/>
        </w:rPr>
        <w:t>six</w:t>
      </w:r>
      <w:r w:rsidR="0060422B">
        <w:rPr>
          <w:rFonts w:cs="Times New Roman"/>
          <w:szCs w:val="24"/>
          <w:lang w:val="en-US"/>
        </w:rPr>
        <w:t xml:space="preserve">, the </w:t>
      </w:r>
      <w:r w:rsidR="00FD77D5">
        <w:rPr>
          <w:rFonts w:cs="Times New Roman"/>
          <w:szCs w:val="24"/>
          <w:lang w:val="en-US"/>
        </w:rPr>
        <w:t xml:space="preserve">GPT-based screening </w:t>
      </w:r>
      <w:r w:rsidR="0060422B">
        <w:rPr>
          <w:rFonts w:cs="Times New Roman"/>
          <w:szCs w:val="24"/>
          <w:lang w:val="en-US"/>
        </w:rPr>
        <w:t xml:space="preserve">was able to reach a recall of </w:t>
      </w:r>
      <w:r w:rsidR="00D54184">
        <w:rPr>
          <w:rFonts w:cs="Times New Roman"/>
          <w:szCs w:val="24"/>
          <w:lang w:val="en-US"/>
        </w:rPr>
        <w:t>.</w:t>
      </w:r>
      <w:r w:rsidR="0060422B">
        <w:rPr>
          <w:rFonts w:cs="Times New Roman"/>
          <w:szCs w:val="24"/>
          <w:lang w:val="en-US"/>
        </w:rPr>
        <w:t xml:space="preserve">95, but </w:t>
      </w:r>
      <w:r w:rsidR="001460A9">
        <w:rPr>
          <w:rFonts w:cs="Times New Roman"/>
          <w:szCs w:val="24"/>
          <w:lang w:val="en-US"/>
        </w:rPr>
        <w:t xml:space="preserve">with a low </w:t>
      </w:r>
      <w:r w:rsidR="0060422B">
        <w:rPr>
          <w:rFonts w:cs="Times New Roman"/>
          <w:szCs w:val="24"/>
          <w:lang w:val="en-US"/>
        </w:rPr>
        <w:t xml:space="preserve">specificity </w:t>
      </w:r>
      <w:r w:rsidR="001460A9">
        <w:rPr>
          <w:rFonts w:cs="Times New Roman"/>
          <w:szCs w:val="24"/>
          <w:lang w:val="en-US"/>
        </w:rPr>
        <w:t xml:space="preserve">of </w:t>
      </w:r>
      <w:r w:rsidR="00D54184">
        <w:rPr>
          <w:rFonts w:cs="Times New Roman"/>
          <w:szCs w:val="24"/>
          <w:lang w:val="en-US"/>
        </w:rPr>
        <w:t>.</w:t>
      </w:r>
      <w:r w:rsidR="0060422B">
        <w:rPr>
          <w:rFonts w:cs="Times New Roman"/>
          <w:szCs w:val="24"/>
          <w:lang w:val="en-US"/>
        </w:rPr>
        <w:t>67</w:t>
      </w:r>
      <w:r w:rsidR="00D54184">
        <w:rPr>
          <w:rFonts w:cs="Times New Roman"/>
          <w:szCs w:val="24"/>
          <w:lang w:val="en-US"/>
        </w:rPr>
        <w:t>, leaving a rather high number of title and abstract records to be double-checked by human screeners</w:t>
      </w:r>
      <w:r w:rsidR="00C944FB">
        <w:rPr>
          <w:rFonts w:cs="Times New Roman"/>
          <w:szCs w:val="24"/>
          <w:lang w:val="en-US"/>
        </w:rPr>
        <w:t>. Yet, i</w:t>
      </w:r>
      <w:r w:rsidR="0060422B">
        <w:rPr>
          <w:rFonts w:cs="Times New Roman"/>
          <w:szCs w:val="24"/>
          <w:lang w:val="en-US"/>
        </w:rPr>
        <w:t>f this approach was used it could</w:t>
      </w:r>
      <w:r w:rsidR="00FD77D5">
        <w:rPr>
          <w:rFonts w:cs="Times New Roman"/>
          <w:szCs w:val="24"/>
          <w:lang w:val="en-US"/>
        </w:rPr>
        <w:t xml:space="preserve"> still</w:t>
      </w:r>
      <w:r w:rsidR="0060422B">
        <w:rPr>
          <w:rFonts w:cs="Times New Roman"/>
          <w:szCs w:val="24"/>
          <w:lang w:val="en-US"/>
        </w:rPr>
        <w:t xml:space="preserve"> safely reduce the total screening workload</w:t>
      </w:r>
      <w:r w:rsidR="007674A2">
        <w:rPr>
          <w:rFonts w:cs="Times New Roman"/>
          <w:szCs w:val="24"/>
          <w:lang w:val="en-US"/>
        </w:rPr>
        <w:t xml:space="preserve">. </w:t>
      </w:r>
    </w:p>
    <w:p w14:paraId="3888B32F" w14:textId="3756973E"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111CFA">
        <w:rPr>
          <w:lang w:val="en-US"/>
        </w:rPr>
        <w:t>3</w:t>
      </w:r>
      <w:r w:rsidRPr="00065E3A">
        <w:rPr>
          <w:lang w:val="en-US"/>
        </w:rPr>
        <w:t xml:space="preserve">: </w:t>
      </w:r>
      <w:r w:rsidRPr="0086604F">
        <w:rPr>
          <w:i/>
          <w:lang w:val="en-US"/>
        </w:rPr>
        <w:t xml:space="preserve">Results of the </w:t>
      </w:r>
      <w:r w:rsidR="00C944FB" w:rsidRPr="0086604F">
        <w:rPr>
          <w:i/>
          <w:lang w:val="en-US"/>
        </w:rPr>
        <w:t>three</w:t>
      </w:r>
      <w:r w:rsidRPr="0086604F">
        <w:rPr>
          <w:i/>
          <w:lang w:val="en-US"/>
        </w:rPr>
        <w:t xml:space="preserve"> classifier experiments</w:t>
      </w:r>
    </w:p>
    <w:tbl>
      <w:tblPr>
        <w:tblStyle w:val="TableGrid"/>
        <w:tblW w:w="9580" w:type="dxa"/>
        <w:tblLook w:val="04A0" w:firstRow="1" w:lastRow="0" w:firstColumn="1" w:lastColumn="0" w:noHBand="0" w:noVBand="1"/>
      </w:tblPr>
      <w:tblGrid>
        <w:gridCol w:w="2694"/>
        <w:gridCol w:w="772"/>
        <w:gridCol w:w="1488"/>
        <w:gridCol w:w="1520"/>
        <w:gridCol w:w="1900"/>
        <w:gridCol w:w="1206"/>
      </w:tblGrid>
      <w:tr w:rsidR="007263A3" w14:paraId="3F11DCD1" w14:textId="77777777" w:rsidTr="00E26D8A">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72" w:type="dxa"/>
            <w:tcBorders>
              <w:left w:val="nil"/>
              <w:bottom w:val="single" w:sz="4" w:space="0" w:color="auto"/>
              <w:right w:val="nil"/>
            </w:tcBorders>
          </w:tcPr>
          <w:p w14:paraId="2CD6EA2C" w14:textId="70BEAD62" w:rsidR="00066807"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488" w:type="dxa"/>
            <w:tcBorders>
              <w:left w:val="nil"/>
              <w:bottom w:val="single" w:sz="4" w:space="0" w:color="auto"/>
              <w:right w:val="nil"/>
            </w:tcBorders>
          </w:tcPr>
          <w:p w14:paraId="3DEC467D" w14:textId="77777777" w:rsidR="007263A3" w:rsidRDefault="007263A3" w:rsidP="00D5602B">
            <w:pPr>
              <w:rPr>
                <w:rFonts w:cs="Times New Roman"/>
                <w:b/>
                <w:sz w:val="20"/>
                <w:szCs w:val="20"/>
                <w:lang w:val="en-US"/>
              </w:rPr>
            </w:pPr>
            <w:r w:rsidRPr="008D1FE3">
              <w:rPr>
                <w:rFonts w:cs="Times New Roman"/>
                <w:b/>
                <w:sz w:val="20"/>
                <w:szCs w:val="20"/>
                <w:lang w:val="en-US"/>
              </w:rPr>
              <w:t xml:space="preserve">Recall </w:t>
            </w:r>
          </w:p>
          <w:p w14:paraId="451E49E4" w14:textId="5E81010A" w:rsidR="007757A8" w:rsidRPr="00D45476" w:rsidRDefault="00E6155E" w:rsidP="00D5602B">
            <w:pPr>
              <w:rPr>
                <w:rFonts w:cs="Times New Roman"/>
                <w:b/>
                <w:sz w:val="20"/>
                <w:szCs w:val="20"/>
                <w:lang w:val="en-US"/>
              </w:rPr>
            </w:pPr>
            <w:r>
              <w:rPr>
                <w:rFonts w:cs="Times New Roman"/>
                <w:b/>
                <w:sz w:val="20"/>
                <w:szCs w:val="20"/>
                <w:lang w:val="en-US"/>
              </w:rPr>
              <w:t>TP/(TP + FN)</w:t>
            </w:r>
          </w:p>
        </w:tc>
        <w:tc>
          <w:tcPr>
            <w:tcW w:w="1520" w:type="dxa"/>
            <w:tcBorders>
              <w:left w:val="nil"/>
              <w:bottom w:val="single" w:sz="4" w:space="0" w:color="auto"/>
              <w:right w:val="nil"/>
            </w:tcBorders>
          </w:tcPr>
          <w:p w14:paraId="45467B71" w14:textId="77777777" w:rsidR="007263A3" w:rsidRDefault="007263A3" w:rsidP="00D5602B">
            <w:pPr>
              <w:rPr>
                <w:rFonts w:cs="Times New Roman"/>
                <w:b/>
                <w:sz w:val="20"/>
                <w:szCs w:val="20"/>
                <w:lang w:val="en-US"/>
              </w:rPr>
            </w:pPr>
            <w:r w:rsidRPr="008D1FE3">
              <w:rPr>
                <w:rFonts w:cs="Times New Roman"/>
                <w:b/>
                <w:sz w:val="20"/>
                <w:szCs w:val="20"/>
                <w:lang w:val="en-US"/>
              </w:rPr>
              <w:t xml:space="preserve">Specificity </w:t>
            </w:r>
          </w:p>
          <w:p w14:paraId="0D70D771" w14:textId="738711D3" w:rsidR="00E6155E" w:rsidRPr="00D45476" w:rsidRDefault="00E6155E" w:rsidP="00D5602B">
            <w:pPr>
              <w:rPr>
                <w:rFonts w:cs="Times New Roman"/>
                <w:b/>
                <w:sz w:val="20"/>
                <w:szCs w:val="20"/>
                <w:lang w:val="en-US"/>
              </w:rPr>
            </w:pPr>
            <w:r>
              <w:rPr>
                <w:rFonts w:cs="Times New Roman"/>
                <w:b/>
                <w:sz w:val="20"/>
                <w:szCs w:val="20"/>
                <w:lang w:val="en-US"/>
              </w:rPr>
              <w:t>TN/(TN + FP)</w:t>
            </w:r>
          </w:p>
        </w:tc>
        <w:tc>
          <w:tcPr>
            <w:tcW w:w="1900" w:type="dxa"/>
            <w:tcBorders>
              <w:left w:val="nil"/>
              <w:bottom w:val="single" w:sz="4" w:space="0" w:color="auto"/>
              <w:right w:val="nil"/>
            </w:tcBorders>
          </w:tcPr>
          <w:p w14:paraId="31C74C77" w14:textId="77777777" w:rsidR="007263A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 xml:space="preserve">ment </w:t>
            </w:r>
          </w:p>
          <w:p w14:paraId="2349F2EE" w14:textId="10863A26" w:rsidR="00E6155E" w:rsidRPr="00E6155E" w:rsidRDefault="00E6155E" w:rsidP="00D5602B">
            <w:pPr>
              <w:rPr>
                <w:rFonts w:cs="Times New Roman"/>
                <w:b/>
                <w:sz w:val="20"/>
                <w:szCs w:val="20"/>
                <w:vertAlign w:val="superscript"/>
                <w:lang w:val="en-US"/>
              </w:rPr>
            </w:pPr>
            <w:r>
              <w:rPr>
                <w:rFonts w:cs="Times New Roman"/>
                <w:b/>
                <w:sz w:val="20"/>
                <w:szCs w:val="20"/>
                <w:lang w:val="en-US"/>
              </w:rPr>
              <w:t>(TP + TN)/N</w:t>
            </w:r>
            <w:r>
              <w:rPr>
                <w:rFonts w:cs="Times New Roman"/>
                <w:b/>
                <w:sz w:val="20"/>
                <w:szCs w:val="20"/>
                <w:vertAlign w:val="superscript"/>
                <w:lang w:val="en-US"/>
              </w:rPr>
              <w:t>a</w:t>
            </w:r>
          </w:p>
        </w:tc>
        <w:tc>
          <w:tcPr>
            <w:tcW w:w="1206" w:type="dxa"/>
            <w:tcBorders>
              <w:left w:val="nil"/>
              <w:bottom w:val="single" w:sz="4" w:space="0" w:color="auto"/>
              <w:right w:val="nil"/>
            </w:tcBorders>
          </w:tcPr>
          <w:p w14:paraId="04D0ADC9" w14:textId="0BCE58F4"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tc>
      </w:tr>
      <w:tr w:rsidR="007263A3" w14:paraId="02340728" w14:textId="77777777" w:rsidTr="00E26D8A">
        <w:trPr>
          <w:trHeight w:val="344"/>
        </w:trPr>
        <w:tc>
          <w:tcPr>
            <w:tcW w:w="2694" w:type="dxa"/>
            <w:tcBorders>
              <w:left w:val="nil"/>
              <w:bottom w:val="nil"/>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7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488"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20"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00"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1206"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E26D8A">
        <w:trPr>
          <w:trHeight w:val="572"/>
        </w:trPr>
        <w:tc>
          <w:tcPr>
            <w:tcW w:w="2694" w:type="dxa"/>
            <w:tcBorders>
              <w:top w:val="nil"/>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0ABE913F"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(incl. prop </w:t>
            </w:r>
            <m:oMath>
              <m:r>
                <w:rPr>
                  <w:rFonts w:ascii="Cambria Math" w:hAnsi="Cambria Math" w:cs="Times New Roman"/>
                  <w:sz w:val="20"/>
                  <w:szCs w:val="20"/>
                  <w:lang w:val="en-US"/>
                </w:rPr>
                <m:t>≤</m:t>
              </m:r>
            </m:oMath>
            <w:r w:rsidRPr="008D1FE3">
              <w:rPr>
                <w:rFonts w:cs="Times New Roman"/>
                <w:sz w:val="20"/>
                <w:szCs w:val="20"/>
                <w:lang w:val="en-US"/>
              </w:rPr>
              <w:t xml:space="preserve"> .</w:t>
            </w:r>
            <w:r w:rsidR="00514F04">
              <w:rPr>
                <w:rFonts w:cs="Times New Roman"/>
                <w:sz w:val="20"/>
                <w:szCs w:val="20"/>
                <w:lang w:val="en-US"/>
              </w:rPr>
              <w:t>5</w:t>
            </w:r>
            <w:r w:rsidRPr="008D1FE3">
              <w:rPr>
                <w:rFonts w:cs="Times New Roman"/>
                <w:sz w:val="20"/>
                <w:szCs w:val="20"/>
                <w:lang w:val="en-US"/>
              </w:rPr>
              <w:t>)</w:t>
            </w:r>
          </w:p>
        </w:tc>
        <w:tc>
          <w:tcPr>
            <w:tcW w:w="772" w:type="dxa"/>
            <w:tcBorders>
              <w:top w:val="nil"/>
              <w:left w:val="nil"/>
              <w:bottom w:val="nil"/>
              <w:right w:val="nil"/>
            </w:tcBorders>
          </w:tcPr>
          <w:p w14:paraId="439B9963"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10</w:t>
            </w:r>
          </w:p>
        </w:tc>
        <w:tc>
          <w:tcPr>
            <w:tcW w:w="1488" w:type="dxa"/>
            <w:tcBorders>
              <w:top w:val="nil"/>
              <w:left w:val="nil"/>
              <w:bottom w:val="nil"/>
              <w:right w:val="nil"/>
            </w:tcBorders>
          </w:tcPr>
          <w:p w14:paraId="43583A9D" w14:textId="2E5840E6" w:rsidR="007263A3" w:rsidRPr="008D1FE3" w:rsidRDefault="00824BFF" w:rsidP="00D5602B">
            <w:pPr>
              <w:jc w:val="center"/>
              <w:rPr>
                <w:rFonts w:cs="Times New Roman"/>
                <w:sz w:val="20"/>
                <w:szCs w:val="20"/>
                <w:lang w:val="en-US"/>
              </w:rPr>
            </w:pPr>
            <w:r>
              <w:rPr>
                <w:rFonts w:cs="Times New Roman"/>
                <w:sz w:val="20"/>
                <w:szCs w:val="20"/>
                <w:lang w:val="en-US"/>
              </w:rPr>
              <w:t>.</w:t>
            </w:r>
            <w:r w:rsidR="00514F04">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20" w:type="dxa"/>
            <w:tcBorders>
              <w:top w:val="nil"/>
              <w:left w:val="nil"/>
              <w:bottom w:val="nil"/>
              <w:right w:val="nil"/>
            </w:tcBorders>
          </w:tcPr>
          <w:p w14:paraId="2738677D" w14:textId="1D850791"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00" w:type="dxa"/>
            <w:tcBorders>
              <w:top w:val="nil"/>
              <w:left w:val="nil"/>
              <w:bottom w:val="nil"/>
              <w:right w:val="nil"/>
            </w:tcBorders>
          </w:tcPr>
          <w:p w14:paraId="6A60F2B1" w14:textId="37EE6974"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1206" w:type="dxa"/>
            <w:tcBorders>
              <w:top w:val="nil"/>
              <w:left w:val="nil"/>
              <w:bottom w:val="nil"/>
              <w:right w:val="nil"/>
            </w:tcBorders>
          </w:tcPr>
          <w:p w14:paraId="7B590B5A" w14:textId="270E461E"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8</w:t>
            </w:r>
            <w:r w:rsidR="00514F04">
              <w:rPr>
                <w:rFonts w:cs="Times New Roman"/>
                <w:sz w:val="20"/>
                <w:szCs w:val="20"/>
                <w:lang w:val="en-US"/>
              </w:rPr>
              <w:t>28</w:t>
            </w:r>
          </w:p>
        </w:tc>
      </w:tr>
      <w:tr w:rsidR="007263A3" w14:paraId="23CF56C8" w14:textId="77777777" w:rsidTr="00D45476">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9A7266"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rPr>
                  <w:rFonts w:ascii="Cambria Math" w:hAnsi="Cambria Math" w:cs="Times New Roman"/>
                  <w:sz w:val="20"/>
                  <w:szCs w:val="20"/>
                  <w:lang w:val="en-US"/>
                </w:rPr>
                <m:t>≤</m:t>
              </m:r>
            </m:oMath>
            <w:r w:rsidRPr="008D1FE3">
              <w:rPr>
                <w:rFonts w:cs="Times New Roman"/>
                <w:sz w:val="20"/>
                <w:szCs w:val="20"/>
                <w:lang w:val="en-US"/>
              </w:rPr>
              <w:t>.</w:t>
            </w:r>
            <w:r w:rsidR="00514F04">
              <w:rPr>
                <w:rFonts w:cs="Times New Roman"/>
                <w:sz w:val="20"/>
                <w:szCs w:val="20"/>
                <w:lang w:val="en-US"/>
              </w:rPr>
              <w:t>2</w:t>
            </w:r>
            <w:r w:rsidRPr="008D1FE3">
              <w:rPr>
                <w:rFonts w:cs="Times New Roman"/>
                <w:sz w:val="20"/>
                <w:szCs w:val="20"/>
                <w:lang w:val="en-US"/>
              </w:rPr>
              <w:t>)</w:t>
            </w:r>
          </w:p>
        </w:tc>
        <w:tc>
          <w:tcPr>
            <w:tcW w:w="772" w:type="dxa"/>
            <w:tcBorders>
              <w:top w:val="nil"/>
              <w:left w:val="nil"/>
              <w:bottom w:val="nil"/>
              <w:right w:val="nil"/>
            </w:tcBorders>
          </w:tcPr>
          <w:p w14:paraId="5991FBF9"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10</w:t>
            </w:r>
          </w:p>
        </w:tc>
        <w:tc>
          <w:tcPr>
            <w:tcW w:w="1488" w:type="dxa"/>
            <w:tcBorders>
              <w:top w:val="nil"/>
              <w:left w:val="nil"/>
              <w:bottom w:val="nil"/>
              <w:right w:val="nil"/>
            </w:tcBorders>
          </w:tcPr>
          <w:p w14:paraId="507C765E" w14:textId="13F08715"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20" w:type="dxa"/>
            <w:tcBorders>
              <w:top w:val="nil"/>
              <w:left w:val="nil"/>
              <w:bottom w:val="nil"/>
              <w:right w:val="nil"/>
            </w:tcBorders>
          </w:tcPr>
          <w:p w14:paraId="13D04320" w14:textId="407D6F56"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00" w:type="dxa"/>
            <w:tcBorders>
              <w:top w:val="nil"/>
              <w:left w:val="nil"/>
              <w:bottom w:val="nil"/>
              <w:right w:val="nil"/>
            </w:tcBorders>
          </w:tcPr>
          <w:p w14:paraId="590D34EA" w14:textId="20C25F4B"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1206" w:type="dxa"/>
            <w:tcBorders>
              <w:top w:val="nil"/>
              <w:left w:val="nil"/>
              <w:bottom w:val="nil"/>
              <w:right w:val="nil"/>
            </w:tcBorders>
          </w:tcPr>
          <w:p w14:paraId="1074BC9A" w14:textId="7040FFA6"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874</w:t>
            </w:r>
          </w:p>
        </w:tc>
      </w:tr>
      <w:tr w:rsidR="007263A3" w14:paraId="37D130AC" w14:textId="77777777" w:rsidTr="00E26D8A">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772" w:type="dxa"/>
            <w:tcBorders>
              <w:top w:val="nil"/>
              <w:left w:val="nil"/>
              <w:bottom w:val="nil"/>
              <w:right w:val="nil"/>
            </w:tcBorders>
          </w:tcPr>
          <w:p w14:paraId="2B59F565"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w:t>
            </w:r>
          </w:p>
        </w:tc>
        <w:tc>
          <w:tcPr>
            <w:tcW w:w="1488" w:type="dxa"/>
            <w:tcBorders>
              <w:top w:val="nil"/>
              <w:left w:val="nil"/>
              <w:bottom w:val="nil"/>
              <w:right w:val="nil"/>
            </w:tcBorders>
          </w:tcPr>
          <w:p w14:paraId="3527DE70" w14:textId="3ED78D0D"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20" w:type="dxa"/>
            <w:tcBorders>
              <w:top w:val="nil"/>
              <w:left w:val="nil"/>
              <w:bottom w:val="nil"/>
              <w:right w:val="nil"/>
            </w:tcBorders>
          </w:tcPr>
          <w:p w14:paraId="24BA5C08" w14:textId="58582745"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00" w:type="dxa"/>
            <w:tcBorders>
              <w:top w:val="nil"/>
              <w:left w:val="nil"/>
              <w:bottom w:val="nil"/>
              <w:right w:val="nil"/>
            </w:tcBorders>
          </w:tcPr>
          <w:p w14:paraId="133EE099" w14:textId="315C8625"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1206" w:type="dxa"/>
            <w:tcBorders>
              <w:top w:val="nil"/>
              <w:left w:val="nil"/>
              <w:bottom w:val="nil"/>
              <w:right w:val="nil"/>
            </w:tcBorders>
          </w:tcPr>
          <w:p w14:paraId="6BBDCA6D" w14:textId="77BB808E"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918</w:t>
            </w:r>
          </w:p>
        </w:tc>
      </w:tr>
      <w:tr w:rsidR="007263A3" w14:paraId="30448492" w14:textId="77777777" w:rsidTr="00E26D8A">
        <w:trPr>
          <w:trHeight w:val="344"/>
        </w:trPr>
        <w:tc>
          <w:tcPr>
            <w:tcW w:w="2694" w:type="dxa"/>
            <w:tcBorders>
              <w:top w:val="single" w:sz="4" w:space="0" w:color="auto"/>
              <w:left w:val="nil"/>
              <w:bottom w:val="nil"/>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772" w:type="dxa"/>
            <w:tcBorders>
              <w:top w:val="nil"/>
              <w:left w:val="nil"/>
              <w:bottom w:val="nil"/>
              <w:right w:val="nil"/>
            </w:tcBorders>
          </w:tcPr>
          <w:p w14:paraId="4917003C" w14:textId="77777777" w:rsidR="007263A3" w:rsidRPr="008D1FE3" w:rsidRDefault="007263A3" w:rsidP="00EF31D7">
            <w:pPr>
              <w:jc w:val="center"/>
              <w:rPr>
                <w:rFonts w:cs="Times New Roman"/>
                <w:sz w:val="20"/>
                <w:szCs w:val="20"/>
                <w:lang w:val="en-US"/>
              </w:rPr>
            </w:pPr>
          </w:p>
        </w:tc>
        <w:tc>
          <w:tcPr>
            <w:tcW w:w="1488"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20"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00"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1206"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E26D8A">
        <w:trPr>
          <w:trHeight w:val="436"/>
        </w:trPr>
        <w:tc>
          <w:tcPr>
            <w:tcW w:w="2694" w:type="dxa"/>
            <w:tcBorders>
              <w:top w:val="nil"/>
              <w:left w:val="nil"/>
              <w:bottom w:val="nil"/>
              <w:right w:val="nil"/>
            </w:tcBorders>
          </w:tcPr>
          <w:p w14:paraId="4F9EA570" w14:textId="66F3294A" w:rsidR="007263A3" w:rsidRPr="008D1FE3" w:rsidRDefault="00EF31D7"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3D8FB5" w14:textId="296835C6"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rPr>
                  <w:rFonts w:ascii="Cambria Math" w:hAnsi="Cambria Math" w:cs="Times New Roman"/>
                  <w:sz w:val="20"/>
                  <w:szCs w:val="20"/>
                  <w:lang w:val="en-US"/>
                </w:rPr>
                <m:t>≤</m:t>
              </m:r>
            </m:oMath>
            <w:r w:rsidRPr="008D1FE3">
              <w:rPr>
                <w:rFonts w:cs="Times New Roman"/>
                <w:sz w:val="20"/>
                <w:szCs w:val="20"/>
                <w:lang w:val="en-US"/>
              </w:rPr>
              <w:t xml:space="preserve"> .</w:t>
            </w:r>
            <w:r w:rsidR="00D5602B">
              <w:rPr>
                <w:rFonts w:cs="Times New Roman"/>
                <w:sz w:val="20"/>
                <w:szCs w:val="20"/>
                <w:lang w:val="en-US"/>
              </w:rPr>
              <w:t>5</w:t>
            </w:r>
            <w:r w:rsidRPr="008D1FE3">
              <w:rPr>
                <w:rFonts w:cs="Times New Roman"/>
                <w:sz w:val="20"/>
                <w:szCs w:val="20"/>
                <w:lang w:val="en-US"/>
              </w:rPr>
              <w:t>)</w:t>
            </w:r>
          </w:p>
        </w:tc>
        <w:tc>
          <w:tcPr>
            <w:tcW w:w="772" w:type="dxa"/>
            <w:tcBorders>
              <w:top w:val="nil"/>
              <w:left w:val="nil"/>
              <w:bottom w:val="nil"/>
              <w:right w:val="nil"/>
            </w:tcBorders>
          </w:tcPr>
          <w:p w14:paraId="18BEDA50"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10</w:t>
            </w:r>
          </w:p>
        </w:tc>
        <w:tc>
          <w:tcPr>
            <w:tcW w:w="1488" w:type="dxa"/>
            <w:tcBorders>
              <w:top w:val="nil"/>
              <w:left w:val="nil"/>
              <w:bottom w:val="nil"/>
              <w:right w:val="nil"/>
            </w:tcBorders>
          </w:tcPr>
          <w:p w14:paraId="6CC9F472" w14:textId="1983FC3D" w:rsidR="007263A3" w:rsidRPr="008D1FE3" w:rsidRDefault="00824BFF"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w:t>
            </w:r>
            <w:r w:rsidR="00D5602B">
              <w:rPr>
                <w:rFonts w:cs="Times New Roman"/>
                <w:sz w:val="20"/>
                <w:szCs w:val="20"/>
              </w:rPr>
              <w:t>53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20" w:type="dxa"/>
            <w:tcBorders>
              <w:top w:val="nil"/>
              <w:left w:val="nil"/>
              <w:bottom w:val="nil"/>
              <w:right w:val="nil"/>
            </w:tcBorders>
          </w:tcPr>
          <w:p w14:paraId="774A292A" w14:textId="41B55AF6" w:rsidR="007263A3" w:rsidRPr="008D1FE3" w:rsidRDefault="00824BFF" w:rsidP="00D5602B">
            <w:pPr>
              <w:jc w:val="center"/>
              <w:rPr>
                <w:rFonts w:cs="Times New Roman"/>
                <w:sz w:val="20"/>
                <w:szCs w:val="20"/>
                <w:lang w:val="en-US"/>
              </w:rPr>
            </w:pPr>
            <w:r>
              <w:rPr>
                <w:rFonts w:cs="Times New Roman"/>
                <w:sz w:val="20"/>
                <w:szCs w:val="20"/>
              </w:rPr>
              <w:t>.</w:t>
            </w:r>
            <w:r w:rsidR="00D5602B">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00" w:type="dxa"/>
            <w:tcBorders>
              <w:top w:val="nil"/>
              <w:left w:val="nil"/>
              <w:bottom w:val="nil"/>
              <w:right w:val="nil"/>
            </w:tcBorders>
          </w:tcPr>
          <w:p w14:paraId="4FFB4271" w14:textId="3C4517F8" w:rsidR="007263A3" w:rsidRPr="008D1FE3" w:rsidRDefault="00824BFF" w:rsidP="00D5602B">
            <w:pPr>
              <w:jc w:val="center"/>
              <w:rPr>
                <w:rFonts w:cs="Times New Roman"/>
                <w:sz w:val="20"/>
                <w:szCs w:val="20"/>
                <w:lang w:val="en-US"/>
              </w:rPr>
            </w:pPr>
            <w:r>
              <w:rPr>
                <w:rFonts w:cs="Times New Roman"/>
                <w:sz w:val="20"/>
                <w:szCs w:val="20"/>
              </w:rPr>
              <w:t>.</w:t>
            </w:r>
            <w:r w:rsidR="00D5602B">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1206" w:type="dxa"/>
            <w:tcBorders>
              <w:top w:val="nil"/>
              <w:left w:val="nil"/>
              <w:bottom w:val="nil"/>
              <w:right w:val="nil"/>
            </w:tcBorders>
          </w:tcPr>
          <w:p w14:paraId="6C4F63E0" w14:textId="79B8A68B"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8</w:t>
            </w:r>
            <w:r w:rsidR="00D5602B">
              <w:rPr>
                <w:rFonts w:cs="Times New Roman"/>
                <w:sz w:val="20"/>
                <w:szCs w:val="20"/>
                <w:lang w:val="en-US"/>
              </w:rPr>
              <w:t>83</w:t>
            </w:r>
          </w:p>
        </w:tc>
      </w:tr>
      <w:tr w:rsidR="007263A3" w14:paraId="7C5D7C9B" w14:textId="77777777" w:rsidTr="00D45476">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5C46F66A"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rPr>
                  <w:rFonts w:ascii="Cambria Math" w:hAnsi="Cambria Math" w:cs="Times New Roman"/>
                  <w:sz w:val="20"/>
                  <w:szCs w:val="20"/>
                  <w:lang w:val="en-US"/>
                </w:rPr>
                <m:t>≤</m:t>
              </m:r>
            </m:oMath>
            <w:r w:rsidRPr="008D1FE3">
              <w:rPr>
                <w:rFonts w:cs="Times New Roman"/>
                <w:sz w:val="20"/>
                <w:szCs w:val="20"/>
                <w:lang w:val="en-US"/>
              </w:rPr>
              <w:t>.7)</w:t>
            </w:r>
          </w:p>
        </w:tc>
        <w:tc>
          <w:tcPr>
            <w:tcW w:w="772" w:type="dxa"/>
            <w:tcBorders>
              <w:top w:val="nil"/>
              <w:left w:val="nil"/>
              <w:bottom w:val="nil"/>
              <w:right w:val="nil"/>
            </w:tcBorders>
          </w:tcPr>
          <w:p w14:paraId="789D65B1"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10</w:t>
            </w:r>
          </w:p>
        </w:tc>
        <w:tc>
          <w:tcPr>
            <w:tcW w:w="1488" w:type="dxa"/>
            <w:tcBorders>
              <w:top w:val="nil"/>
              <w:left w:val="nil"/>
              <w:bottom w:val="nil"/>
              <w:right w:val="nil"/>
            </w:tcBorders>
          </w:tcPr>
          <w:p w14:paraId="49532838" w14:textId="44EB4262"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20" w:type="dxa"/>
            <w:tcBorders>
              <w:top w:val="nil"/>
              <w:left w:val="nil"/>
              <w:bottom w:val="nil"/>
              <w:right w:val="nil"/>
            </w:tcBorders>
          </w:tcPr>
          <w:p w14:paraId="664ADC55" w14:textId="30016D02"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00" w:type="dxa"/>
            <w:tcBorders>
              <w:top w:val="nil"/>
              <w:left w:val="nil"/>
              <w:bottom w:val="nil"/>
              <w:right w:val="nil"/>
            </w:tcBorders>
          </w:tcPr>
          <w:p w14:paraId="7C5A36F0" w14:textId="2679589A"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1206" w:type="dxa"/>
            <w:tcBorders>
              <w:top w:val="nil"/>
              <w:left w:val="nil"/>
              <w:bottom w:val="nil"/>
              <w:right w:val="nil"/>
            </w:tcBorders>
          </w:tcPr>
          <w:p w14:paraId="47EE6751" w14:textId="37CB9D4C"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926</w:t>
            </w:r>
          </w:p>
        </w:tc>
      </w:tr>
      <w:tr w:rsidR="00066807" w14:paraId="1AB72D18" w14:textId="77777777" w:rsidTr="00E26D8A">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lastRenderedPageBreak/>
              <w:t>gpt</w:t>
            </w:r>
            <w:r w:rsidR="007263A3" w:rsidRPr="008D1FE3">
              <w:rPr>
                <w:rFonts w:cs="Times New Roman"/>
                <w:sz w:val="20"/>
                <w:szCs w:val="20"/>
                <w:lang w:val="en-US"/>
              </w:rPr>
              <w:t>-4-0613</w:t>
            </w:r>
          </w:p>
        </w:tc>
        <w:tc>
          <w:tcPr>
            <w:tcW w:w="772" w:type="dxa"/>
            <w:tcBorders>
              <w:top w:val="nil"/>
              <w:left w:val="nil"/>
              <w:bottom w:val="nil"/>
              <w:right w:val="nil"/>
            </w:tcBorders>
          </w:tcPr>
          <w:p w14:paraId="069E3858" w14:textId="77777777" w:rsidR="007263A3" w:rsidRPr="008D1FE3" w:rsidRDefault="007263A3" w:rsidP="00EF31D7">
            <w:pPr>
              <w:jc w:val="center"/>
              <w:rPr>
                <w:rFonts w:cs="Times New Roman"/>
                <w:sz w:val="20"/>
                <w:szCs w:val="20"/>
                <w:lang w:val="en-US"/>
              </w:rPr>
            </w:pPr>
            <w:r w:rsidRPr="008D1FE3">
              <w:rPr>
                <w:rFonts w:cs="Times New Roman"/>
                <w:sz w:val="20"/>
                <w:szCs w:val="20"/>
                <w:lang w:val="en-US"/>
              </w:rPr>
              <w:t>1</w:t>
            </w:r>
          </w:p>
        </w:tc>
        <w:tc>
          <w:tcPr>
            <w:tcW w:w="1488" w:type="dxa"/>
            <w:tcBorders>
              <w:top w:val="nil"/>
              <w:left w:val="nil"/>
              <w:bottom w:val="nil"/>
              <w:right w:val="nil"/>
            </w:tcBorders>
          </w:tcPr>
          <w:p w14:paraId="7EE42B2E" w14:textId="6D197DF2"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20" w:type="dxa"/>
            <w:tcBorders>
              <w:top w:val="nil"/>
              <w:left w:val="nil"/>
              <w:bottom w:val="nil"/>
              <w:right w:val="nil"/>
            </w:tcBorders>
          </w:tcPr>
          <w:p w14:paraId="1148A130" w14:textId="754C32F2"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00" w:type="dxa"/>
            <w:tcBorders>
              <w:top w:val="nil"/>
              <w:left w:val="nil"/>
              <w:bottom w:val="nil"/>
              <w:right w:val="nil"/>
            </w:tcBorders>
          </w:tcPr>
          <w:p w14:paraId="33C38F96" w14:textId="73AA74EF" w:rsidR="007263A3" w:rsidRPr="008D1FE3" w:rsidRDefault="00EF31D7" w:rsidP="00D5602B">
            <w:pPr>
              <w:jc w:val="center"/>
              <w:rPr>
                <w:rFonts w:cs="Times New Roman"/>
                <w:sz w:val="20"/>
                <w:szCs w:val="20"/>
                <w:lang w:val="en-US"/>
              </w:rPr>
            </w:pPr>
            <w:r>
              <w:rPr>
                <w:rFonts w:cs="Times New Roman"/>
                <w:sz w:val="20"/>
                <w:szCs w:val="20"/>
              </w:rPr>
              <w:t>.</w:t>
            </w:r>
            <w:r w:rsidR="007263A3"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1206" w:type="dxa"/>
            <w:tcBorders>
              <w:top w:val="nil"/>
              <w:left w:val="nil"/>
              <w:bottom w:val="nil"/>
              <w:right w:val="nil"/>
            </w:tcBorders>
          </w:tcPr>
          <w:p w14:paraId="6CAD6C3A" w14:textId="4E013B22" w:rsidR="007263A3" w:rsidRPr="008D1FE3" w:rsidRDefault="00824BFF" w:rsidP="00D5602B">
            <w:pPr>
              <w:jc w:val="center"/>
              <w:rPr>
                <w:rFonts w:cs="Times New Roman"/>
                <w:sz w:val="20"/>
                <w:szCs w:val="20"/>
                <w:lang w:val="en-US"/>
              </w:rPr>
            </w:pPr>
            <w:r>
              <w:rPr>
                <w:rFonts w:cs="Times New Roman"/>
                <w:sz w:val="20"/>
                <w:szCs w:val="20"/>
                <w:lang w:val="en-US"/>
              </w:rPr>
              <w:t>.</w:t>
            </w:r>
            <w:r w:rsidR="007263A3" w:rsidRPr="008D1FE3">
              <w:rPr>
                <w:rFonts w:cs="Times New Roman"/>
                <w:sz w:val="20"/>
                <w:szCs w:val="20"/>
                <w:lang w:val="en-US"/>
              </w:rPr>
              <w:t>979</w:t>
            </w:r>
          </w:p>
        </w:tc>
      </w:tr>
      <w:tr w:rsidR="00066807" w14:paraId="1FE5F94F" w14:textId="77777777" w:rsidTr="00E26D8A">
        <w:trPr>
          <w:trHeight w:val="262"/>
        </w:trPr>
        <w:tc>
          <w:tcPr>
            <w:tcW w:w="2694" w:type="dxa"/>
            <w:tcBorders>
              <w:top w:val="single" w:sz="4" w:space="0" w:color="auto"/>
              <w:left w:val="nil"/>
              <w:bottom w:val="nil"/>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772" w:type="dxa"/>
            <w:tcBorders>
              <w:top w:val="nil"/>
              <w:left w:val="nil"/>
              <w:bottom w:val="nil"/>
              <w:right w:val="nil"/>
            </w:tcBorders>
          </w:tcPr>
          <w:p w14:paraId="35EC5AF4" w14:textId="77777777" w:rsidR="00697681" w:rsidRPr="008D1FE3" w:rsidRDefault="00697681" w:rsidP="00EF31D7">
            <w:pPr>
              <w:jc w:val="center"/>
              <w:rPr>
                <w:rFonts w:cs="Times New Roman"/>
                <w:sz w:val="20"/>
                <w:szCs w:val="20"/>
                <w:lang w:val="en-US"/>
              </w:rPr>
            </w:pPr>
          </w:p>
        </w:tc>
        <w:tc>
          <w:tcPr>
            <w:tcW w:w="1488"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20"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00"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1206"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E26D8A">
        <w:trPr>
          <w:trHeight w:val="497"/>
        </w:trPr>
        <w:tc>
          <w:tcPr>
            <w:tcW w:w="2694" w:type="dxa"/>
            <w:tcBorders>
              <w:top w:val="nil"/>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772" w:type="dxa"/>
            <w:tcBorders>
              <w:top w:val="nil"/>
              <w:left w:val="nil"/>
              <w:bottom w:val="nil"/>
              <w:right w:val="nil"/>
            </w:tcBorders>
          </w:tcPr>
          <w:p w14:paraId="3B53FCA4" w14:textId="3EBF614C" w:rsidR="00697681" w:rsidRPr="008D1FE3" w:rsidRDefault="00697681" w:rsidP="00EF31D7">
            <w:pPr>
              <w:jc w:val="center"/>
              <w:rPr>
                <w:rFonts w:cs="Times New Roman"/>
                <w:sz w:val="20"/>
                <w:szCs w:val="20"/>
                <w:lang w:val="en-US"/>
              </w:rPr>
            </w:pPr>
            <w:r w:rsidRPr="008D1FE3">
              <w:rPr>
                <w:rFonts w:cs="Times New Roman"/>
                <w:sz w:val="20"/>
                <w:szCs w:val="20"/>
                <w:lang w:val="en-US"/>
              </w:rPr>
              <w:t>1</w:t>
            </w:r>
          </w:p>
        </w:tc>
        <w:tc>
          <w:tcPr>
            <w:tcW w:w="1488" w:type="dxa"/>
            <w:tcBorders>
              <w:top w:val="nil"/>
              <w:left w:val="nil"/>
              <w:bottom w:val="nil"/>
              <w:right w:val="nil"/>
            </w:tcBorders>
          </w:tcPr>
          <w:p w14:paraId="48BBBDB8" w14:textId="33103587" w:rsidR="00697681" w:rsidRDefault="00EF31D7" w:rsidP="00697681">
            <w:pPr>
              <w:jc w:val="center"/>
              <w:rPr>
                <w:rFonts w:cs="Times New Roman"/>
                <w:sz w:val="20"/>
                <w:szCs w:val="20"/>
              </w:rPr>
            </w:pPr>
            <w:r>
              <w:rPr>
                <w:rFonts w:cs="Times New Roman"/>
                <w:sz w:val="20"/>
                <w:szCs w:val="20"/>
              </w:rPr>
              <w:t>.</w:t>
            </w:r>
            <w:r w:rsidR="00697681">
              <w:rPr>
                <w:rFonts w:cs="Times New Roman"/>
                <w:sz w:val="20"/>
                <w:szCs w:val="20"/>
              </w:rPr>
              <w:t>80</w:t>
            </w:r>
            <w:r w:rsidR="00C944FB">
              <w:rPr>
                <w:rFonts w:cs="Times New Roman"/>
                <w:sz w:val="20"/>
                <w:szCs w:val="20"/>
              </w:rPr>
              <w:t>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20" w:type="dxa"/>
            <w:tcBorders>
              <w:top w:val="nil"/>
              <w:left w:val="nil"/>
              <w:bottom w:val="nil"/>
              <w:right w:val="nil"/>
            </w:tcBorders>
          </w:tcPr>
          <w:p w14:paraId="49F43E95" w14:textId="0E5CF10C" w:rsidR="00697681" w:rsidRDefault="00EF31D7" w:rsidP="00697681">
            <w:pPr>
              <w:jc w:val="center"/>
              <w:rPr>
                <w:rFonts w:cs="Times New Roman"/>
                <w:sz w:val="20"/>
                <w:szCs w:val="20"/>
              </w:rPr>
            </w:pPr>
            <w:r>
              <w:rPr>
                <w:rFonts w:cs="Times New Roman"/>
                <w:sz w:val="20"/>
                <w:szCs w:val="20"/>
              </w:rPr>
              <w:t>.</w:t>
            </w:r>
            <w:r w:rsidR="00697681">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00" w:type="dxa"/>
            <w:tcBorders>
              <w:top w:val="nil"/>
              <w:left w:val="nil"/>
              <w:bottom w:val="nil"/>
              <w:right w:val="nil"/>
            </w:tcBorders>
          </w:tcPr>
          <w:p w14:paraId="521E8B5B" w14:textId="77CB00A0" w:rsidR="00697681" w:rsidRDefault="00EF31D7" w:rsidP="00697681">
            <w:pPr>
              <w:jc w:val="center"/>
              <w:rPr>
                <w:rFonts w:cs="Times New Roman"/>
                <w:sz w:val="20"/>
                <w:szCs w:val="20"/>
              </w:rPr>
            </w:pPr>
            <w:r>
              <w:rPr>
                <w:rFonts w:cs="Times New Roman"/>
                <w:sz w:val="20"/>
                <w:szCs w:val="20"/>
              </w:rPr>
              <w:t>.</w:t>
            </w:r>
            <w:r w:rsidR="00697681">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1206" w:type="dxa"/>
            <w:tcBorders>
              <w:top w:val="nil"/>
              <w:left w:val="nil"/>
              <w:bottom w:val="nil"/>
              <w:right w:val="nil"/>
            </w:tcBorders>
          </w:tcPr>
          <w:p w14:paraId="15BAF381" w14:textId="48CEB22B" w:rsidR="00697681" w:rsidRPr="008D1FE3" w:rsidRDefault="00824BFF" w:rsidP="00697681">
            <w:pPr>
              <w:jc w:val="center"/>
              <w:rPr>
                <w:rFonts w:cs="Times New Roman"/>
                <w:sz w:val="20"/>
                <w:szCs w:val="20"/>
                <w:lang w:val="en-US"/>
              </w:rPr>
            </w:pPr>
            <w:r>
              <w:rPr>
                <w:rFonts w:cs="Times New Roman"/>
                <w:sz w:val="20"/>
                <w:szCs w:val="20"/>
                <w:lang w:val="en-US"/>
              </w:rPr>
              <w:t>.</w:t>
            </w:r>
            <w:r w:rsidR="00697681">
              <w:rPr>
                <w:rFonts w:cs="Times New Roman"/>
                <w:sz w:val="20"/>
                <w:szCs w:val="20"/>
                <w:lang w:val="en-US"/>
              </w:rPr>
              <w:t>819</w:t>
            </w:r>
          </w:p>
        </w:tc>
      </w:tr>
      <w:tr w:rsidR="00066807" w14:paraId="7544A3A3" w14:textId="77777777" w:rsidTr="00D45476">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772" w:type="dxa"/>
            <w:tcBorders>
              <w:top w:val="nil"/>
              <w:left w:val="nil"/>
              <w:bottom w:val="nil"/>
              <w:right w:val="nil"/>
            </w:tcBorders>
          </w:tcPr>
          <w:p w14:paraId="35B53697" w14:textId="08023130" w:rsidR="00697681" w:rsidRPr="008D1FE3" w:rsidRDefault="00697681" w:rsidP="00EF31D7">
            <w:pPr>
              <w:jc w:val="center"/>
              <w:rPr>
                <w:rFonts w:cs="Times New Roman"/>
                <w:sz w:val="20"/>
                <w:szCs w:val="20"/>
                <w:lang w:val="en-US"/>
              </w:rPr>
            </w:pPr>
            <w:r w:rsidRPr="008D1FE3">
              <w:rPr>
                <w:rFonts w:cs="Times New Roman"/>
                <w:sz w:val="20"/>
                <w:szCs w:val="20"/>
                <w:lang w:val="en-US"/>
              </w:rPr>
              <w:t>1</w:t>
            </w:r>
          </w:p>
        </w:tc>
        <w:tc>
          <w:tcPr>
            <w:tcW w:w="1488" w:type="dxa"/>
            <w:tcBorders>
              <w:top w:val="nil"/>
              <w:left w:val="nil"/>
              <w:bottom w:val="nil"/>
              <w:right w:val="nil"/>
            </w:tcBorders>
          </w:tcPr>
          <w:p w14:paraId="5266E92F" w14:textId="6B1F83CD" w:rsidR="00697681" w:rsidRDefault="00EF31D7" w:rsidP="00EF31D7">
            <w:pPr>
              <w:jc w:val="center"/>
              <w:rPr>
                <w:rFonts w:cs="Times New Roman"/>
                <w:sz w:val="20"/>
                <w:szCs w:val="20"/>
              </w:rPr>
            </w:pPr>
            <w:r>
              <w:rPr>
                <w:rFonts w:cs="Times New Roman"/>
                <w:sz w:val="20"/>
                <w:szCs w:val="20"/>
              </w:rPr>
              <w:t>.</w:t>
            </w:r>
            <w:r w:rsidR="00697681">
              <w:rPr>
                <w:rFonts w:cs="Times New Roman"/>
                <w:sz w:val="20"/>
                <w:szCs w:val="20"/>
              </w:rPr>
              <w:t>89</w:t>
            </w:r>
            <w:r w:rsidR="00C944FB">
              <w:rPr>
                <w:rFonts w:cs="Times New Roman"/>
                <w:sz w:val="20"/>
                <w:szCs w:val="20"/>
              </w:rPr>
              <w:t>0</w:t>
            </w:r>
          </w:p>
          <w:p w14:paraId="03FC05F7" w14:textId="481E7B12" w:rsidR="00697681" w:rsidRPr="008D1FE3" w:rsidRDefault="00697681" w:rsidP="00EF31D7">
            <w:pPr>
              <w:jc w:val="center"/>
              <w:rPr>
                <w:rFonts w:cs="Times New Roman"/>
                <w:sz w:val="20"/>
                <w:szCs w:val="20"/>
              </w:rPr>
            </w:pPr>
            <w:r>
              <w:rPr>
                <w:rFonts w:cs="Times New Roman"/>
                <w:sz w:val="20"/>
                <w:szCs w:val="20"/>
              </w:rPr>
              <w:t>(89/100)</w:t>
            </w:r>
          </w:p>
        </w:tc>
        <w:tc>
          <w:tcPr>
            <w:tcW w:w="1520" w:type="dxa"/>
            <w:tcBorders>
              <w:top w:val="nil"/>
              <w:left w:val="nil"/>
              <w:bottom w:val="nil"/>
              <w:right w:val="nil"/>
            </w:tcBorders>
          </w:tcPr>
          <w:p w14:paraId="24B1D8AF" w14:textId="5C1F1D67" w:rsidR="00697681" w:rsidRDefault="00EF31D7" w:rsidP="00697681">
            <w:pPr>
              <w:jc w:val="center"/>
              <w:rPr>
                <w:rFonts w:cs="Times New Roman"/>
                <w:sz w:val="20"/>
                <w:szCs w:val="20"/>
              </w:rPr>
            </w:pPr>
            <w:r>
              <w:rPr>
                <w:rFonts w:cs="Times New Roman"/>
                <w:sz w:val="20"/>
                <w:szCs w:val="20"/>
              </w:rPr>
              <w:t>.</w:t>
            </w:r>
            <w:r w:rsidR="00697681">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00" w:type="dxa"/>
            <w:tcBorders>
              <w:top w:val="nil"/>
              <w:left w:val="nil"/>
              <w:bottom w:val="nil"/>
              <w:right w:val="nil"/>
            </w:tcBorders>
          </w:tcPr>
          <w:p w14:paraId="620FF4BF" w14:textId="5FDD3ACE" w:rsidR="00697681" w:rsidRDefault="00EF31D7" w:rsidP="00697681">
            <w:pPr>
              <w:jc w:val="center"/>
              <w:rPr>
                <w:rFonts w:cs="Times New Roman"/>
                <w:sz w:val="20"/>
                <w:szCs w:val="20"/>
              </w:rPr>
            </w:pPr>
            <w:r>
              <w:rPr>
                <w:rFonts w:cs="Times New Roman"/>
                <w:sz w:val="20"/>
                <w:szCs w:val="20"/>
              </w:rPr>
              <w:t>.</w:t>
            </w:r>
            <w:r w:rsidR="00697681">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1206" w:type="dxa"/>
            <w:tcBorders>
              <w:top w:val="nil"/>
              <w:left w:val="nil"/>
              <w:bottom w:val="nil"/>
              <w:right w:val="nil"/>
            </w:tcBorders>
          </w:tcPr>
          <w:p w14:paraId="57947475" w14:textId="54E8F3AE" w:rsidR="00697681" w:rsidRPr="008D1FE3" w:rsidRDefault="00824BFF" w:rsidP="00697681">
            <w:pPr>
              <w:jc w:val="center"/>
              <w:rPr>
                <w:rFonts w:cs="Times New Roman"/>
                <w:sz w:val="20"/>
                <w:szCs w:val="20"/>
                <w:lang w:val="en-US"/>
              </w:rPr>
            </w:pPr>
            <w:r>
              <w:rPr>
                <w:rFonts w:cs="Times New Roman"/>
                <w:sz w:val="20"/>
                <w:szCs w:val="20"/>
                <w:lang w:val="en-US"/>
              </w:rPr>
              <w:t>.</w:t>
            </w:r>
            <w:r w:rsidR="00697681">
              <w:rPr>
                <w:rFonts w:cs="Times New Roman"/>
                <w:sz w:val="20"/>
                <w:szCs w:val="20"/>
                <w:lang w:val="en-US"/>
              </w:rPr>
              <w:t>816</w:t>
            </w:r>
          </w:p>
        </w:tc>
      </w:tr>
      <w:tr w:rsidR="00C944FB" w14:paraId="4F7B74D9" w14:textId="77777777" w:rsidTr="00D45476">
        <w:trPr>
          <w:trHeight w:val="497"/>
        </w:trPr>
        <w:tc>
          <w:tcPr>
            <w:tcW w:w="2694" w:type="dxa"/>
            <w:tcBorders>
              <w:top w:val="nil"/>
              <w:left w:val="nil"/>
              <w:right w:val="nil"/>
            </w:tcBorders>
          </w:tcPr>
          <w:p w14:paraId="23EFBF7E" w14:textId="77777777" w:rsidR="00C944FB" w:rsidRDefault="00C944FB" w:rsidP="00C944FB">
            <w:pPr>
              <w:ind w:firstLine="164"/>
              <w:rPr>
                <w:rFonts w:cs="Times New Roman"/>
                <w:sz w:val="20"/>
                <w:szCs w:val="20"/>
                <w:lang w:val="en-US"/>
              </w:rPr>
            </w:pPr>
            <w:r>
              <w:rPr>
                <w:rFonts w:cs="Times New Roman"/>
                <w:sz w:val="20"/>
                <w:szCs w:val="20"/>
                <w:lang w:val="en-US"/>
              </w:rPr>
              <w:t>gpt</w:t>
            </w:r>
            <w:r w:rsidRPr="008D1FE3">
              <w:rPr>
                <w:rFonts w:cs="Times New Roman"/>
                <w:sz w:val="20"/>
                <w:szCs w:val="20"/>
                <w:lang w:val="en-US"/>
              </w:rPr>
              <w:t>-4-0613</w:t>
            </w:r>
          </w:p>
          <w:p w14:paraId="76F5D50F" w14:textId="3F91FE65" w:rsidR="00C944FB" w:rsidRDefault="00C944FB" w:rsidP="00C944FB">
            <w:pPr>
              <w:ind w:firstLine="164"/>
              <w:rPr>
                <w:rFonts w:cs="Times New Roman"/>
                <w:sz w:val="20"/>
                <w:szCs w:val="20"/>
                <w:lang w:val="en-US"/>
              </w:rPr>
            </w:pPr>
            <w:r>
              <w:rPr>
                <w:rFonts w:cs="Times New Roman"/>
                <w:sz w:val="20"/>
                <w:szCs w:val="20"/>
                <w:lang w:val="en-US"/>
              </w:rPr>
              <w:t>(</w:t>
            </w:r>
            <w:r>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772" w:type="dxa"/>
            <w:tcBorders>
              <w:top w:val="nil"/>
              <w:left w:val="nil"/>
              <w:right w:val="nil"/>
            </w:tcBorders>
          </w:tcPr>
          <w:p w14:paraId="4FFB9F74" w14:textId="5ED93651" w:rsidR="00C944FB" w:rsidRDefault="00C944FB" w:rsidP="00C944FB">
            <w:pPr>
              <w:jc w:val="center"/>
              <w:rPr>
                <w:rFonts w:cs="Times New Roman"/>
                <w:sz w:val="20"/>
                <w:szCs w:val="20"/>
                <w:lang w:val="en-US"/>
              </w:rPr>
            </w:pPr>
            <w:r>
              <w:rPr>
                <w:rFonts w:cs="Times New Roman"/>
                <w:sz w:val="20"/>
                <w:szCs w:val="20"/>
                <w:lang w:val="en-US"/>
              </w:rPr>
              <w:t>1</w:t>
            </w:r>
          </w:p>
        </w:tc>
        <w:tc>
          <w:tcPr>
            <w:tcW w:w="1488" w:type="dxa"/>
            <w:tcBorders>
              <w:top w:val="nil"/>
              <w:left w:val="nil"/>
              <w:right w:val="nil"/>
            </w:tcBorders>
          </w:tcPr>
          <w:p w14:paraId="4E05A228" w14:textId="0FE23ECF" w:rsidR="00C944FB" w:rsidRDefault="00C944FB" w:rsidP="00C944FB">
            <w:pPr>
              <w:jc w:val="center"/>
              <w:rPr>
                <w:rFonts w:cs="Times New Roman"/>
                <w:sz w:val="20"/>
                <w:szCs w:val="20"/>
              </w:rPr>
            </w:pPr>
            <w:r>
              <w:rPr>
                <w:rFonts w:cs="Times New Roman"/>
                <w:sz w:val="20"/>
                <w:szCs w:val="20"/>
              </w:rPr>
              <w:t>.950</w:t>
            </w:r>
          </w:p>
          <w:p w14:paraId="0320FA7D" w14:textId="492AC57A" w:rsidR="00C944FB" w:rsidRDefault="00C944FB" w:rsidP="00C944FB">
            <w:pPr>
              <w:jc w:val="center"/>
              <w:rPr>
                <w:rFonts w:cs="Times New Roman"/>
                <w:sz w:val="20"/>
                <w:szCs w:val="20"/>
              </w:rPr>
            </w:pPr>
            <w:r>
              <w:rPr>
                <w:rFonts w:cs="Times New Roman"/>
                <w:sz w:val="20"/>
                <w:szCs w:val="20"/>
              </w:rPr>
              <w:t>(95/100)</w:t>
            </w:r>
          </w:p>
        </w:tc>
        <w:tc>
          <w:tcPr>
            <w:tcW w:w="1520" w:type="dxa"/>
            <w:tcBorders>
              <w:top w:val="nil"/>
              <w:left w:val="nil"/>
              <w:right w:val="nil"/>
            </w:tcBorders>
          </w:tcPr>
          <w:p w14:paraId="08E6B736" w14:textId="77777777" w:rsidR="00C944FB" w:rsidRDefault="00C944FB" w:rsidP="00C944FB">
            <w:pPr>
              <w:jc w:val="center"/>
              <w:rPr>
                <w:rFonts w:cs="Times New Roman"/>
                <w:sz w:val="20"/>
                <w:szCs w:val="20"/>
              </w:rPr>
            </w:pPr>
            <w:r>
              <w:rPr>
                <w:rFonts w:cs="Times New Roman"/>
                <w:sz w:val="20"/>
                <w:szCs w:val="20"/>
              </w:rPr>
              <w:t>.670</w:t>
            </w:r>
          </w:p>
          <w:p w14:paraId="23363C9E" w14:textId="160F3696" w:rsidR="00C944FB" w:rsidRDefault="00C944FB" w:rsidP="00C944FB">
            <w:pPr>
              <w:jc w:val="center"/>
              <w:rPr>
                <w:rFonts w:cs="Times New Roman"/>
                <w:sz w:val="20"/>
                <w:szCs w:val="20"/>
              </w:rPr>
            </w:pPr>
            <w:r>
              <w:rPr>
                <w:rFonts w:cs="Times New Roman"/>
                <w:sz w:val="20"/>
                <w:szCs w:val="20"/>
              </w:rPr>
              <w:t>(1340/2000)</w:t>
            </w:r>
          </w:p>
        </w:tc>
        <w:tc>
          <w:tcPr>
            <w:tcW w:w="1900" w:type="dxa"/>
            <w:tcBorders>
              <w:top w:val="nil"/>
              <w:left w:val="nil"/>
              <w:right w:val="nil"/>
            </w:tcBorders>
          </w:tcPr>
          <w:p w14:paraId="60ADD329" w14:textId="77777777" w:rsidR="00C944FB" w:rsidRDefault="00C944FB" w:rsidP="00C944FB">
            <w:pPr>
              <w:jc w:val="center"/>
              <w:rPr>
                <w:rFonts w:cs="Times New Roman"/>
                <w:sz w:val="20"/>
                <w:szCs w:val="20"/>
              </w:rPr>
            </w:pPr>
            <w:r>
              <w:rPr>
                <w:rFonts w:cs="Times New Roman"/>
                <w:sz w:val="20"/>
                <w:szCs w:val="20"/>
              </w:rPr>
              <w:t>.683</w:t>
            </w:r>
          </w:p>
          <w:p w14:paraId="72C03D82" w14:textId="078AAE5B" w:rsidR="00C944FB" w:rsidRDefault="00C944FB" w:rsidP="00C944FB">
            <w:pPr>
              <w:jc w:val="center"/>
              <w:rPr>
                <w:rFonts w:cs="Times New Roman"/>
                <w:sz w:val="20"/>
                <w:szCs w:val="20"/>
              </w:rPr>
            </w:pPr>
            <w:r>
              <w:rPr>
                <w:rFonts w:cs="Times New Roman"/>
                <w:sz w:val="20"/>
                <w:szCs w:val="20"/>
              </w:rPr>
              <w:t>(1435/2100)</w:t>
            </w:r>
          </w:p>
        </w:tc>
        <w:tc>
          <w:tcPr>
            <w:tcW w:w="1206" w:type="dxa"/>
            <w:tcBorders>
              <w:top w:val="nil"/>
              <w:left w:val="nil"/>
              <w:right w:val="nil"/>
            </w:tcBorders>
          </w:tcPr>
          <w:p w14:paraId="54049957" w14:textId="370A59B5" w:rsidR="00C944FB" w:rsidRDefault="00C944FB" w:rsidP="00C944FB">
            <w:pPr>
              <w:jc w:val="center"/>
              <w:rPr>
                <w:rFonts w:cs="Times New Roman"/>
                <w:sz w:val="20"/>
                <w:szCs w:val="20"/>
                <w:lang w:val="en-US"/>
              </w:rPr>
            </w:pPr>
            <w:r>
              <w:rPr>
                <w:rFonts w:cs="Times New Roman"/>
                <w:sz w:val="20"/>
                <w:szCs w:val="20"/>
                <w:lang w:val="en-US"/>
              </w:rPr>
              <w:t>.81</w:t>
            </w:r>
            <w:r w:rsidR="006E09F4">
              <w:rPr>
                <w:rFonts w:cs="Times New Roman"/>
                <w:sz w:val="20"/>
                <w:szCs w:val="20"/>
                <w:lang w:val="en-US"/>
              </w:rPr>
              <w:t>0</w:t>
            </w:r>
          </w:p>
        </w:tc>
      </w:tr>
      <w:tr w:rsidR="00C944FB" w14:paraId="7639F1C8" w14:textId="77777777" w:rsidTr="00D45476">
        <w:trPr>
          <w:trHeight w:val="497"/>
        </w:trPr>
        <w:tc>
          <w:tcPr>
            <w:tcW w:w="2694" w:type="dxa"/>
            <w:tcBorders>
              <w:top w:val="nil"/>
              <w:left w:val="nil"/>
              <w:right w:val="nil"/>
            </w:tcBorders>
          </w:tcPr>
          <w:p w14:paraId="27477D37" w14:textId="0A39A1BC" w:rsidR="00C944FB" w:rsidRDefault="00C944FB" w:rsidP="00C944FB">
            <w:pPr>
              <w:ind w:firstLine="164"/>
              <w:rPr>
                <w:rFonts w:cs="Times New Roman"/>
                <w:sz w:val="20"/>
                <w:szCs w:val="20"/>
                <w:lang w:val="en-US"/>
              </w:rPr>
            </w:pPr>
            <w:r>
              <w:rPr>
                <w:rFonts w:cs="Times New Roman"/>
                <w:sz w:val="20"/>
                <w:szCs w:val="20"/>
                <w:lang w:val="en-US"/>
              </w:rPr>
              <w:t>gpt</w:t>
            </w:r>
            <w:r w:rsidRPr="008D1FE3">
              <w:rPr>
                <w:rFonts w:cs="Times New Roman"/>
                <w:sz w:val="20"/>
                <w:szCs w:val="20"/>
                <w:lang w:val="en-US"/>
              </w:rPr>
              <w:t>-4-0613</w:t>
            </w:r>
          </w:p>
          <w:p w14:paraId="2D8458DB" w14:textId="2AEB1A19" w:rsidR="00C944FB" w:rsidRPr="008D1FE3" w:rsidRDefault="00C944FB" w:rsidP="00C944FB">
            <w:pPr>
              <w:ind w:firstLine="164"/>
              <w:rPr>
                <w:rFonts w:cs="Times New Roman"/>
                <w:sz w:val="20"/>
                <w:szCs w:val="20"/>
                <w:lang w:val="en-US"/>
              </w:rPr>
            </w:pPr>
            <w:r>
              <w:rPr>
                <w:rFonts w:cs="Times New Roman"/>
                <w:sz w:val="20"/>
                <w:szCs w:val="20"/>
                <w:lang w:val="en-US"/>
              </w:rPr>
              <w:t>(all criteria in one prompt)</w:t>
            </w:r>
          </w:p>
        </w:tc>
        <w:tc>
          <w:tcPr>
            <w:tcW w:w="772" w:type="dxa"/>
            <w:tcBorders>
              <w:top w:val="nil"/>
              <w:left w:val="nil"/>
              <w:right w:val="nil"/>
            </w:tcBorders>
          </w:tcPr>
          <w:p w14:paraId="49518CB2" w14:textId="733F283A" w:rsidR="00C944FB" w:rsidRPr="008D1FE3" w:rsidRDefault="00C944FB" w:rsidP="00C944FB">
            <w:pPr>
              <w:jc w:val="center"/>
              <w:rPr>
                <w:rFonts w:cs="Times New Roman"/>
                <w:sz w:val="20"/>
                <w:szCs w:val="20"/>
                <w:lang w:val="en-US"/>
              </w:rPr>
            </w:pPr>
            <w:r>
              <w:rPr>
                <w:rFonts w:cs="Times New Roman"/>
                <w:sz w:val="20"/>
                <w:szCs w:val="20"/>
                <w:lang w:val="en-US"/>
              </w:rPr>
              <w:t>1</w:t>
            </w:r>
          </w:p>
        </w:tc>
        <w:tc>
          <w:tcPr>
            <w:tcW w:w="1488" w:type="dxa"/>
            <w:tcBorders>
              <w:top w:val="nil"/>
              <w:left w:val="nil"/>
              <w:right w:val="nil"/>
            </w:tcBorders>
          </w:tcPr>
          <w:p w14:paraId="5DD65FBA" w14:textId="7C4FF4FB" w:rsidR="00C944FB" w:rsidRDefault="00C944FB" w:rsidP="00C944FB">
            <w:pPr>
              <w:jc w:val="center"/>
              <w:rPr>
                <w:rFonts w:cs="Times New Roman"/>
                <w:sz w:val="20"/>
                <w:szCs w:val="20"/>
              </w:rPr>
            </w:pPr>
            <w:r>
              <w:rPr>
                <w:rFonts w:cs="Times New Roman"/>
                <w:sz w:val="20"/>
                <w:szCs w:val="20"/>
              </w:rPr>
              <w:t>.9</w:t>
            </w:r>
            <w:r w:rsidR="00D45476">
              <w:rPr>
                <w:rFonts w:cs="Times New Roman"/>
                <w:sz w:val="20"/>
                <w:szCs w:val="20"/>
              </w:rPr>
              <w:t>1</w:t>
            </w:r>
          </w:p>
          <w:p w14:paraId="588F58E9" w14:textId="66F52C6B" w:rsidR="00C944FB" w:rsidRDefault="00C944FB" w:rsidP="00C944FB">
            <w:pPr>
              <w:jc w:val="center"/>
              <w:rPr>
                <w:rFonts w:cs="Times New Roman"/>
                <w:sz w:val="20"/>
                <w:szCs w:val="20"/>
              </w:rPr>
            </w:pPr>
            <w:r>
              <w:rPr>
                <w:rFonts w:cs="Times New Roman"/>
                <w:sz w:val="20"/>
                <w:szCs w:val="20"/>
              </w:rPr>
              <w:t>(</w:t>
            </w:r>
            <w:r w:rsidR="00D45476">
              <w:rPr>
                <w:rFonts w:cs="Times New Roman"/>
                <w:sz w:val="20"/>
                <w:szCs w:val="20"/>
              </w:rPr>
              <w:t>91/100</w:t>
            </w:r>
            <w:r>
              <w:rPr>
                <w:rFonts w:cs="Times New Roman"/>
                <w:sz w:val="20"/>
                <w:szCs w:val="20"/>
              </w:rPr>
              <w:t>)</w:t>
            </w:r>
          </w:p>
        </w:tc>
        <w:tc>
          <w:tcPr>
            <w:tcW w:w="1520" w:type="dxa"/>
            <w:tcBorders>
              <w:top w:val="nil"/>
              <w:left w:val="nil"/>
              <w:right w:val="nil"/>
            </w:tcBorders>
          </w:tcPr>
          <w:p w14:paraId="3BACAA96" w14:textId="614F1B94" w:rsidR="00C944FB" w:rsidRDefault="00C944FB" w:rsidP="00C944FB">
            <w:pPr>
              <w:jc w:val="center"/>
              <w:rPr>
                <w:rFonts w:cs="Times New Roman"/>
                <w:sz w:val="20"/>
                <w:szCs w:val="20"/>
              </w:rPr>
            </w:pPr>
            <w:r>
              <w:rPr>
                <w:rFonts w:cs="Times New Roman"/>
                <w:sz w:val="20"/>
                <w:szCs w:val="20"/>
              </w:rPr>
              <w:t>.74</w:t>
            </w:r>
            <w:r w:rsidR="00D45476">
              <w:rPr>
                <w:rFonts w:cs="Times New Roman"/>
                <w:sz w:val="20"/>
                <w:szCs w:val="20"/>
              </w:rPr>
              <w:t>1</w:t>
            </w:r>
          </w:p>
          <w:p w14:paraId="0E52D118" w14:textId="1590B668" w:rsidR="00C944FB" w:rsidRDefault="00C944FB" w:rsidP="00C944FB">
            <w:pPr>
              <w:jc w:val="center"/>
              <w:rPr>
                <w:rFonts w:cs="Times New Roman"/>
                <w:sz w:val="20"/>
                <w:szCs w:val="20"/>
              </w:rPr>
            </w:pPr>
            <w:r>
              <w:rPr>
                <w:rFonts w:cs="Times New Roman"/>
                <w:sz w:val="20"/>
                <w:szCs w:val="20"/>
              </w:rPr>
              <w:t>(</w:t>
            </w:r>
            <w:r w:rsidR="00D45476">
              <w:rPr>
                <w:rFonts w:cs="Times New Roman"/>
                <w:sz w:val="20"/>
                <w:szCs w:val="20"/>
              </w:rPr>
              <w:t>1483/2000</w:t>
            </w:r>
            <w:r>
              <w:rPr>
                <w:rFonts w:cs="Times New Roman"/>
                <w:sz w:val="20"/>
                <w:szCs w:val="20"/>
              </w:rPr>
              <w:t>)</w:t>
            </w:r>
          </w:p>
        </w:tc>
        <w:tc>
          <w:tcPr>
            <w:tcW w:w="1900" w:type="dxa"/>
            <w:tcBorders>
              <w:top w:val="nil"/>
              <w:left w:val="nil"/>
              <w:right w:val="nil"/>
            </w:tcBorders>
          </w:tcPr>
          <w:p w14:paraId="1C8A145B" w14:textId="6CD16D88" w:rsidR="00C944FB" w:rsidRDefault="00C944FB" w:rsidP="00C944FB">
            <w:pPr>
              <w:jc w:val="center"/>
              <w:rPr>
                <w:rFonts w:cs="Times New Roman"/>
                <w:sz w:val="20"/>
                <w:szCs w:val="20"/>
              </w:rPr>
            </w:pPr>
            <w:r>
              <w:rPr>
                <w:rFonts w:cs="Times New Roman"/>
                <w:sz w:val="20"/>
                <w:szCs w:val="20"/>
              </w:rPr>
              <w:t>.74</w:t>
            </w:r>
            <w:r w:rsidR="00D45476">
              <w:rPr>
                <w:rFonts w:cs="Times New Roman"/>
                <w:sz w:val="20"/>
                <w:szCs w:val="20"/>
              </w:rPr>
              <w:t>9</w:t>
            </w:r>
          </w:p>
          <w:p w14:paraId="1A2C2F28" w14:textId="35F53AAA" w:rsidR="00C944FB" w:rsidRDefault="00C944FB" w:rsidP="00C944FB">
            <w:pPr>
              <w:jc w:val="center"/>
              <w:rPr>
                <w:rFonts w:cs="Times New Roman"/>
                <w:sz w:val="20"/>
                <w:szCs w:val="20"/>
              </w:rPr>
            </w:pPr>
            <w:r>
              <w:rPr>
                <w:rFonts w:cs="Times New Roman"/>
                <w:sz w:val="20"/>
                <w:szCs w:val="20"/>
              </w:rPr>
              <w:t>(</w:t>
            </w:r>
            <w:r w:rsidR="00D45476">
              <w:rPr>
                <w:rFonts w:cs="Times New Roman"/>
                <w:sz w:val="20"/>
                <w:szCs w:val="20"/>
              </w:rPr>
              <w:t>1574/2100</w:t>
            </w:r>
            <w:r>
              <w:rPr>
                <w:rFonts w:cs="Times New Roman"/>
                <w:sz w:val="20"/>
                <w:szCs w:val="20"/>
              </w:rPr>
              <w:t>)</w:t>
            </w:r>
          </w:p>
        </w:tc>
        <w:tc>
          <w:tcPr>
            <w:tcW w:w="1206" w:type="dxa"/>
            <w:tcBorders>
              <w:top w:val="nil"/>
              <w:left w:val="nil"/>
              <w:right w:val="nil"/>
            </w:tcBorders>
          </w:tcPr>
          <w:p w14:paraId="2C19D62B" w14:textId="36F43357" w:rsidR="00C944FB" w:rsidRDefault="00C944FB" w:rsidP="00C944FB">
            <w:pPr>
              <w:jc w:val="center"/>
              <w:rPr>
                <w:rFonts w:cs="Times New Roman"/>
                <w:sz w:val="20"/>
                <w:szCs w:val="20"/>
                <w:lang w:val="en-US"/>
              </w:rPr>
            </w:pPr>
            <w:r>
              <w:rPr>
                <w:rFonts w:cs="Times New Roman"/>
                <w:sz w:val="20"/>
                <w:szCs w:val="20"/>
                <w:lang w:val="en-US"/>
              </w:rPr>
              <w:t>.825</w:t>
            </w:r>
          </w:p>
        </w:tc>
      </w:tr>
    </w:tbl>
    <w:p w14:paraId="5334C6A6" w14:textId="4EB40E2F" w:rsidR="00522B45" w:rsidRPr="00D45476" w:rsidRDefault="00BA1204" w:rsidP="00D45476">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39753F5C" w14:textId="346902C6" w:rsidR="00C944FB" w:rsidRDefault="00AF2988">
      <w:pPr>
        <w:spacing w:after="0" w:line="360" w:lineRule="auto"/>
        <w:ind w:firstLine="1304"/>
        <w:jc w:val="both"/>
        <w:rPr>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w:t>
      </w:r>
      <w:r w:rsidR="00E644EB">
        <w:rPr>
          <w:rFonts w:cs="Times New Roman"/>
          <w:szCs w:val="24"/>
          <w:lang w:val="en-US"/>
        </w:rPr>
        <w:t>find</w:t>
      </w:r>
      <w:r>
        <w:rPr>
          <w:rFonts w:cs="Times New Roman"/>
          <w:szCs w:val="24"/>
          <w:lang w:val="en-US"/>
        </w:rPr>
        <w:t xml:space="preserve">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xml:space="preserve">, even in </w:t>
      </w:r>
      <w:r w:rsidR="00423F5C">
        <w:rPr>
          <w:lang w:val="en-US"/>
        </w:rPr>
        <w:t>highly</w:t>
      </w:r>
      <w:r w:rsidR="00DD2218">
        <w:rPr>
          <w:lang w:val="en-US"/>
        </w:rPr>
        <w:t xml:space="preserve"> complex screening settings</w:t>
      </w:r>
      <w:r>
        <w:rPr>
          <w:lang w:val="en-US"/>
        </w:rPr>
        <w:t xml:space="preserve">. This finding contrasts previous evaluations </w:t>
      </w:r>
      <w:r>
        <w:rPr>
          <w:lang w:val="en-US"/>
        </w:rPr>
        <w:fldChar w:fldCharType="begin" w:fldLock="1"/>
      </w:r>
      <w:r w:rsidR="002C6EAF">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w:t>
      </w:r>
      <w:r w:rsidRPr="00C944FB">
        <w:rPr>
          <w:i/>
          <w:lang w:val="en-US"/>
        </w:rPr>
        <w:t>excluding</w:t>
      </w:r>
      <w:r>
        <w:rPr>
          <w:lang w:val="en-US"/>
        </w:rPr>
        <w:t xml:space="preserve"> irrelevant records. This discrepancy migh</w:t>
      </w:r>
      <w:r w:rsidR="00DD2218">
        <w:rPr>
          <w:lang w:val="en-US"/>
        </w:rPr>
        <w:t xml:space="preserve">t </w:t>
      </w:r>
      <w:r>
        <w:rPr>
          <w:lang w:val="en-US"/>
        </w:rPr>
        <w:t xml:space="preserve">be explained by the fact that </w:t>
      </w:r>
      <w:r w:rsidR="006650B1">
        <w:rPr>
          <w:lang w:val="en-US"/>
        </w:rPr>
        <w:t>we</w:t>
      </w:r>
      <w:r w:rsidR="00C944FB">
        <w:rPr>
          <w:lang w:val="en-US"/>
        </w:rPr>
        <w:t xml:space="preserve"> used different prompting strategies</w:t>
      </w:r>
      <w:r w:rsidR="00DD2218">
        <w:rPr>
          <w:lang w:val="en-US"/>
        </w:rPr>
        <w:t>.</w:t>
      </w:r>
      <w:r w:rsidR="00423F5C">
        <w:rPr>
          <w:lang w:val="en-US"/>
        </w:rPr>
        <w:t xml:space="preserve"> </w:t>
      </w:r>
      <w:r w:rsidR="00C944FB">
        <w:rPr>
          <w:lang w:val="en-US"/>
        </w:rPr>
        <w:t>A p</w:t>
      </w:r>
      <w:r w:rsidR="00BE28F4">
        <w:rPr>
          <w:lang w:val="en-US"/>
        </w:rPr>
        <w:t>art of our</w:t>
      </w:r>
      <w:r w:rsidR="00670F83">
        <w:rPr>
          <w:lang w:val="en-US"/>
        </w:rPr>
        <w:t xml:space="preserve"> comparably high performance m</w:t>
      </w:r>
      <w:r w:rsidR="00BE28F4">
        <w:rPr>
          <w:lang w:val="en-US"/>
        </w:rPr>
        <w:t>ight also</w:t>
      </w:r>
      <w:r w:rsidR="00670F83">
        <w:rPr>
          <w:lang w:val="en-US"/>
        </w:rPr>
        <w:t xml:space="preserve"> be </w:t>
      </w:r>
      <w:r w:rsidR="00BE28F4">
        <w:rPr>
          <w:lang w:val="en-US"/>
        </w:rPr>
        <w:t>due to</w:t>
      </w:r>
      <w:r w:rsidR="00423F5C">
        <w:rPr>
          <w:lang w:val="en-US"/>
        </w:rPr>
        <w:t xml:space="preserve"> the fact that we instructed the models to include </w:t>
      </w:r>
      <w:r w:rsidR="00BE28F4">
        <w:rPr>
          <w:lang w:val="en-US"/>
        </w:rPr>
        <w:t xml:space="preserve">title and abstract records </w:t>
      </w:r>
      <w:r w:rsidR="00423F5C">
        <w:rPr>
          <w:lang w:val="en-US"/>
        </w:rPr>
        <w:t xml:space="preserve">with </w:t>
      </w:r>
      <w:r w:rsidR="00670F83">
        <w:rPr>
          <w:lang w:val="en-US"/>
        </w:rPr>
        <w:t xml:space="preserve">insufficient </w:t>
      </w:r>
      <w:r w:rsidR="00423F5C">
        <w:rPr>
          <w:lang w:val="en-US"/>
        </w:rPr>
        <w:t>information</w:t>
      </w:r>
      <w:r w:rsidR="00670F83">
        <w:rPr>
          <w:lang w:val="en-US"/>
        </w:rPr>
        <w:t xml:space="preserve"> (cf. Textbox 3 in Section 4.2)</w:t>
      </w:r>
      <w:r w:rsidR="00423F5C">
        <w:rPr>
          <w:lang w:val="en-US"/>
        </w:rPr>
        <w:t>.</w:t>
      </w:r>
      <w:r w:rsidR="00EB16FE">
        <w:rPr>
          <w:lang w:val="en-US"/>
        </w:rPr>
        <w:t xml:space="preserve"> We note that</w:t>
      </w:r>
      <w:r w:rsidR="004343E8">
        <w:rPr>
          <w:lang w:val="en-US"/>
        </w:rPr>
        <w:t xml:space="preserve"> based on our tests, the </w:t>
      </w:r>
      <w:r w:rsidR="004343E8" w:rsidRPr="00CE7BEB">
        <w:rPr>
          <w:rFonts w:cs="Times New Roman"/>
          <w:szCs w:val="24"/>
          <w:lang w:val="en-US"/>
        </w:rPr>
        <w:t>GPT-4</w:t>
      </w:r>
      <w:r w:rsidR="004343E8">
        <w:rPr>
          <w:rFonts w:cs="Times New Roman"/>
          <w:szCs w:val="24"/>
          <w:lang w:val="en-US"/>
        </w:rPr>
        <w:t xml:space="preserve"> API model seems to be</w:t>
      </w:r>
      <w:r w:rsidR="004343E8" w:rsidRPr="00CE7BEB">
        <w:rPr>
          <w:rFonts w:cs="Times New Roman"/>
          <w:szCs w:val="24"/>
          <w:lang w:val="en-US"/>
        </w:rPr>
        <w:t xml:space="preserve"> preferable relative to GPT-3.5 since the la</w:t>
      </w:r>
      <w:r w:rsidR="004343E8">
        <w:rPr>
          <w:rFonts w:cs="Times New Roman"/>
          <w:szCs w:val="24"/>
          <w:lang w:val="en-US"/>
        </w:rPr>
        <w:t>t</w:t>
      </w:r>
      <w:r w:rsidR="004343E8" w:rsidRPr="00CE7BEB">
        <w:rPr>
          <w:rFonts w:cs="Times New Roman"/>
          <w:szCs w:val="24"/>
          <w:lang w:val="en-US"/>
        </w:rPr>
        <w:t>ter is rather sensitive to the chosen inclusion probability</w:t>
      </w:r>
      <w:r w:rsidR="004343E8">
        <w:rPr>
          <w:rFonts w:cs="Times New Roman"/>
          <w:szCs w:val="24"/>
          <w:lang w:val="en-US"/>
        </w:rPr>
        <w:t xml:space="preserve"> threshold</w:t>
      </w:r>
      <w:r w:rsidR="00C944FB">
        <w:rPr>
          <w:rFonts w:cs="Times New Roman"/>
          <w:szCs w:val="24"/>
          <w:lang w:val="en-US"/>
        </w:rPr>
        <w:t xml:space="preserve">. </w:t>
      </w:r>
      <w:r w:rsidR="004343E8" w:rsidRPr="00CE7BEB">
        <w:rPr>
          <w:rFonts w:cs="Times New Roman"/>
          <w:szCs w:val="20"/>
          <w:lang w:val="en-US"/>
        </w:rPr>
        <w:t>Based on th</w:t>
      </w:r>
      <w:r w:rsidR="004343E8">
        <w:rPr>
          <w:rFonts w:cs="Times New Roman"/>
          <w:szCs w:val="20"/>
          <w:lang w:val="en-US"/>
        </w:rPr>
        <w:t>is finding</w:t>
      </w:r>
      <w:r w:rsidR="004343E8" w:rsidRPr="00CE7BEB">
        <w:rPr>
          <w:rFonts w:cs="Times New Roman"/>
          <w:szCs w:val="20"/>
          <w:lang w:val="en-US"/>
        </w:rPr>
        <w:t xml:space="preserve">, we </w:t>
      </w:r>
      <w:r w:rsidR="004343E8">
        <w:rPr>
          <w:rFonts w:cs="Times New Roman"/>
          <w:szCs w:val="20"/>
          <w:lang w:val="en-US"/>
        </w:rPr>
        <w:t xml:space="preserve">generally </w:t>
      </w:r>
      <w:r w:rsidR="004343E8" w:rsidRPr="00CE7BEB">
        <w:rPr>
          <w:rFonts w:cs="Times New Roman"/>
          <w:szCs w:val="20"/>
          <w:lang w:val="en-US"/>
        </w:rPr>
        <w:t>recommend not</w:t>
      </w:r>
      <w:r w:rsidR="004343E8">
        <w:rPr>
          <w:rFonts w:cs="Times New Roman"/>
          <w:szCs w:val="20"/>
          <w:lang w:val="en-US"/>
        </w:rPr>
        <w:t xml:space="preserve"> using</w:t>
      </w:r>
      <w:r w:rsidR="004343E8" w:rsidRPr="00CE7BEB">
        <w:rPr>
          <w:rFonts w:cs="Times New Roman"/>
          <w:szCs w:val="20"/>
          <w:lang w:val="en-US"/>
        </w:rPr>
        <w:t xml:space="preserve"> the </w:t>
      </w:r>
      <w:r w:rsidR="004343E8">
        <w:rPr>
          <w:rFonts w:cs="Times New Roman"/>
          <w:szCs w:val="20"/>
          <w:lang w:val="en-US"/>
        </w:rPr>
        <w:t>GPT</w:t>
      </w:r>
      <w:r w:rsidR="004343E8" w:rsidRPr="00CE7BEB">
        <w:rPr>
          <w:rFonts w:cs="Times New Roman"/>
          <w:szCs w:val="20"/>
          <w:lang w:val="en-US"/>
        </w:rPr>
        <w:t xml:space="preserve">-3.5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when </w:t>
      </w:r>
      <w:r w:rsidR="004343E8">
        <w:rPr>
          <w:rFonts w:cs="Times New Roman"/>
          <w:szCs w:val="20"/>
          <w:lang w:val="en-US"/>
        </w:rPr>
        <w:t>GPT</w:t>
      </w:r>
      <w:r w:rsidR="004343E8" w:rsidRPr="00CE7BEB">
        <w:rPr>
          <w:rFonts w:cs="Times New Roman"/>
          <w:szCs w:val="20"/>
          <w:lang w:val="en-US"/>
        </w:rPr>
        <w:t xml:space="preserve">-4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t>
      </w:r>
      <w:r w:rsidR="004343E8">
        <w:rPr>
          <w:rFonts w:cs="Times New Roman"/>
          <w:szCs w:val="20"/>
          <w:lang w:val="en-US"/>
        </w:rPr>
        <w:t>are</w:t>
      </w:r>
      <w:r w:rsidR="004343E8" w:rsidRPr="00CE7BEB">
        <w:rPr>
          <w:rFonts w:cs="Times New Roman"/>
          <w:szCs w:val="20"/>
          <w:lang w:val="en-US"/>
        </w:rPr>
        <w:t xml:space="preserve"> available.</w:t>
      </w:r>
      <w:r w:rsidR="004343E8">
        <w:rPr>
          <w:rFonts w:cs="Times New Roman"/>
          <w:szCs w:val="20"/>
          <w:lang w:val="en-US"/>
        </w:rPr>
        <w:t xml:space="preserve"> Moreover, in cases where researchers have to rely on GPT-3.5, different inclusion probability thresholds should be considered.</w:t>
      </w:r>
      <w:r w:rsidR="004343E8">
        <w:rPr>
          <w:lang w:val="en-US"/>
        </w:rPr>
        <w:t xml:space="preserve"> </w:t>
      </w:r>
    </w:p>
    <w:p w14:paraId="121231D9" w14:textId="6367653F" w:rsidR="00C944FB" w:rsidRDefault="00C944FB" w:rsidP="003A5E6C">
      <w:pPr>
        <w:spacing w:after="0" w:line="360" w:lineRule="auto"/>
        <w:ind w:firstLine="1304"/>
        <w:jc w:val="both"/>
        <w:rPr>
          <w:rFonts w:cs="Times New Roman"/>
          <w:szCs w:val="20"/>
          <w:lang w:val="en-US"/>
        </w:rPr>
      </w:pPr>
      <w:r>
        <w:rPr>
          <w:rFonts w:cs="Times New Roman"/>
          <w:szCs w:val="20"/>
          <w:lang w:val="en-US"/>
        </w:rPr>
        <w:t>We found that i</w:t>
      </w:r>
      <w:r w:rsidRPr="00A449F4">
        <w:rPr>
          <w:rFonts w:cs="Times New Roman"/>
          <w:szCs w:val="20"/>
          <w:lang w:val="en-US"/>
        </w:rPr>
        <w:t xml:space="preserve">n some applications, the specificity rate reached by the </w:t>
      </w:r>
      <w:r>
        <w:rPr>
          <w:rFonts w:cs="Times New Roman"/>
          <w:szCs w:val="20"/>
          <w:lang w:val="en-US"/>
        </w:rPr>
        <w:t>GPT</w:t>
      </w:r>
      <w:r w:rsidRPr="00A449F4">
        <w:rPr>
          <w:rFonts w:cs="Times New Roman"/>
          <w:szCs w:val="20"/>
          <w:lang w:val="en-US"/>
        </w:rPr>
        <w:t xml:space="preserve">-4 </w:t>
      </w:r>
      <w:r>
        <w:rPr>
          <w:rFonts w:cs="Times New Roman"/>
          <w:szCs w:val="20"/>
          <w:lang w:val="en-US"/>
        </w:rPr>
        <w:t xml:space="preserve">API </w:t>
      </w:r>
      <w:r w:rsidRPr="00A449F4">
        <w:rPr>
          <w:rFonts w:cs="Times New Roman"/>
          <w:szCs w:val="20"/>
          <w:lang w:val="en-US"/>
        </w:rPr>
        <w:t xml:space="preserve">model can be seen to be </w:t>
      </w:r>
      <w:r>
        <w:rPr>
          <w:rFonts w:cs="Times New Roman"/>
          <w:szCs w:val="20"/>
          <w:lang w:val="en-US"/>
        </w:rPr>
        <w:t>o</w:t>
      </w:r>
      <w:r w:rsidRPr="00A449F4">
        <w:rPr>
          <w:rFonts w:cs="Times New Roman"/>
          <w:szCs w:val="20"/>
          <w:lang w:val="en-US"/>
        </w:rPr>
        <w:t>n the lower end compared with human screen</w:t>
      </w:r>
      <w:r>
        <w:rPr>
          <w:rFonts w:cs="Times New Roman"/>
          <w:szCs w:val="20"/>
          <w:lang w:val="en-US"/>
        </w:rPr>
        <w:t>ers</w:t>
      </w:r>
      <w:r w:rsidRPr="00A449F4">
        <w:rPr>
          <w:rFonts w:cs="Times New Roman"/>
          <w:szCs w:val="20"/>
          <w:lang w:val="en-US"/>
        </w:rPr>
        <w:t xml:space="preserve">. Yet, we do not find this to be a major issue when having high recall rates </w:t>
      </w:r>
      <w:r>
        <w:rPr>
          <w:rFonts w:cs="Times New Roman"/>
          <w:szCs w:val="20"/>
          <w:lang w:val="en-US"/>
        </w:rPr>
        <w:t xml:space="preserve">(cf. Figure 1) </w:t>
      </w:r>
      <w:r w:rsidRPr="00A449F4">
        <w:rPr>
          <w:rFonts w:cs="Times New Roman"/>
          <w:szCs w:val="20"/>
          <w:lang w:val="en-US"/>
        </w:rPr>
        <w:t>since this can just be seen as an extra opportunity to double-check close-to-relevant studies. Thus, enhancing the chan</w:t>
      </w:r>
      <w:r w:rsidR="00186048">
        <w:rPr>
          <w:rFonts w:cs="Times New Roman"/>
          <w:szCs w:val="20"/>
          <w:lang w:val="en-US"/>
        </w:rPr>
        <w:t>c</w:t>
      </w:r>
      <w:r w:rsidRPr="00A449F4">
        <w:rPr>
          <w:rFonts w:cs="Times New Roman"/>
          <w:szCs w:val="20"/>
          <w:lang w:val="en-US"/>
        </w:rPr>
        <w:t>e</w:t>
      </w:r>
      <w:r w:rsidR="00186048">
        <w:rPr>
          <w:rFonts w:cs="Times New Roman"/>
          <w:szCs w:val="20"/>
          <w:lang w:val="en-US"/>
        </w:rPr>
        <w:t>s</w:t>
      </w:r>
      <w:r w:rsidRPr="00A449F4">
        <w:rPr>
          <w:rFonts w:cs="Times New Roman"/>
          <w:szCs w:val="20"/>
          <w:lang w:val="en-US"/>
        </w:rPr>
        <w:t xml:space="preserve"> of not overlooking any relevant study records.</w:t>
      </w:r>
    </w:p>
    <w:p w14:paraId="3BAEC8F8" w14:textId="311CE99C" w:rsidR="00C109F8" w:rsidRPr="003A5E6C" w:rsidRDefault="00695515" w:rsidP="00186048">
      <w:pPr>
        <w:spacing w:after="0" w:line="360" w:lineRule="auto"/>
        <w:ind w:firstLine="1304"/>
        <w:jc w:val="both"/>
        <w:rPr>
          <w:lang w:val="en-US"/>
        </w:rPr>
      </w:pPr>
      <w:r>
        <w:rPr>
          <w:lang w:val="en-US"/>
        </w:rPr>
        <w:t>Based on our results</w:t>
      </w:r>
      <w:r w:rsidR="00C109F8">
        <w:rPr>
          <w:lang w:val="en-US"/>
        </w:rPr>
        <w:t xml:space="preserve">, we cannot infer that multi-prompt screening is significantly better than single-prompt screening in complex review settings. Yet, it </w:t>
      </w:r>
      <w:r>
        <w:rPr>
          <w:lang w:val="en-US"/>
        </w:rPr>
        <w:t>is</w:t>
      </w:r>
      <w:r w:rsidR="00C109F8">
        <w:rPr>
          <w:lang w:val="en-US"/>
        </w:rPr>
        <w:t xml:space="preserve"> a more flexible approach that can reduce the over-inclusiveness of </w:t>
      </w:r>
      <w:r>
        <w:rPr>
          <w:lang w:val="en-US"/>
        </w:rPr>
        <w:t xml:space="preserve">GPT </w:t>
      </w:r>
      <w:r w:rsidR="00C109F8">
        <w:rPr>
          <w:lang w:val="en-US"/>
        </w:rPr>
        <w:t xml:space="preserve">models, while still yielding sufficient recalls on par with typical human second screeners. </w:t>
      </w:r>
      <w:r w:rsidR="00186048" w:rsidRPr="00493A6E">
        <w:rPr>
          <w:lang w:val="en-US"/>
        </w:rPr>
        <w:t>Although</w:t>
      </w:r>
      <w:r w:rsidR="00186048">
        <w:rPr>
          <w:lang w:val="en-US"/>
        </w:rPr>
        <w:t xml:space="preserve"> </w:t>
      </w:r>
      <w:bookmarkStart w:id="108" w:name="_Hlk175228430"/>
      <w:r w:rsidR="00186048">
        <w:rPr>
          <w:lang w:val="en-US"/>
        </w:rPr>
        <w:t xml:space="preserve">we cannot reject that single-prompt screening might be viable in complex review settings with many inclusion criteria, we think multi-prompt screening is </w:t>
      </w:r>
      <w:r>
        <w:rPr>
          <w:lang w:val="en-US"/>
        </w:rPr>
        <w:t xml:space="preserve">more </w:t>
      </w:r>
      <w:r w:rsidR="00186048">
        <w:rPr>
          <w:lang w:val="en-US"/>
        </w:rPr>
        <w:t xml:space="preserve">appropriate </w:t>
      </w:r>
      <w:r w:rsidR="00186048">
        <w:rPr>
          <w:lang w:val="en-US"/>
        </w:rPr>
        <w:t xml:space="preserve">to use </w:t>
      </w:r>
      <w:r w:rsidR="00186048">
        <w:rPr>
          <w:lang w:val="en-US"/>
        </w:rPr>
        <w:t xml:space="preserve">in complex review settings. </w:t>
      </w:r>
      <w:r w:rsidR="001460A9">
        <w:rPr>
          <w:lang w:val="en-US"/>
        </w:rPr>
        <w:t>W</w:t>
      </w:r>
      <w:r w:rsidR="00186048">
        <w:rPr>
          <w:lang w:val="en-US"/>
        </w:rPr>
        <w:t xml:space="preserve">hen using multi-prompt screening all titles and abstracts will be mapped on the exact reasons for exclusion, increasing the transparency of the review and making it easier to decode what factors made the GPT model work </w:t>
      </w:r>
      <w:bookmarkEnd w:id="108"/>
      <w:r w:rsidR="001460A9">
        <w:rPr>
          <w:lang w:val="en-US"/>
        </w:rPr>
        <w:t>or not</w:t>
      </w:r>
      <w:r w:rsidR="00186048">
        <w:rPr>
          <w:lang w:val="en-US"/>
        </w:rPr>
        <w:t xml:space="preserve">. </w:t>
      </w:r>
      <w:r w:rsidR="00C109F8">
        <w:rPr>
          <w:lang w:val="en-US"/>
        </w:rPr>
        <w:t>Furthermore, as we</w:t>
      </w:r>
      <w:r w:rsidR="001460A9">
        <w:rPr>
          <w:lang w:val="en-US"/>
        </w:rPr>
        <w:t xml:space="preserve"> </w:t>
      </w:r>
      <w:r w:rsidR="00C109F8">
        <w:rPr>
          <w:lang w:val="en-US"/>
        </w:rPr>
        <w:lastRenderedPageBreak/>
        <w:t>discuss in the next section, the use of multi-prompt screening can have additional advances in the prompt development and testing phases, making it a useful tool adding to the screening toolbox.</w:t>
      </w:r>
    </w:p>
    <w:p w14:paraId="7613FDD3" w14:textId="2E3F008F" w:rsidR="00CF08B6" w:rsidRDefault="00E644EB" w:rsidP="00181046">
      <w:pPr>
        <w:spacing w:after="0" w:line="360" w:lineRule="auto"/>
        <w:ind w:firstLine="1304"/>
        <w:jc w:val="both"/>
        <w:rPr>
          <w:lang w:val="en-US"/>
        </w:rPr>
      </w:pPr>
      <w:r>
        <w:rPr>
          <w:rFonts w:cs="Times New Roman"/>
          <w:szCs w:val="20"/>
          <w:lang w:val="en-US"/>
        </w:rPr>
        <w:t xml:space="preserve">Overall, we think </w:t>
      </w:r>
      <w:r w:rsidR="00695515">
        <w:rPr>
          <w:rFonts w:cs="Times New Roman"/>
          <w:szCs w:val="20"/>
          <w:lang w:val="en-US"/>
        </w:rPr>
        <w:t>there</w:t>
      </w:r>
      <w:r w:rsidR="001460A9">
        <w:rPr>
          <w:rFonts w:cs="Times New Roman"/>
          <w:szCs w:val="20"/>
          <w:lang w:val="en-US"/>
        </w:rPr>
        <w:t xml:space="preserve"> is</w:t>
      </w:r>
      <w:r w:rsidR="00695515">
        <w:rPr>
          <w:rFonts w:cs="Times New Roman"/>
          <w:szCs w:val="20"/>
          <w:lang w:val="en-US"/>
        </w:rPr>
        <w:t xml:space="preserve"> a huge potential for </w:t>
      </w:r>
      <w:r>
        <w:rPr>
          <w:rFonts w:cs="Times New Roman"/>
          <w:szCs w:val="20"/>
          <w:lang w:val="en-US"/>
        </w:rPr>
        <w:t xml:space="preserve">GPT API models </w:t>
      </w:r>
      <w:r w:rsidR="00695515">
        <w:rPr>
          <w:rFonts w:cs="Times New Roman"/>
          <w:szCs w:val="20"/>
          <w:lang w:val="en-US"/>
        </w:rPr>
        <w:t xml:space="preserve">to be used for </w:t>
      </w:r>
      <w:r>
        <w:rPr>
          <w:rFonts w:cs="Times New Roman"/>
          <w:szCs w:val="20"/>
          <w:lang w:val="en-US"/>
        </w:rPr>
        <w:t>TAB screening tasks in high-quality systematic reviews</w:t>
      </w:r>
      <w:r>
        <w:rPr>
          <w:rFonts w:cs="Times New Roman"/>
          <w:szCs w:val="20"/>
          <w:lang w:val="en-US"/>
        </w:rPr>
        <w:t xml:space="preserve">—also as independent second screeners in complex reviews. Furthermore, we believe that the relevancy of using LLMs will only increase over time as the models improve. This demands a standardized setup to ensure </w:t>
      </w:r>
      <w:r w:rsidR="00DB4E3A">
        <w:rPr>
          <w:rFonts w:cs="Times New Roman"/>
          <w:szCs w:val="20"/>
          <w:lang w:val="en-US"/>
        </w:rPr>
        <w:t xml:space="preserve">a </w:t>
      </w:r>
      <w:r>
        <w:rPr>
          <w:rFonts w:cs="Times New Roman"/>
          <w:szCs w:val="20"/>
          <w:lang w:val="en-US"/>
        </w:rPr>
        <w:t xml:space="preserve">reliable use of </w:t>
      </w:r>
      <w:r w:rsidR="00DB4E3A">
        <w:rPr>
          <w:rFonts w:cs="Times New Roman"/>
          <w:szCs w:val="20"/>
          <w:lang w:val="en-US"/>
        </w:rPr>
        <w:t>LLMs</w:t>
      </w:r>
      <w:r>
        <w:rPr>
          <w:rFonts w:cs="Times New Roman"/>
          <w:szCs w:val="20"/>
          <w:lang w:val="en-US"/>
        </w:rPr>
        <w:t xml:space="preserve"> in systematic reviews. In the next section, we, therefore, develop a tentative guideline and workflow for how such screenings can be set up in practice</w:t>
      </w:r>
      <w:commentRangeStart w:id="109"/>
      <w:commentRangeStart w:id="110"/>
      <w:r>
        <w:rPr>
          <w:rFonts w:cs="Times New Roman"/>
          <w:szCs w:val="20"/>
          <w:lang w:val="en-US"/>
        </w:rPr>
        <w:t>.</w:t>
      </w:r>
      <w:commentRangeEnd w:id="109"/>
      <w:r>
        <w:rPr>
          <w:rStyle w:val="CommentReference"/>
        </w:rPr>
        <w:commentReference w:id="109"/>
      </w:r>
      <w:commentRangeEnd w:id="110"/>
      <w:r w:rsidR="00C944FB">
        <w:rPr>
          <w:rStyle w:val="CommentReference"/>
        </w:rPr>
        <w:commentReference w:id="110"/>
      </w:r>
      <w:r>
        <w:rPr>
          <w:rFonts w:cs="Times New Roman"/>
          <w:szCs w:val="20"/>
          <w:lang w:val="en-US"/>
        </w:rPr>
        <w:t xml:space="preserve"> </w:t>
      </w:r>
      <w:r>
        <w:rPr>
          <w:lang w:val="en-US"/>
        </w:rPr>
        <w:t xml:space="preserve"> </w:t>
      </w:r>
    </w:p>
    <w:p w14:paraId="32E7C4FC" w14:textId="3C7E6AC8"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w:t>
      </w:r>
      <w:r w:rsidR="00D318C9">
        <w:rPr>
          <w:b/>
          <w:lang w:val="en-US"/>
        </w:rPr>
        <w:t xml:space="preserve"> AND WORKFLOW</w:t>
      </w:r>
    </w:p>
    <w:p w14:paraId="209B0F3C" w14:textId="420437F5" w:rsidR="009802B0" w:rsidRDefault="00130973" w:rsidP="00C944FB">
      <w:pPr>
        <w:spacing w:after="0" w:line="360" w:lineRule="auto"/>
        <w:ind w:firstLine="1304"/>
        <w:jc w:val="both"/>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xml:space="preserve">. All steps in this process are </w:t>
      </w:r>
      <w:r w:rsidR="00CA6765">
        <w:rPr>
          <w:lang w:val="en-US"/>
        </w:rPr>
        <w:t>presented</w:t>
      </w:r>
      <w:r w:rsidR="00C07B73">
        <w:rPr>
          <w:lang w:val="en-US"/>
        </w:rPr>
        <w:t xml:space="preserve"> in Table </w:t>
      </w:r>
      <w:r w:rsidR="00493A6E">
        <w:rPr>
          <w:lang w:val="en-US"/>
        </w:rPr>
        <w:t>4</w:t>
      </w:r>
      <w:r w:rsidR="00C07B73">
        <w:rPr>
          <w:lang w:val="en-US"/>
        </w:rPr>
        <w:t>.</w:t>
      </w:r>
    </w:p>
    <w:p w14:paraId="2A07A077" w14:textId="77777777" w:rsidR="00695515" w:rsidRDefault="00695515" w:rsidP="00240878">
      <w:pPr>
        <w:spacing w:after="0" w:line="360" w:lineRule="auto"/>
        <w:jc w:val="both"/>
        <w:rPr>
          <w:lang w:val="en-US"/>
        </w:rPr>
      </w:pPr>
    </w:p>
    <w:p w14:paraId="54E91D7E" w14:textId="4FA4C1DE" w:rsidR="00D5471A" w:rsidRPr="00065E3A" w:rsidRDefault="00D5471A" w:rsidP="00240878">
      <w:pPr>
        <w:spacing w:after="0" w:line="360" w:lineRule="auto"/>
        <w:jc w:val="both"/>
        <w:rPr>
          <w:lang w:val="en-US"/>
        </w:rPr>
      </w:pPr>
      <w:r w:rsidRPr="00065E3A">
        <w:rPr>
          <w:lang w:val="en-US"/>
        </w:rPr>
        <w:t xml:space="preserve">TABLE </w:t>
      </w:r>
      <w:r w:rsidR="00493A6E">
        <w:rPr>
          <w:lang w:val="en-US"/>
        </w:rPr>
        <w:t>4</w:t>
      </w:r>
      <w:r w:rsidRPr="00065E3A">
        <w:rPr>
          <w:lang w:val="en-US"/>
        </w:rPr>
        <w:t xml:space="preserve">: </w:t>
      </w:r>
      <w:r w:rsidRPr="0086604F">
        <w:rPr>
          <w:i/>
          <w:lang w:val="en-US"/>
        </w:rPr>
        <w:t xml:space="preserve">Workflow for how to conduct TAB screening </w:t>
      </w:r>
      <w:r w:rsidR="00AF3AFC" w:rsidRPr="0086604F">
        <w:rPr>
          <w:i/>
          <w:lang w:val="en-US"/>
        </w:rPr>
        <w:t xml:space="preserve">using </w:t>
      </w:r>
      <w:r w:rsidRPr="0086604F">
        <w:rPr>
          <w:i/>
          <w:lang w:val="en-US"/>
        </w:rPr>
        <w:t>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240878">
            <w:pPr>
              <w:spacing w:line="360" w:lineRule="auto"/>
              <w:jc w:val="both"/>
              <w:rPr>
                <w:b/>
                <w:lang w:val="en-US"/>
              </w:rPr>
            </w:pPr>
            <w:r>
              <w:rPr>
                <w:b/>
                <w:lang w:val="en-US"/>
              </w:rPr>
              <w:t>Step</w:t>
            </w:r>
          </w:p>
        </w:tc>
        <w:tc>
          <w:tcPr>
            <w:tcW w:w="8640" w:type="dxa"/>
          </w:tcPr>
          <w:p w14:paraId="146526A2" w14:textId="77777777" w:rsidR="00D5471A" w:rsidRDefault="00D5471A" w:rsidP="00240878">
            <w:pPr>
              <w:spacing w:line="360" w:lineRule="auto"/>
              <w:jc w:val="both"/>
              <w:rPr>
                <w:b/>
                <w:lang w:val="en-US"/>
              </w:rPr>
            </w:pPr>
            <w:r>
              <w:rPr>
                <w:b/>
                <w:lang w:val="en-US"/>
              </w:rPr>
              <w:t>Reviewer action</w:t>
            </w:r>
          </w:p>
        </w:tc>
      </w:tr>
      <w:tr w:rsidR="00D5471A" w:rsidRPr="00844F23" w14:paraId="37540F1B" w14:textId="77777777" w:rsidTr="00312F00">
        <w:tc>
          <w:tcPr>
            <w:tcW w:w="988" w:type="dxa"/>
          </w:tcPr>
          <w:p w14:paraId="7EC3F431" w14:textId="77777777" w:rsidR="00D5471A" w:rsidRPr="00011FF4" w:rsidRDefault="00D5471A" w:rsidP="00240878">
            <w:pPr>
              <w:spacing w:line="360" w:lineRule="auto"/>
              <w:jc w:val="both"/>
              <w:rPr>
                <w:lang w:val="en-US"/>
              </w:rPr>
            </w:pPr>
            <w:r w:rsidRPr="00011FF4">
              <w:rPr>
                <w:lang w:val="en-US"/>
              </w:rPr>
              <w:t>1</w:t>
            </w:r>
          </w:p>
        </w:tc>
        <w:tc>
          <w:tcPr>
            <w:tcW w:w="8640" w:type="dxa"/>
          </w:tcPr>
          <w:p w14:paraId="3E7C0838" w14:textId="58F91C20" w:rsidR="00D5471A" w:rsidRPr="00011FF4" w:rsidRDefault="00D5471A" w:rsidP="00240878">
            <w:pPr>
              <w:spacing w:line="360" w:lineRule="auto"/>
              <w:jc w:val="both"/>
              <w:rPr>
                <w:lang w:val="en-US"/>
              </w:rPr>
            </w:pPr>
            <w:r>
              <w:rPr>
                <w:lang w:val="en-US"/>
              </w:rPr>
              <w:t>Find approximately 10 relevant study records (ideally more).</w:t>
            </w:r>
          </w:p>
        </w:tc>
      </w:tr>
      <w:tr w:rsidR="00D5471A" w:rsidRPr="00844F23" w14:paraId="5D933411" w14:textId="77777777" w:rsidTr="00312F00">
        <w:tc>
          <w:tcPr>
            <w:tcW w:w="988" w:type="dxa"/>
          </w:tcPr>
          <w:p w14:paraId="2ED45294" w14:textId="77777777" w:rsidR="00D5471A" w:rsidRPr="00011FF4" w:rsidRDefault="00D5471A" w:rsidP="00240878">
            <w:pPr>
              <w:spacing w:line="360" w:lineRule="auto"/>
              <w:jc w:val="both"/>
              <w:rPr>
                <w:lang w:val="en-US"/>
              </w:rPr>
            </w:pPr>
            <w:r w:rsidRPr="00011FF4">
              <w:rPr>
                <w:lang w:val="en-US"/>
              </w:rPr>
              <w:t>2</w:t>
            </w:r>
          </w:p>
        </w:tc>
        <w:tc>
          <w:tcPr>
            <w:tcW w:w="8640" w:type="dxa"/>
          </w:tcPr>
          <w:p w14:paraId="2270D474" w14:textId="7C7FB794" w:rsidR="00D5471A" w:rsidRPr="00011FF4" w:rsidRDefault="00D5471A" w:rsidP="00240878">
            <w:pPr>
              <w:spacing w:line="360" w:lineRule="auto"/>
              <w:jc w:val="both"/>
              <w:rPr>
                <w:lang w:val="en-US"/>
              </w:rPr>
            </w:pPr>
            <w:r>
              <w:rPr>
                <w:lang w:val="en-US"/>
              </w:rPr>
              <w:t xml:space="preserve">Find a minimum of </w:t>
            </w:r>
            <w:r w:rsidR="00C944FB">
              <w:rPr>
                <w:lang w:val="en-US"/>
              </w:rPr>
              <w:t>150</w:t>
            </w:r>
            <w:r>
              <w:rPr>
                <w:lang w:val="en-US"/>
              </w:rPr>
              <w:t xml:space="preserve"> irrelevant study records (ideally randomly sampled from the</w:t>
            </w:r>
            <w:r w:rsidR="00183B8E">
              <w:rPr>
                <w:lang w:val="en-US"/>
              </w:rPr>
              <w:t xml:space="preserve"> entire</w:t>
            </w:r>
            <w:r>
              <w:rPr>
                <w:lang w:val="en-US"/>
              </w:rPr>
              <w:t xml:space="preserve"> pool of records).</w:t>
            </w:r>
          </w:p>
        </w:tc>
      </w:tr>
      <w:tr w:rsidR="00D5471A" w:rsidRPr="00844F23" w14:paraId="2784C36A" w14:textId="77777777" w:rsidTr="00312F00">
        <w:tc>
          <w:tcPr>
            <w:tcW w:w="988" w:type="dxa"/>
          </w:tcPr>
          <w:p w14:paraId="7341466A" w14:textId="77777777" w:rsidR="00D5471A" w:rsidRPr="00011FF4" w:rsidRDefault="00D5471A" w:rsidP="00240878">
            <w:pPr>
              <w:spacing w:line="360" w:lineRule="auto"/>
              <w:jc w:val="both"/>
              <w:rPr>
                <w:lang w:val="en-US"/>
              </w:rPr>
            </w:pPr>
            <w:r w:rsidRPr="00011FF4">
              <w:rPr>
                <w:lang w:val="en-US"/>
              </w:rPr>
              <w:t>3</w:t>
            </w:r>
          </w:p>
        </w:tc>
        <w:tc>
          <w:tcPr>
            <w:tcW w:w="8640" w:type="dxa"/>
          </w:tcPr>
          <w:p w14:paraId="2A375356" w14:textId="77777777" w:rsidR="00D5471A" w:rsidRPr="00011FF4" w:rsidRDefault="00D5471A" w:rsidP="00240878">
            <w:pPr>
              <w:spacing w:line="360" w:lineRule="auto"/>
              <w:jc w:val="both"/>
              <w:rPr>
                <w:lang w:val="en-US"/>
              </w:rPr>
            </w:pPr>
            <w:r>
              <w:rPr>
                <w:lang w:val="en-US"/>
              </w:rPr>
              <w:t>Construct the test dataset by combining the records from steps 1 and 2.</w:t>
            </w:r>
          </w:p>
        </w:tc>
      </w:tr>
      <w:tr w:rsidR="00D5471A" w:rsidRPr="00844F23" w14:paraId="494C7F9B" w14:textId="77777777" w:rsidTr="00312F00">
        <w:tc>
          <w:tcPr>
            <w:tcW w:w="988" w:type="dxa"/>
          </w:tcPr>
          <w:p w14:paraId="2B4983B0" w14:textId="77777777" w:rsidR="00D5471A" w:rsidRPr="00011FF4" w:rsidRDefault="00D5471A" w:rsidP="00240878">
            <w:pPr>
              <w:spacing w:line="360" w:lineRule="auto"/>
              <w:jc w:val="both"/>
              <w:rPr>
                <w:lang w:val="en-US"/>
              </w:rPr>
            </w:pPr>
            <w:r w:rsidRPr="00011FF4">
              <w:rPr>
                <w:lang w:val="en-US"/>
              </w:rPr>
              <w:t>4</w:t>
            </w:r>
          </w:p>
        </w:tc>
        <w:tc>
          <w:tcPr>
            <w:tcW w:w="8640" w:type="dxa"/>
          </w:tcPr>
          <w:p w14:paraId="3E4DCA09" w14:textId="2B0C513A" w:rsidR="00D5471A" w:rsidRPr="00011FF4" w:rsidRDefault="00D5471A" w:rsidP="00240878">
            <w:pPr>
              <w:spacing w:line="360" w:lineRule="auto"/>
              <w:jc w:val="both"/>
              <w:rPr>
                <w:lang w:val="en-US"/>
              </w:rPr>
            </w:pPr>
            <w:r>
              <w:rPr>
                <w:lang w:val="en-US"/>
              </w:rPr>
              <w:t>Develop one or multiple prompts and test the(ir) performance.</w:t>
            </w:r>
            <w:r w:rsidR="00D02CE3">
              <w:rPr>
                <w:lang w:val="en-US"/>
              </w:rPr>
              <w:t xml:space="preserve"> I</w:t>
            </w:r>
            <w:r w:rsidR="00C944FB">
              <w:rPr>
                <w:lang w:val="en-US"/>
              </w:rPr>
              <w:t xml:space="preserve">f repeated requests are used an </w:t>
            </w:r>
            <w:r w:rsidR="00C944FB" w:rsidRPr="00D45476">
              <w:rPr>
                <w:lang w:val="en-US"/>
              </w:rPr>
              <w:t>inclusion pro</w:t>
            </w:r>
            <w:r w:rsidR="00CA6765" w:rsidRPr="00D45476">
              <w:rPr>
                <w:lang w:val="en-US"/>
              </w:rPr>
              <w:t>b</w:t>
            </w:r>
            <w:r w:rsidR="00C944FB" w:rsidRPr="00D45476">
              <w:rPr>
                <w:lang w:val="en-US"/>
              </w:rPr>
              <w:t>ability threshold must also be decided at this point.</w:t>
            </w:r>
          </w:p>
        </w:tc>
      </w:tr>
      <w:tr w:rsidR="00D5471A" w:rsidRPr="00844F23" w14:paraId="1CB01AF5" w14:textId="77777777" w:rsidTr="00312F00">
        <w:tc>
          <w:tcPr>
            <w:tcW w:w="988" w:type="dxa"/>
          </w:tcPr>
          <w:p w14:paraId="16C829F7" w14:textId="77777777" w:rsidR="00D5471A" w:rsidRPr="00011FF4" w:rsidRDefault="00D5471A" w:rsidP="00240878">
            <w:pPr>
              <w:spacing w:line="360" w:lineRule="auto"/>
              <w:jc w:val="both"/>
              <w:rPr>
                <w:lang w:val="en-US"/>
              </w:rPr>
            </w:pPr>
            <w:r w:rsidRPr="00011FF4">
              <w:rPr>
                <w:lang w:val="en-US"/>
              </w:rPr>
              <w:t>5</w:t>
            </w:r>
          </w:p>
        </w:tc>
        <w:tc>
          <w:tcPr>
            <w:tcW w:w="8640" w:type="dxa"/>
          </w:tcPr>
          <w:p w14:paraId="17FE953E" w14:textId="45D4496E" w:rsidR="00D5471A" w:rsidRPr="00011FF4" w:rsidRDefault="00D5471A" w:rsidP="00240878">
            <w:pPr>
              <w:spacing w:line="360" w:lineRule="auto"/>
              <w:jc w:val="both"/>
              <w:rPr>
                <w:lang w:val="en-US"/>
              </w:rPr>
            </w:pPr>
            <w:r>
              <w:rPr>
                <w:lang w:val="en-US"/>
              </w:rPr>
              <w:t>Repeat/refine step 4 until reaching a recall close to</w:t>
            </w:r>
            <w:r w:rsidR="00AF3AFC">
              <w:rPr>
                <w:lang w:val="en-US"/>
              </w:rPr>
              <w:t xml:space="preserve"> or above</w:t>
            </w:r>
            <w:r>
              <w:rPr>
                <w:lang w:val="en-US"/>
              </w:rPr>
              <w:t xml:space="preserve"> </w:t>
            </w:r>
            <w:r w:rsidR="00AF3AFC">
              <w:rPr>
                <w:lang w:val="en-US"/>
              </w:rPr>
              <w:t>.</w:t>
            </w:r>
            <w:r w:rsidR="00C944FB">
              <w:rPr>
                <w:lang w:val="en-US"/>
              </w:rPr>
              <w:t>75</w:t>
            </w:r>
            <w:r>
              <w:rPr>
                <w:lang w:val="en-US"/>
              </w:rPr>
              <w:t xml:space="preserve">, and a specificity </w:t>
            </w:r>
            <w:r w:rsidR="00112AC7">
              <w:rPr>
                <w:lang w:val="en-US"/>
              </w:rPr>
              <w:t xml:space="preserve">equal to or above </w:t>
            </w:r>
            <w:r w:rsidR="00AF3AFC">
              <w:rPr>
                <w:lang w:val="en-US"/>
              </w:rPr>
              <w:t>.</w:t>
            </w:r>
            <w:r w:rsidR="00112AC7">
              <w:rPr>
                <w:lang w:val="en-US"/>
              </w:rPr>
              <w:t>8</w:t>
            </w:r>
            <w:r w:rsidR="001460A9">
              <w:rPr>
                <w:lang w:val="en-US"/>
              </w:rPr>
              <w:t xml:space="preserve">. </w:t>
            </w:r>
            <w:r>
              <w:rPr>
                <w:lang w:val="en-US"/>
              </w:rPr>
              <w:t xml:space="preserve">If this step cannot be fulfilled, we recommend </w:t>
            </w:r>
            <w:r w:rsidRPr="00112AC7">
              <w:rPr>
                <w:i/>
                <w:lang w:val="en-US"/>
              </w:rPr>
              <w:t>not</w:t>
            </w:r>
            <w:r>
              <w:rPr>
                <w:lang w:val="en-US"/>
              </w:rPr>
              <w:t xml:space="preserve"> us</w:t>
            </w:r>
            <w:r w:rsidR="00AF3AFC">
              <w:rPr>
                <w:lang w:val="en-US"/>
              </w:rPr>
              <w:t>ing</w:t>
            </w:r>
            <w:r>
              <w:rPr>
                <w:lang w:val="en-US"/>
              </w:rPr>
              <w:t xml:space="preserv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relevant studies. In cases where low budgets exclude human duplicate screening, we consider it </w:t>
            </w:r>
            <w:r w:rsidR="00AF3AFC">
              <w:rPr>
                <w:lang w:val="en-US"/>
              </w:rPr>
              <w:t xml:space="preserve">acceptable </w:t>
            </w:r>
            <w:r>
              <w:rPr>
                <w:lang w:val="en-US"/>
              </w:rPr>
              <w:t>to work with recall</w:t>
            </w:r>
            <w:r w:rsidR="00AF3AFC">
              <w:rPr>
                <w:lang w:val="en-US"/>
              </w:rPr>
              <w:t>s</w:t>
            </w:r>
            <w:r>
              <w:rPr>
                <w:lang w:val="en-US"/>
              </w:rPr>
              <w:t xml:space="preserve"> below </w:t>
            </w:r>
            <w:r w:rsidR="00AF3AFC">
              <w:rPr>
                <w:lang w:val="en-US"/>
              </w:rPr>
              <w:t>.</w:t>
            </w:r>
            <w:r w:rsidR="00C944FB">
              <w:rPr>
                <w:lang w:val="en-US"/>
              </w:rPr>
              <w:t>75</w:t>
            </w:r>
            <w:r>
              <w:rPr>
                <w:lang w:val="en-US"/>
              </w:rPr>
              <w:t xml:space="preserve"> </w:t>
            </w:r>
            <w:r w:rsidR="00AF3AFC">
              <w:rPr>
                <w:lang w:val="en-US"/>
              </w:rPr>
              <w:t xml:space="preserve">as </w:t>
            </w:r>
            <w:r>
              <w:rPr>
                <w:lang w:val="en-US"/>
              </w:rPr>
              <w:t xml:space="preserve">the alternative (i.e., stand-alone single-screening) is worse.   </w:t>
            </w:r>
          </w:p>
        </w:tc>
      </w:tr>
      <w:tr w:rsidR="00D5471A" w:rsidRPr="00844F23" w14:paraId="58BCEBA6" w14:textId="77777777" w:rsidTr="00312F00">
        <w:tc>
          <w:tcPr>
            <w:tcW w:w="988" w:type="dxa"/>
          </w:tcPr>
          <w:p w14:paraId="2B06DBA8" w14:textId="77777777" w:rsidR="00D5471A" w:rsidRPr="00011FF4" w:rsidRDefault="00D5471A" w:rsidP="00240878">
            <w:pPr>
              <w:spacing w:line="360" w:lineRule="auto"/>
              <w:jc w:val="both"/>
              <w:rPr>
                <w:lang w:val="en-US"/>
              </w:rPr>
            </w:pPr>
            <w:r w:rsidRPr="00011FF4">
              <w:rPr>
                <w:lang w:val="en-US"/>
              </w:rPr>
              <w:t>6</w:t>
            </w:r>
          </w:p>
        </w:tc>
        <w:tc>
          <w:tcPr>
            <w:tcW w:w="8640" w:type="dxa"/>
          </w:tcPr>
          <w:p w14:paraId="41258DC7" w14:textId="7725A0C1" w:rsidR="00D5471A" w:rsidRPr="00011FF4" w:rsidRDefault="00D5471A" w:rsidP="00240878">
            <w:pPr>
              <w:spacing w:line="360" w:lineRule="auto"/>
              <w:jc w:val="both"/>
              <w:rPr>
                <w:lang w:val="en-US"/>
              </w:rPr>
            </w:pPr>
            <w:r>
              <w:rPr>
                <w:lang w:val="en-US"/>
              </w:rPr>
              <w:t>Manually single</w:t>
            </w:r>
            <w:r w:rsidR="00CA6765">
              <w:rPr>
                <w:lang w:val="en-US"/>
              </w:rPr>
              <w:t>-</w:t>
            </w:r>
            <w:r>
              <w:rPr>
                <w:lang w:val="en-US"/>
              </w:rPr>
              <w:t xml:space="preserve">screen all study records (could be divided into batches of 500-1000 study records). </w:t>
            </w:r>
          </w:p>
        </w:tc>
      </w:tr>
      <w:tr w:rsidR="00D5471A" w:rsidRPr="00844F23" w14:paraId="36D586E8" w14:textId="77777777" w:rsidTr="00312F00">
        <w:tc>
          <w:tcPr>
            <w:tcW w:w="988" w:type="dxa"/>
          </w:tcPr>
          <w:p w14:paraId="62A92FC5" w14:textId="77777777" w:rsidR="00D5471A" w:rsidRPr="00011FF4" w:rsidRDefault="00D5471A" w:rsidP="00240878">
            <w:pPr>
              <w:spacing w:line="360" w:lineRule="auto"/>
              <w:jc w:val="both"/>
              <w:rPr>
                <w:lang w:val="en-US"/>
              </w:rPr>
            </w:pPr>
            <w:r>
              <w:rPr>
                <w:lang w:val="en-US"/>
              </w:rPr>
              <w:lastRenderedPageBreak/>
              <w:t>7</w:t>
            </w:r>
          </w:p>
        </w:tc>
        <w:tc>
          <w:tcPr>
            <w:tcW w:w="8640" w:type="dxa"/>
          </w:tcPr>
          <w:p w14:paraId="0F9A8B0F" w14:textId="6712D4A7" w:rsidR="00D5471A" w:rsidRDefault="00D5471A" w:rsidP="00240878">
            <w:pPr>
              <w:spacing w:line="360" w:lineRule="auto"/>
              <w:jc w:val="both"/>
              <w:rPr>
                <w:lang w:val="en-US"/>
              </w:rPr>
            </w:pPr>
            <w:r>
              <w:rPr>
                <w:lang w:val="en-US"/>
              </w:rPr>
              <w:t xml:space="preserve">Download </w:t>
            </w:r>
            <w:r w:rsidR="00C944FB">
              <w:rPr>
                <w:lang w:val="en-US"/>
              </w:rPr>
              <w:t xml:space="preserve">RIS </w:t>
            </w:r>
            <w:r>
              <w:rPr>
                <w:lang w:val="en-US"/>
              </w:rPr>
              <w:t>files for included and excluded references. Load this data into R and track the human decision</w:t>
            </w:r>
            <w:r w:rsidR="00AF3AFC">
              <w:rPr>
                <w:lang w:val="en-US"/>
              </w:rPr>
              <w:t>s</w:t>
            </w:r>
            <w:r>
              <w:rPr>
                <w:lang w:val="en-US"/>
              </w:rPr>
              <w:t xml:space="preserve">. </w:t>
            </w:r>
          </w:p>
        </w:tc>
      </w:tr>
      <w:tr w:rsidR="00D5471A" w:rsidRPr="00844F23" w14:paraId="47285601" w14:textId="77777777" w:rsidTr="00312F00">
        <w:tc>
          <w:tcPr>
            <w:tcW w:w="988" w:type="dxa"/>
          </w:tcPr>
          <w:p w14:paraId="38A53E8F" w14:textId="77777777" w:rsidR="00D5471A" w:rsidRPr="00011FF4" w:rsidRDefault="00D5471A" w:rsidP="00240878">
            <w:pPr>
              <w:spacing w:line="360" w:lineRule="auto"/>
              <w:jc w:val="both"/>
              <w:rPr>
                <w:lang w:val="en-US"/>
              </w:rPr>
            </w:pPr>
            <w:r>
              <w:rPr>
                <w:lang w:val="en-US"/>
              </w:rPr>
              <w:t>8</w:t>
            </w:r>
          </w:p>
        </w:tc>
        <w:tc>
          <w:tcPr>
            <w:tcW w:w="8640" w:type="dxa"/>
          </w:tcPr>
          <w:p w14:paraId="365DCA58" w14:textId="582D4416" w:rsidR="00D5471A" w:rsidRPr="00011FF4" w:rsidRDefault="00D5471A" w:rsidP="00240878">
            <w:pPr>
              <w:spacing w:line="360" w:lineRule="auto"/>
              <w:jc w:val="both"/>
              <w:rPr>
                <w:lang w:val="en-US"/>
              </w:rPr>
            </w:pPr>
            <w:r>
              <w:rPr>
                <w:lang w:val="en-US"/>
              </w:rPr>
              <w:t xml:space="preserve">Run the full TAB screening </w:t>
            </w:r>
            <w:r w:rsidR="00AF3AFC">
              <w:rPr>
                <w:lang w:val="en-US"/>
              </w:rPr>
              <w:t xml:space="preserve">using </w:t>
            </w:r>
            <w:r>
              <w:rPr>
                <w:lang w:val="en-US"/>
              </w:rPr>
              <w:t xml:space="preserve">the GPT API model. Consider removing all study records without an abstract and human screen those references. </w:t>
            </w:r>
          </w:p>
        </w:tc>
      </w:tr>
      <w:tr w:rsidR="00D5471A" w:rsidRPr="00844F23" w14:paraId="1E0EE3CA" w14:textId="77777777" w:rsidTr="00312F00">
        <w:tc>
          <w:tcPr>
            <w:tcW w:w="988" w:type="dxa"/>
          </w:tcPr>
          <w:p w14:paraId="71783B81" w14:textId="77777777" w:rsidR="00D5471A" w:rsidRPr="00011FF4" w:rsidRDefault="00D5471A" w:rsidP="00240878">
            <w:pPr>
              <w:spacing w:line="360" w:lineRule="auto"/>
              <w:jc w:val="both"/>
              <w:rPr>
                <w:lang w:val="en-US"/>
              </w:rPr>
            </w:pPr>
            <w:r>
              <w:rPr>
                <w:lang w:val="en-US"/>
              </w:rPr>
              <w:t>9</w:t>
            </w:r>
          </w:p>
        </w:tc>
        <w:tc>
          <w:tcPr>
            <w:tcW w:w="8640" w:type="dxa"/>
          </w:tcPr>
          <w:p w14:paraId="2C8FA738" w14:textId="77777777" w:rsidR="00D5471A" w:rsidRPr="00011FF4" w:rsidRDefault="00D5471A" w:rsidP="00240878">
            <w:pPr>
              <w:spacing w:line="360" w:lineRule="auto"/>
              <w:jc w:val="both"/>
              <w:rPr>
                <w:lang w:val="en-US"/>
              </w:rPr>
            </w:pPr>
            <w:r>
              <w:rPr>
                <w:lang w:val="en-US"/>
              </w:rPr>
              <w:t>Investigate and solve dis</w:t>
            </w:r>
            <w:r w:rsidRPr="00D64633">
              <w:rPr>
                <w:lang w:val="en-US"/>
              </w:rPr>
              <w:t xml:space="preserve">agreements between the human and automated screening decisions. </w:t>
            </w:r>
          </w:p>
        </w:tc>
      </w:tr>
    </w:tbl>
    <w:p w14:paraId="06328E4B" w14:textId="31E478FE" w:rsidR="00C944FB" w:rsidRDefault="00D5471A" w:rsidP="00C944FB">
      <w:pPr>
        <w:spacing w:after="0" w:line="360" w:lineRule="auto"/>
        <w:jc w:val="both"/>
        <w:rPr>
          <w:sz w:val="20"/>
          <w:lang w:val="en-US"/>
        </w:rPr>
      </w:pPr>
      <w:r w:rsidRPr="00855A5F">
        <w:rPr>
          <w:i/>
          <w:sz w:val="20"/>
          <w:lang w:val="en-US"/>
        </w:rPr>
        <w:t>Note</w:t>
      </w:r>
      <w:r w:rsidRPr="00855A5F">
        <w:rPr>
          <w:sz w:val="20"/>
          <w:lang w:val="en-US"/>
        </w:rPr>
        <w:t>:</w:t>
      </w:r>
      <w:r>
        <w:rPr>
          <w:sz w:val="20"/>
          <w:lang w:val="en-US"/>
        </w:rPr>
        <w:t xml:space="preserve"> </w:t>
      </w:r>
      <w:r w:rsidR="00AF3AFC">
        <w:rPr>
          <w:sz w:val="20"/>
          <w:lang w:val="en-US"/>
        </w:rPr>
        <w:t>F</w:t>
      </w:r>
      <w:r>
        <w:rPr>
          <w:sz w:val="20"/>
          <w:lang w:val="en-US"/>
        </w:rPr>
        <w:t xml:space="preserve">or a detailed presentation of </w:t>
      </w:r>
      <w:r w:rsidR="00AF3AFC">
        <w:rPr>
          <w:sz w:val="20"/>
          <w:lang w:val="en-US"/>
        </w:rPr>
        <w:t xml:space="preserve">how, in practice, </w:t>
      </w:r>
      <w:r>
        <w:rPr>
          <w:sz w:val="20"/>
          <w:lang w:val="en-US"/>
        </w:rPr>
        <w:t xml:space="preserve">to conduct TAB screening </w:t>
      </w:r>
      <w:r w:rsidR="00AF3AFC">
        <w:rPr>
          <w:sz w:val="20"/>
          <w:lang w:val="en-US"/>
        </w:rPr>
        <w:t xml:space="preserve">using </w:t>
      </w:r>
      <w:r>
        <w:rPr>
          <w:sz w:val="20"/>
          <w:lang w:val="en-US"/>
        </w:rPr>
        <w:t>GPT API models</w:t>
      </w:r>
      <w:r w:rsidR="00AF3AFC">
        <w:rPr>
          <w:sz w:val="20"/>
          <w:lang w:val="en-US"/>
        </w:rPr>
        <w:t xml:space="preserve">, see the vignette accompanying the AIscreenR package </w:t>
      </w:r>
      <w:r w:rsidR="002828C3">
        <w:rPr>
          <w:sz w:val="20"/>
          <w:szCs w:val="20"/>
          <w:lang w:val="en-US"/>
        </w:rPr>
        <w:fldChar w:fldCharType="begin" w:fldLock="1"/>
      </w:r>
      <w:r w:rsidR="002C6EAF">
        <w:rPr>
          <w:sz w:val="20"/>
          <w:szCs w:val="20"/>
          <w:lang w:val="en-US"/>
        </w:rPr>
        <w:instrText>ADDIN CSL_CITATION {"citationItems":[{"id":"ITEM-1","itemData":{"author":[{"dropping-particle":"","family":"Vembye","given":"Mikkel Helding","non-dropping-particle":"","parse-names":false,"suffix":""}],"id":"ITEM-1","issued":{"date-parts":[["2024"]]},"number":"GitHub version 0.0.0.9999","title":"AIscreenR: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2828C3">
        <w:rPr>
          <w:sz w:val="20"/>
          <w:szCs w:val="20"/>
          <w:lang w:val="en-US"/>
        </w:rPr>
        <w:fldChar w:fldCharType="separate"/>
      </w:r>
      <w:r w:rsidR="002828C3" w:rsidRPr="00240878">
        <w:rPr>
          <w:noProof/>
          <w:sz w:val="20"/>
          <w:szCs w:val="20"/>
          <w:lang w:val="en-US"/>
        </w:rPr>
        <w:t>(Vembye, 2024)</w:t>
      </w:r>
      <w:r w:rsidR="002828C3">
        <w:rPr>
          <w:sz w:val="20"/>
          <w:szCs w:val="20"/>
          <w:lang w:val="en-US"/>
        </w:rPr>
        <w:fldChar w:fldCharType="end"/>
      </w:r>
      <w:r>
        <w:rPr>
          <w:sz w:val="20"/>
          <w:lang w:val="en-US"/>
        </w:rPr>
        <w:t xml:space="preserve">. </w:t>
      </w:r>
    </w:p>
    <w:p w14:paraId="667CC512" w14:textId="1FB42D75" w:rsidR="00F405AC" w:rsidRDefault="00D242D4" w:rsidP="00F11A2A">
      <w:pPr>
        <w:spacing w:after="0" w:line="360" w:lineRule="auto"/>
        <w:ind w:firstLine="1304"/>
        <w:jc w:val="both"/>
        <w:rPr>
          <w:lang w:val="en-US"/>
        </w:rPr>
      </w:pPr>
      <w:r>
        <w:rPr>
          <w:lang w:val="en-US"/>
        </w:rPr>
        <w:t xml:space="preserve">Before </w:t>
      </w:r>
      <w:r w:rsidR="00DE089A">
        <w:rPr>
          <w:lang w:val="en-US"/>
        </w:rPr>
        <w:t xml:space="preserve">initiating a full-scale TAB screening </w:t>
      </w:r>
      <w:r w:rsidR="00AF3AFC">
        <w:rPr>
          <w:lang w:val="en-US"/>
        </w:rPr>
        <w:t xml:space="preserve">using </w:t>
      </w:r>
      <w:r w:rsidR="00DE089A">
        <w:rPr>
          <w:lang w:val="en-US"/>
        </w:rPr>
        <w:t xml:space="preserve">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w:t>
      </w:r>
      <w:r w:rsidR="00AF3AFC">
        <w:rPr>
          <w:lang w:val="en-US"/>
        </w:rPr>
        <w:t>(</w:t>
      </w:r>
      <w:r w:rsidR="00240878">
        <w:rPr>
          <w:lang w:val="en-US"/>
        </w:rPr>
        <w:t>s</w:t>
      </w:r>
      <w:r w:rsidR="00AF3AFC">
        <w:rPr>
          <w:lang w:val="en-US"/>
        </w:rPr>
        <w:t>)</w:t>
      </w:r>
      <w:r w:rsidR="00D20C2F">
        <w:rPr>
          <w:lang w:val="en-US"/>
        </w:rPr>
        <w:t xml:space="preserve">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w:t>
      </w:r>
      <w:r w:rsidR="00181046">
        <w:rPr>
          <w:lang w:val="en-US"/>
        </w:rPr>
        <w:t xml:space="preserve"> given</w:t>
      </w:r>
      <w:r w:rsidR="00D20C2F">
        <w:rPr>
          <w:lang w:val="en-US"/>
        </w:rPr>
        <w:t xml:space="preserve"> t</w:t>
      </w:r>
      <w:r w:rsidR="00F11A2A">
        <w:rPr>
          <w:lang w:val="en-US"/>
        </w:rPr>
        <w:t>est</w:t>
      </w:r>
      <w:r w:rsidR="00D20C2F">
        <w:rPr>
          <w:lang w:val="en-US"/>
        </w:rPr>
        <w:t xml:space="preserve"> </w:t>
      </w:r>
      <w:r w:rsidR="00181046">
        <w:rPr>
          <w:lang w:val="en-US"/>
        </w:rPr>
        <w:t>context</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bookmarkStart w:id="111" w:name="_Hlk174628017"/>
      <w:r w:rsidR="00B1474F">
        <w:rPr>
          <w:lang w:val="en-US"/>
        </w:rPr>
        <w:t>approximately</w:t>
      </w:r>
      <w:r w:rsidR="00C07B73">
        <w:rPr>
          <w:lang w:val="en-US"/>
        </w:rPr>
        <w:t xml:space="preserve"> 10 relevant </w:t>
      </w:r>
      <w:r w:rsidR="00045F4F">
        <w:rPr>
          <w:lang w:val="en-US"/>
        </w:rPr>
        <w:t xml:space="preserve">and </w:t>
      </w:r>
      <w:r w:rsidR="00F11A2A">
        <w:rPr>
          <w:lang w:val="en-US"/>
        </w:rPr>
        <w:t>150</w:t>
      </w:r>
      <w:r w:rsidR="00F11A2A" w:rsidRPr="00D45476">
        <w:rPr>
          <w:rStyle w:val="CommentReference"/>
          <w:lang w:val="en-US"/>
        </w:rPr>
        <w:t xml:space="preserve"> </w:t>
      </w:r>
      <w:r w:rsidR="00045F4F">
        <w:rPr>
          <w:lang w:val="en-US"/>
        </w:rPr>
        <w:t xml:space="preserve">irrelevant </w:t>
      </w:r>
      <w:r w:rsidR="00C07B73">
        <w:rPr>
          <w:lang w:val="en-US"/>
        </w:rPr>
        <w:t>titles and abstract</w:t>
      </w:r>
      <w:r w:rsidR="00AE4E8F">
        <w:rPr>
          <w:lang w:val="en-US"/>
        </w:rPr>
        <w:t>s</w:t>
      </w:r>
      <w:r w:rsidR="00045F4F">
        <w:rPr>
          <w:lang w:val="en-US"/>
        </w:rPr>
        <w:t>, respectively</w:t>
      </w:r>
      <w:bookmarkEnd w:id="111"/>
      <w:r w:rsidR="00AE4E8F">
        <w:rPr>
          <w:lang w:val="en-US"/>
        </w:rPr>
        <w:t>. Locating more</w:t>
      </w:r>
      <w:r w:rsidR="00045F4F">
        <w:rPr>
          <w:lang w:val="en-US"/>
        </w:rPr>
        <w:t xml:space="preserve"> than 10 relevant</w:t>
      </w:r>
      <w:r w:rsidR="00AE4E8F">
        <w:rPr>
          <w:lang w:val="en-US"/>
        </w:rPr>
        <w:t xml:space="preserve"> study records might be ideal to test if the </w:t>
      </w:r>
      <w:r w:rsidR="00AF3AFC">
        <w:rPr>
          <w:lang w:val="en-US"/>
        </w:rPr>
        <w:t>prompt(s)</w:t>
      </w:r>
      <w:r w:rsidR="00F11A2A">
        <w:rPr>
          <w:lang w:val="en-US"/>
        </w:rPr>
        <w:t xml:space="preserve"> and </w:t>
      </w:r>
      <w:r w:rsidR="00AF3AFC">
        <w:rPr>
          <w:lang w:val="en-US"/>
        </w:rPr>
        <w:t>model(s)</w:t>
      </w:r>
      <w:r w:rsidR="00AE4E8F">
        <w:rPr>
          <w:lang w:val="en-US"/>
        </w:rPr>
        <w:t xml:space="preserve">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prompt</w:t>
      </w:r>
      <w:r w:rsidR="00240878">
        <w:rPr>
          <w:lang w:val="en-US"/>
        </w:rPr>
        <w:t>s</w:t>
      </w:r>
      <w:r w:rsidR="00E144A9">
        <w:rPr>
          <w:lang w:val="en-US"/>
        </w:rPr>
        <w:t xml:space="preserve"> and </w:t>
      </w:r>
      <w:r w:rsidR="00AE4E8F">
        <w:rPr>
          <w:lang w:val="en-US"/>
        </w:rPr>
        <w:t>models</w:t>
      </w:r>
      <w:r w:rsidR="001F1AD6">
        <w:rPr>
          <w:lang w:val="en-US"/>
        </w:rPr>
        <w:t xml:space="preserve"> in more simple screening cases</w:t>
      </w:r>
      <w:r w:rsidR="00AE4E8F">
        <w:rPr>
          <w:lang w:val="en-US"/>
        </w:rPr>
        <w:t xml:space="preserve">. </w:t>
      </w:r>
      <w:r w:rsidR="00181046">
        <w:rPr>
          <w:lang w:val="en-US"/>
        </w:rPr>
        <w:t>Thus</w:t>
      </w:r>
      <w:r w:rsidR="00AE4E8F">
        <w:rPr>
          <w:lang w:val="en-US"/>
        </w:rPr>
        <w:t xml:space="preserve">,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irrelevant records, we suggest randomly sampling those from the total pool of records</w:t>
      </w:r>
      <w:r w:rsidR="002828C3">
        <w:rPr>
          <w:lang w:val="en-US"/>
        </w:rPr>
        <w:t xml:space="preserve">, thereby </w:t>
      </w:r>
      <w:r w:rsidR="00F11A2A">
        <w:rPr>
          <w:lang w:val="en-US"/>
        </w:rPr>
        <w:t>increasing the chan</w:t>
      </w:r>
      <w:r w:rsidR="003A5E6C">
        <w:rPr>
          <w:lang w:val="en-US"/>
        </w:rPr>
        <w:t>ce</w:t>
      </w:r>
      <w:r w:rsidR="00F11A2A">
        <w:rPr>
          <w:lang w:val="en-US"/>
        </w:rPr>
        <w:t>s</w:t>
      </w:r>
      <w:r w:rsidR="00D20C2F">
        <w:rPr>
          <w:lang w:val="en-US"/>
        </w:rPr>
        <w:t xml:space="preserve"> that the specificity test</w:t>
      </w:r>
      <w:r w:rsidR="00EC6E04">
        <w:rPr>
          <w:lang w:val="en-US"/>
        </w:rPr>
        <w:t xml:space="preserve"> value</w:t>
      </w:r>
      <w:r w:rsidR="00D20C2F">
        <w:rPr>
          <w:lang w:val="en-US"/>
        </w:rPr>
        <w:t xml:space="preserve"> can be generalized to the full sample of study records. </w:t>
      </w:r>
      <w:r w:rsidR="008240F6">
        <w:rPr>
          <w:lang w:val="en-US"/>
        </w:rPr>
        <w:t xml:space="preserve"> </w:t>
      </w:r>
    </w:p>
    <w:p w14:paraId="73070028" w14:textId="19B93A52" w:rsidR="00181046" w:rsidRDefault="00DD00A1" w:rsidP="006F779D">
      <w:pPr>
        <w:spacing w:after="0" w:line="360" w:lineRule="auto"/>
        <w:ind w:firstLine="1304"/>
        <w:jc w:val="both"/>
        <w:rPr>
          <w:lang w:val="en-US"/>
        </w:rPr>
      </w:pPr>
      <w:r>
        <w:rPr>
          <w:lang w:val="en-US"/>
        </w:rPr>
        <w:t xml:space="preserve">After having collected the </w:t>
      </w:r>
      <w:r w:rsidR="001460A9">
        <w:rPr>
          <w:lang w:val="en-US"/>
        </w:rPr>
        <w:t>testing</w:t>
      </w:r>
      <w:r>
        <w:rPr>
          <w:lang w:val="en-US"/>
        </w:rPr>
        <w:t xml:space="preserve">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w:t>
      </w:r>
    </w:p>
    <w:p w14:paraId="08411FCF" w14:textId="25E566E8" w:rsidR="0086604F" w:rsidRDefault="0086604F" w:rsidP="00493A6E">
      <w:pPr>
        <w:spacing w:after="0" w:line="360" w:lineRule="auto"/>
        <w:ind w:firstLine="1304"/>
        <w:jc w:val="both"/>
        <w:rPr>
          <w:lang w:val="en-US"/>
        </w:rPr>
      </w:pPr>
      <w:r>
        <w:rPr>
          <w:lang w:val="en-US"/>
        </w:rPr>
        <w:t xml:space="preserve">When conducting complex reviews, prompt engineering gets more complicated. Specifically, we experienced that it can be rather difficult to decipher what exact </w:t>
      </w:r>
      <w:r w:rsidR="00E255AF">
        <w:rPr>
          <w:lang w:val="en-US"/>
        </w:rPr>
        <w:t xml:space="preserve">text </w:t>
      </w:r>
      <w:r>
        <w:rPr>
          <w:lang w:val="en-US"/>
        </w:rPr>
        <w:t xml:space="preserve">part(s) of a prompt makes it yield insufficient performances when adding multiple inclusion criteria to a single prompt. To overcome this issue, we suggest that one can draw on the multi-prompt screening strategy, </w:t>
      </w:r>
      <w:r w:rsidR="00493A6E">
        <w:rPr>
          <w:lang w:val="en-US"/>
        </w:rPr>
        <w:t xml:space="preserve">as </w:t>
      </w:r>
      <w:r>
        <w:rPr>
          <w:lang w:val="en-US"/>
        </w:rPr>
        <w:t>evaluated in the previous section, where each inclusion criterion is prompted individually. A</w:t>
      </w:r>
      <w:r w:rsidRPr="00D64633">
        <w:rPr>
          <w:lang w:val="en-US"/>
        </w:rPr>
        <w:t xml:space="preserve">ll title and abstract records </w:t>
      </w:r>
      <w:r>
        <w:rPr>
          <w:lang w:val="en-US"/>
        </w:rPr>
        <w:t>are then</w:t>
      </w:r>
      <w:r w:rsidRPr="00D64633">
        <w:rPr>
          <w:lang w:val="en-US"/>
        </w:rPr>
        <w:t xml:space="preserve"> screened with all prompts.</w:t>
      </w:r>
      <w:r>
        <w:rPr>
          <w:lang w:val="en-US"/>
        </w:rPr>
        <w:t xml:space="preserve"> It should, thereby, be easier to evaluate what exact inclusion criterion questions and sentences yield (in)sufficient performances. </w:t>
      </w:r>
      <w:r w:rsidR="00493A6E">
        <w:rPr>
          <w:lang w:val="en-US"/>
        </w:rPr>
        <w:t xml:space="preserve">If reviewers opt to use multi-prompt screening for the full screening, the inclusion probability threshold should be tested at this point. </w:t>
      </w:r>
      <w:r w:rsidR="00884F98">
        <w:rPr>
          <w:lang w:val="en-US"/>
        </w:rPr>
        <w:t xml:space="preserve">That is, it must be decided in </w:t>
      </w:r>
      <w:r w:rsidR="00CA6765">
        <w:rPr>
          <w:lang w:val="en-US"/>
        </w:rPr>
        <w:t xml:space="preserve">how </w:t>
      </w:r>
      <w:r w:rsidR="00884F98">
        <w:rPr>
          <w:lang w:val="en-US"/>
        </w:rPr>
        <w:t>many of the multiple prompts a title and abstract need</w:t>
      </w:r>
      <w:r w:rsidR="00695515">
        <w:rPr>
          <w:lang w:val="en-US"/>
        </w:rPr>
        <w:t>s</w:t>
      </w:r>
      <w:r w:rsidR="00884F98">
        <w:rPr>
          <w:lang w:val="en-US"/>
        </w:rPr>
        <w:t xml:space="preserve"> to be included</w:t>
      </w:r>
      <w:r w:rsidR="00E255AF">
        <w:rPr>
          <w:lang w:val="en-US"/>
        </w:rPr>
        <w:t xml:space="preserve"> </w:t>
      </w:r>
      <w:r w:rsidR="002D3DD3">
        <w:rPr>
          <w:lang w:val="en-US"/>
        </w:rPr>
        <w:t>t</w:t>
      </w:r>
      <w:r w:rsidR="00884F98">
        <w:rPr>
          <w:lang w:val="en-US"/>
        </w:rPr>
        <w:t xml:space="preserve">o be considered relevant.   </w:t>
      </w:r>
    </w:p>
    <w:p w14:paraId="052D30E7" w14:textId="6CA9A753" w:rsidR="00493A6E" w:rsidRDefault="005744E3" w:rsidP="00D20C2F">
      <w:pPr>
        <w:spacing w:after="0" w:line="360" w:lineRule="auto"/>
        <w:jc w:val="both"/>
        <w:rPr>
          <w:lang w:val="en-US"/>
        </w:rPr>
      </w:pPr>
      <w:r>
        <w:rPr>
          <w:lang w:val="en-US"/>
        </w:rPr>
        <w:lastRenderedPageBreak/>
        <w:tab/>
      </w:r>
      <w:r w:rsidR="00745511">
        <w:rPr>
          <w:lang w:val="en-US"/>
        </w:rPr>
        <w:t>When engineering prompts, we suggest that these should be refined until reach</w:t>
      </w:r>
      <w:r w:rsidR="00695515">
        <w:rPr>
          <w:lang w:val="en-US"/>
        </w:rPr>
        <w:t>ing</w:t>
      </w:r>
      <w:r w:rsidR="00745511">
        <w:rPr>
          <w:lang w:val="en-US"/>
        </w:rPr>
        <w:t xml:space="preserve"> </w:t>
      </w:r>
      <w:r w:rsidR="0086604F">
        <w:rPr>
          <w:lang w:val="en-US"/>
        </w:rPr>
        <w:t xml:space="preserve">a </w:t>
      </w:r>
      <w:r w:rsidR="00745511">
        <w:rPr>
          <w:lang w:val="en-US"/>
        </w:rPr>
        <w:t>recall</w:t>
      </w:r>
      <w:r w:rsidR="00BE4B78">
        <w:rPr>
          <w:lang w:val="en-US"/>
        </w:rPr>
        <w:t xml:space="preserve"> </w:t>
      </w:r>
      <w:r w:rsidR="0086604F">
        <w:rPr>
          <w:lang w:val="en-US"/>
        </w:rPr>
        <w:t xml:space="preserve">of .75 </w:t>
      </w:r>
      <w:r w:rsidR="00BE4B78">
        <w:rPr>
          <w:lang w:val="en-US"/>
        </w:rPr>
        <w:t>and</w:t>
      </w:r>
      <w:r w:rsidR="0086604F">
        <w:rPr>
          <w:lang w:val="en-US"/>
        </w:rPr>
        <w:t xml:space="preserve"> a</w:t>
      </w:r>
      <w:r w:rsidR="00BE4B78">
        <w:rPr>
          <w:lang w:val="en-US"/>
        </w:rPr>
        <w:t xml:space="preserve"> specificity</w:t>
      </w:r>
      <w:r w:rsidR="00745511">
        <w:rPr>
          <w:lang w:val="en-US"/>
        </w:rPr>
        <w:t xml:space="preserve"> of</w:t>
      </w:r>
      <w:r w:rsidR="00BE4B78">
        <w:rPr>
          <w:lang w:val="en-US"/>
        </w:rPr>
        <w:t xml:space="preserve"> at least</w:t>
      </w:r>
      <w:r w:rsidR="0086604F">
        <w:rPr>
          <w:lang w:val="en-US"/>
        </w:rPr>
        <w:t xml:space="preserve"> .8</w:t>
      </w:r>
      <w:r w:rsidR="00745511">
        <w:rPr>
          <w:lang w:val="en-US"/>
        </w:rPr>
        <w:t xml:space="preserve"> </w:t>
      </w:r>
      <w:r w:rsidR="002828C3">
        <w:rPr>
          <w:lang w:val="en-US"/>
        </w:rPr>
        <w:t>(cf. our benchmark scheme in Section 3)</w:t>
      </w:r>
      <w:r w:rsidR="00745511">
        <w:rPr>
          <w:lang w:val="en-US"/>
        </w:rPr>
        <w:t xml:space="preserve">. Lower specificity </w:t>
      </w:r>
      <w:r w:rsidR="00EC6E04">
        <w:rPr>
          <w:lang w:val="en-US"/>
        </w:rPr>
        <w:t xml:space="preserve">values </w:t>
      </w:r>
      <w:r w:rsidR="00B80B7A">
        <w:rPr>
          <w:lang w:val="en-US"/>
        </w:rPr>
        <w:t xml:space="preserve">may </w:t>
      </w:r>
      <w:r w:rsidR="00745511">
        <w:rPr>
          <w:lang w:val="en-US"/>
        </w:rPr>
        <w:t xml:space="preserve">be accepted as long as the recall exceeds </w:t>
      </w:r>
      <w:r w:rsidR="00B80B7A">
        <w:rPr>
          <w:lang w:val="en-US"/>
        </w:rPr>
        <w:t>0.</w:t>
      </w:r>
      <w:r w:rsidR="00CA6765">
        <w:rPr>
          <w:lang w:val="en-US"/>
        </w:rPr>
        <w:t>75</w:t>
      </w:r>
      <w:r w:rsidR="00745511">
        <w:rPr>
          <w:lang w:val="en-US"/>
        </w:rPr>
        <w:t xml:space="preserve">. </w:t>
      </w:r>
      <w:r w:rsidR="00493A6E">
        <w:rPr>
          <w:lang w:val="en-US"/>
        </w:rPr>
        <w:t>However, i</w:t>
      </w:r>
      <w:r w:rsidR="00D45966">
        <w:rPr>
          <w:lang w:val="en-US"/>
        </w:rPr>
        <w:t xml:space="preserve">f </w:t>
      </w:r>
      <w:r w:rsidR="00B80B7A">
        <w:rPr>
          <w:lang w:val="en-US"/>
        </w:rPr>
        <w:t xml:space="preserve">a </w:t>
      </w:r>
      <w:r w:rsidR="00D45966">
        <w:rPr>
          <w:lang w:val="en-US"/>
        </w:rPr>
        <w:t xml:space="preserve">specificity </w:t>
      </w:r>
      <w:r w:rsidR="00EC6E04">
        <w:rPr>
          <w:lang w:val="en-US"/>
        </w:rPr>
        <w:t xml:space="preserve">value </w:t>
      </w:r>
      <w:r w:rsidR="00D45966">
        <w:rPr>
          <w:lang w:val="en-US"/>
        </w:rPr>
        <w:t xml:space="preserve">of </w:t>
      </w:r>
      <w:r w:rsidR="00B80B7A">
        <w:rPr>
          <w:lang w:val="en-US"/>
        </w:rPr>
        <w:t>.</w:t>
      </w:r>
      <w:r w:rsidR="00BE4B78">
        <w:rPr>
          <w:lang w:val="en-US"/>
        </w:rPr>
        <w:t>8</w:t>
      </w:r>
      <w:r w:rsidR="00D45966">
        <w:rPr>
          <w:lang w:val="en-US"/>
        </w:rPr>
        <w:t xml:space="preserve"> cannot be reached, then the GPT API models should mainly be used to reduce the total number of study records needed to be screened by two independent </w:t>
      </w:r>
      <w:r w:rsidR="0086604F">
        <w:rPr>
          <w:lang w:val="en-US"/>
        </w:rPr>
        <w:t>human screeners</w:t>
      </w:r>
      <w:r w:rsidR="00D45966">
        <w:rPr>
          <w:lang w:val="en-US"/>
        </w:rPr>
        <w:t xml:space="preserve">. </w:t>
      </w:r>
      <w:r w:rsidR="00B80B7A">
        <w:rPr>
          <w:lang w:val="en-US"/>
        </w:rPr>
        <w:t>W</w:t>
      </w:r>
      <w:r w:rsidR="00745511">
        <w:rPr>
          <w:lang w:val="en-US"/>
        </w:rPr>
        <w:t xml:space="preserve">e suggest that if a recall of </w:t>
      </w:r>
      <w:r w:rsidR="00B80B7A">
        <w:rPr>
          <w:lang w:val="en-US"/>
        </w:rPr>
        <w:t>.</w:t>
      </w:r>
      <w:r w:rsidR="0086604F">
        <w:rPr>
          <w:lang w:val="en-US"/>
        </w:rPr>
        <w:t>75</w:t>
      </w:r>
      <w:r w:rsidR="00745511">
        <w:rPr>
          <w:lang w:val="en-US"/>
        </w:rPr>
        <w:t xml:space="preserve"> cannot be reached, then the given GPT API model should </w:t>
      </w:r>
      <w:r w:rsidR="00745511" w:rsidRPr="00E255AF">
        <w:rPr>
          <w:i/>
          <w:lang w:val="en-US"/>
        </w:rPr>
        <w:t>not</w:t>
      </w:r>
      <w:r w:rsidR="00745511">
        <w:rPr>
          <w:lang w:val="en-US"/>
        </w:rPr>
        <w:t xml:space="preserve"> be used as an </w:t>
      </w:r>
      <w:r w:rsidR="00745511" w:rsidRPr="003C6982">
        <w:rPr>
          <w:lang w:val="en-US"/>
        </w:rPr>
        <w:t>independent</w:t>
      </w:r>
      <w:r w:rsidR="00745511">
        <w:rPr>
          <w:lang w:val="en-US"/>
        </w:rPr>
        <w:t xml:space="preserve">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w:t>
      </w:r>
      <w:r w:rsidR="00B80B7A">
        <w:rPr>
          <w:lang w:val="en-US"/>
        </w:rPr>
        <w:t>low</w:t>
      </w:r>
      <w:r w:rsidR="00745511">
        <w:rPr>
          <w:lang w:val="en-US"/>
        </w:rPr>
        <w:t xml:space="preserve">-performing GPT API model as an extra </w:t>
      </w:r>
      <w:r w:rsidR="00F02E2D">
        <w:rPr>
          <w:lang w:val="en-US"/>
        </w:rPr>
        <w:t xml:space="preserve">‘pair of eyes’ to increase </w:t>
      </w:r>
      <w:r w:rsidR="00CA6765">
        <w:rPr>
          <w:lang w:val="en-US"/>
        </w:rPr>
        <w:t>the</w:t>
      </w:r>
      <w:r w:rsidR="00F02E2D">
        <w:rPr>
          <w:lang w:val="en-US"/>
        </w:rPr>
        <w:t xml:space="preserve"> chances of </w:t>
      </w:r>
      <w:r w:rsidR="00745511">
        <w:rPr>
          <w:lang w:val="en-US"/>
        </w:rPr>
        <w:t>finding all relevant studies. However, the reviewer must be earnest about this shortcoming of the screening</w:t>
      </w:r>
      <w:r w:rsidR="003C6982">
        <w:rPr>
          <w:lang w:val="en-US"/>
        </w:rPr>
        <w:t xml:space="preserve">, and </w:t>
      </w:r>
      <w:r w:rsidR="00D22A9C">
        <w:rPr>
          <w:lang w:val="en-US"/>
        </w:rPr>
        <w:t xml:space="preserve">we do not think this should be accepted in </w:t>
      </w:r>
      <w:r w:rsidR="008240F6">
        <w:rPr>
          <w:lang w:val="en-US"/>
        </w:rPr>
        <w:t>high-quality reviews</w:t>
      </w:r>
      <w:r w:rsidR="00745511">
        <w:rPr>
          <w:lang w:val="en-US"/>
        </w:rPr>
        <w:t xml:space="preserve">. </w:t>
      </w:r>
    </w:p>
    <w:p w14:paraId="60EE494B" w14:textId="51022B62" w:rsidR="005657C1" w:rsidRDefault="00745511" w:rsidP="00D20C2F">
      <w:pPr>
        <w:spacing w:after="0" w:line="360" w:lineRule="auto"/>
        <w:jc w:val="both"/>
        <w:rPr>
          <w:lang w:val="en-US"/>
        </w:rPr>
      </w:pPr>
      <w:r>
        <w:rPr>
          <w:lang w:val="en-US"/>
        </w:rPr>
        <w:tab/>
        <w:t>When the test</w:t>
      </w:r>
      <w:r w:rsidR="0086604F">
        <w:rPr>
          <w:lang w:val="en-US"/>
        </w:rPr>
        <w:t xml:space="preserve"> threshold</w:t>
      </w:r>
      <w:r>
        <w:rPr>
          <w:lang w:val="en-US"/>
        </w:rPr>
        <w:t xml:space="preserve">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w:t>
      </w:r>
      <w:r w:rsidR="00B80B7A">
        <w:rPr>
          <w:lang w:val="en-US"/>
        </w:rPr>
        <w:t xml:space="preserve">a </w:t>
      </w:r>
      <w:r w:rsidR="00733EC8">
        <w:rPr>
          <w:lang w:val="en-US"/>
        </w:rPr>
        <w:t>second screener</w:t>
      </w:r>
      <w:r w:rsidR="00687960">
        <w:rPr>
          <w:lang w:val="en-US"/>
        </w:rPr>
        <w:t xml:space="preserve">, we suggest that the </w:t>
      </w:r>
      <w:r w:rsidR="0086604F">
        <w:rPr>
          <w:lang w:val="en-US"/>
        </w:rPr>
        <w:t xml:space="preserve">human </w:t>
      </w:r>
      <w:r w:rsidR="00687960">
        <w:rPr>
          <w:lang w:val="en-US"/>
        </w:rPr>
        <w:t xml:space="preserve">reviewers screen all study records before initiating the automated screening. </w:t>
      </w:r>
      <w:r w:rsidR="0086604F">
        <w:rPr>
          <w:lang w:val="en-US"/>
        </w:rPr>
        <w:t xml:space="preserve">This prevents </w:t>
      </w:r>
      <w:r w:rsidR="00687960">
        <w:rPr>
          <w:lang w:val="en-US"/>
        </w:rPr>
        <w:t xml:space="preserve">human reviewers </w:t>
      </w:r>
      <w:r w:rsidR="0086604F">
        <w:rPr>
          <w:lang w:val="en-US"/>
        </w:rPr>
        <w:t>from being</w:t>
      </w:r>
      <w:r w:rsidR="00687960">
        <w:rPr>
          <w:lang w:val="en-US"/>
        </w:rPr>
        <w:t xml:space="preserve"> impacted by GPT</w:t>
      </w:r>
      <w:r w:rsidR="00733EC8">
        <w:rPr>
          <w:lang w:val="en-US"/>
        </w:rPr>
        <w:t>’s</w:t>
      </w:r>
      <w:r w:rsidR="00687960">
        <w:rPr>
          <w:lang w:val="en-US"/>
        </w:rPr>
        <w:t xml:space="preserve"> decision</w:t>
      </w:r>
      <w:r w:rsidR="00FD1541">
        <w:rPr>
          <w:lang w:val="en-US"/>
        </w:rPr>
        <w:t>s</w:t>
      </w:r>
      <w:r w:rsidR="00474195">
        <w:rPr>
          <w:lang w:val="en-US"/>
        </w:rPr>
        <w:t xml:space="preserve">. </w:t>
      </w:r>
      <w:r w:rsidR="00733EC8">
        <w:rPr>
          <w:lang w:val="en-US"/>
        </w:rPr>
        <w:t>An a</w:t>
      </w:r>
      <w:r w:rsidR="00685621">
        <w:rPr>
          <w:lang w:val="en-US"/>
        </w:rPr>
        <w:t>lternative</w:t>
      </w:r>
      <w:r w:rsidR="00493A6E">
        <w:rPr>
          <w:lang w:val="en-US"/>
        </w:rPr>
        <w:t xml:space="preserve"> to</w:t>
      </w:r>
      <w:r w:rsidR="00733EC8">
        <w:rPr>
          <w:lang w:val="en-US"/>
        </w:rPr>
        <w:t xml:space="preserve"> screening all records at once </w:t>
      </w:r>
      <w:r w:rsidR="00240878">
        <w:rPr>
          <w:lang w:val="en-US"/>
        </w:rPr>
        <w:t xml:space="preserve">is to </w:t>
      </w:r>
      <w:r w:rsidR="00685621">
        <w:rPr>
          <w:lang w:val="en-US"/>
        </w:rPr>
        <w:t xml:space="preserve">repeat steps 6 to 9 in Table </w:t>
      </w:r>
      <w:r w:rsidR="00493A6E">
        <w:rPr>
          <w:lang w:val="en-US"/>
        </w:rPr>
        <w:t>4</w:t>
      </w:r>
      <w:r w:rsidR="00685621">
        <w:rPr>
          <w:lang w:val="en-US"/>
        </w:rPr>
        <w:t xml:space="preserve">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r w:rsidR="00493A6E">
        <w:rPr>
          <w:lang w:val="en-US"/>
        </w:rPr>
        <w:t xml:space="preserve"> </w:t>
      </w:r>
    </w:p>
    <w:p w14:paraId="3D62AEAF" w14:textId="5B471F86" w:rsidR="004C637A" w:rsidRPr="00497B8E" w:rsidRDefault="00493A6E" w:rsidP="00CA6765">
      <w:pPr>
        <w:spacing w:after="0" w:line="360" w:lineRule="auto"/>
        <w:jc w:val="both"/>
        <w:rPr>
          <w:lang w:val="en-US"/>
        </w:rPr>
      </w:pPr>
      <w:r>
        <w:rPr>
          <w:lang w:val="en-US"/>
        </w:rPr>
        <w:tab/>
      </w:r>
      <w:r w:rsidR="005657C1">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sidR="005657C1">
        <w:rPr>
          <w:lang w:val="en-US"/>
        </w:rPr>
        <w:t xml:space="preserve"> screener disagree</w:t>
      </w:r>
      <w:r w:rsidR="003D2733">
        <w:rPr>
          <w:lang w:val="en-US"/>
        </w:rPr>
        <w:t>d</w:t>
      </w:r>
      <w:r w:rsidR="005657C1">
        <w:rPr>
          <w:lang w:val="en-US"/>
        </w:rPr>
        <w:t xml:space="preserve"> to test the consistency of the automated screening decision but also to get detailed responses </w:t>
      </w:r>
      <w:r w:rsidR="003D2733">
        <w:rPr>
          <w:lang w:val="en-US"/>
        </w:rPr>
        <w:t>for</w:t>
      </w:r>
      <w:r w:rsidR="005657C1">
        <w:rPr>
          <w:lang w:val="en-US"/>
        </w:rPr>
        <w:t xml:space="preserve"> </w:t>
      </w:r>
      <w:r w:rsidR="003D2733">
        <w:rPr>
          <w:lang w:val="en-US"/>
        </w:rPr>
        <w:t>GPT’s</w:t>
      </w:r>
      <w:r w:rsidR="005657C1">
        <w:rPr>
          <w:lang w:val="en-US"/>
        </w:rPr>
        <w:t xml:space="preserve"> decision</w:t>
      </w:r>
      <w:r w:rsidR="003D2733">
        <w:rPr>
          <w:lang w:val="en-US"/>
        </w:rPr>
        <w:t>s</w:t>
      </w:r>
      <w:r w:rsidR="005657C1">
        <w:rPr>
          <w:lang w:val="en-US"/>
        </w:rPr>
        <w:t>.</w:t>
      </w:r>
      <w:r w:rsidR="009759E6">
        <w:rPr>
          <w:lang w:val="en-US"/>
        </w:rPr>
        <w:t xml:space="preserve"> For the latter purpose, we mainly recommend using the GPT-4 model since it provides substantially better descriptions of its screening behavior. </w:t>
      </w:r>
      <w:r w:rsidR="005657C1">
        <w:rPr>
          <w:lang w:val="en-US"/>
        </w:rPr>
        <w:t>If the specific</w:t>
      </w:r>
      <w:r w:rsidR="00474195">
        <w:rPr>
          <w:lang w:val="en-US"/>
        </w:rPr>
        <w:t>i</w:t>
      </w:r>
      <w:r w:rsidR="005657C1">
        <w:rPr>
          <w:lang w:val="en-US"/>
        </w:rPr>
        <w:t xml:space="preserve">ty performance of the GPT screener is high (e.g. </w:t>
      </w:r>
      <w:r w:rsidR="009759E6">
        <w:rPr>
          <w:lang w:val="en-US"/>
        </w:rPr>
        <w:t xml:space="preserve">&lt; </w:t>
      </w:r>
      <w:r w:rsidR="005657C1">
        <w:rPr>
          <w:lang w:val="en-US"/>
        </w:rPr>
        <w:t>99%), the reviewers can consider just letting all study records that have been included by either human or GPT</w:t>
      </w:r>
      <w:r w:rsidR="008240F6">
        <w:rPr>
          <w:lang w:val="en-US"/>
        </w:rPr>
        <w:t xml:space="preserve"> </w:t>
      </w:r>
      <w:r w:rsidR="005657C1">
        <w:rPr>
          <w:lang w:val="en-US"/>
        </w:rPr>
        <w:t>enter the full-text screening stage.</w:t>
      </w:r>
      <w:r w:rsidR="00474195">
        <w:rPr>
          <w:lang w:val="en-US"/>
        </w:rPr>
        <w:t xml:space="preserve"> </w:t>
      </w:r>
    </w:p>
    <w:p w14:paraId="2291F93F" w14:textId="6ED2E152"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2CABA5D" w14:textId="47C2E6A9" w:rsidR="00E26D8A" w:rsidRDefault="00502905" w:rsidP="00E26D8A">
      <w:pPr>
        <w:spacing w:after="0" w:line="360" w:lineRule="auto"/>
        <w:ind w:firstLine="1304"/>
        <w:jc w:val="both"/>
        <w:rPr>
          <w:lang w:val="en-US"/>
        </w:rPr>
      </w:pPr>
      <w:r w:rsidRPr="00502905">
        <w:rPr>
          <w:lang w:val="en-US"/>
        </w:rPr>
        <w:t>Althoug</w:t>
      </w:r>
      <w:r>
        <w:rPr>
          <w:lang w:val="en-US"/>
        </w:rPr>
        <w:t xml:space="preserve">h we think that GPT API models </w:t>
      </w:r>
      <w:r w:rsidR="003C6982">
        <w:rPr>
          <w:lang w:val="en-US"/>
        </w:rPr>
        <w:t xml:space="preserve">have the potential to </w:t>
      </w:r>
      <w:r w:rsidR="003C6982" w:rsidRPr="003C6982">
        <w:rPr>
          <w:lang w:val="en-US"/>
        </w:rPr>
        <w:t>revolutionize</w:t>
      </w:r>
      <w:r>
        <w:rPr>
          <w:lang w:val="en-US"/>
        </w:rPr>
        <w:t xml:space="preserve">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w:t>
      </w:r>
      <w:r w:rsidR="00B80B7A">
        <w:rPr>
          <w:lang w:val="en-US"/>
        </w:rPr>
        <w:t>and/</w:t>
      </w:r>
      <w:r w:rsidR="002F055A">
        <w:rPr>
          <w:lang w:val="en-US"/>
        </w:rPr>
        <w:t>or inclusion criteria</w:t>
      </w:r>
      <w:r>
        <w:rPr>
          <w:lang w:val="en-US"/>
        </w:rPr>
        <w:t xml:space="preserve"> is high </w:t>
      </w:r>
      <w:r w:rsidRPr="004C637A">
        <w:rPr>
          <w:i/>
          <w:lang w:val="en-US"/>
        </w:rPr>
        <w:t>and</w:t>
      </w:r>
      <w:r>
        <w:rPr>
          <w:lang w:val="en-US"/>
        </w:rPr>
        <w:t xml:space="preserve"> the number of reference</w:t>
      </w:r>
      <w:r w:rsidR="00615957">
        <w:rPr>
          <w:lang w:val="en-US"/>
        </w:rPr>
        <w:t xml:space="preserve">s </w:t>
      </w:r>
      <w:r>
        <w:rPr>
          <w:lang w:val="en-US"/>
        </w:rPr>
        <w:t>needed to be screened is low (</w:t>
      </w:r>
      <w:r w:rsidR="00DF0022">
        <w:rPr>
          <w:lang w:val="en-US"/>
        </w:rPr>
        <w:t>e.g.</w:t>
      </w:r>
      <w:r w:rsidR="00240878">
        <w:rPr>
          <w:lang w:val="en-US"/>
        </w:rPr>
        <w:t>,</w:t>
      </w:r>
      <w:r>
        <w:rPr>
          <w:lang w:val="en-US"/>
        </w:rPr>
        <w:t xml:space="preserve"> </w:t>
      </w:r>
      <w:r w:rsidR="00240878">
        <w:rPr>
          <w:lang w:val="en-US"/>
        </w:rPr>
        <w:t>less than</w:t>
      </w:r>
      <w:r>
        <w:rPr>
          <w:lang w:val="en-US"/>
        </w:rPr>
        <w:t xml:space="preserve"> 2000). In such </w:t>
      </w:r>
      <w:r w:rsidR="002F055A">
        <w:rPr>
          <w:lang w:val="en-US"/>
        </w:rPr>
        <w:t xml:space="preserve">a </w:t>
      </w:r>
      <w:r>
        <w:rPr>
          <w:lang w:val="en-US"/>
        </w:rPr>
        <w:t>situation</w:t>
      </w:r>
      <w:r w:rsidR="00DF0022">
        <w:rPr>
          <w:lang w:val="en-US"/>
        </w:rPr>
        <w:t xml:space="preserve">, it might take </w:t>
      </w:r>
      <w:r w:rsidR="00DF0022">
        <w:rPr>
          <w:lang w:val="en-US"/>
        </w:rPr>
        <w:lastRenderedPageBreak/>
        <w:t xml:space="preserve">longer to </w:t>
      </w:r>
      <w:r w:rsidR="00B80B7A">
        <w:rPr>
          <w:lang w:val="en-US"/>
        </w:rPr>
        <w:t xml:space="preserve">engineer </w:t>
      </w:r>
      <w:r w:rsidR="00DF0022">
        <w:rPr>
          <w:lang w:val="en-US"/>
        </w:rPr>
        <w:t>reliable prompts than</w:t>
      </w:r>
      <w:r w:rsidR="00B80B7A">
        <w:rPr>
          <w:lang w:val="en-US"/>
        </w:rPr>
        <w:t xml:space="preserve"> it would take to</w:t>
      </w:r>
      <w:r w:rsidR="00DF0022">
        <w:rPr>
          <w:lang w:val="en-US"/>
        </w:rPr>
        <w:t xml:space="preserve"> instantly </w:t>
      </w:r>
      <w:r w:rsidR="00B80B7A">
        <w:rPr>
          <w:lang w:val="en-US"/>
        </w:rPr>
        <w:t xml:space="preserve">initiate </w:t>
      </w:r>
      <w:r w:rsidR="00DF0022">
        <w:rPr>
          <w:lang w:val="en-US"/>
        </w:rPr>
        <w:t xml:space="preserve">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w:t>
      </w:r>
      <w:r w:rsidR="00240878">
        <w:rPr>
          <w:lang w:val="en-US"/>
        </w:rPr>
        <w:t xml:space="preserve">quickly </w:t>
      </w:r>
      <w:r w:rsidR="00661A63">
        <w:rPr>
          <w:lang w:val="en-US"/>
        </w:rPr>
        <w:t>set up a reliable screening with the FRIENDS data</w:t>
      </w:r>
      <w:r w:rsidR="00B80B7A">
        <w:rPr>
          <w:lang w:val="en-US"/>
        </w:rPr>
        <w:t xml:space="preserve"> (i.e., Experiment 2)</w:t>
      </w:r>
      <w:r w:rsidR="00240878">
        <w:rPr>
          <w:lang w:val="en-US"/>
        </w:rPr>
        <w:t xml:space="preserve">. </w:t>
      </w:r>
      <w:r w:rsidR="00661A63">
        <w:rPr>
          <w:lang w:val="en-US"/>
        </w:rPr>
        <w:t xml:space="preserve">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 xml:space="preserv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w:t>
      </w:r>
      <w:r w:rsidR="00CA6765">
        <w:rPr>
          <w:lang w:val="en-US"/>
        </w:rPr>
        <w:t>5</w:t>
      </w:r>
      <w:r>
        <w:rPr>
          <w:lang w:val="en-US"/>
        </w:rPr>
        <w:t xml:space="preserve"> </w:t>
      </w:r>
      <w:r w:rsidR="00240878">
        <w:rPr>
          <w:lang w:val="en-US"/>
        </w:rPr>
        <w:t>visualizes</w:t>
      </w:r>
      <w:r w:rsidR="008240F6">
        <w:rPr>
          <w:lang w:val="en-US"/>
        </w:rPr>
        <w:t xml:space="preserve">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38B7CDD4" w14:textId="77777777" w:rsidR="003C6982" w:rsidRDefault="003C6982" w:rsidP="002D3DD3">
      <w:pPr>
        <w:spacing w:after="0" w:line="360" w:lineRule="auto"/>
        <w:jc w:val="both"/>
        <w:rPr>
          <w:lang w:val="en-US"/>
        </w:rPr>
      </w:pPr>
    </w:p>
    <w:p w14:paraId="6A26D30D" w14:textId="3A7E2561" w:rsidR="00C93DE1" w:rsidRDefault="00C93DE1" w:rsidP="006F63D8">
      <w:pPr>
        <w:spacing w:after="0" w:line="360" w:lineRule="auto"/>
        <w:rPr>
          <w:lang w:val="en-US"/>
        </w:rPr>
      </w:pPr>
      <w:r>
        <w:rPr>
          <w:lang w:val="en-US"/>
        </w:rPr>
        <w:t xml:space="preserve">TABLE </w:t>
      </w:r>
      <w:r w:rsidR="00CA6765">
        <w:rPr>
          <w:lang w:val="en-US"/>
        </w:rPr>
        <w:t>5</w:t>
      </w:r>
      <w:r>
        <w:rPr>
          <w:lang w:val="en-US"/>
        </w:rPr>
        <w:t xml:space="preserve">: </w:t>
      </w:r>
      <w:r w:rsidRPr="00615957">
        <w:rPr>
          <w:i/>
          <w:lang w:val="en-US"/>
        </w:rPr>
        <w:t>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240878">
        <w:tc>
          <w:tcPr>
            <w:tcW w:w="1701" w:type="dxa"/>
            <w:tcBorders>
              <w:top w:val="single" w:sz="4" w:space="0" w:color="auto"/>
              <w:left w:val="single" w:sz="4" w:space="0" w:color="auto"/>
              <w:bottom w:val="nil"/>
              <w:right w:val="single" w:sz="4" w:space="0" w:color="auto"/>
              <w:tl2br w:val="nil"/>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44F2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6AF7F88D"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w:t>
            </w:r>
            <w:r w:rsidR="00CA6765">
              <w:rPr>
                <w:lang w:val="en-US"/>
              </w:rPr>
              <w:t xml:space="preserve">duplicate </w:t>
            </w:r>
            <w:r>
              <w:rPr>
                <w:lang w:val="en-US"/>
              </w:rPr>
              <w:t>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44F2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6073920"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1E82E59D" w:rsidR="00006375" w:rsidRDefault="00AD7769" w:rsidP="00E16129">
      <w:pPr>
        <w:spacing w:after="0" w:line="360" w:lineRule="auto"/>
        <w:ind w:firstLine="1304"/>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w:t>
      </w:r>
      <w:r w:rsidR="005A5163">
        <w:rPr>
          <w:lang w:val="en-US"/>
        </w:rPr>
        <w:t>It should be noted that</w:t>
      </w:r>
      <w:r w:rsidR="00CA6765">
        <w:rPr>
          <w:lang w:val="en-US"/>
        </w:rPr>
        <w:t>—</w:t>
      </w:r>
      <w:r w:rsidR="005A5163">
        <w:rPr>
          <w:lang w:val="en-US"/>
        </w:rPr>
        <w:t>even if running the exact same codes as we used in our tests</w:t>
      </w:r>
      <w:r w:rsidR="00CA6765">
        <w:rPr>
          <w:lang w:val="en-US"/>
        </w:rPr>
        <w:t>—</w:t>
      </w:r>
      <w:r w:rsidR="005A5163">
        <w:rPr>
          <w:lang w:val="en-US"/>
        </w:rPr>
        <w:t xml:space="preserve">the screening performances might </w:t>
      </w:r>
      <w:r w:rsidR="00CA67C7">
        <w:rPr>
          <w:lang w:val="en-US"/>
        </w:rPr>
        <w:t>not be identical to ours since</w:t>
      </w:r>
      <w:r w:rsidR="005A5163">
        <w:rPr>
          <w:lang w:val="en-US"/>
        </w:rPr>
        <w:t>, as illustrated in our analyses, the screening decisions of the GPT API models</w:t>
      </w:r>
      <w:r w:rsidR="00CA67C7">
        <w:rPr>
          <w:lang w:val="en-US"/>
        </w:rPr>
        <w:t xml:space="preserve"> (like humans)</w:t>
      </w:r>
      <w:r w:rsidR="005A5163">
        <w:rPr>
          <w:lang w:val="en-US"/>
        </w:rPr>
        <w:t xml:space="preserve"> are not 100 % consistent across screenings. </w:t>
      </w:r>
      <w:r>
        <w:rPr>
          <w:lang w:val="en-US"/>
        </w:rPr>
        <w:t xml:space="preserve">Yet, </w:t>
      </w:r>
      <w:r>
        <w:rPr>
          <w:lang w:val="en-US"/>
        </w:rPr>
        <w:lastRenderedPageBreak/>
        <w:t>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CA67C7">
        <w:rPr>
          <w:lang w:val="en-US"/>
        </w:rPr>
        <w:t>I</w:t>
      </w:r>
      <w:r w:rsidR="000A26CA">
        <w:rPr>
          <w:lang w:val="en-US"/>
        </w:rPr>
        <w:t xml:space="preserve">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 it to be a helpful feature for future applications.</w:t>
      </w:r>
    </w:p>
    <w:p w14:paraId="3A4DA8DD" w14:textId="5540F514" w:rsidR="00760DAF" w:rsidRDefault="00CF77EF" w:rsidP="00240878">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represent black</w:t>
      </w:r>
      <w:r w:rsidR="00CA6765">
        <w:rPr>
          <w:lang w:val="en-US"/>
        </w:rPr>
        <w:t>-</w:t>
      </w:r>
      <w:r w:rsidR="008B6AF6">
        <w:rPr>
          <w:lang w:val="en-US"/>
        </w:rPr>
        <w:t>box and close</w:t>
      </w:r>
      <w:r w:rsidR="00F00C65">
        <w:rPr>
          <w:lang w:val="en-US"/>
        </w:rPr>
        <w:t>d-source</w:t>
      </w:r>
      <w:r w:rsidR="008B6AF6">
        <w:rPr>
          <w:lang w:val="en-US"/>
        </w:rPr>
        <w:t xml:space="preserve"> algorithms. </w:t>
      </w:r>
      <w:r w:rsidR="00EF73EE">
        <w:rPr>
          <w:lang w:val="en-US"/>
        </w:rPr>
        <w:t>While</w:t>
      </w:r>
      <w:r w:rsidR="00CA6765">
        <w:rPr>
          <w:lang w:val="en-US"/>
        </w:rPr>
        <w:t xml:space="preserve"> </w:t>
      </w:r>
      <w:r w:rsidR="00CA6765">
        <w:rPr>
          <w:lang w:val="en-US"/>
        </w:rPr>
        <w:t>w</w:t>
      </w:r>
      <w:r w:rsidR="008B6AF6">
        <w:rPr>
          <w:lang w:val="en-US"/>
        </w:rPr>
        <w:t xml:space="preserve">e </w:t>
      </w:r>
      <w:r w:rsidR="00CA67C7">
        <w:rPr>
          <w:lang w:val="en-US"/>
        </w:rPr>
        <w:t>have demonstrated</w:t>
      </w:r>
      <w:r w:rsidR="008B6AF6">
        <w:rPr>
          <w:lang w:val="en-US"/>
        </w:rPr>
        <w:t xml:space="preserve"> that</w:t>
      </w:r>
      <w:r w:rsidR="00CA67C7">
        <w:rPr>
          <w:lang w:val="en-US"/>
        </w:rPr>
        <w:t xml:space="preserve"> current</w:t>
      </w:r>
      <w:r w:rsidR="008B6AF6">
        <w:rPr>
          <w:lang w:val="en-US"/>
        </w:rPr>
        <w:t xml:space="preserve"> </w:t>
      </w:r>
      <w:r w:rsidR="00CA67C7">
        <w:rPr>
          <w:lang w:val="en-US"/>
        </w:rPr>
        <w:t>GPT API models</w:t>
      </w:r>
      <w:r w:rsidR="00CA6765">
        <w:rPr>
          <w:lang w:val="en-US"/>
        </w:rPr>
        <w:t>—</w:t>
      </w:r>
      <w:r w:rsidR="00CA67C7">
        <w:rPr>
          <w:lang w:val="en-US"/>
        </w:rPr>
        <w:t>if configured adequately</w:t>
      </w:r>
      <w:r w:rsidR="00CA6765">
        <w:rPr>
          <w:lang w:val="en-US"/>
        </w:rPr>
        <w:t>—</w:t>
      </w:r>
      <w:r w:rsidR="00CA67C7">
        <w:rPr>
          <w:lang w:val="en-US"/>
        </w:rPr>
        <w:t xml:space="preserve">are capable of doing </w:t>
      </w:r>
      <w:r w:rsidR="008B6AF6">
        <w:rPr>
          <w:lang w:val="en-US"/>
        </w:rPr>
        <w:t>TAB screening tasks</w:t>
      </w:r>
      <w:r w:rsidR="00CA6765">
        <w:rPr>
          <w:lang w:val="en-US"/>
        </w:rPr>
        <w:t xml:space="preserve">, </w:t>
      </w:r>
      <w:r w:rsidR="008B6AF6">
        <w:rPr>
          <w:lang w:val="en-US"/>
        </w:rPr>
        <w:t xml:space="preserve">we are </w:t>
      </w:r>
      <w:r w:rsidR="00CA67C7">
        <w:rPr>
          <w:lang w:val="en-US"/>
        </w:rPr>
        <w:t>un</w:t>
      </w:r>
      <w:r w:rsidR="008B6AF6">
        <w:rPr>
          <w:lang w:val="en-US"/>
        </w:rPr>
        <w:t xml:space="preserve">able to say </w:t>
      </w:r>
      <w:r w:rsidR="008B6AF6" w:rsidRPr="00CA6765">
        <w:rPr>
          <w:i/>
          <w:lang w:val="en-US"/>
        </w:rPr>
        <w:t>why</w:t>
      </w:r>
      <w:r w:rsidR="008B6AF6">
        <w:rPr>
          <w:lang w:val="en-US"/>
        </w:rPr>
        <w:t xml:space="preserve">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w:t>
      </w:r>
      <w:r w:rsidR="00CA67C7">
        <w:rPr>
          <w:lang w:val="en-US"/>
        </w:rPr>
        <w:t>GPT</w:t>
      </w:r>
      <w:r w:rsidR="008B6AF6">
        <w:rPr>
          <w:lang w:val="en-US"/>
        </w:rPr>
        <w:t xml:space="preserve"> models</w:t>
      </w:r>
      <w:r w:rsidR="00CA67C7">
        <w:rPr>
          <w:lang w:val="en-US"/>
        </w:rPr>
        <w:t>,</w:t>
      </w:r>
      <w:r w:rsidR="008B6AF6">
        <w:rPr>
          <w:lang w:val="en-US"/>
        </w:rPr>
        <w:t xml:space="preserve"> such as the </w:t>
      </w:r>
      <w:r w:rsidR="003B63AD">
        <w:rPr>
          <w:lang w:val="en-US"/>
        </w:rPr>
        <w:t>GPT</w:t>
      </w:r>
      <w:r w:rsidR="008B6AF6">
        <w:rPr>
          <w:lang w:val="en-US"/>
        </w:rPr>
        <w:t xml:space="preserve">-4o </w:t>
      </w:r>
      <w:r w:rsidR="00CA6765">
        <w:rPr>
          <w:lang w:val="en-US"/>
        </w:rPr>
        <w:t>and</w:t>
      </w:r>
      <w:r w:rsidR="008B6AF6">
        <w:rPr>
          <w:lang w:val="en-US"/>
        </w:rPr>
        <w:t xml:space="preserve"> </w:t>
      </w:r>
      <w:r w:rsidR="003B63AD">
        <w:rPr>
          <w:lang w:val="en-US"/>
        </w:rPr>
        <w:t>GPT</w:t>
      </w:r>
      <w:r w:rsidR="008B6AF6">
        <w:rPr>
          <w:lang w:val="en-US"/>
        </w:rPr>
        <w:t>-4-turbo</w:t>
      </w:r>
      <w:r w:rsidR="00CA6765">
        <w:rPr>
          <w:lang w:val="en-US"/>
        </w:rPr>
        <w:t xml:space="preserve"> model</w:t>
      </w:r>
      <w:r w:rsidR="003C6982">
        <w:rPr>
          <w:lang w:val="en-US"/>
        </w:rPr>
        <w:t>s</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From a scientific point of view, and to increase the transparency of GPT API screening, it is</w:t>
      </w:r>
      <w:r w:rsidR="002D3DD3">
        <w:rPr>
          <w:lang w:val="en-US"/>
        </w:rPr>
        <w:t>,</w:t>
      </w:r>
      <w:r w:rsidR="00760DAF">
        <w:rPr>
          <w:lang w:val="en-US"/>
        </w:rPr>
        <w:t xml:space="preserve"> therefore</w:t>
      </w:r>
      <w:r w:rsidR="002D3DD3">
        <w:rPr>
          <w:lang w:val="en-US"/>
        </w:rPr>
        <w:t>,</w:t>
      </w:r>
      <w:r w:rsidR="00760DAF">
        <w:rPr>
          <w:lang w:val="en-US"/>
        </w:rPr>
        <w:t xml:space="preserve"> important that future research revolve around investigating the performance</w:t>
      </w:r>
      <w:r w:rsidR="0082049C">
        <w:rPr>
          <w:lang w:val="en-US"/>
        </w:rPr>
        <w:t>s</w:t>
      </w:r>
      <w:r w:rsidR="00760DAF">
        <w:rPr>
          <w:lang w:val="en-US"/>
        </w:rPr>
        <w:t xml:space="preserve"> of local, open-source, and downloadable models. </w:t>
      </w:r>
      <w:r w:rsidR="00240878">
        <w:rPr>
          <w:lang w:val="en-US"/>
        </w:rPr>
        <w:t xml:space="preserve">That said, we do think it is important to note that most human duplicate screenings </w:t>
      </w:r>
      <w:r w:rsidR="002D3DD3">
        <w:rPr>
          <w:lang w:val="en-US"/>
        </w:rPr>
        <w:t xml:space="preserve">often </w:t>
      </w:r>
      <w:r w:rsidR="0082049C">
        <w:rPr>
          <w:lang w:val="en-US"/>
        </w:rPr>
        <w:t>also</w:t>
      </w:r>
      <w:r w:rsidR="00CA6765">
        <w:rPr>
          <w:lang w:val="en-US"/>
        </w:rPr>
        <w:t xml:space="preserve"> represent</w:t>
      </w:r>
      <w:r w:rsidR="00240878">
        <w:rPr>
          <w:lang w:val="en-US"/>
        </w:rPr>
        <w:t xml:space="preserve"> black box operations that are hardly replicable, and we believe the GPT API models should be judged in light of this. This goes without saying that we should not strive to make screening</w:t>
      </w:r>
      <w:r w:rsidR="0082049C">
        <w:rPr>
          <w:lang w:val="en-US"/>
        </w:rPr>
        <w:t>s</w:t>
      </w:r>
      <w:r w:rsidR="00240878">
        <w:rPr>
          <w:lang w:val="en-US"/>
        </w:rPr>
        <w:t xml:space="preserve"> replicable and reproducible since this would increase the transparency of high-quality reviews. Yet, we just do not think that the black box argument should be a major reason for not </w:t>
      </w:r>
      <w:r w:rsidR="00CA6765">
        <w:rPr>
          <w:lang w:val="en-US"/>
        </w:rPr>
        <w:t>using</w:t>
      </w:r>
      <w:r w:rsidR="00240878">
        <w:rPr>
          <w:lang w:val="en-US"/>
        </w:rPr>
        <w:t xml:space="preserve"> GPT API models for TAB screening in high-quality reviews.   </w:t>
      </w:r>
    </w:p>
    <w:p w14:paraId="0D4192EB" w14:textId="19B8BB26"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w:t>
      </w:r>
      <w:r w:rsidR="00CA6765">
        <w:rPr>
          <w:lang w:val="en-US"/>
        </w:rPr>
        <w:t xml:space="preserve">rather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w:t>
      </w:r>
      <w:r w:rsidR="00CA6765">
        <w:rPr>
          <w:lang w:val="en-US"/>
        </w:rPr>
        <w:t xml:space="preserve">that we used </w:t>
      </w:r>
      <w:r w:rsidR="00B6660B">
        <w:rPr>
          <w:lang w:val="en-US"/>
        </w:rPr>
        <w:t>have been deprecated</w:t>
      </w:r>
      <w:r w:rsidR="003C6982">
        <w:rPr>
          <w:lang w:val="en-US"/>
        </w:rPr>
        <w:t xml:space="preserve"> (but can still be used)</w:t>
      </w:r>
      <w:r w:rsidR="00B6660B">
        <w:rPr>
          <w:lang w:val="en-US"/>
        </w:rPr>
        <w:t xml:space="preserve"> and moved to the tools argument</w:t>
      </w:r>
      <w:r w:rsidR="00240878">
        <w:rPr>
          <w:lang w:val="en-US"/>
        </w:rPr>
        <w:t xml:space="preserve"> in the request body</w:t>
      </w:r>
      <w:r w:rsidR="00B6660B">
        <w:rPr>
          <w:lang w:val="en-US"/>
        </w:rPr>
        <w:t xml:space="preserve">.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-3.5-turbo-0613 model that we drew upon is expected to deprecate during</w:t>
      </w:r>
      <w:r w:rsidR="00CA6765">
        <w:rPr>
          <w:lang w:val="en-US"/>
        </w:rPr>
        <w:t xml:space="preserve"> t</w:t>
      </w:r>
      <w:r w:rsidR="003C6982">
        <w:rPr>
          <w:lang w:val="en-US"/>
        </w:rPr>
        <w:t>he</w:t>
      </w:r>
      <w:r w:rsidR="00CA6765">
        <w:rPr>
          <w:lang w:val="en-US"/>
        </w:rPr>
        <w:t xml:space="preserve"> autumn of</w:t>
      </w:r>
      <w:r w:rsidR="00920DC0">
        <w:rPr>
          <w:lang w:val="en-US"/>
        </w:rPr>
        <w:t xml:space="preserve"> 2024, so eventually one cannot 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 xml:space="preserve">secure a more </w:t>
      </w:r>
      <w:r w:rsidR="003B63AD">
        <w:rPr>
          <w:lang w:val="en-US"/>
        </w:rPr>
        <w:lastRenderedPageBreak/>
        <w:t>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4D6D68AD" w14:textId="3806F2AF" w:rsidR="00AE4C3A" w:rsidRDefault="00F62454" w:rsidP="00DF1CA6">
      <w:pPr>
        <w:spacing w:after="0" w:line="360" w:lineRule="auto"/>
        <w:jc w:val="both"/>
        <w:rPr>
          <w:lang w:val="en-US"/>
        </w:rPr>
      </w:pPr>
      <w:r>
        <w:rPr>
          <w:lang w:val="en-US"/>
        </w:rPr>
        <w:tab/>
      </w:r>
      <w:r w:rsidR="00FF16CF">
        <w:rPr>
          <w:lang w:val="en-US"/>
        </w:rPr>
        <w:t>Even though the use of GPT API models as second screeners can be considered 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significant </w:t>
      </w:r>
      <w:r w:rsidR="005C7C60">
        <w:rPr>
          <w:lang w:val="en-US"/>
        </w:rPr>
        <w:t>cost</w:t>
      </w:r>
      <w:r w:rsidR="0082049C">
        <w:rPr>
          <w:lang w:val="en-US"/>
        </w:rPr>
        <w:t>s</w:t>
      </w:r>
      <w:r w:rsidR="007F6ABA">
        <w:rPr>
          <w:lang w:val="en-US"/>
        </w:rPr>
        <w:t xml:space="preserve"> to one’s project, especially when working with GPT-4 models</w:t>
      </w:r>
      <w:r w:rsidR="00DF1CA6">
        <w:rPr>
          <w:lang w:val="en-US"/>
        </w:rPr>
        <w:t xml:space="preserve"> and multi-prompt screening</w:t>
      </w:r>
      <w:r w:rsidR="0082049C">
        <w:rPr>
          <w:lang w:val="en-US"/>
        </w:rPr>
        <w:t>s</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w:t>
      </w:r>
      <w:r w:rsidR="0082049C">
        <w:rPr>
          <w:lang w:val="en-US"/>
        </w:rPr>
        <w:t>E</w:t>
      </w:r>
      <w:r w:rsidR="00DF1CA6">
        <w:rPr>
          <w:lang w:val="en-US"/>
        </w:rPr>
        <w:t>xperiment</w:t>
      </w:r>
      <w:r w:rsidR="0082049C">
        <w:rPr>
          <w:lang w:val="en-US"/>
        </w:rPr>
        <w:t xml:space="preserve"> 3</w:t>
      </w:r>
      <w:r w:rsidR="00DF1CA6">
        <w:rPr>
          <w:lang w:val="en-US"/>
        </w:rPr>
        <w:t xml:space="preserve">. </w:t>
      </w:r>
      <w:r w:rsidR="00CA6765">
        <w:rPr>
          <w:lang w:val="en-US"/>
        </w:rPr>
        <w:t>Although prices have already dropped</w:t>
      </w:r>
      <w:r w:rsidR="00AC7F8B">
        <w:rPr>
          <w:lang w:val="en-US"/>
        </w:rPr>
        <w:t>,</w:t>
      </w:r>
      <w:r w:rsidR="00AC7F8B">
        <w:rPr>
          <w:rStyle w:val="FootnoteReference"/>
          <w:lang w:val="en-US"/>
        </w:rPr>
        <w:footnoteReference w:id="14"/>
      </w:r>
      <w:r w:rsidR="00AC7F8B">
        <w:rPr>
          <w:lang w:val="en-US"/>
        </w:rPr>
        <w:t xml:space="preserve"> w</w:t>
      </w:r>
      <w:r w:rsidR="000A07FF">
        <w:rPr>
          <w:lang w:val="en-US"/>
        </w:rPr>
        <w:t>e recommend using the models carefully</w:t>
      </w:r>
      <w:r w:rsidR="00AC7F8B">
        <w:rPr>
          <w:lang w:val="en-US"/>
        </w:rPr>
        <w:t>.</w:t>
      </w:r>
      <w:r w:rsidR="000A07FF">
        <w:rPr>
          <w:lang w:val="en-US"/>
        </w:rPr>
        <w:t xml:space="preserve"> </w:t>
      </w:r>
      <w:r w:rsidR="00AC7F8B">
        <w:rPr>
          <w:lang w:val="en-US"/>
        </w:rPr>
        <w:t>I</w:t>
      </w:r>
      <w:r w:rsidR="000A07FF">
        <w:rPr>
          <w:lang w:val="en-US"/>
        </w:rPr>
        <w:t>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w:t>
      </w:r>
      <w:r w:rsidR="00CA6765">
        <w:rPr>
          <w:lang w:val="en-US"/>
        </w:rPr>
        <w:t xml:space="preserve"> </w:t>
      </w:r>
      <w:r w:rsidR="000A07FF">
        <w:rPr>
          <w:lang w:val="en-US"/>
        </w:rPr>
        <w:t>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CA6765">
        <w:rPr>
          <w:lang w:val="en-US"/>
        </w:rPr>
        <w:t xml:space="preserve">&lt; </w:t>
      </w:r>
      <w:r w:rsidR="00FF16CF">
        <w:rPr>
          <w:lang w:val="en-US"/>
        </w:rPr>
        <w:t>100</w:t>
      </w:r>
      <w:r w:rsidR="00DF1CA6">
        <w:rPr>
          <w:lang w:val="en-US"/>
        </w:rPr>
        <w:t>,</w:t>
      </w:r>
      <w:r w:rsidR="00FF16CF">
        <w:rPr>
          <w:lang w:val="en-US"/>
        </w:rPr>
        <w:t>000</w:t>
      </w:r>
      <w:r w:rsidR="00CA6765">
        <w:rPr>
          <w:lang w:val="en-US"/>
        </w:rPr>
        <w:t xml:space="preserve"> </w:t>
      </w:r>
      <w:r w:rsidR="00FF16CF">
        <w:rPr>
          <w:lang w:val="en-US"/>
        </w:rPr>
        <w:t>references), reviewers could</w:t>
      </w:r>
      <w:r w:rsidR="00CA6765">
        <w:rPr>
          <w:lang w:val="en-US"/>
        </w:rPr>
        <w:t xml:space="preserve"> </w:t>
      </w:r>
      <w:r w:rsidR="00FF16CF">
        <w:rPr>
          <w:lang w:val="en-US"/>
        </w:rPr>
        <w:t xml:space="preserve">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82049C">
        <w:rPr>
          <w:lang w:val="en-US"/>
        </w:rPr>
        <w:t>T</w:t>
      </w:r>
      <w:r w:rsidR="003F27D8">
        <w:rPr>
          <w:lang w:val="en-US"/>
        </w:rPr>
        <w:t>he GPT API screener could</w:t>
      </w:r>
      <w:r w:rsidR="00CA6765">
        <w:rPr>
          <w:lang w:val="en-US"/>
        </w:rPr>
        <w:t>, for example,</w:t>
      </w:r>
      <w:r w:rsidR="003F27D8">
        <w:rPr>
          <w:lang w:val="en-US"/>
        </w:rPr>
        <w:t xml:space="preserve"> </w:t>
      </w:r>
      <w:r w:rsidR="00CA3755">
        <w:rPr>
          <w:lang w:val="en-US"/>
        </w:rPr>
        <w:t>then</w:t>
      </w:r>
      <w:r w:rsidR="00CA6765">
        <w:rPr>
          <w:lang w:val="en-US"/>
        </w:rPr>
        <w:t xml:space="preserve"> </w:t>
      </w:r>
      <w:r w:rsidR="003F27D8">
        <w:rPr>
          <w:lang w:val="en-US"/>
        </w:rPr>
        <w:t xml:space="preserve">be used as an extra guardian, checking the performance of one’s selected stopping rule </w:t>
      </w:r>
      <w:r w:rsidR="003F27D8">
        <w:rPr>
          <w:lang w:val="en-US"/>
        </w:rPr>
        <w:fldChar w:fldCharType="begin" w:fldLock="1"/>
      </w:r>
      <w:r w:rsidR="002C6EAF">
        <w:rPr>
          <w:lang w:val="en-US"/>
        </w:rPr>
        <w:instrText>ADDIN CSL_CITATION {"citationItems":[{"id":"ITEM-1","itemData":{"DOI":"10.1186/s13643-024-02502-7","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DOI":"10.31234/osf.io/ybu3w","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container-title":"Open Science Framework","id":"ITEM-2","issued":{"date-parts":[["2023"]]},"publisher":"OSF","title":"When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research","type":"article-journal"},"uris":["http://www.mendeley.com/documents/?uuid=cdf32fbe-e1d0-415f-9c0d-1713235b5415"]},{"id":"ITEM-3","itemData":{"DOI":"10.1007/s10648-024-09862-5","author":[{"dropping-particle":"","family":"Campos","given":"Diego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container-title":"Educational Psychology Review","id":"ITEM-3","issue":"19","issued":{"date-parts":[["2024"]]},"publisher":"PsyArXiv","title":"Screening smarter, not harder: A comparative analysis of machine learning screening algorithms and heuristic stopping criteria for systematic reviews in educational research","type":"article-journal","volume":"36"},"uris":["http://www.mendeley.com/documents/?uuid=95eae932-1d78-401b-8fcc-7bcfc45a2fe0"]}],"mendeley":{"formattedCitation":"(Boetje &amp; van de Schoot, 2024; Campos et al., 2024; König et al., 2023)","plainTextFormattedCitation":"(Boetje &amp; van de Schoot, 2024; Campos et al., 2024; König et al., 2023)","previouslyFormattedCitation":"(Boetje &amp; van de Schoot, 2024; Campos et al., 2024; König et al., 2023)"},"properties":{"noteIndex":0},"schema":"https://github.com/citation-style-language/schema/raw/master/csl-citation.json"}</w:instrText>
      </w:r>
      <w:r w:rsidR="003F27D8">
        <w:rPr>
          <w:lang w:val="en-US"/>
        </w:rPr>
        <w:fldChar w:fldCharType="separate"/>
      </w:r>
      <w:r w:rsidR="002C6EAF" w:rsidRPr="002C6EAF">
        <w:rPr>
          <w:noProof/>
          <w:lang w:val="en-US"/>
        </w:rPr>
        <w:t>(Boetje &amp; van de Schoot, 2024; Campos et al., 2024; König et al., 2023)</w:t>
      </w:r>
      <w:r w:rsidR="003F27D8">
        <w:rPr>
          <w:lang w:val="en-US"/>
        </w:rPr>
        <w:fldChar w:fldCharType="end"/>
      </w:r>
      <w:r w:rsidR="00CA6765">
        <w:rPr>
          <w:lang w:val="en-US"/>
        </w:rPr>
        <w:t xml:space="preserve">, </w:t>
      </w:r>
      <w:r w:rsidR="003F27D8" w:rsidRPr="00133D30">
        <w:rPr>
          <w:lang w:val="en-US"/>
        </w:rPr>
        <w:t xml:space="preserve">either </w:t>
      </w:r>
      <w:r w:rsidR="003F27D8">
        <w:rPr>
          <w:lang w:val="en-US"/>
        </w:rPr>
        <w:t xml:space="preserve">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w:t>
      </w:r>
      <w:r w:rsidR="00240878">
        <w:rPr>
          <w:lang w:val="en-US"/>
        </w:rPr>
        <w:t xml:space="preserve"> together</w:t>
      </w:r>
      <w:r w:rsidR="003F27D8">
        <w:rPr>
          <w:lang w:val="en-US"/>
        </w:rPr>
        <w:t xml:space="preserve">. </w:t>
      </w:r>
      <w:r w:rsidR="00CA6765">
        <w:rPr>
          <w:lang w:val="en-US"/>
        </w:rPr>
        <w:t>In this respect</w:t>
      </w:r>
      <w:r w:rsidR="00C456CC">
        <w:rPr>
          <w:lang w:val="en-US"/>
        </w:rPr>
        <w:t xml:space="preserve">, we do not </w:t>
      </w:r>
      <w:r w:rsidR="00AC7F8B">
        <w:rPr>
          <w:lang w:val="en-US"/>
        </w:rPr>
        <w:t>think</w:t>
      </w:r>
      <w:r w:rsidR="00C456CC">
        <w:rPr>
          <w:lang w:val="en-US"/>
        </w:rPr>
        <w:t xml:space="preserve"> traditional automated tools </w:t>
      </w:r>
      <w:r w:rsidR="00AC7F8B">
        <w:rPr>
          <w:lang w:val="en-US"/>
        </w:rPr>
        <w:t>and</w:t>
      </w:r>
      <w:r w:rsidR="00C456CC">
        <w:rPr>
          <w:lang w:val="en-US"/>
        </w:rPr>
        <w:t xml:space="preserve"> GPT API</w:t>
      </w:r>
      <w:r w:rsidR="00AC7F8B">
        <w:rPr>
          <w:lang w:val="en-US"/>
        </w:rPr>
        <w:t xml:space="preserve"> models should be considered</w:t>
      </w:r>
      <w:r w:rsidR="00C456CC">
        <w:rPr>
          <w:lang w:val="en-US"/>
        </w:rPr>
        <w:t xml:space="preserve"> competing tools. Instead, they should be </w:t>
      </w:r>
      <w:r w:rsidR="00C456CC" w:rsidRPr="008A319E">
        <w:rPr>
          <w:lang w:val="en-US"/>
        </w:rPr>
        <w:t>used together to overcome each other's disadvantages.</w:t>
      </w:r>
      <w:r w:rsidR="00811948">
        <w:rPr>
          <w:lang w:val="en-US"/>
        </w:rPr>
        <w:t xml:space="preserve">  </w:t>
      </w:r>
    </w:p>
    <w:p w14:paraId="22E8CF79" w14:textId="7C72BD9C"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w:t>
      </w:r>
      <w:r w:rsidR="00F36997">
        <w:rPr>
          <w:lang w:val="en-US"/>
        </w:rPr>
        <w:t xml:space="preserve">use </w:t>
      </w:r>
      <w:r>
        <w:rPr>
          <w:lang w:val="en-US"/>
        </w:rPr>
        <w:t>of the GPT API screening</w:t>
      </w:r>
      <w:r w:rsidR="00F36997">
        <w:rPr>
          <w:lang w:val="en-US"/>
        </w:rPr>
        <w:t>s</w:t>
      </w:r>
      <w:r>
        <w:rPr>
          <w:lang w:val="en-US"/>
        </w:rPr>
        <w:t xml:space="preserve"> </w:t>
      </w:r>
      <w:r w:rsidR="00524ED0">
        <w:rPr>
          <w:lang w:val="en-US"/>
        </w:rPr>
        <w:t xml:space="preserve">as it </w:t>
      </w:r>
      <w:r w:rsidR="00AC7F8B">
        <w:rPr>
          <w:lang w:val="en-US"/>
        </w:rPr>
        <w:t xml:space="preserve">can </w:t>
      </w:r>
      <w:r w:rsidR="00524ED0">
        <w:rPr>
          <w:lang w:val="en-US"/>
        </w:rPr>
        <w:t>be</w:t>
      </w:r>
      <w:r>
        <w:rPr>
          <w:lang w:val="en-US"/>
        </w:rPr>
        <w:t xml:space="preserve"> time-consuming to build well-performing prompts. Reviewers must, therefore, always </w:t>
      </w:r>
      <w:r w:rsidRPr="008A319E">
        <w:rPr>
          <w:rStyle w:val="translation"/>
          <w:lang w:val="en-US"/>
        </w:rPr>
        <w:t>thorough</w:t>
      </w:r>
      <w:r w:rsidR="00F36997">
        <w:rPr>
          <w:rStyle w:val="translation"/>
          <w:lang w:val="en-US"/>
        </w:rPr>
        <w:t>ly</w:t>
      </w:r>
      <w:r w:rsidRPr="008A319E">
        <w:rPr>
          <w:rStyle w:val="translation"/>
          <w:lang w:val="en-US"/>
        </w:rPr>
        <w:t xml:space="preserve"> consider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w:t>
      </w:r>
      <w:r w:rsidR="00F36997">
        <w:rPr>
          <w:rStyle w:val="translation"/>
          <w:lang w:val="en-US"/>
        </w:rPr>
        <w:t>paper</w:t>
      </w:r>
      <w:r w:rsidRPr="008A319E">
        <w:rPr>
          <w:rStyle w:val="translation"/>
          <w:lang w:val="en-US"/>
        </w:rPr>
        <w:t xml:space="preserv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r w:rsidR="00F36997">
        <w:rPr>
          <w:rStyle w:val="translation"/>
          <w:lang w:val="en-US"/>
        </w:rPr>
        <w:t xml:space="preserve"> (cf. our benchmark scheme in Section 3),</w:t>
      </w:r>
      <w:r w:rsidR="00524ED0">
        <w:rPr>
          <w:rStyle w:val="translation"/>
          <w:lang w:val="en-US"/>
        </w:rPr>
        <w:t xml:space="preserve"> or </w:t>
      </w:r>
      <w:r w:rsidR="00F36997">
        <w:rPr>
          <w:rStyle w:val="translation"/>
          <w:lang w:val="en-US"/>
        </w:rPr>
        <w:t xml:space="preserve">if </w:t>
      </w:r>
      <w:r w:rsidR="00524ED0">
        <w:rPr>
          <w:rStyle w:val="translation"/>
          <w:lang w:val="en-US"/>
        </w:rPr>
        <w:t>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r w:rsidR="00F36997">
        <w:rPr>
          <w:rStyle w:val="translation"/>
          <w:lang w:val="en-US"/>
        </w:rPr>
        <w:t xml:space="preserve"> (cf. Table </w:t>
      </w:r>
      <w:r w:rsidR="00C51CEC">
        <w:rPr>
          <w:rStyle w:val="translation"/>
          <w:lang w:val="en-US"/>
        </w:rPr>
        <w:t>5</w:t>
      </w:r>
      <w:r w:rsidR="00524ED0">
        <w:rPr>
          <w:rStyle w:val="translation"/>
          <w:lang w:val="en-US"/>
        </w:rPr>
        <w:t>)</w:t>
      </w:r>
      <w:r w:rsidRPr="008A319E">
        <w:rPr>
          <w:rStyle w:val="translation"/>
          <w:lang w:val="en-US"/>
        </w:rPr>
        <w:t xml:space="preserve">. </w:t>
      </w:r>
    </w:p>
    <w:p w14:paraId="7D722256" w14:textId="438DC144" w:rsidR="001D1A3D" w:rsidRPr="008A319E" w:rsidRDefault="00735DD3" w:rsidP="00735DD3">
      <w:pPr>
        <w:spacing w:after="0" w:line="360" w:lineRule="auto"/>
        <w:jc w:val="both"/>
        <w:rPr>
          <w:lang w:val="en-US"/>
        </w:rPr>
      </w:pPr>
      <w:r>
        <w:rPr>
          <w:lang w:val="en-US"/>
        </w:rPr>
        <w:tab/>
        <w:t xml:space="preserve">Although we have strived to </w:t>
      </w:r>
      <w:r w:rsidR="00C51CEC">
        <w:rPr>
          <w:lang w:val="en-US"/>
        </w:rPr>
        <w:t>build</w:t>
      </w:r>
      <w:r>
        <w:rPr>
          <w:lang w:val="en-US"/>
        </w:rPr>
        <w:t xml:space="preserve"> a user-friendly setup for GPT API screening</w:t>
      </w:r>
      <w:r w:rsidR="00C51CEC">
        <w:rPr>
          <w:lang w:val="en-US"/>
        </w:rPr>
        <w:t xml:space="preserve"> in the AIscreenR package</w:t>
      </w:r>
      <w:r>
        <w:rPr>
          <w:lang w:val="en-US"/>
        </w:rPr>
        <w:t xml:space="preserve">, a limitation is that our screening approach is function-based, meaning that reviewers need to </w:t>
      </w:r>
      <w:r w:rsidR="00524ED0">
        <w:rPr>
          <w:lang w:val="en-US"/>
        </w:rPr>
        <w:t xml:space="preserve">have </w:t>
      </w:r>
      <w:r w:rsidR="00F36997">
        <w:rPr>
          <w:lang w:val="en-US"/>
        </w:rPr>
        <w:t>(</w:t>
      </w:r>
      <w:r w:rsidR="006D4AE0">
        <w:rPr>
          <w:lang w:val="en-US"/>
        </w:rPr>
        <w:t xml:space="preserve">or </w:t>
      </w:r>
      <w:r w:rsidR="00524ED0">
        <w:rPr>
          <w:lang w:val="en-US"/>
        </w:rPr>
        <w:t xml:space="preserve">at least </w:t>
      </w:r>
      <w:r w:rsidR="00F36997">
        <w:rPr>
          <w:lang w:val="en-US"/>
        </w:rPr>
        <w:t>ac</w:t>
      </w:r>
      <w:r w:rsidR="00240878">
        <w:rPr>
          <w:lang w:val="en-US"/>
        </w:rPr>
        <w:t>quire</w:t>
      </w:r>
      <w:r w:rsidR="00F36997">
        <w:rPr>
          <w:lang w:val="en-US"/>
        </w:rPr>
        <w:t>)</w:t>
      </w:r>
      <w:r w:rsidR="00240878">
        <w:rPr>
          <w:lang w:val="en-US"/>
        </w:rPr>
        <w:t xml:space="preserve"> </w:t>
      </w:r>
      <w:r w:rsidR="00524ED0">
        <w:rPr>
          <w:lang w:val="en-US"/>
        </w:rPr>
        <w:t xml:space="preserve">some minor </w:t>
      </w:r>
      <w:r>
        <w:rPr>
          <w:lang w:val="en-US"/>
        </w:rPr>
        <w:t xml:space="preserve">R coding skills. </w:t>
      </w:r>
      <w:r w:rsidR="005868DA">
        <w:rPr>
          <w:lang w:val="en-US"/>
        </w:rPr>
        <w:t xml:space="preserve">In the future, the screening </w:t>
      </w:r>
      <w:r w:rsidR="005868DA">
        <w:rPr>
          <w:lang w:val="en-US"/>
        </w:rPr>
        <w:lastRenderedPageBreak/>
        <w:t>approach may be</w:t>
      </w:r>
      <w:r w:rsidR="006D4AE0">
        <w:rPr>
          <w:lang w:val="en-US"/>
        </w:rPr>
        <w:t xml:space="preserve"> </w:t>
      </w:r>
      <w:r>
        <w:rPr>
          <w:lang w:val="en-US"/>
        </w:rPr>
        <w:t>embedd</w:t>
      </w:r>
      <w:r w:rsidR="005868DA">
        <w:rPr>
          <w:lang w:val="en-US"/>
        </w:rPr>
        <w:t>ed</w:t>
      </w:r>
      <w:r>
        <w:rPr>
          <w:lang w:val="en-US"/>
        </w:rPr>
        <w:t xml:space="preserve"> in a shiny app or in </w:t>
      </w:r>
      <w:r w:rsidR="006D4AE0">
        <w:rPr>
          <w:lang w:val="en-US"/>
        </w:rPr>
        <w:t xml:space="preserve">existing </w:t>
      </w:r>
      <w:r>
        <w:rPr>
          <w:lang w:val="en-US"/>
        </w:rPr>
        <w:t xml:space="preserve">screening tools </w:t>
      </w:r>
      <w:r w:rsidR="00F36997">
        <w:rPr>
          <w:lang w:val="en-US"/>
        </w:rPr>
        <w:t>(</w:t>
      </w:r>
      <w:r>
        <w:rPr>
          <w:lang w:val="en-US"/>
        </w:rPr>
        <w:t>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00F36997" w:rsidRPr="005868DA">
        <w:rPr>
          <w:lang w:val="en-US"/>
        </w:rPr>
        <w:t>)</w:t>
      </w:r>
      <w:r w:rsidR="005868DA">
        <w:rPr>
          <w:lang w:val="en-US"/>
        </w:rPr>
        <w:t>, thereby making it easier to use without prior R coding skills</w:t>
      </w:r>
      <w:r w:rsidRPr="008A319E">
        <w:rPr>
          <w:lang w:val="en-US"/>
        </w:rPr>
        <w:t>. A tempting solution to accommodate user-friendliness</w:t>
      </w:r>
      <w:r w:rsidR="001630CC">
        <w:rPr>
          <w:lang w:val="en-US"/>
        </w:rPr>
        <w:t xml:space="preserve"> </w:t>
      </w:r>
      <w:r w:rsidR="00C51CEC">
        <w:rPr>
          <w:lang w:val="en-US"/>
        </w:rPr>
        <w:t>i</w:t>
      </w:r>
      <w:r w:rsidR="001630CC">
        <w:rPr>
          <w:lang w:val="en-US"/>
        </w:rPr>
        <w:t>n the short run</w:t>
      </w:r>
      <w:r w:rsidRPr="008A319E">
        <w:rPr>
          <w:lang w:val="en-US"/>
        </w:rPr>
        <w:t xml:space="preserve"> is to copy our approach to the ChatGPT </w:t>
      </w:r>
      <w:r w:rsidR="00C51CEC">
        <w:rPr>
          <w:lang w:val="en-US"/>
        </w:rPr>
        <w:t xml:space="preserve">web browser </w:t>
      </w:r>
      <w:r w:rsidRPr="008A319E">
        <w:rPr>
          <w:lang w:val="en-US"/>
        </w:rPr>
        <w:t>interface.</w:t>
      </w:r>
      <w:r w:rsidR="005868DA">
        <w:rPr>
          <w:lang w:val="en-US"/>
        </w:rPr>
        <w:t xml:space="preserve"> </w:t>
      </w:r>
      <w:r w:rsidR="00C51CEC">
        <w:rPr>
          <w:lang w:val="en-US"/>
        </w:rPr>
        <w:t>H</w:t>
      </w:r>
      <w:r w:rsidR="005868DA">
        <w:rPr>
          <w:lang w:val="en-US"/>
        </w:rPr>
        <w:t>owever, we have</w:t>
      </w:r>
      <w:r w:rsidRPr="008A319E">
        <w:rPr>
          <w:lang w:val="en-US"/>
        </w:rPr>
        <w:t xml:space="preserve"> </w:t>
      </w:r>
      <w:r w:rsidRPr="00416DAE">
        <w:rPr>
          <w:i/>
          <w:lang w:val="en-US"/>
        </w:rPr>
        <w:t>not</w:t>
      </w:r>
      <w:r w:rsidRPr="008A319E">
        <w:rPr>
          <w:lang w:val="en-US"/>
        </w:rPr>
        <w:t xml:space="preserve"> been able to </w:t>
      </w:r>
      <w:r w:rsidR="005868DA">
        <w:rPr>
          <w:lang w:val="en-US"/>
        </w:rPr>
        <w:t>reach satisfactory screening performances by</w:t>
      </w:r>
      <w:r w:rsidR="006D4AE0">
        <w:rPr>
          <w:lang w:val="en-US"/>
        </w:rPr>
        <w:t xml:space="preserve"> using the ChatGPT </w:t>
      </w:r>
      <w:r w:rsidR="00240878">
        <w:rPr>
          <w:lang w:val="en-US"/>
        </w:rPr>
        <w:t xml:space="preserve">internet </w:t>
      </w:r>
      <w:r w:rsidR="006D4AE0">
        <w:rPr>
          <w:lang w:val="en-US"/>
        </w:rPr>
        <w:t>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r w:rsidR="001D1A3D">
        <w:rPr>
          <w:rStyle w:val="comma-separator"/>
          <w:color w:val="000000" w:themeColor="text1"/>
          <w:lang w:val="en-US"/>
        </w:rPr>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Consequently,</w:t>
      </w:r>
      <w:r w:rsidR="00C51CEC">
        <w:rPr>
          <w:rStyle w:val="comma-separator"/>
          <w:color w:val="000000" w:themeColor="text1"/>
          <w:lang w:val="en-US"/>
        </w:rPr>
        <w:t xml:space="preserve"> future research must be aware of these model deviations</w:t>
      </w:r>
      <w:r w:rsidR="005D7FC4">
        <w:rPr>
          <w:rStyle w:val="comma-separator"/>
          <w:color w:val="000000" w:themeColor="text1"/>
          <w:lang w:val="en-US"/>
        </w:rPr>
        <w:t>, avo</w:t>
      </w:r>
      <w:r w:rsidR="00416DAE">
        <w:rPr>
          <w:rStyle w:val="comma-separator"/>
          <w:color w:val="000000" w:themeColor="text1"/>
          <w:lang w:val="en-US"/>
        </w:rPr>
        <w:t>i</w:t>
      </w:r>
      <w:r w:rsidR="005D7FC4">
        <w:rPr>
          <w:rStyle w:val="comma-separator"/>
          <w:color w:val="000000" w:themeColor="text1"/>
          <w:lang w:val="en-US"/>
        </w:rPr>
        <w:t xml:space="preserve">ding the </w:t>
      </w:r>
      <w:r w:rsidR="00416DAE">
        <w:rPr>
          <w:rStyle w:val="comma-separator"/>
          <w:color w:val="000000" w:themeColor="text1"/>
          <w:lang w:val="en-US"/>
        </w:rPr>
        <w:t>performance</w:t>
      </w:r>
      <w:r w:rsidR="005D7FC4">
        <w:rPr>
          <w:rStyle w:val="comma-separator"/>
          <w:color w:val="000000" w:themeColor="text1"/>
          <w:lang w:val="en-US"/>
        </w:rPr>
        <w:t xml:space="preserve"> of different models </w:t>
      </w:r>
      <w:r w:rsidR="00416DAE">
        <w:rPr>
          <w:rStyle w:val="comma-separator"/>
          <w:color w:val="000000" w:themeColor="text1"/>
          <w:lang w:val="en-US"/>
        </w:rPr>
        <w:t>being</w:t>
      </w:r>
      <w:r w:rsidR="005D7FC4">
        <w:rPr>
          <w:rStyle w:val="comma-separator"/>
          <w:color w:val="000000" w:themeColor="text1"/>
          <w:lang w:val="en-US"/>
        </w:rPr>
        <w:t xml:space="preserve"> mixed up. </w:t>
      </w:r>
    </w:p>
    <w:p w14:paraId="5102DFD2" w14:textId="34DA425A" w:rsidR="008240F6" w:rsidRPr="00E16129"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w:t>
      </w:r>
      <w:r w:rsidR="00416DAE">
        <w:rPr>
          <w:lang w:val="en-US"/>
        </w:rPr>
        <w:t>First of all,</w:t>
      </w:r>
      <w:r>
        <w:rPr>
          <w:lang w:val="en-US"/>
        </w:rPr>
        <w:t xml:space="preserve">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416DAE">
        <w:rPr>
          <w:lang w:val="en-US"/>
        </w:rPr>
        <w:t>human screening standards are</w:t>
      </w:r>
      <w:r w:rsidR="00133D30">
        <w:rPr>
          <w:lang w:val="en-US"/>
        </w:rPr>
        <w:t xml:space="preserve"> currently</w:t>
      </w:r>
      <w:r w:rsidR="003F27D8">
        <w:rPr>
          <w:lang w:val="en-US"/>
        </w:rPr>
        <w:t xml:space="preserve"> </w:t>
      </w:r>
      <w:r w:rsidR="00133D30">
        <w:rPr>
          <w:lang w:val="en-US"/>
        </w:rPr>
        <w:t xml:space="preserve">being </w:t>
      </w:r>
      <w:r w:rsidR="003F27D8">
        <w:rPr>
          <w:lang w:val="en-US"/>
        </w:rPr>
        <w:t>accepted</w:t>
      </w:r>
      <w:r w:rsidR="00133D30">
        <w:rPr>
          <w:lang w:val="en-US"/>
        </w:rPr>
        <w:t xml:space="preserve"> </w:t>
      </w:r>
      <w:r w:rsidR="003F27D8">
        <w:rPr>
          <w:lang w:val="en-US"/>
        </w:rPr>
        <w:t>in high-standard reviews</w:t>
      </w:r>
      <w:r w:rsidR="00416DAE">
        <w:rPr>
          <w:lang w:val="en-US"/>
        </w:rPr>
        <w:t>. Although our results</w:t>
      </w:r>
      <w:r w:rsidR="001A19BC">
        <w:rPr>
          <w:lang w:val="en-US"/>
        </w:rPr>
        <w:t xml:space="preserve"> indicate that the</w:t>
      </w:r>
      <w:r w:rsidR="00416DAE">
        <w:rPr>
          <w:lang w:val="en-US"/>
        </w:rPr>
        <w:t xml:space="preserve"> human</w:t>
      </w:r>
      <w:r w:rsidR="001A19BC">
        <w:rPr>
          <w:lang w:val="en-US"/>
        </w:rPr>
        <w:t xml:space="preserve"> screener performances seem to be comparable across distinct disciplines</w:t>
      </w:r>
      <w:r w:rsidR="00416DAE">
        <w:rPr>
          <w:lang w:val="en-US"/>
        </w:rPr>
        <w:t xml:space="preserve">, </w:t>
      </w:r>
      <w:r w:rsidR="001A19BC">
        <w:rPr>
          <w:lang w:val="en-US"/>
        </w:rPr>
        <w:t xml:space="preserve">future research may usefully investigate </w:t>
      </w:r>
      <w:r w:rsidR="006D4AE0">
        <w:rPr>
          <w:lang w:val="en-US"/>
        </w:rPr>
        <w:t>typical</w:t>
      </w:r>
      <w:r w:rsidR="001A19BC">
        <w:rPr>
          <w:lang w:val="en-US"/>
        </w:rPr>
        <w:t xml:space="preserve"> screener performances more systematically and across various research fields</w:t>
      </w:r>
      <w:r w:rsidR="00133D30">
        <w:rPr>
          <w:lang w:val="en-US"/>
        </w:rPr>
        <w:t>,</w:t>
      </w:r>
      <w:r w:rsidR="001A19BC">
        <w:rPr>
          <w:lang w:val="en-US"/>
        </w:rPr>
        <w:t xml:space="preserve"> such as medicine and </w:t>
      </w:r>
      <w:r w:rsidR="00240878">
        <w:rPr>
          <w:lang w:val="en-US"/>
        </w:rPr>
        <w:t xml:space="preserve">the </w:t>
      </w:r>
      <w:r w:rsidR="001A19BC">
        <w:rPr>
          <w:lang w:val="en-US"/>
        </w:rPr>
        <w:t>social science</w:t>
      </w:r>
      <w:r w:rsidR="00240878">
        <w:rPr>
          <w:lang w:val="en-US"/>
        </w:rPr>
        <w:t>s</w:t>
      </w:r>
      <w:r w:rsidR="00AE15F7">
        <w:rPr>
          <w:lang w:val="en-US"/>
        </w:rPr>
        <w:t xml:space="preserve"> to make even more refined screening guidelines. </w:t>
      </w:r>
    </w:p>
    <w:p w14:paraId="404A7C20" w14:textId="77637EF8" w:rsidR="00EE3362" w:rsidRDefault="009057BD" w:rsidP="00EE3362">
      <w:pPr>
        <w:spacing w:after="0" w:line="360" w:lineRule="auto"/>
        <w:jc w:val="both"/>
        <w:rPr>
          <w:b/>
          <w:lang w:val="en-US"/>
        </w:rPr>
      </w:pPr>
      <w:bookmarkStart w:id="112" w:name="_Hlk171082413"/>
      <w:r>
        <w:rPr>
          <w:b/>
          <w:lang w:val="en-US"/>
        </w:rPr>
        <w:t>7</w:t>
      </w:r>
      <w:r w:rsidR="00EE3362">
        <w:rPr>
          <w:b/>
          <w:lang w:val="en-US"/>
        </w:rPr>
        <w:t xml:space="preserve"> CONCLUSION AND DISCUSION</w:t>
      </w:r>
    </w:p>
    <w:p w14:paraId="5A7D2C5D" w14:textId="30311835" w:rsidR="009057BD" w:rsidRDefault="00240F68" w:rsidP="009057BD">
      <w:pPr>
        <w:spacing w:after="0" w:line="360" w:lineRule="auto"/>
        <w:ind w:firstLine="1304"/>
        <w:jc w:val="both"/>
        <w:rPr>
          <w:lang w:val="en-US"/>
        </w:rPr>
      </w:pPr>
      <w:r>
        <w:rPr>
          <w:lang w:val="en-US"/>
        </w:rPr>
        <w:t>Independent h</w:t>
      </w:r>
      <w:r w:rsidR="00EE3362">
        <w:rPr>
          <w:lang w:val="en-US"/>
        </w:rPr>
        <w:t xml:space="preserve">uman duplicate </w:t>
      </w:r>
      <w:r w:rsidR="00133D30">
        <w:rPr>
          <w:lang w:val="en-US"/>
        </w:rPr>
        <w:t>TAB</w:t>
      </w:r>
      <w:r w:rsidR="00EE3362">
        <w:rPr>
          <w:lang w:val="en-US"/>
        </w:rPr>
        <w:t xml:space="preserve"> screening in systematic reviews is time-consuming, requiring a substantial amount of human labor which decelerates the review process and thereby the dissemination of </w:t>
      </w:r>
      <w:r w:rsidR="00133D30">
        <w:rPr>
          <w:lang w:val="en-US"/>
        </w:rPr>
        <w:t>evidence</w:t>
      </w:r>
      <w:r w:rsidR="00EE3362">
        <w:rPr>
          <w:lang w:val="en-US"/>
        </w:rPr>
        <w:t xml:space="preserve"> for practice, research, and policy. </w:t>
      </w:r>
      <w:r w:rsidR="009057BD">
        <w:rPr>
          <w:lang w:val="en-US"/>
        </w:rPr>
        <w:t>In this paper, we evaluated the use of OpenAI’s GPT API models to conduct title and abstract screening</w:t>
      </w:r>
      <w:r w:rsidR="003C4231">
        <w:rPr>
          <w:lang w:val="en-US"/>
        </w:rPr>
        <w:t xml:space="preserve"> </w:t>
      </w:r>
      <w:r w:rsidR="009057BD">
        <w:rPr>
          <w:lang w:val="en-US"/>
        </w:rPr>
        <w:t>to reduce human labor in systematic reviews</w:t>
      </w:r>
      <w:r w:rsidR="003C4231">
        <w:rPr>
          <w:lang w:val="en-US"/>
        </w:rPr>
        <w:t xml:space="preserve"> and </w:t>
      </w:r>
      <w:r w:rsidR="009057BD">
        <w:rPr>
          <w:lang w:val="en-US"/>
        </w:rPr>
        <w:t xml:space="preserve">found that GPT API models can function as highly reliable second screeners even in complex review settings, making it possible to substitute one human in the duplicate screening process and reallocate human resources, potentially speeding up the review process. </w:t>
      </w:r>
    </w:p>
    <w:p w14:paraId="0488BD75" w14:textId="7D98E50F" w:rsidR="00EE3362" w:rsidRDefault="00EE3362" w:rsidP="00E16129">
      <w:pPr>
        <w:spacing w:after="0" w:line="360" w:lineRule="auto"/>
        <w:ind w:firstLine="1304"/>
        <w:jc w:val="both"/>
        <w:rPr>
          <w:lang w:val="en-US"/>
        </w:rPr>
      </w:pPr>
      <w:r>
        <w:rPr>
          <w:lang w:val="en-US"/>
        </w:rPr>
        <w:t>Our findings suggest that</w:t>
      </w:r>
      <w:r w:rsidR="00133D30">
        <w:rPr>
          <w:lang w:val="en-US"/>
        </w:rPr>
        <w:t>,</w:t>
      </w:r>
      <w:r>
        <w:rPr>
          <w:lang w:val="en-US"/>
        </w:rPr>
        <w:t xml:space="preserve"> when configured correctly</w:t>
      </w:r>
      <w:r w:rsidR="00133D30">
        <w:rPr>
          <w:lang w:val="en-US"/>
        </w:rPr>
        <w:t>,</w:t>
      </w:r>
      <w:r>
        <w:rPr>
          <w:lang w:val="en-US"/>
        </w:rPr>
        <w:t xml:space="preserve"> GPT API models can perform on par with or even surpass human screeners with regard to finding relevant studies. </w:t>
      </w:r>
      <w:r w:rsidR="00E105F3">
        <w:rPr>
          <w:lang w:val="en-US"/>
        </w:rPr>
        <w:t>W</w:t>
      </w:r>
      <w:r>
        <w:rPr>
          <w:lang w:val="en-US"/>
        </w:rPr>
        <w:t>e found that the GPT-4 model outperforms the GPT-3.5-turbo model</w:t>
      </w:r>
      <w:r w:rsidR="00240878">
        <w:rPr>
          <w:lang w:val="en-US"/>
        </w:rPr>
        <w:t xml:space="preserve">, </w:t>
      </w:r>
      <w:r>
        <w:rPr>
          <w:lang w:val="en-US"/>
        </w:rPr>
        <w:t xml:space="preserve">and </w:t>
      </w:r>
      <w:r w:rsidR="00240878">
        <w:rPr>
          <w:lang w:val="en-US"/>
        </w:rPr>
        <w:t xml:space="preserve">we </w:t>
      </w:r>
      <w:r>
        <w:rPr>
          <w:lang w:val="en-US"/>
        </w:rPr>
        <w:t xml:space="preserve">therefore recommend primarily using the GPT-4 model for </w:t>
      </w:r>
      <w:r w:rsidR="00240878">
        <w:rPr>
          <w:lang w:val="en-US"/>
        </w:rPr>
        <w:t xml:space="preserve">TAB </w:t>
      </w:r>
      <w:r>
        <w:rPr>
          <w:lang w:val="en-US"/>
        </w:rPr>
        <w:t xml:space="preserve">screening. Moreover, we found that GPT API models </w:t>
      </w:r>
      <w:r>
        <w:rPr>
          <w:i/>
          <w:lang w:val="en-US"/>
        </w:rPr>
        <w:t>can</w:t>
      </w:r>
      <w:r>
        <w:rPr>
          <w:lang w:val="en-US"/>
        </w:rPr>
        <w:t xml:space="preserve"> yield specificity </w:t>
      </w:r>
      <w:r w:rsidR="00EC6E04">
        <w:rPr>
          <w:lang w:val="en-US"/>
        </w:rPr>
        <w:t xml:space="preserve">values </w:t>
      </w:r>
      <w:r>
        <w:rPr>
          <w:lang w:val="en-US"/>
        </w:rPr>
        <w:t xml:space="preserve">that are on par with humans, but in some applications appear to be slightly over-inclusive (i.e., </w:t>
      </w:r>
      <w:r>
        <w:rPr>
          <w:lang w:val="en-US"/>
        </w:rPr>
        <w:lastRenderedPageBreak/>
        <w:t xml:space="preserve">they yield lower specificity </w:t>
      </w:r>
      <w:r w:rsidR="00EC6E04">
        <w:rPr>
          <w:lang w:val="en-US"/>
        </w:rPr>
        <w:t xml:space="preserve">values </w:t>
      </w:r>
      <w:r>
        <w:rPr>
          <w:lang w:val="en-US"/>
        </w:rPr>
        <w:t xml:space="preserve">than typical human screeners). We do, however, not consider this a </w:t>
      </w:r>
      <w:r w:rsidR="00133D30">
        <w:rPr>
          <w:lang w:val="en-US"/>
        </w:rPr>
        <w:t xml:space="preserve">problem </w:t>
      </w:r>
      <w:r>
        <w:rPr>
          <w:lang w:val="en-US"/>
        </w:rPr>
        <w:t xml:space="preserve">as long as the models obtain high recall </w:t>
      </w:r>
      <w:r w:rsidR="00EC6E04">
        <w:rPr>
          <w:lang w:val="en-US"/>
        </w:rPr>
        <w:t xml:space="preserve">values </w:t>
      </w:r>
      <w:r>
        <w:rPr>
          <w:lang w:val="en-US"/>
        </w:rPr>
        <w:t xml:space="preserve">since low specificity </w:t>
      </w:r>
      <w:r w:rsidR="00EC6E04">
        <w:rPr>
          <w:lang w:val="en-US"/>
        </w:rPr>
        <w:t xml:space="preserve">values </w:t>
      </w:r>
      <w:r>
        <w:rPr>
          <w:lang w:val="en-US"/>
        </w:rPr>
        <w:t xml:space="preserve">do not </w:t>
      </w:r>
      <w:r w:rsidR="00240878">
        <w:rPr>
          <w:lang w:val="en-US"/>
        </w:rPr>
        <w:t>induce a bias</w:t>
      </w:r>
      <w:r>
        <w:rPr>
          <w:lang w:val="en-US"/>
        </w:rPr>
        <w:t xml:space="preserve">—they </w:t>
      </w:r>
      <w:r w:rsidR="00240878">
        <w:rPr>
          <w:lang w:val="en-US"/>
        </w:rPr>
        <w:t>just</w:t>
      </w:r>
      <w:r>
        <w:rPr>
          <w:lang w:val="en-US"/>
        </w:rPr>
        <w:t xml:space="preserve"> force human reviewers to double-check a higher number of records. </w:t>
      </w:r>
    </w:p>
    <w:p w14:paraId="7271457B" w14:textId="6D986735" w:rsidR="009F36A5" w:rsidRDefault="009F36A5" w:rsidP="009F36A5">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sidR="002C6EAF">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classifier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w:t>
      </w:r>
      <w:r w:rsidR="003C4231">
        <w:rPr>
          <w:lang w:val="en-US"/>
        </w:rPr>
        <w:t xml:space="preserve">aiming at </w:t>
      </w:r>
      <w:r>
        <w:rPr>
          <w:lang w:val="en-US"/>
        </w:rPr>
        <w:t xml:space="preserve">improving the models’ response consistency. Second, we instructed the models to account for uncertainties when TAB screenings were based on limited information. Third, in Experiment 3 (our most complex case), instead of adding all inclusion/exclusion criteria to the same prompt, we introduced and </w:t>
      </w:r>
      <w:r w:rsidR="00E105F3">
        <w:rPr>
          <w:lang w:val="en-US"/>
        </w:rPr>
        <w:t xml:space="preserve">tested the use of </w:t>
      </w:r>
      <w:r>
        <w:rPr>
          <w:lang w:val="en-US"/>
        </w:rPr>
        <w:t>multi-prompt screening, using one concise prompt per inclusion/exclusion criteria in the review.</w:t>
      </w:r>
    </w:p>
    <w:p w14:paraId="21282595" w14:textId="6DEEF31B" w:rsidR="00EE3362" w:rsidRDefault="00EE3362" w:rsidP="009F36A5">
      <w:pPr>
        <w:spacing w:after="0" w:line="360" w:lineRule="auto"/>
        <w:ind w:firstLine="1304"/>
        <w:jc w:val="both"/>
        <w:rPr>
          <w:lang w:val="en-US"/>
        </w:rPr>
      </w:pPr>
      <w:r>
        <w:rPr>
          <w:lang w:val="en-US"/>
        </w:rPr>
        <w:t xml:space="preserve">Based on our findings, we believe TAB screening with GPT API models can </w:t>
      </w:r>
      <w:r w:rsidR="009F36A5">
        <w:rPr>
          <w:rStyle w:val="translation"/>
          <w:lang w:val="en-US"/>
        </w:rPr>
        <w:t>change</w:t>
      </w:r>
      <w:r>
        <w:rPr>
          <w:rStyle w:val="translation"/>
          <w:lang w:val="en-US"/>
        </w:rPr>
        <w:t xml:space="preserve"> the way duplicate title and abstract screening is conducted in high-quality systematic reviews since these</w:t>
      </w:r>
      <w:r w:rsidR="00133D30">
        <w:rPr>
          <w:rStyle w:val="translation"/>
          <w:lang w:val="en-US"/>
        </w:rPr>
        <w:t xml:space="preserve"> models</w:t>
      </w:r>
      <w:r>
        <w:rPr>
          <w:rStyle w:val="translation"/>
          <w:lang w:val="en-US"/>
        </w:rPr>
        <w:t xml:space="preserve"> </w:t>
      </w:r>
      <w:r w:rsidR="00240878">
        <w:rPr>
          <w:rStyle w:val="translation"/>
          <w:lang w:val="en-US"/>
        </w:rPr>
        <w:t>show</w:t>
      </w:r>
      <w:r>
        <w:rPr>
          <w:rStyle w:val="translation"/>
          <w:lang w:val="en-US"/>
        </w:rPr>
        <w:t xml:space="preserve"> </w:t>
      </w:r>
      <w:r w:rsidR="00133D30">
        <w:rPr>
          <w:rStyle w:val="translation"/>
          <w:lang w:val="en-US"/>
        </w:rPr>
        <w:t xml:space="preserve">an </w:t>
      </w:r>
      <w:r>
        <w:rPr>
          <w:rStyle w:val="translation"/>
          <w:lang w:val="en-US"/>
        </w:rPr>
        <w:t>ability to work at</w:t>
      </w:r>
      <w:r w:rsidR="00E26D8A">
        <w:rPr>
          <w:rStyle w:val="translation"/>
          <w:lang w:val="en-US"/>
        </w:rPr>
        <w:t xml:space="preserve"> </w:t>
      </w:r>
      <w:r w:rsidR="00133D30">
        <w:rPr>
          <w:rStyle w:val="translation"/>
          <w:lang w:val="en-US"/>
        </w:rPr>
        <w:t>high</w:t>
      </w:r>
      <w:r>
        <w:rPr>
          <w:rStyle w:val="translation"/>
          <w:lang w:val="en-US"/>
        </w:rPr>
        <w:t xml:space="preserve"> levels of automation </w:t>
      </w:r>
      <w:r>
        <w:fldChar w:fldCharType="begin" w:fldLock="1"/>
      </w:r>
      <w:r w:rsidR="002C6EAF">
        <w:rPr>
          <w:rStyle w:val="translation"/>
          <w:lang w:val="en-US"/>
        </w:rPr>
        <w:instrText>ADDIN CSL_CITATION {"citationItems":[{"id":"ITEM-1","itemData":{"DOI":"10.1186/s13643-019-1062-0","ISSN":"2046-4053","author":[{"dropping-particle":"","family":"O’Connor","given":"Annette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sidR="00E26D8A">
        <w:rPr>
          <w:rStyle w:val="translation"/>
          <w:lang w:val="en-US"/>
        </w:rPr>
        <w:t xml:space="preserve">, </w:t>
      </w:r>
      <w:r w:rsidR="00133D30">
        <w:rPr>
          <w:rStyle w:val="translation"/>
          <w:lang w:val="en-US"/>
        </w:rPr>
        <w:t>making it possible to replace</w:t>
      </w:r>
      <w:r>
        <w:rPr>
          <w:rStyle w:val="translation"/>
          <w:lang w:val="en-US"/>
        </w:rPr>
        <w:t xml:space="preserve"> human </w:t>
      </w:r>
      <w:r>
        <w:rPr>
          <w:rStyle w:val="translation"/>
          <w:i/>
          <w:lang w:val="en-US"/>
        </w:rPr>
        <w:t>second</w:t>
      </w:r>
      <w:r>
        <w:rPr>
          <w:rStyle w:val="translation"/>
          <w:lang w:val="en-US"/>
        </w:rPr>
        <w:t xml:space="preserve"> screener</w:t>
      </w:r>
      <w:r w:rsidR="00133D30">
        <w:rPr>
          <w:rStyle w:val="translation"/>
          <w:lang w:val="en-US"/>
        </w:rPr>
        <w:t>s</w:t>
      </w:r>
      <w:r>
        <w:rPr>
          <w:rStyle w:val="translation"/>
          <w:lang w:val="en-US"/>
        </w:rPr>
        <w:t xml:space="preserve">. However, this necessitates </w:t>
      </w:r>
      <w:r w:rsidR="00E26D8A">
        <w:rPr>
          <w:rStyle w:val="translation"/>
          <w:lang w:val="en-US"/>
        </w:rPr>
        <w:t>a</w:t>
      </w:r>
      <w:r>
        <w:rPr>
          <w:rStyle w:val="translation"/>
          <w:lang w:val="en-US"/>
        </w:rPr>
        <w:t xml:space="preserve"> standardize screening approach to make it scalable and acceptable in high-quality reviews. Therefore, </w:t>
      </w:r>
      <w:r>
        <w:rPr>
          <w:lang w:val="en-US"/>
        </w:rPr>
        <w:t>we also developed a reproducible workflow and tentative guidelines for when such screenings can</w:t>
      </w:r>
      <w:r w:rsidR="003F32AA">
        <w:rPr>
          <w:lang w:val="en-US"/>
        </w:rPr>
        <w:t xml:space="preserve"> and cannot</w:t>
      </w:r>
      <w:r>
        <w:rPr>
          <w:lang w:val="en-US"/>
        </w:rPr>
        <w:t xml:space="preserve"> be accepted in high-quality reviews. </w:t>
      </w:r>
      <w:r w:rsidR="009F36A5">
        <w:rPr>
          <w:lang w:val="en-US"/>
        </w:rPr>
        <w:t>To increase the user-friendliness of our suggested approach</w:t>
      </w:r>
      <w:r>
        <w:rPr>
          <w:lang w:val="en-US"/>
        </w:rPr>
        <w:t>, we developed the AIscreenR R package</w:t>
      </w:r>
      <w:r w:rsidR="003110A9">
        <w:rPr>
          <w:lang w:val="en-US"/>
        </w:rPr>
        <w:t xml:space="preserve"> </w:t>
      </w:r>
      <w:r w:rsidR="003110A9" w:rsidRPr="003110A9">
        <w:rPr>
          <w:lang w:val="en-US"/>
        </w:rPr>
        <w:fldChar w:fldCharType="begin" w:fldLock="1"/>
      </w:r>
      <w:r w:rsidR="002C6EAF">
        <w:rPr>
          <w:lang w:val="en-US"/>
        </w:rPr>
        <w:instrText>ADDIN CSL_CITATION {"citationItems":[{"id":"ITEM-1","itemData":{"author":[{"dropping-particle":"","family":"Vembye","given":"Mikkel Helding","non-dropping-particle":"","parse-names":false,"suffix":""}],"id":"ITEM-1","issued":{"date-parts":[["2024"]]},"number":"GitHub version 0.0.0.9999","title":"AIscreenR: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3110A9" w:rsidRPr="003110A9">
        <w:rPr>
          <w:lang w:val="en-US"/>
        </w:rPr>
        <w:fldChar w:fldCharType="separate"/>
      </w:r>
      <w:r w:rsidR="003110A9" w:rsidRPr="003110A9">
        <w:rPr>
          <w:noProof/>
          <w:lang w:val="en-US"/>
        </w:rPr>
        <w:t>(Vembye, 2024)</w:t>
      </w:r>
      <w:r w:rsidR="003110A9" w:rsidRPr="003110A9">
        <w:rPr>
          <w:lang w:val="en-US"/>
        </w:rPr>
        <w:fldChar w:fldCharType="end"/>
      </w:r>
      <w:r>
        <w:rPr>
          <w:lang w:val="en-US"/>
        </w:rPr>
        <w:t xml:space="preserve">.  </w:t>
      </w:r>
    </w:p>
    <w:p w14:paraId="1DF8B7F6" w14:textId="0ABC58B7" w:rsidR="003C4231" w:rsidRDefault="003C4231" w:rsidP="003C4231">
      <w:pPr>
        <w:spacing w:after="0" w:line="360" w:lineRule="auto"/>
        <w:ind w:firstLine="1304"/>
        <w:jc w:val="both"/>
        <w:rPr>
          <w:lang w:val="en-US"/>
        </w:rPr>
      </w:pPr>
      <w:r>
        <w:rPr>
          <w:rStyle w:val="translation"/>
          <w:lang w:val="en-US"/>
        </w:rPr>
        <w:t>With this paper, we have strived to make a foundation on which evidence organizations (such as Cochrane and Campbell Collaboration) and review journals can</w:t>
      </w:r>
      <w:r w:rsidR="00E105F3">
        <w:rPr>
          <w:rStyle w:val="translation"/>
          <w:lang w:val="en-US"/>
        </w:rPr>
        <w:t xml:space="preserve"> assess and potentially</w:t>
      </w:r>
      <w:r>
        <w:rPr>
          <w:rStyle w:val="translation"/>
          <w:lang w:val="en-US"/>
        </w:rPr>
        <w:t xml:space="preserve"> accept the use of TAB screening with GPT API models.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These requirements have played a key part in this paper, and we have used them as the main pillars to build the suggested screening framework.</w:t>
      </w:r>
      <w:r>
        <w:rPr>
          <w:rStyle w:val="FootnoteReference"/>
          <w:lang w:val="en-US"/>
        </w:rPr>
        <w:footnoteReference w:id="15"/>
      </w:r>
      <w:r>
        <w:rPr>
          <w:lang w:val="en-US"/>
        </w:rPr>
        <w:t xml:space="preserve"> </w:t>
      </w:r>
    </w:p>
    <w:p w14:paraId="1C3688DE" w14:textId="47EBD3EF" w:rsidR="00EE3362" w:rsidRDefault="00EE3362" w:rsidP="00EE3362">
      <w:pPr>
        <w:spacing w:after="0" w:line="360" w:lineRule="auto"/>
        <w:ind w:firstLine="1304"/>
        <w:jc w:val="both"/>
        <w:rPr>
          <w:lang w:val="en-US"/>
        </w:rPr>
      </w:pPr>
      <w:r>
        <w:rPr>
          <w:lang w:val="en-US"/>
        </w:rPr>
        <w:lastRenderedPageBreak/>
        <w:t xml:space="preserve">Although this study </w:t>
      </w:r>
      <w:r w:rsidR="00DA4A8B">
        <w:rPr>
          <w:lang w:val="en-US"/>
        </w:rPr>
        <w:t>is not without</w:t>
      </w:r>
      <w:r>
        <w:rPr>
          <w:lang w:val="en-US"/>
        </w:rPr>
        <w:t xml:space="preserve"> limitations</w:t>
      </w:r>
      <w:r w:rsidR="009057BD">
        <w:rPr>
          <w:lang w:val="en-US"/>
        </w:rPr>
        <w:t xml:space="preserve"> (c.f. Section 6)</w:t>
      </w:r>
      <w:r>
        <w:rPr>
          <w:lang w:val="en-US"/>
        </w:rPr>
        <w:t>, we believe that the implications of this work are rather extensive beyond what we have presented</w:t>
      </w:r>
      <w:r w:rsidR="00583C66">
        <w:rPr>
          <w:lang w:val="en-US"/>
        </w:rPr>
        <w:t xml:space="preserve"> and possibly can imagine</w:t>
      </w:r>
      <w:r>
        <w:rPr>
          <w:lang w:val="en-US"/>
        </w:rPr>
        <w:t xml:space="preserve">.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sidR="002C6EAF">
        <w:rPr>
          <w:lang w:val="en-US"/>
        </w:rPr>
        <w:instrText>ADDIN CSL_CITATION {"citationItems":[{"id":"ITEM-1","itemData":{"DOI":"10.1002/jrsm.1093","ISSN":"1759-2879","abstract":"In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DOI":"10.1186/s13643-016-0315-4","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unmanageable</w:t>
      </w:r>
      <w:r w:rsidR="00583C66">
        <w:rPr>
          <w:rStyle w:val="translation"/>
          <w:lang w:val="en-US"/>
        </w:rPr>
        <w:t xml:space="preserve"> and/or </w:t>
      </w:r>
      <w:r w:rsidR="00583C66" w:rsidRPr="009F36A5">
        <w:rPr>
          <w:rStyle w:val="translation"/>
          <w:lang w:val="en-US"/>
        </w:rPr>
        <w:t>unremunerative</w:t>
      </w:r>
      <w:r>
        <w:rPr>
          <w:rStyle w:val="translation"/>
          <w:lang w:val="en-US"/>
        </w:rPr>
        <w:t xml:space="preserve"> </w:t>
      </w:r>
      <w:r w:rsidR="00583C66">
        <w:rPr>
          <w:rStyle w:val="translation"/>
          <w:lang w:val="en-US"/>
        </w:rPr>
        <w:t>for</w:t>
      </w:r>
      <w:r>
        <w:rPr>
          <w:rStyle w:val="translation"/>
          <w:lang w:val="en-US"/>
        </w:rPr>
        <w:t xml:space="preserve"> humans. </w:t>
      </w:r>
      <w:r>
        <w:rPr>
          <w:lang w:val="en-US"/>
        </w:rPr>
        <w:t xml:space="preserve">Second, this approach can </w:t>
      </w:r>
      <w:r w:rsidR="003C4231">
        <w:rPr>
          <w:lang w:val="en-US"/>
        </w:rPr>
        <w:t>potentially elevate</w:t>
      </w:r>
      <w:r>
        <w:rPr>
          <w:lang w:val="en-US"/>
        </w:rPr>
        <w:t xml:space="preserve"> the quality of reviews conducted by single researchers restricted by resources such as </w:t>
      </w:r>
      <w:r w:rsidR="00DA4A8B">
        <w:rPr>
          <w:lang w:val="en-US"/>
        </w:rPr>
        <w:t xml:space="preserve">limited </w:t>
      </w:r>
      <w:r>
        <w:rPr>
          <w:lang w:val="en-US"/>
        </w:rPr>
        <w:t xml:space="preserve">budgets and/or time. Third, we believe that a huge potential exists in combining traditional automated tools and GPT modeling. For example, GPT API models could play a key </w:t>
      </w:r>
      <w:r w:rsidR="00DA4A8B">
        <w:rPr>
          <w:lang w:val="en-US"/>
        </w:rPr>
        <w:t xml:space="preserve">role </w:t>
      </w:r>
      <w:r>
        <w:rPr>
          <w:lang w:val="en-US"/>
        </w:rPr>
        <w:t xml:space="preserve">in validating a decided stopping rule </w:t>
      </w:r>
      <w:r>
        <w:fldChar w:fldCharType="begin" w:fldLock="1"/>
      </w:r>
      <w:r w:rsidR="002C6EAF">
        <w:rPr>
          <w:lang w:val="en-US"/>
        </w:rPr>
        <w:instrText>ADDIN CSL_CITATION {"citationItems":[{"id":"ITEM-1","itemData":{"DOI":"10.1007/s10648-024-09862-5","author":[{"dropping-particle":"","family":"Campos","given":"Diego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container-title":"Educational Psychology Review","id":"ITEM-1","issue":"19","issued":{"date-parts":[["2024"]]},"publisher":"PsyArXiv","title":"Screening smarter, not harder: A comparative analysis of machine learning screening algorithms and heuristic stopping criteria for systematic reviews in educational research","type":"article-journal","volume":"36"},"uris":["http://www.mendeley.com/documents/?uuid=95eae932-1d78-401b-8fcc-7bcfc45a2fe0"]},{"id":"ITEM-2","itemData":{"DOI":"10.31234/osf.io/ybu3w","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container-title":"Open Science Framework","id":"ITEM-2","issued":{"date-parts":[["2023"]]},"publisher":"OSF","title":"When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2024; König et al., 2023)","plainTextFormattedCitation":"(Campos et al., 2024; König et al., 2023)","previouslyFormattedCitation":"(Campos et al., 2024; König et al., 2023)"},"properties":{"noteIndex":0},"schema":"https://github.com/citation-style-language/schema/raw/master/csl-citation.json"}</w:instrText>
      </w:r>
      <w:r>
        <w:fldChar w:fldCharType="separate"/>
      </w:r>
      <w:r w:rsidR="002C6EAF" w:rsidRPr="002C6EAF">
        <w:rPr>
          <w:noProof/>
          <w:lang w:val="en-US"/>
        </w:rPr>
        <w:t>(Campos et al., 2024; König et al., 2023)</w:t>
      </w:r>
      <w:r>
        <w:fldChar w:fldCharType="end"/>
      </w:r>
      <w:r>
        <w:rPr>
          <w:lang w:val="en-US"/>
        </w:rPr>
        <w:t xml:space="preserve"> whereto it could be used to screen records close to the stopping rule on the wrong side, reducing the risk of relevant studies being overlooked. Combining traditional tools and GPT screening could furthermore reduce the cost of using GPT API models since it reduces the number of titles and abstracts needed to</w:t>
      </w:r>
      <w:r w:rsidR="00AF094A">
        <w:rPr>
          <w:lang w:val="en-US"/>
        </w:rPr>
        <w:t xml:space="preserve"> be</w:t>
      </w:r>
      <w:r>
        <w:rPr>
          <w:lang w:val="en-US"/>
        </w:rPr>
        <w:t xml:space="preserve"> screen</w:t>
      </w:r>
      <w:r w:rsidR="00AF094A">
        <w:rPr>
          <w:lang w:val="en-US"/>
        </w:rPr>
        <w:t xml:space="preserve">ed </w:t>
      </w:r>
      <w:r>
        <w:rPr>
          <w:lang w:val="en-US"/>
        </w:rPr>
        <w:t xml:space="preserve">by </w:t>
      </w:r>
      <w:r w:rsidR="00AF094A">
        <w:rPr>
          <w:lang w:val="en-US"/>
        </w:rPr>
        <w:t xml:space="preserve">the </w:t>
      </w:r>
      <w:r>
        <w:rPr>
          <w:lang w:val="en-US"/>
        </w:rPr>
        <w:t>GPT</w:t>
      </w:r>
      <w:r w:rsidR="00AF094A">
        <w:rPr>
          <w:lang w:val="en-US"/>
        </w:rPr>
        <w:t xml:space="preserve"> API models</w:t>
      </w:r>
      <w:r>
        <w:rPr>
          <w:lang w:val="en-US"/>
        </w:rPr>
        <w:t xml:space="preserve">. Fourth, even if reviewers prefer to use duplicate human screening, we think that using a GPT API model as a third screener would be valuable since it can guard against missing relevant studies due to human screener drifting. </w:t>
      </w:r>
    </w:p>
    <w:p w14:paraId="000E7F63" w14:textId="46CA5713" w:rsidR="00EC3DD2" w:rsidRPr="009F36A5" w:rsidRDefault="00EE3362" w:rsidP="009F36A5">
      <w:pPr>
        <w:spacing w:after="0" w:line="360" w:lineRule="auto"/>
        <w:ind w:firstLine="1304"/>
        <w:jc w:val="both"/>
        <w:rPr>
          <w:lang w:val="en-US"/>
        </w:rPr>
      </w:pPr>
      <w:r>
        <w:rPr>
          <w:lang w:val="en-US"/>
        </w:rPr>
        <w:t xml:space="preserve">To recapitulate, we believe that using GPT API models can change duplicate TAB screening in high-quality reviews across all kinds of scientific disciplines. </w:t>
      </w:r>
      <w:r w:rsidR="003C4231">
        <w:rPr>
          <w:lang w:val="en-US"/>
        </w:rPr>
        <w:t>In fact, w</w:t>
      </w:r>
      <w:r>
        <w:rPr>
          <w:lang w:val="en-US"/>
        </w:rPr>
        <w:t>e envision that the GPT-4 model</w:t>
      </w:r>
      <w:r w:rsidR="003C4231">
        <w:rPr>
          <w:lang w:val="en-US"/>
        </w:rPr>
        <w:t xml:space="preserve"> can</w:t>
      </w:r>
      <w:r>
        <w:rPr>
          <w:lang w:val="en-US"/>
        </w:rPr>
        <w:t xml:space="preserve"> perform even more adequately when used on more structured abstracts as typically found in medicine. </w:t>
      </w:r>
      <w:r w:rsidR="00FA26A7">
        <w:rPr>
          <w:lang w:val="en-US"/>
        </w:rPr>
        <w:t>W</w:t>
      </w:r>
      <w:r>
        <w:rPr>
          <w:lang w:val="en-US"/>
        </w:rPr>
        <w:t xml:space="preserve">e think </w:t>
      </w:r>
      <w:r w:rsidR="00FA26A7">
        <w:rPr>
          <w:lang w:val="en-US"/>
        </w:rPr>
        <w:t xml:space="preserve">TAB screening </w:t>
      </w:r>
      <w:r>
        <w:rPr>
          <w:lang w:val="en-US"/>
        </w:rPr>
        <w:t xml:space="preserve">is an ideal use case where artificial intelligence (AI) can meaningfully take on rigid human labor, and where no legal issues arise. Even more </w:t>
      </w:r>
      <w:r>
        <w:rPr>
          <w:rStyle w:val="translation"/>
          <w:lang w:val="en-US"/>
        </w:rPr>
        <w:t>edifying</w:t>
      </w:r>
      <w:r>
        <w:rPr>
          <w:lang w:val="en-US"/>
        </w:rPr>
        <w:t>, 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112"/>
    </w:p>
    <w:p w14:paraId="5A93DF28" w14:textId="77777777" w:rsidR="00ED0816" w:rsidRDefault="00ED0816" w:rsidP="006F63D8">
      <w:pPr>
        <w:spacing w:after="0" w:line="360" w:lineRule="auto"/>
        <w:rPr>
          <w:b/>
          <w:lang w:val="en-US"/>
        </w:rPr>
      </w:pPr>
    </w:p>
    <w:p w14:paraId="42E25347" w14:textId="69757845" w:rsidR="00521E21" w:rsidRPr="0011702D" w:rsidRDefault="00521E21" w:rsidP="006F63D8">
      <w:pPr>
        <w:spacing w:after="0" w:line="360" w:lineRule="auto"/>
        <w:rPr>
          <w:b/>
          <w:lang w:val="en-US"/>
        </w:rPr>
      </w:pPr>
      <w:r w:rsidRPr="0011702D">
        <w:rPr>
          <w:b/>
          <w:lang w:val="en-US"/>
        </w:rPr>
        <w:t>ACKNOWLEDGEMENT</w:t>
      </w:r>
    </w:p>
    <w:p w14:paraId="7FA196FE" w14:textId="74B74AA2"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C429B8">
        <w:rPr>
          <w:lang w:val="en-US"/>
        </w:rPr>
        <w:t xml:space="preserve"> Terri Pigott,</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lastRenderedPageBreak/>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6A85136B" w:rsidR="00317DE3" w:rsidRPr="00317DE3" w:rsidRDefault="004A0699" w:rsidP="006F63D8">
      <w:pPr>
        <w:spacing w:after="0" w:line="360" w:lineRule="auto"/>
        <w:rPr>
          <w:rFonts w:cs="Times New Roman"/>
          <w:szCs w:val="20"/>
          <w:lang w:val="en-US"/>
        </w:rPr>
      </w:pPr>
      <w:r>
        <w:rPr>
          <w:rFonts w:cs="Times New Roman"/>
          <w:szCs w:val="20"/>
          <w:lang w:val="en-US"/>
        </w:rPr>
        <w:t>R</w:t>
      </w:r>
      <w:r w:rsidR="004315B1">
        <w:rPr>
          <w:rFonts w:cs="Times New Roman"/>
          <w:szCs w:val="20"/>
          <w:lang w:val="en-US"/>
        </w:rPr>
        <w:t>eplicate codes can be found at</w:t>
      </w:r>
      <w:r w:rsidR="00317DE3">
        <w:rPr>
          <w:rFonts w:cs="Times New Roman"/>
          <w:szCs w:val="20"/>
          <w:lang w:val="en-US"/>
        </w:rPr>
        <w:t xml:space="preserve"> OSF</w:t>
      </w:r>
      <w:r w:rsidR="00DB1D88">
        <w:rPr>
          <w:rFonts w:cs="Times New Roman"/>
          <w:szCs w:val="20"/>
          <w:lang w:val="en-US"/>
        </w:rPr>
        <w:t xml:space="preserve"> </w:t>
      </w:r>
      <w:r w:rsidR="00844F23">
        <w:fldChar w:fldCharType="begin"/>
      </w:r>
      <w:r w:rsidR="00844F23" w:rsidRPr="00844F23">
        <w:rPr>
          <w:lang w:val="en-US"/>
          <w:rPrChange w:id="113" w:author="Julian Christensen" w:date="2024-08-23T15:27:00Z">
            <w:rPr/>
          </w:rPrChange>
        </w:rPr>
        <w:instrText xml:space="preserve"> HYPERLINK "https://osf.io/apdfw/" </w:instrText>
      </w:r>
      <w:r w:rsidR="00844F23">
        <w:fldChar w:fldCharType="separate"/>
      </w:r>
      <w:r w:rsidRPr="004A0699">
        <w:rPr>
          <w:rStyle w:val="Hyperlink"/>
          <w:szCs w:val="24"/>
          <w:lang w:val="en-US"/>
        </w:rPr>
        <w:t>https://osf.io/apdfw/</w:t>
      </w:r>
      <w:r w:rsidR="00844F23">
        <w:rPr>
          <w:rStyle w:val="Hyperlink"/>
          <w:szCs w:val="24"/>
          <w:lang w:val="en-US"/>
        </w:rPr>
        <w:fldChar w:fldCharType="end"/>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341A72B2" w14:textId="37B56FED" w:rsidR="002C6EAF" w:rsidRPr="00632E5D" w:rsidRDefault="00A23F06" w:rsidP="002C6EAF">
      <w:pPr>
        <w:widowControl w:val="0"/>
        <w:autoSpaceDE w:val="0"/>
        <w:autoSpaceDN w:val="0"/>
        <w:adjustRightInd w:val="0"/>
        <w:spacing w:after="0" w:line="360" w:lineRule="auto"/>
        <w:ind w:left="480" w:hanging="480"/>
        <w:rPr>
          <w:rFonts w:cs="Times New Roman"/>
          <w:noProof/>
          <w:szCs w:val="24"/>
          <w:lang w:val="en-US"/>
          <w:rPrChange w:id="114" w:author="Julian Christensen" w:date="2024-08-23T08:43:00Z">
            <w:rPr>
              <w:rFonts w:cs="Times New Roman"/>
              <w:noProof/>
              <w:szCs w:val="24"/>
            </w:rPr>
          </w:rPrChange>
        </w:rPr>
      </w:pPr>
      <w:r>
        <w:fldChar w:fldCharType="begin" w:fldLock="1"/>
      </w:r>
      <w:r w:rsidRPr="001F0CFC">
        <w:rPr>
          <w:lang w:val="en-US"/>
        </w:rPr>
        <w:instrText xml:space="preserve">ADDIN Mendeley Bibliography CSL_BIBLIOGRAPHY </w:instrText>
      </w:r>
      <w:r>
        <w:fldChar w:fldCharType="separate"/>
      </w:r>
      <w:r w:rsidR="002C6EAF" w:rsidRPr="00632E5D">
        <w:rPr>
          <w:rFonts w:cs="Times New Roman"/>
          <w:noProof/>
          <w:szCs w:val="24"/>
          <w:lang w:val="en-US"/>
          <w:rPrChange w:id="115" w:author="Julian Christensen" w:date="2024-08-23T08:43:00Z">
            <w:rPr>
              <w:rFonts w:cs="Times New Roman"/>
              <w:noProof/>
              <w:szCs w:val="24"/>
            </w:rPr>
          </w:rPrChange>
        </w:rPr>
        <w:t xml:space="preserve">Alshami, A., Elsayed, M., Ali, E., Eltoukhy, A. E. E., &amp; Zayed, T. (2023). Harnessing the power of ChatGPT for automating systematic review process: Methodology, case study, limitations, and future directions. </w:t>
      </w:r>
      <w:r w:rsidR="002C6EAF" w:rsidRPr="00632E5D">
        <w:rPr>
          <w:rFonts w:cs="Times New Roman"/>
          <w:i/>
          <w:iCs/>
          <w:noProof/>
          <w:szCs w:val="24"/>
          <w:lang w:val="en-US"/>
          <w:rPrChange w:id="116" w:author="Julian Christensen" w:date="2024-08-23T08:43:00Z">
            <w:rPr>
              <w:rFonts w:cs="Times New Roman"/>
              <w:i/>
              <w:iCs/>
              <w:noProof/>
              <w:szCs w:val="24"/>
            </w:rPr>
          </w:rPrChange>
        </w:rPr>
        <w:t>Systems</w:t>
      </w:r>
      <w:r w:rsidR="002C6EAF" w:rsidRPr="00632E5D">
        <w:rPr>
          <w:rFonts w:cs="Times New Roman"/>
          <w:noProof/>
          <w:szCs w:val="24"/>
          <w:lang w:val="en-US"/>
          <w:rPrChange w:id="117" w:author="Julian Christensen" w:date="2024-08-23T08:43:00Z">
            <w:rPr>
              <w:rFonts w:cs="Times New Roman"/>
              <w:noProof/>
              <w:szCs w:val="24"/>
            </w:rPr>
          </w:rPrChange>
        </w:rPr>
        <w:t xml:space="preserve">, </w:t>
      </w:r>
      <w:r w:rsidR="002C6EAF" w:rsidRPr="00632E5D">
        <w:rPr>
          <w:rFonts w:cs="Times New Roman"/>
          <w:i/>
          <w:iCs/>
          <w:noProof/>
          <w:szCs w:val="24"/>
          <w:lang w:val="en-US"/>
          <w:rPrChange w:id="118" w:author="Julian Christensen" w:date="2024-08-23T08:43:00Z">
            <w:rPr>
              <w:rFonts w:cs="Times New Roman"/>
              <w:i/>
              <w:iCs/>
              <w:noProof/>
              <w:szCs w:val="24"/>
            </w:rPr>
          </w:rPrChange>
        </w:rPr>
        <w:t>11</w:t>
      </w:r>
      <w:r w:rsidR="002C6EAF" w:rsidRPr="00632E5D">
        <w:rPr>
          <w:rFonts w:cs="Times New Roman"/>
          <w:noProof/>
          <w:szCs w:val="24"/>
          <w:lang w:val="en-US"/>
          <w:rPrChange w:id="119" w:author="Julian Christensen" w:date="2024-08-23T08:43:00Z">
            <w:rPr>
              <w:rFonts w:cs="Times New Roman"/>
              <w:noProof/>
              <w:szCs w:val="24"/>
            </w:rPr>
          </w:rPrChange>
        </w:rPr>
        <w:t>(7), 351. https://doi.org/10.3390/systems11070351</w:t>
      </w:r>
    </w:p>
    <w:p w14:paraId="75AEEC27" w14:textId="0A10A6A8"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20" w:author="Julian Christensen" w:date="2024-08-23T08:43:00Z">
            <w:rPr>
              <w:rFonts w:cs="Times New Roman"/>
              <w:noProof/>
              <w:szCs w:val="24"/>
            </w:rPr>
          </w:rPrChange>
        </w:rPr>
      </w:pPr>
      <w:r w:rsidRPr="00632E5D">
        <w:rPr>
          <w:rFonts w:cs="Times New Roman"/>
          <w:noProof/>
          <w:szCs w:val="24"/>
          <w:lang w:val="en-US"/>
          <w:rPrChange w:id="121" w:author="Julian Christensen" w:date="2024-08-23T08:43:00Z">
            <w:rPr>
              <w:rFonts w:cs="Times New Roman"/>
              <w:noProof/>
              <w:szCs w:val="24"/>
            </w:rPr>
          </w:rPrChange>
        </w:rPr>
        <w:t xml:space="preserve">*Ames, H., Hestevik, C. H., &amp; Briggs, A. M. (2024). Acceptability, values, and preferences of older people for chronic low back pain management; a qualitative evidence synthesis. </w:t>
      </w:r>
      <w:r w:rsidRPr="00632E5D">
        <w:rPr>
          <w:rFonts w:cs="Times New Roman"/>
          <w:i/>
          <w:iCs/>
          <w:noProof/>
          <w:szCs w:val="24"/>
          <w:lang w:val="en-US"/>
          <w:rPrChange w:id="122" w:author="Julian Christensen" w:date="2024-08-23T08:43:00Z">
            <w:rPr>
              <w:rFonts w:cs="Times New Roman"/>
              <w:i/>
              <w:iCs/>
              <w:noProof/>
              <w:szCs w:val="24"/>
            </w:rPr>
          </w:rPrChange>
        </w:rPr>
        <w:t>BMC Geriatrics</w:t>
      </w:r>
      <w:r w:rsidRPr="00632E5D">
        <w:rPr>
          <w:rFonts w:cs="Times New Roman"/>
          <w:noProof/>
          <w:szCs w:val="24"/>
          <w:lang w:val="en-US"/>
          <w:rPrChange w:id="123" w:author="Julian Christensen" w:date="2024-08-23T08:43:00Z">
            <w:rPr>
              <w:rFonts w:cs="Times New Roman"/>
              <w:noProof/>
              <w:szCs w:val="24"/>
            </w:rPr>
          </w:rPrChange>
        </w:rPr>
        <w:t xml:space="preserve">, </w:t>
      </w:r>
      <w:r w:rsidRPr="00632E5D">
        <w:rPr>
          <w:rFonts w:cs="Times New Roman"/>
          <w:i/>
          <w:iCs/>
          <w:noProof/>
          <w:szCs w:val="24"/>
          <w:lang w:val="en-US"/>
          <w:rPrChange w:id="124" w:author="Julian Christensen" w:date="2024-08-23T08:43:00Z">
            <w:rPr>
              <w:rFonts w:cs="Times New Roman"/>
              <w:i/>
              <w:iCs/>
              <w:noProof/>
              <w:szCs w:val="24"/>
            </w:rPr>
          </w:rPrChange>
        </w:rPr>
        <w:t>24</w:t>
      </w:r>
      <w:r w:rsidRPr="00632E5D">
        <w:rPr>
          <w:rFonts w:cs="Times New Roman"/>
          <w:noProof/>
          <w:szCs w:val="24"/>
          <w:lang w:val="en-US"/>
          <w:rPrChange w:id="125" w:author="Julian Christensen" w:date="2024-08-23T08:43:00Z">
            <w:rPr>
              <w:rFonts w:cs="Times New Roman"/>
              <w:noProof/>
              <w:szCs w:val="24"/>
            </w:rPr>
          </w:rPrChange>
        </w:rPr>
        <w:t>(1), 1–22. https://doi.org/10.1186/s12877-023-04608-4</w:t>
      </w:r>
    </w:p>
    <w:p w14:paraId="52A69E09"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26" w:author="Julian Christensen" w:date="2024-08-23T08:43:00Z">
            <w:rPr>
              <w:rFonts w:cs="Times New Roman"/>
              <w:noProof/>
              <w:szCs w:val="24"/>
            </w:rPr>
          </w:rPrChange>
        </w:rPr>
      </w:pPr>
      <w:r w:rsidRPr="00632E5D">
        <w:rPr>
          <w:rFonts w:cs="Times New Roman"/>
          <w:noProof/>
          <w:szCs w:val="24"/>
          <w:lang w:val="en-US"/>
          <w:rPrChange w:id="127" w:author="Julian Christensen" w:date="2024-08-23T08:43:00Z">
            <w:rPr>
              <w:rFonts w:cs="Times New Roman"/>
              <w:noProof/>
              <w:szCs w:val="24"/>
            </w:rPr>
          </w:rPrChange>
        </w:rPr>
        <w:t xml:space="preserve">Boetje, J., &amp; van de Schoot, R. (2024). The SAFE procedure: a practical stopping heuristic for active learning-based screening in systematic reviews and meta-analyses. </w:t>
      </w:r>
      <w:r w:rsidRPr="00632E5D">
        <w:rPr>
          <w:rFonts w:cs="Times New Roman"/>
          <w:i/>
          <w:iCs/>
          <w:noProof/>
          <w:szCs w:val="24"/>
          <w:lang w:val="en-US"/>
          <w:rPrChange w:id="128" w:author="Julian Christensen" w:date="2024-08-23T08:43:00Z">
            <w:rPr>
              <w:rFonts w:cs="Times New Roman"/>
              <w:i/>
              <w:iCs/>
              <w:noProof/>
              <w:szCs w:val="24"/>
            </w:rPr>
          </w:rPrChange>
        </w:rPr>
        <w:t>Systematic Reviews</w:t>
      </w:r>
      <w:r w:rsidRPr="00632E5D">
        <w:rPr>
          <w:rFonts w:cs="Times New Roman"/>
          <w:noProof/>
          <w:szCs w:val="24"/>
          <w:lang w:val="en-US"/>
          <w:rPrChange w:id="129" w:author="Julian Christensen" w:date="2024-08-23T08:43:00Z">
            <w:rPr>
              <w:rFonts w:cs="Times New Roman"/>
              <w:noProof/>
              <w:szCs w:val="24"/>
            </w:rPr>
          </w:rPrChange>
        </w:rPr>
        <w:t xml:space="preserve">, </w:t>
      </w:r>
      <w:r w:rsidRPr="00632E5D">
        <w:rPr>
          <w:rFonts w:cs="Times New Roman"/>
          <w:i/>
          <w:iCs/>
          <w:noProof/>
          <w:szCs w:val="24"/>
          <w:lang w:val="en-US"/>
          <w:rPrChange w:id="130" w:author="Julian Christensen" w:date="2024-08-23T08:43:00Z">
            <w:rPr>
              <w:rFonts w:cs="Times New Roman"/>
              <w:i/>
              <w:iCs/>
              <w:noProof/>
              <w:szCs w:val="24"/>
            </w:rPr>
          </w:rPrChange>
        </w:rPr>
        <w:t>13</w:t>
      </w:r>
      <w:r w:rsidRPr="00632E5D">
        <w:rPr>
          <w:rFonts w:cs="Times New Roman"/>
          <w:noProof/>
          <w:szCs w:val="24"/>
          <w:lang w:val="en-US"/>
          <w:rPrChange w:id="131" w:author="Julian Christensen" w:date="2024-08-23T08:43:00Z">
            <w:rPr>
              <w:rFonts w:cs="Times New Roman"/>
              <w:noProof/>
              <w:szCs w:val="24"/>
            </w:rPr>
          </w:rPrChange>
        </w:rPr>
        <w:t>(1), 81. https://doi.org/10.1186/s13643-024-02502-7</w:t>
      </w:r>
    </w:p>
    <w:p w14:paraId="5D09A180" w14:textId="3BD63B05"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32" w:author="Julian Christensen" w:date="2024-08-23T08:43:00Z">
            <w:rPr>
              <w:rFonts w:cs="Times New Roman"/>
              <w:noProof/>
              <w:szCs w:val="24"/>
            </w:rPr>
          </w:rPrChange>
        </w:rPr>
      </w:pPr>
      <w:r w:rsidRPr="00632E5D">
        <w:rPr>
          <w:rFonts w:cs="Times New Roman"/>
          <w:noProof/>
          <w:szCs w:val="24"/>
          <w:lang w:val="en-US"/>
          <w:rPrChange w:id="133" w:author="Julian Christensen" w:date="2024-08-23T08:43:00Z">
            <w:rPr>
              <w:rFonts w:cs="Times New Roman"/>
              <w:noProof/>
              <w:szCs w:val="24"/>
            </w:rPr>
          </w:rPrChange>
        </w:rPr>
        <w:t xml:space="preserve">*Bøg, M., Filges, T., &amp; Jørgensen, A. M. K. (2018). Deployment of personnel to military operations: impact on mental health and social functioning. </w:t>
      </w:r>
      <w:r w:rsidRPr="00632E5D">
        <w:rPr>
          <w:rFonts w:cs="Times New Roman"/>
          <w:i/>
          <w:iCs/>
          <w:noProof/>
          <w:szCs w:val="24"/>
          <w:lang w:val="en-US"/>
          <w:rPrChange w:id="134" w:author="Julian Christensen" w:date="2024-08-23T08:43:00Z">
            <w:rPr>
              <w:rFonts w:cs="Times New Roman"/>
              <w:i/>
              <w:iCs/>
              <w:noProof/>
              <w:szCs w:val="24"/>
            </w:rPr>
          </w:rPrChange>
        </w:rPr>
        <w:t>Campbell Systematic Reviews</w:t>
      </w:r>
      <w:r w:rsidRPr="00632E5D">
        <w:rPr>
          <w:rFonts w:cs="Times New Roman"/>
          <w:noProof/>
          <w:szCs w:val="24"/>
          <w:lang w:val="en-US"/>
          <w:rPrChange w:id="135" w:author="Julian Christensen" w:date="2024-08-23T08:43:00Z">
            <w:rPr>
              <w:rFonts w:cs="Times New Roman"/>
              <w:noProof/>
              <w:szCs w:val="24"/>
            </w:rPr>
          </w:rPrChange>
        </w:rPr>
        <w:t xml:space="preserve">, </w:t>
      </w:r>
      <w:r w:rsidRPr="00632E5D">
        <w:rPr>
          <w:rFonts w:cs="Times New Roman"/>
          <w:i/>
          <w:iCs/>
          <w:noProof/>
          <w:szCs w:val="24"/>
          <w:lang w:val="en-US"/>
          <w:rPrChange w:id="136" w:author="Julian Christensen" w:date="2024-08-23T08:43:00Z">
            <w:rPr>
              <w:rFonts w:cs="Times New Roman"/>
              <w:i/>
              <w:iCs/>
              <w:noProof/>
              <w:szCs w:val="24"/>
            </w:rPr>
          </w:rPrChange>
        </w:rPr>
        <w:t>14</w:t>
      </w:r>
      <w:r w:rsidRPr="00632E5D">
        <w:rPr>
          <w:rFonts w:cs="Times New Roman"/>
          <w:noProof/>
          <w:szCs w:val="24"/>
          <w:lang w:val="en-US"/>
          <w:rPrChange w:id="137" w:author="Julian Christensen" w:date="2024-08-23T08:43:00Z">
            <w:rPr>
              <w:rFonts w:cs="Times New Roman"/>
              <w:noProof/>
              <w:szCs w:val="24"/>
            </w:rPr>
          </w:rPrChange>
        </w:rPr>
        <w:t>(1), 1–127. https://doi.org/10.4073/csr.2018.6</w:t>
      </w:r>
    </w:p>
    <w:p w14:paraId="55858A5C" w14:textId="24A30D4E"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38" w:author="Julian Christensen" w:date="2024-08-23T08:43:00Z">
            <w:rPr>
              <w:rFonts w:cs="Times New Roman"/>
              <w:noProof/>
              <w:szCs w:val="24"/>
            </w:rPr>
          </w:rPrChange>
        </w:rPr>
      </w:pPr>
      <w:r w:rsidRPr="00632E5D">
        <w:rPr>
          <w:rFonts w:cs="Times New Roman"/>
          <w:noProof/>
          <w:szCs w:val="24"/>
          <w:lang w:val="en-US"/>
          <w:rPrChange w:id="139" w:author="Julian Christensen" w:date="2024-08-23T08:43:00Z">
            <w:rPr>
              <w:rFonts w:cs="Times New Roman"/>
              <w:noProof/>
              <w:szCs w:val="24"/>
            </w:rPr>
          </w:rPrChange>
        </w:rPr>
        <w:t xml:space="preserve">*Bondebjerg, A., Dalgaard, N. T., Filges, T., &amp; Viinholt, B. C. A. (2023). The effects of small class sizes on students’ academic achievement, socioemotional development and well‐being in special education: A systematic review. </w:t>
      </w:r>
      <w:r w:rsidRPr="00632E5D">
        <w:rPr>
          <w:rFonts w:cs="Times New Roman"/>
          <w:i/>
          <w:iCs/>
          <w:noProof/>
          <w:szCs w:val="24"/>
          <w:lang w:val="en-US"/>
          <w:rPrChange w:id="140" w:author="Julian Christensen" w:date="2024-08-23T08:43:00Z">
            <w:rPr>
              <w:rFonts w:cs="Times New Roman"/>
              <w:i/>
              <w:iCs/>
              <w:noProof/>
              <w:szCs w:val="24"/>
            </w:rPr>
          </w:rPrChange>
        </w:rPr>
        <w:t>Campbell Systematic Reviews</w:t>
      </w:r>
      <w:r w:rsidRPr="00632E5D">
        <w:rPr>
          <w:rFonts w:cs="Times New Roman"/>
          <w:noProof/>
          <w:szCs w:val="24"/>
          <w:lang w:val="en-US"/>
          <w:rPrChange w:id="141" w:author="Julian Christensen" w:date="2024-08-23T08:43:00Z">
            <w:rPr>
              <w:rFonts w:cs="Times New Roman"/>
              <w:noProof/>
              <w:szCs w:val="24"/>
            </w:rPr>
          </w:rPrChange>
        </w:rPr>
        <w:t xml:space="preserve">, </w:t>
      </w:r>
      <w:r w:rsidRPr="00632E5D">
        <w:rPr>
          <w:rFonts w:cs="Times New Roman"/>
          <w:i/>
          <w:iCs/>
          <w:noProof/>
          <w:szCs w:val="24"/>
          <w:lang w:val="en-US"/>
          <w:rPrChange w:id="142" w:author="Julian Christensen" w:date="2024-08-23T08:43:00Z">
            <w:rPr>
              <w:rFonts w:cs="Times New Roman"/>
              <w:i/>
              <w:iCs/>
              <w:noProof/>
              <w:szCs w:val="24"/>
            </w:rPr>
          </w:rPrChange>
        </w:rPr>
        <w:t>19</w:t>
      </w:r>
      <w:r w:rsidRPr="00632E5D">
        <w:rPr>
          <w:rFonts w:cs="Times New Roman"/>
          <w:noProof/>
          <w:szCs w:val="24"/>
          <w:lang w:val="en-US"/>
          <w:rPrChange w:id="143" w:author="Julian Christensen" w:date="2024-08-23T08:43:00Z">
            <w:rPr>
              <w:rFonts w:cs="Times New Roman"/>
              <w:noProof/>
              <w:szCs w:val="24"/>
            </w:rPr>
          </w:rPrChange>
        </w:rPr>
        <w:t>(3), e1345. https://doi.org/10.1002/cl2.1345</w:t>
      </w:r>
    </w:p>
    <w:p w14:paraId="7F19C39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44" w:author="Julian Christensen" w:date="2024-08-23T08:43:00Z">
            <w:rPr>
              <w:rFonts w:cs="Times New Roman"/>
              <w:noProof/>
              <w:szCs w:val="24"/>
            </w:rPr>
          </w:rPrChange>
        </w:rPr>
      </w:pPr>
      <w:r w:rsidRPr="00632E5D">
        <w:rPr>
          <w:rFonts w:cs="Times New Roman"/>
          <w:noProof/>
          <w:szCs w:val="24"/>
          <w:lang w:val="en-US"/>
          <w:rPrChange w:id="145" w:author="Julian Christensen" w:date="2024-08-23T08:43:00Z">
            <w:rPr>
              <w:rFonts w:cs="Times New Roman"/>
              <w:noProof/>
              <w:szCs w:val="24"/>
            </w:rPr>
          </w:rPrChange>
        </w:rPr>
        <w:t xml:space="preserve">Bornmann, L., Haunschild, R., &amp; Mutz, R. (2021). Growth rates of modern science: a latent piecewise growth curve approach to model publication numbers from established and new literature databases. </w:t>
      </w:r>
      <w:r w:rsidRPr="00632E5D">
        <w:rPr>
          <w:rFonts w:cs="Times New Roman"/>
          <w:i/>
          <w:iCs/>
          <w:noProof/>
          <w:szCs w:val="24"/>
          <w:lang w:val="en-US"/>
          <w:rPrChange w:id="146" w:author="Julian Christensen" w:date="2024-08-23T08:43:00Z">
            <w:rPr>
              <w:rFonts w:cs="Times New Roman"/>
              <w:i/>
              <w:iCs/>
              <w:noProof/>
              <w:szCs w:val="24"/>
            </w:rPr>
          </w:rPrChange>
        </w:rPr>
        <w:t>Humanities and Social Sciences Communications</w:t>
      </w:r>
      <w:r w:rsidRPr="00632E5D">
        <w:rPr>
          <w:rFonts w:cs="Times New Roman"/>
          <w:noProof/>
          <w:szCs w:val="24"/>
          <w:lang w:val="en-US"/>
          <w:rPrChange w:id="147" w:author="Julian Christensen" w:date="2024-08-23T08:43:00Z">
            <w:rPr>
              <w:rFonts w:cs="Times New Roman"/>
              <w:noProof/>
              <w:szCs w:val="24"/>
            </w:rPr>
          </w:rPrChange>
        </w:rPr>
        <w:t xml:space="preserve">, </w:t>
      </w:r>
      <w:r w:rsidRPr="00632E5D">
        <w:rPr>
          <w:rFonts w:cs="Times New Roman"/>
          <w:i/>
          <w:iCs/>
          <w:noProof/>
          <w:szCs w:val="24"/>
          <w:lang w:val="en-US"/>
          <w:rPrChange w:id="148" w:author="Julian Christensen" w:date="2024-08-23T08:43:00Z">
            <w:rPr>
              <w:rFonts w:cs="Times New Roman"/>
              <w:i/>
              <w:iCs/>
              <w:noProof/>
              <w:szCs w:val="24"/>
            </w:rPr>
          </w:rPrChange>
        </w:rPr>
        <w:t>8</w:t>
      </w:r>
      <w:r w:rsidRPr="00632E5D">
        <w:rPr>
          <w:rFonts w:cs="Times New Roman"/>
          <w:noProof/>
          <w:szCs w:val="24"/>
          <w:lang w:val="en-US"/>
          <w:rPrChange w:id="149" w:author="Julian Christensen" w:date="2024-08-23T08:43:00Z">
            <w:rPr>
              <w:rFonts w:cs="Times New Roman"/>
              <w:noProof/>
              <w:szCs w:val="24"/>
            </w:rPr>
          </w:rPrChange>
        </w:rPr>
        <w:t>(1), 1–15. https://doi.org/10.1057/s41599-021-00903-w</w:t>
      </w:r>
    </w:p>
    <w:p w14:paraId="1A722FD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50" w:author="Julian Christensen" w:date="2024-08-23T08:43:00Z">
            <w:rPr>
              <w:rFonts w:cs="Times New Roman"/>
              <w:noProof/>
              <w:szCs w:val="24"/>
            </w:rPr>
          </w:rPrChange>
        </w:rPr>
      </w:pPr>
      <w:r w:rsidRPr="00632E5D">
        <w:rPr>
          <w:rFonts w:cs="Times New Roman"/>
          <w:noProof/>
          <w:szCs w:val="24"/>
          <w:lang w:val="en-US"/>
          <w:rPrChange w:id="151" w:author="Julian Christensen" w:date="2024-08-23T08:43:00Z">
            <w:rPr>
              <w:rFonts w:cs="Times New Roman"/>
              <w:noProof/>
              <w:szCs w:val="24"/>
            </w:rPr>
          </w:rPrChange>
        </w:rPr>
        <w:t xml:space="preserve">Brunton, J., Stansfield, C., Caird, J., &amp; Thomas, J. (2017). Finding relevant studies. In D. Gough, S. Oliver, &amp; J. Thomas (Eds.), </w:t>
      </w:r>
      <w:r w:rsidRPr="00632E5D">
        <w:rPr>
          <w:rFonts w:cs="Times New Roman"/>
          <w:i/>
          <w:iCs/>
          <w:noProof/>
          <w:szCs w:val="24"/>
          <w:lang w:val="en-US"/>
          <w:rPrChange w:id="152" w:author="Julian Christensen" w:date="2024-08-23T08:43:00Z">
            <w:rPr>
              <w:rFonts w:cs="Times New Roman"/>
              <w:i/>
              <w:iCs/>
              <w:noProof/>
              <w:szCs w:val="24"/>
            </w:rPr>
          </w:rPrChange>
        </w:rPr>
        <w:t>An introduction to systematic reviews</w:t>
      </w:r>
      <w:r w:rsidRPr="00632E5D">
        <w:rPr>
          <w:rFonts w:cs="Times New Roman"/>
          <w:noProof/>
          <w:szCs w:val="24"/>
          <w:lang w:val="en-US"/>
          <w:rPrChange w:id="153" w:author="Julian Christensen" w:date="2024-08-23T08:43:00Z">
            <w:rPr>
              <w:rFonts w:cs="Times New Roman"/>
              <w:noProof/>
              <w:szCs w:val="24"/>
            </w:rPr>
          </w:rPrChange>
        </w:rPr>
        <w:t xml:space="preserve"> (2nd ed., pp. 93–122). Sage.</w:t>
      </w:r>
    </w:p>
    <w:p w14:paraId="29A2CBE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de-DE"/>
          <w:rPrChange w:id="154" w:author="Julian Christensen" w:date="2024-08-23T08:43:00Z">
            <w:rPr>
              <w:rFonts w:cs="Times New Roman"/>
              <w:noProof/>
              <w:szCs w:val="24"/>
            </w:rPr>
          </w:rPrChange>
        </w:rPr>
      </w:pPr>
      <w:r w:rsidRPr="00632E5D">
        <w:rPr>
          <w:rFonts w:cs="Times New Roman"/>
          <w:noProof/>
          <w:szCs w:val="24"/>
          <w:lang w:val="en-US"/>
          <w:rPrChange w:id="155" w:author="Julian Christensen" w:date="2024-08-23T08:43:00Z">
            <w:rPr>
              <w:rFonts w:cs="Times New Roman"/>
              <w:noProof/>
              <w:szCs w:val="24"/>
            </w:rPr>
          </w:rPrChange>
        </w:rPr>
        <w:t xml:space="preserve">Burgard, T., &amp; Bittermann, A. (2023). Reducing literature screening workload with machine learning. </w:t>
      </w:r>
      <w:r w:rsidRPr="00632E5D">
        <w:rPr>
          <w:rFonts w:cs="Times New Roman"/>
          <w:i/>
          <w:iCs/>
          <w:noProof/>
          <w:szCs w:val="24"/>
          <w:lang w:val="de-DE"/>
          <w:rPrChange w:id="156" w:author="Julian Christensen" w:date="2024-08-23T08:43:00Z">
            <w:rPr>
              <w:rFonts w:cs="Times New Roman"/>
              <w:i/>
              <w:iCs/>
              <w:noProof/>
              <w:szCs w:val="24"/>
            </w:rPr>
          </w:rPrChange>
        </w:rPr>
        <w:t>Zeitschrift Für Psychologie</w:t>
      </w:r>
      <w:r w:rsidRPr="00632E5D">
        <w:rPr>
          <w:rFonts w:cs="Times New Roman"/>
          <w:noProof/>
          <w:szCs w:val="24"/>
          <w:lang w:val="de-DE"/>
          <w:rPrChange w:id="157" w:author="Julian Christensen" w:date="2024-08-23T08:43:00Z">
            <w:rPr>
              <w:rFonts w:cs="Times New Roman"/>
              <w:noProof/>
              <w:szCs w:val="24"/>
            </w:rPr>
          </w:rPrChange>
        </w:rPr>
        <w:t>. https://doi.org/10.1027/2151-2604/a000509</w:t>
      </w:r>
    </w:p>
    <w:p w14:paraId="65748972"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58" w:author="Julian Christensen" w:date="2024-08-23T08:43:00Z">
            <w:rPr>
              <w:rFonts w:cs="Times New Roman"/>
              <w:noProof/>
              <w:szCs w:val="24"/>
            </w:rPr>
          </w:rPrChange>
        </w:rPr>
      </w:pPr>
      <w:r w:rsidRPr="00632E5D">
        <w:rPr>
          <w:rFonts w:cs="Times New Roman"/>
          <w:noProof/>
          <w:szCs w:val="24"/>
          <w:lang w:val="de-DE"/>
          <w:rPrChange w:id="159" w:author="Julian Christensen" w:date="2024-08-23T08:43:00Z">
            <w:rPr>
              <w:rFonts w:cs="Times New Roman"/>
              <w:noProof/>
              <w:szCs w:val="24"/>
            </w:rPr>
          </w:rPrChange>
        </w:rPr>
        <w:t xml:space="preserve">Buscemi, N., Hartling, L., Vandermeer, B., Tjosvold, L., &amp; Klassen, T. P. (2006). </w:t>
      </w:r>
      <w:r w:rsidRPr="00632E5D">
        <w:rPr>
          <w:rFonts w:cs="Times New Roman"/>
          <w:noProof/>
          <w:szCs w:val="24"/>
          <w:lang w:val="en-US"/>
          <w:rPrChange w:id="160" w:author="Julian Christensen" w:date="2024-08-23T08:43:00Z">
            <w:rPr>
              <w:rFonts w:cs="Times New Roman"/>
              <w:noProof/>
              <w:szCs w:val="24"/>
            </w:rPr>
          </w:rPrChange>
        </w:rPr>
        <w:t xml:space="preserve">Single data extraction generated more errors than double data extraction in systematic reviews. </w:t>
      </w:r>
      <w:r w:rsidRPr="00632E5D">
        <w:rPr>
          <w:rFonts w:cs="Times New Roman"/>
          <w:i/>
          <w:iCs/>
          <w:noProof/>
          <w:szCs w:val="24"/>
          <w:lang w:val="en-US"/>
          <w:rPrChange w:id="161" w:author="Julian Christensen" w:date="2024-08-23T08:43:00Z">
            <w:rPr>
              <w:rFonts w:cs="Times New Roman"/>
              <w:i/>
              <w:iCs/>
              <w:noProof/>
              <w:szCs w:val="24"/>
            </w:rPr>
          </w:rPrChange>
        </w:rPr>
        <w:t>Journal of Clinical Epidemiology</w:t>
      </w:r>
      <w:r w:rsidRPr="00632E5D">
        <w:rPr>
          <w:rFonts w:cs="Times New Roman"/>
          <w:noProof/>
          <w:szCs w:val="24"/>
          <w:lang w:val="en-US"/>
          <w:rPrChange w:id="162" w:author="Julian Christensen" w:date="2024-08-23T08:43:00Z">
            <w:rPr>
              <w:rFonts w:cs="Times New Roman"/>
              <w:noProof/>
              <w:szCs w:val="24"/>
            </w:rPr>
          </w:rPrChange>
        </w:rPr>
        <w:t xml:space="preserve">, </w:t>
      </w:r>
      <w:r w:rsidRPr="00632E5D">
        <w:rPr>
          <w:rFonts w:cs="Times New Roman"/>
          <w:i/>
          <w:iCs/>
          <w:noProof/>
          <w:szCs w:val="24"/>
          <w:lang w:val="en-US"/>
          <w:rPrChange w:id="163" w:author="Julian Christensen" w:date="2024-08-23T08:43:00Z">
            <w:rPr>
              <w:rFonts w:cs="Times New Roman"/>
              <w:i/>
              <w:iCs/>
              <w:noProof/>
              <w:szCs w:val="24"/>
            </w:rPr>
          </w:rPrChange>
        </w:rPr>
        <w:t>59</w:t>
      </w:r>
      <w:r w:rsidRPr="00632E5D">
        <w:rPr>
          <w:rFonts w:cs="Times New Roman"/>
          <w:noProof/>
          <w:szCs w:val="24"/>
          <w:lang w:val="en-US"/>
          <w:rPrChange w:id="164" w:author="Julian Christensen" w:date="2024-08-23T08:43:00Z">
            <w:rPr>
              <w:rFonts w:cs="Times New Roman"/>
              <w:noProof/>
              <w:szCs w:val="24"/>
            </w:rPr>
          </w:rPrChange>
        </w:rPr>
        <w:t>(7), 697–703. https://doi.org/10.1016/j.jclinepi.2005.11.010</w:t>
      </w:r>
    </w:p>
    <w:p w14:paraId="42C9CD4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65" w:author="Julian Christensen" w:date="2024-08-23T08:43:00Z">
            <w:rPr>
              <w:rFonts w:cs="Times New Roman"/>
              <w:noProof/>
              <w:szCs w:val="24"/>
            </w:rPr>
          </w:rPrChange>
        </w:rPr>
      </w:pPr>
      <w:r w:rsidRPr="00632E5D">
        <w:rPr>
          <w:rFonts w:cs="Times New Roman"/>
          <w:noProof/>
          <w:szCs w:val="24"/>
          <w:lang w:val="en-US"/>
          <w:rPrChange w:id="166" w:author="Julian Christensen" w:date="2024-08-23T08:43:00Z">
            <w:rPr>
              <w:rFonts w:cs="Times New Roman"/>
              <w:noProof/>
              <w:szCs w:val="24"/>
            </w:rPr>
          </w:rPrChange>
        </w:rPr>
        <w:t xml:space="preserve">Campbell Collaboration. (2023). </w:t>
      </w:r>
      <w:r w:rsidRPr="00632E5D">
        <w:rPr>
          <w:rFonts w:cs="Times New Roman"/>
          <w:i/>
          <w:iCs/>
          <w:noProof/>
          <w:szCs w:val="24"/>
          <w:lang w:val="en-US"/>
          <w:rPrChange w:id="167" w:author="Julian Christensen" w:date="2024-08-23T08:43:00Z">
            <w:rPr>
              <w:rFonts w:cs="Times New Roman"/>
              <w:i/>
              <w:iCs/>
              <w:noProof/>
              <w:szCs w:val="24"/>
            </w:rPr>
          </w:rPrChange>
        </w:rPr>
        <w:t>Stepping up evidence synthesis: faster, cheaper and more useful</w:t>
      </w:r>
      <w:r w:rsidRPr="00632E5D">
        <w:rPr>
          <w:rFonts w:cs="Times New Roman"/>
          <w:noProof/>
          <w:szCs w:val="24"/>
          <w:lang w:val="en-US"/>
          <w:rPrChange w:id="168" w:author="Julian Christensen" w:date="2024-08-23T08:43:00Z">
            <w:rPr>
              <w:rFonts w:cs="Times New Roman"/>
              <w:noProof/>
              <w:szCs w:val="24"/>
            </w:rPr>
          </w:rPrChange>
        </w:rPr>
        <w:t>. https://www.campbellcollaboration.org/news-and-events/news/stepping-up-evidence-synthesis.html</w:t>
      </w:r>
    </w:p>
    <w:p w14:paraId="52D5081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69" w:author="Julian Christensen" w:date="2024-08-23T08:43:00Z">
            <w:rPr>
              <w:rFonts w:cs="Times New Roman"/>
              <w:noProof/>
              <w:szCs w:val="24"/>
            </w:rPr>
          </w:rPrChange>
        </w:rPr>
      </w:pPr>
      <w:r w:rsidRPr="00632E5D">
        <w:rPr>
          <w:rFonts w:cs="Times New Roman"/>
          <w:noProof/>
          <w:szCs w:val="24"/>
          <w:lang w:val="de-DE"/>
          <w:rPrChange w:id="170" w:author="Julian Christensen" w:date="2024-08-23T08:43:00Z">
            <w:rPr>
              <w:rFonts w:cs="Times New Roman"/>
              <w:noProof/>
              <w:szCs w:val="24"/>
            </w:rPr>
          </w:rPrChange>
        </w:rPr>
        <w:lastRenderedPageBreak/>
        <w:t xml:space="preserve">Campos, D. G., Fütterer, T., Gfrörer, T., Lavelle-Hill, R. E., Murayama, K., König, L., Hecht, M., Zitzmann, S., &amp; Scherer, R. (2024). </w:t>
      </w:r>
      <w:r w:rsidRPr="00632E5D">
        <w:rPr>
          <w:rFonts w:cs="Times New Roman"/>
          <w:noProof/>
          <w:szCs w:val="24"/>
          <w:lang w:val="en-US"/>
          <w:rPrChange w:id="171" w:author="Julian Christensen" w:date="2024-08-23T08:43:00Z">
            <w:rPr>
              <w:rFonts w:cs="Times New Roman"/>
              <w:noProof/>
              <w:szCs w:val="24"/>
            </w:rPr>
          </w:rPrChange>
        </w:rPr>
        <w:t xml:space="preserve">Screening smarter, not harder: A comparative analysis of machine learning screening algorithms and heuristic stopping criteria for systematic reviews in educational research. </w:t>
      </w:r>
      <w:r w:rsidRPr="00632E5D">
        <w:rPr>
          <w:rFonts w:cs="Times New Roman"/>
          <w:i/>
          <w:iCs/>
          <w:noProof/>
          <w:szCs w:val="24"/>
          <w:lang w:val="en-US"/>
          <w:rPrChange w:id="172" w:author="Julian Christensen" w:date="2024-08-23T08:43:00Z">
            <w:rPr>
              <w:rFonts w:cs="Times New Roman"/>
              <w:i/>
              <w:iCs/>
              <w:noProof/>
              <w:szCs w:val="24"/>
            </w:rPr>
          </w:rPrChange>
        </w:rPr>
        <w:t>Educational Psychology Review</w:t>
      </w:r>
      <w:r w:rsidRPr="00632E5D">
        <w:rPr>
          <w:rFonts w:cs="Times New Roman"/>
          <w:noProof/>
          <w:szCs w:val="24"/>
          <w:lang w:val="en-US"/>
          <w:rPrChange w:id="173" w:author="Julian Christensen" w:date="2024-08-23T08:43:00Z">
            <w:rPr>
              <w:rFonts w:cs="Times New Roman"/>
              <w:noProof/>
              <w:szCs w:val="24"/>
            </w:rPr>
          </w:rPrChange>
        </w:rPr>
        <w:t xml:space="preserve">, </w:t>
      </w:r>
      <w:r w:rsidRPr="00632E5D">
        <w:rPr>
          <w:rFonts w:cs="Times New Roman"/>
          <w:i/>
          <w:iCs/>
          <w:noProof/>
          <w:szCs w:val="24"/>
          <w:lang w:val="en-US"/>
          <w:rPrChange w:id="174" w:author="Julian Christensen" w:date="2024-08-23T08:43:00Z">
            <w:rPr>
              <w:rFonts w:cs="Times New Roman"/>
              <w:i/>
              <w:iCs/>
              <w:noProof/>
              <w:szCs w:val="24"/>
            </w:rPr>
          </w:rPrChange>
        </w:rPr>
        <w:t>36</w:t>
      </w:r>
      <w:r w:rsidRPr="00632E5D">
        <w:rPr>
          <w:rFonts w:cs="Times New Roman"/>
          <w:noProof/>
          <w:szCs w:val="24"/>
          <w:lang w:val="en-US"/>
          <w:rPrChange w:id="175" w:author="Julian Christensen" w:date="2024-08-23T08:43:00Z">
            <w:rPr>
              <w:rFonts w:cs="Times New Roman"/>
              <w:noProof/>
              <w:szCs w:val="24"/>
            </w:rPr>
          </w:rPrChange>
        </w:rPr>
        <w:t>(19). https://doi.org/10.1007/s10648-024-09862-5</w:t>
      </w:r>
    </w:p>
    <w:p w14:paraId="51A43864"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76" w:author="Julian Christensen" w:date="2024-08-23T08:43:00Z">
            <w:rPr>
              <w:rFonts w:cs="Times New Roman"/>
              <w:noProof/>
              <w:szCs w:val="24"/>
            </w:rPr>
          </w:rPrChange>
        </w:rPr>
      </w:pPr>
      <w:r w:rsidRPr="00632E5D">
        <w:rPr>
          <w:rFonts w:cs="Times New Roman"/>
          <w:noProof/>
          <w:szCs w:val="24"/>
          <w:lang w:val="en-US"/>
          <w:rPrChange w:id="177" w:author="Julian Christensen" w:date="2024-08-23T08:43:00Z">
            <w:rPr>
              <w:rFonts w:cs="Times New Roman"/>
              <w:noProof/>
              <w:szCs w:val="24"/>
            </w:rPr>
          </w:rPrChange>
        </w:rPr>
        <w:t xml:space="preserve">Chicco, D., &amp; Jurman, G. (2023). The Matthews correlation coefficient (MCC) should replace the ROC AUC as the standard metric for assessing binary classification. </w:t>
      </w:r>
      <w:r w:rsidRPr="00632E5D">
        <w:rPr>
          <w:rFonts w:cs="Times New Roman"/>
          <w:i/>
          <w:iCs/>
          <w:noProof/>
          <w:szCs w:val="24"/>
          <w:lang w:val="en-US"/>
          <w:rPrChange w:id="178" w:author="Julian Christensen" w:date="2024-08-23T08:43:00Z">
            <w:rPr>
              <w:rFonts w:cs="Times New Roman"/>
              <w:i/>
              <w:iCs/>
              <w:noProof/>
              <w:szCs w:val="24"/>
            </w:rPr>
          </w:rPrChange>
        </w:rPr>
        <w:t>BioData Mining</w:t>
      </w:r>
      <w:r w:rsidRPr="00632E5D">
        <w:rPr>
          <w:rFonts w:cs="Times New Roman"/>
          <w:noProof/>
          <w:szCs w:val="24"/>
          <w:lang w:val="en-US"/>
          <w:rPrChange w:id="179" w:author="Julian Christensen" w:date="2024-08-23T08:43:00Z">
            <w:rPr>
              <w:rFonts w:cs="Times New Roman"/>
              <w:noProof/>
              <w:szCs w:val="24"/>
            </w:rPr>
          </w:rPrChange>
        </w:rPr>
        <w:t xml:space="preserve">, </w:t>
      </w:r>
      <w:r w:rsidRPr="00632E5D">
        <w:rPr>
          <w:rFonts w:cs="Times New Roman"/>
          <w:i/>
          <w:iCs/>
          <w:noProof/>
          <w:szCs w:val="24"/>
          <w:lang w:val="en-US"/>
          <w:rPrChange w:id="180" w:author="Julian Christensen" w:date="2024-08-23T08:43:00Z">
            <w:rPr>
              <w:rFonts w:cs="Times New Roman"/>
              <w:i/>
              <w:iCs/>
              <w:noProof/>
              <w:szCs w:val="24"/>
            </w:rPr>
          </w:rPrChange>
        </w:rPr>
        <w:t>16</w:t>
      </w:r>
      <w:r w:rsidRPr="00632E5D">
        <w:rPr>
          <w:rFonts w:cs="Times New Roman"/>
          <w:noProof/>
          <w:szCs w:val="24"/>
          <w:lang w:val="en-US"/>
          <w:rPrChange w:id="181" w:author="Julian Christensen" w:date="2024-08-23T08:43:00Z">
            <w:rPr>
              <w:rFonts w:cs="Times New Roman"/>
              <w:noProof/>
              <w:szCs w:val="24"/>
            </w:rPr>
          </w:rPrChange>
        </w:rPr>
        <w:t>(1), 1–23. https://doi.org/10.1186/s13040-023-00322-4</w:t>
      </w:r>
    </w:p>
    <w:p w14:paraId="24142C98"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82" w:author="Julian Christensen" w:date="2024-08-23T08:43:00Z">
            <w:rPr>
              <w:rFonts w:cs="Times New Roman"/>
              <w:noProof/>
              <w:szCs w:val="24"/>
            </w:rPr>
          </w:rPrChange>
        </w:rPr>
      </w:pPr>
      <w:r w:rsidRPr="00632E5D">
        <w:rPr>
          <w:rFonts w:cs="Times New Roman"/>
          <w:noProof/>
          <w:szCs w:val="24"/>
          <w:lang w:val="en-US"/>
          <w:rPrChange w:id="183" w:author="Julian Christensen" w:date="2024-08-23T08:43:00Z">
            <w:rPr>
              <w:rFonts w:cs="Times New Roman"/>
              <w:noProof/>
              <w:szCs w:val="24"/>
            </w:rPr>
          </w:rPrChange>
        </w:rPr>
        <w:t xml:space="preserve">Cohen, A. M., Hersh, W. R., Peterson, K., &amp; Yen, P.-Y. (2006). Reducing workload in systematic review preparation using automated citation classification. </w:t>
      </w:r>
      <w:r w:rsidRPr="00632E5D">
        <w:rPr>
          <w:rFonts w:cs="Times New Roman"/>
          <w:i/>
          <w:iCs/>
          <w:noProof/>
          <w:szCs w:val="24"/>
          <w:lang w:val="en-US"/>
          <w:rPrChange w:id="184" w:author="Julian Christensen" w:date="2024-08-23T08:43:00Z">
            <w:rPr>
              <w:rFonts w:cs="Times New Roman"/>
              <w:i/>
              <w:iCs/>
              <w:noProof/>
              <w:szCs w:val="24"/>
            </w:rPr>
          </w:rPrChange>
        </w:rPr>
        <w:t>Journal of the American Medical Informatics Association</w:t>
      </w:r>
      <w:r w:rsidRPr="00632E5D">
        <w:rPr>
          <w:rFonts w:cs="Times New Roman"/>
          <w:noProof/>
          <w:szCs w:val="24"/>
          <w:lang w:val="en-US"/>
          <w:rPrChange w:id="185" w:author="Julian Christensen" w:date="2024-08-23T08:43:00Z">
            <w:rPr>
              <w:rFonts w:cs="Times New Roman"/>
              <w:noProof/>
              <w:szCs w:val="24"/>
            </w:rPr>
          </w:rPrChange>
        </w:rPr>
        <w:t xml:space="preserve">, </w:t>
      </w:r>
      <w:r w:rsidRPr="00632E5D">
        <w:rPr>
          <w:rFonts w:cs="Times New Roman"/>
          <w:i/>
          <w:iCs/>
          <w:noProof/>
          <w:szCs w:val="24"/>
          <w:lang w:val="en-US"/>
          <w:rPrChange w:id="186" w:author="Julian Christensen" w:date="2024-08-23T08:43:00Z">
            <w:rPr>
              <w:rFonts w:cs="Times New Roman"/>
              <w:i/>
              <w:iCs/>
              <w:noProof/>
              <w:szCs w:val="24"/>
            </w:rPr>
          </w:rPrChange>
        </w:rPr>
        <w:t>13</w:t>
      </w:r>
      <w:r w:rsidRPr="00632E5D">
        <w:rPr>
          <w:rFonts w:cs="Times New Roman"/>
          <w:noProof/>
          <w:szCs w:val="24"/>
          <w:lang w:val="en-US"/>
          <w:rPrChange w:id="187" w:author="Julian Christensen" w:date="2024-08-23T08:43:00Z">
            <w:rPr>
              <w:rFonts w:cs="Times New Roman"/>
              <w:noProof/>
              <w:szCs w:val="24"/>
            </w:rPr>
          </w:rPrChange>
        </w:rPr>
        <w:t>(2), 206–219. https://doi.org/10.1197/jamia.M1929</w:t>
      </w:r>
    </w:p>
    <w:p w14:paraId="34FF9C03" w14:textId="1E421EB0"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88" w:author="Julian Christensen" w:date="2024-08-23T08:43:00Z">
            <w:rPr>
              <w:rFonts w:cs="Times New Roman"/>
              <w:noProof/>
              <w:szCs w:val="24"/>
            </w:rPr>
          </w:rPrChange>
        </w:rPr>
      </w:pPr>
      <w:r w:rsidRPr="00632E5D">
        <w:rPr>
          <w:rFonts w:cs="Times New Roman"/>
          <w:noProof/>
          <w:szCs w:val="24"/>
          <w:lang w:val="en-US"/>
          <w:rPrChange w:id="189" w:author="Julian Christensen" w:date="2024-08-23T08:43:00Z">
            <w:rPr>
              <w:rFonts w:cs="Times New Roman"/>
              <w:noProof/>
              <w:szCs w:val="24"/>
            </w:rPr>
          </w:rPrChange>
        </w:rPr>
        <w:t xml:space="preserve">*Dalgaard, N. T., Bondebjerg, A., Klokker, R., Viinholt, B. C. A., &amp; Dietrichson, J. (2022). Adult/child ratio and group size in early childhood education or care to promote the development of children aged 0–5 years: A systematic review. </w:t>
      </w:r>
      <w:r w:rsidRPr="00632E5D">
        <w:rPr>
          <w:rFonts w:cs="Times New Roman"/>
          <w:i/>
          <w:iCs/>
          <w:noProof/>
          <w:szCs w:val="24"/>
          <w:lang w:val="en-US"/>
          <w:rPrChange w:id="190" w:author="Julian Christensen" w:date="2024-08-23T08:43:00Z">
            <w:rPr>
              <w:rFonts w:cs="Times New Roman"/>
              <w:i/>
              <w:iCs/>
              <w:noProof/>
              <w:szCs w:val="24"/>
            </w:rPr>
          </w:rPrChange>
        </w:rPr>
        <w:t>Campbell Systematic Reviews</w:t>
      </w:r>
      <w:r w:rsidRPr="00632E5D">
        <w:rPr>
          <w:rFonts w:cs="Times New Roman"/>
          <w:noProof/>
          <w:szCs w:val="24"/>
          <w:lang w:val="en-US"/>
          <w:rPrChange w:id="191" w:author="Julian Christensen" w:date="2024-08-23T08:43:00Z">
            <w:rPr>
              <w:rFonts w:cs="Times New Roman"/>
              <w:noProof/>
              <w:szCs w:val="24"/>
            </w:rPr>
          </w:rPrChange>
        </w:rPr>
        <w:t xml:space="preserve">, </w:t>
      </w:r>
      <w:r w:rsidRPr="00632E5D">
        <w:rPr>
          <w:rFonts w:cs="Times New Roman"/>
          <w:i/>
          <w:iCs/>
          <w:noProof/>
          <w:szCs w:val="24"/>
          <w:lang w:val="en-US"/>
          <w:rPrChange w:id="192" w:author="Julian Christensen" w:date="2024-08-23T08:43:00Z">
            <w:rPr>
              <w:rFonts w:cs="Times New Roman"/>
              <w:i/>
              <w:iCs/>
              <w:noProof/>
              <w:szCs w:val="24"/>
            </w:rPr>
          </w:rPrChange>
        </w:rPr>
        <w:t>18</w:t>
      </w:r>
      <w:r w:rsidRPr="00632E5D">
        <w:rPr>
          <w:rFonts w:cs="Times New Roman"/>
          <w:noProof/>
          <w:szCs w:val="24"/>
          <w:lang w:val="en-US"/>
          <w:rPrChange w:id="193" w:author="Julian Christensen" w:date="2024-08-23T08:43:00Z">
            <w:rPr>
              <w:rFonts w:cs="Times New Roman"/>
              <w:noProof/>
              <w:szCs w:val="24"/>
            </w:rPr>
          </w:rPrChange>
        </w:rPr>
        <w:t>(2), e1239. https://doi.org/10.1002/cl2.1239</w:t>
      </w:r>
    </w:p>
    <w:p w14:paraId="4D10DBEE" w14:textId="69A00600"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194" w:author="Julian Christensen" w:date="2024-08-23T08:43:00Z">
            <w:rPr>
              <w:rFonts w:cs="Times New Roman"/>
              <w:noProof/>
              <w:szCs w:val="24"/>
            </w:rPr>
          </w:rPrChange>
        </w:rPr>
      </w:pPr>
      <w:r w:rsidRPr="00632E5D">
        <w:rPr>
          <w:rFonts w:cs="Times New Roman"/>
          <w:noProof/>
          <w:szCs w:val="24"/>
          <w:lang w:val="en-US"/>
          <w:rPrChange w:id="195" w:author="Julian Christensen" w:date="2024-08-23T08:43:00Z">
            <w:rPr>
              <w:rFonts w:cs="Times New Roman"/>
              <w:noProof/>
              <w:szCs w:val="24"/>
            </w:rPr>
          </w:rPrChange>
        </w:rPr>
        <w:t xml:space="preserve">*Dalgaard, N. T., Bondebjerg, A., Viinholt, B. C. A., &amp; Filges, T. (2022). The effects of inclusion on academic achievement, socioemotional development and wellbeing of children with special educational needs. </w:t>
      </w:r>
      <w:r w:rsidRPr="00632E5D">
        <w:rPr>
          <w:rFonts w:cs="Times New Roman"/>
          <w:i/>
          <w:iCs/>
          <w:noProof/>
          <w:szCs w:val="24"/>
          <w:lang w:val="en-US"/>
          <w:rPrChange w:id="196" w:author="Julian Christensen" w:date="2024-08-23T08:43:00Z">
            <w:rPr>
              <w:rFonts w:cs="Times New Roman"/>
              <w:i/>
              <w:iCs/>
              <w:noProof/>
              <w:szCs w:val="24"/>
            </w:rPr>
          </w:rPrChange>
        </w:rPr>
        <w:t>Campbell Systematic Reviews</w:t>
      </w:r>
      <w:r w:rsidRPr="00632E5D">
        <w:rPr>
          <w:rFonts w:cs="Times New Roman"/>
          <w:noProof/>
          <w:szCs w:val="24"/>
          <w:lang w:val="en-US"/>
          <w:rPrChange w:id="197" w:author="Julian Christensen" w:date="2024-08-23T08:43:00Z">
            <w:rPr>
              <w:rFonts w:cs="Times New Roman"/>
              <w:noProof/>
              <w:szCs w:val="24"/>
            </w:rPr>
          </w:rPrChange>
        </w:rPr>
        <w:t xml:space="preserve">, </w:t>
      </w:r>
      <w:r w:rsidRPr="00632E5D">
        <w:rPr>
          <w:rFonts w:cs="Times New Roman"/>
          <w:i/>
          <w:iCs/>
          <w:noProof/>
          <w:szCs w:val="24"/>
          <w:lang w:val="en-US"/>
          <w:rPrChange w:id="198" w:author="Julian Christensen" w:date="2024-08-23T08:43:00Z">
            <w:rPr>
              <w:rFonts w:cs="Times New Roman"/>
              <w:i/>
              <w:iCs/>
              <w:noProof/>
              <w:szCs w:val="24"/>
            </w:rPr>
          </w:rPrChange>
        </w:rPr>
        <w:t>18</w:t>
      </w:r>
      <w:r w:rsidRPr="00632E5D">
        <w:rPr>
          <w:rFonts w:cs="Times New Roman"/>
          <w:noProof/>
          <w:szCs w:val="24"/>
          <w:lang w:val="en-US"/>
          <w:rPrChange w:id="199" w:author="Julian Christensen" w:date="2024-08-23T08:43:00Z">
            <w:rPr>
              <w:rFonts w:cs="Times New Roman"/>
              <w:noProof/>
              <w:szCs w:val="24"/>
            </w:rPr>
          </w:rPrChange>
        </w:rPr>
        <w:t>(4), e1291. https://doi.org/10.1002/cl2.1291</w:t>
      </w:r>
    </w:p>
    <w:p w14:paraId="1AD2262F" w14:textId="3B131374"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00" w:author="Julian Christensen" w:date="2024-08-23T08:43:00Z">
            <w:rPr>
              <w:rFonts w:cs="Times New Roman"/>
              <w:noProof/>
              <w:szCs w:val="24"/>
            </w:rPr>
          </w:rPrChange>
        </w:rPr>
      </w:pPr>
      <w:r w:rsidRPr="00632E5D">
        <w:rPr>
          <w:rFonts w:cs="Times New Roman"/>
          <w:noProof/>
          <w:szCs w:val="24"/>
          <w:lang w:val="en-US"/>
          <w:rPrChange w:id="201" w:author="Julian Christensen" w:date="2024-08-23T08:43:00Z">
            <w:rPr>
              <w:rFonts w:cs="Times New Roman"/>
              <w:noProof/>
              <w:szCs w:val="24"/>
            </w:rPr>
          </w:rPrChange>
        </w:rPr>
        <w:t xml:space="preserve">*Dalgaard, N. T., Filges, T., Viinholt, B. C. A., &amp; Pontoppidan, M. (2022). Parenting interventions to support parent/child attachment and psychosocial adjustment in foster and adoptive parents and children: A systematic review. </w:t>
      </w:r>
      <w:r w:rsidRPr="00632E5D">
        <w:rPr>
          <w:rFonts w:cs="Times New Roman"/>
          <w:i/>
          <w:iCs/>
          <w:noProof/>
          <w:szCs w:val="24"/>
          <w:lang w:val="en-US"/>
          <w:rPrChange w:id="202" w:author="Julian Christensen" w:date="2024-08-23T08:43:00Z">
            <w:rPr>
              <w:rFonts w:cs="Times New Roman"/>
              <w:i/>
              <w:iCs/>
              <w:noProof/>
              <w:szCs w:val="24"/>
            </w:rPr>
          </w:rPrChange>
        </w:rPr>
        <w:t>Campbell Systematic Reviews</w:t>
      </w:r>
      <w:r w:rsidRPr="00632E5D">
        <w:rPr>
          <w:rFonts w:cs="Times New Roman"/>
          <w:noProof/>
          <w:szCs w:val="24"/>
          <w:lang w:val="en-US"/>
          <w:rPrChange w:id="203" w:author="Julian Christensen" w:date="2024-08-23T08:43:00Z">
            <w:rPr>
              <w:rFonts w:cs="Times New Roman"/>
              <w:noProof/>
              <w:szCs w:val="24"/>
            </w:rPr>
          </w:rPrChange>
        </w:rPr>
        <w:t xml:space="preserve">, </w:t>
      </w:r>
      <w:r w:rsidRPr="00632E5D">
        <w:rPr>
          <w:rFonts w:cs="Times New Roman"/>
          <w:i/>
          <w:iCs/>
          <w:noProof/>
          <w:szCs w:val="24"/>
          <w:lang w:val="en-US"/>
          <w:rPrChange w:id="204" w:author="Julian Christensen" w:date="2024-08-23T08:43:00Z">
            <w:rPr>
              <w:rFonts w:cs="Times New Roman"/>
              <w:i/>
              <w:iCs/>
              <w:noProof/>
              <w:szCs w:val="24"/>
            </w:rPr>
          </w:rPrChange>
        </w:rPr>
        <w:t>18</w:t>
      </w:r>
      <w:r w:rsidRPr="00632E5D">
        <w:rPr>
          <w:rFonts w:cs="Times New Roman"/>
          <w:noProof/>
          <w:szCs w:val="24"/>
          <w:lang w:val="en-US"/>
          <w:rPrChange w:id="205" w:author="Julian Christensen" w:date="2024-08-23T08:43:00Z">
            <w:rPr>
              <w:rFonts w:cs="Times New Roman"/>
              <w:noProof/>
              <w:szCs w:val="24"/>
            </w:rPr>
          </w:rPrChange>
        </w:rPr>
        <w:t>(1), e1209. https://doi.org/10.1002/cl2.1209</w:t>
      </w:r>
    </w:p>
    <w:p w14:paraId="0B0FA20F" w14:textId="65DE20BB"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sidRPr="00632E5D">
        <w:rPr>
          <w:rFonts w:cs="Times New Roman"/>
          <w:noProof/>
          <w:szCs w:val="24"/>
          <w:lang w:val="en-US"/>
          <w:rPrChange w:id="206" w:author="Julian Christensen" w:date="2024-08-23T08:43:00Z">
            <w:rPr>
              <w:rFonts w:cs="Times New Roman"/>
              <w:noProof/>
              <w:szCs w:val="24"/>
            </w:rPr>
          </w:rPrChange>
        </w:rPr>
        <w:t xml:space="preserve">*Dalgaard, N. T., Flensborg Jensen, M. C., Bengtsen, E., Krassel, K. F., &amp; Vembye, M. H. (2022). PROTOCOL: Group‐based community interventions to support the social reintegration of marginalised adults with mental illness. </w:t>
      </w:r>
      <w:r w:rsidRPr="002C6EAF">
        <w:rPr>
          <w:rFonts w:cs="Times New Roman"/>
          <w:i/>
          <w:iCs/>
          <w:noProof/>
          <w:szCs w:val="24"/>
        </w:rPr>
        <w:t>Campbell Systematic Reviews</w:t>
      </w:r>
      <w:r w:rsidRPr="002C6EAF">
        <w:rPr>
          <w:rFonts w:cs="Times New Roman"/>
          <w:noProof/>
          <w:szCs w:val="24"/>
        </w:rPr>
        <w:t xml:space="preserve">, </w:t>
      </w:r>
      <w:r w:rsidRPr="002C6EAF">
        <w:rPr>
          <w:rFonts w:cs="Times New Roman"/>
          <w:i/>
          <w:iCs/>
          <w:noProof/>
          <w:szCs w:val="24"/>
        </w:rPr>
        <w:t>18</w:t>
      </w:r>
      <w:r w:rsidRPr="002C6EAF">
        <w:rPr>
          <w:rFonts w:cs="Times New Roman"/>
          <w:noProof/>
          <w:szCs w:val="24"/>
        </w:rPr>
        <w:t>(3), e1254. https://doi.org/10.1002/cl2.1254</w:t>
      </w:r>
    </w:p>
    <w:p w14:paraId="71C8C9C6" w14:textId="159A8CBD"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07" w:author="Julian Christensen" w:date="2024-08-23T08:43:00Z">
            <w:rPr>
              <w:rFonts w:cs="Times New Roman"/>
              <w:noProof/>
              <w:szCs w:val="24"/>
            </w:rPr>
          </w:rPrChange>
        </w:rPr>
      </w:pPr>
      <w:r>
        <w:rPr>
          <w:rFonts w:cs="Times New Roman"/>
          <w:noProof/>
          <w:szCs w:val="24"/>
        </w:rPr>
        <w:t>*</w:t>
      </w:r>
      <w:r w:rsidRPr="002C6EAF">
        <w:rPr>
          <w:rFonts w:cs="Times New Roman"/>
          <w:noProof/>
          <w:szCs w:val="24"/>
        </w:rPr>
        <w:t xml:space="preserve">Dietrichson, J., Filges, T., Klokker, R. H., Viinholt, B. C. A., Bøg, M., &amp; Jensen, U. H. (2020). </w:t>
      </w:r>
      <w:r w:rsidRPr="00632E5D">
        <w:rPr>
          <w:rFonts w:cs="Times New Roman"/>
          <w:noProof/>
          <w:szCs w:val="24"/>
          <w:lang w:val="en-US"/>
          <w:rPrChange w:id="208" w:author="Julian Christensen" w:date="2024-08-23T08:43:00Z">
            <w:rPr>
              <w:rFonts w:cs="Times New Roman"/>
              <w:noProof/>
              <w:szCs w:val="24"/>
            </w:rPr>
          </w:rPrChange>
        </w:rPr>
        <w:t xml:space="preserve">Targeted school-based interventions for improving reading and mathematics for students with, or at risk of, academic difficulties in Grades 7–12: A systematic review. </w:t>
      </w:r>
      <w:r w:rsidRPr="00632E5D">
        <w:rPr>
          <w:rFonts w:cs="Times New Roman"/>
          <w:i/>
          <w:iCs/>
          <w:noProof/>
          <w:szCs w:val="24"/>
          <w:lang w:val="en-US"/>
          <w:rPrChange w:id="209" w:author="Julian Christensen" w:date="2024-08-23T08:43:00Z">
            <w:rPr>
              <w:rFonts w:cs="Times New Roman"/>
              <w:i/>
              <w:iCs/>
              <w:noProof/>
              <w:szCs w:val="24"/>
            </w:rPr>
          </w:rPrChange>
        </w:rPr>
        <w:t>Campbell Systematic Reviews</w:t>
      </w:r>
      <w:r w:rsidRPr="00632E5D">
        <w:rPr>
          <w:rFonts w:cs="Times New Roman"/>
          <w:noProof/>
          <w:szCs w:val="24"/>
          <w:lang w:val="en-US"/>
          <w:rPrChange w:id="210" w:author="Julian Christensen" w:date="2024-08-23T08:43:00Z">
            <w:rPr>
              <w:rFonts w:cs="Times New Roman"/>
              <w:noProof/>
              <w:szCs w:val="24"/>
            </w:rPr>
          </w:rPrChange>
        </w:rPr>
        <w:t xml:space="preserve">, </w:t>
      </w:r>
      <w:r w:rsidRPr="00632E5D">
        <w:rPr>
          <w:rFonts w:cs="Times New Roman"/>
          <w:i/>
          <w:iCs/>
          <w:noProof/>
          <w:szCs w:val="24"/>
          <w:lang w:val="en-US"/>
          <w:rPrChange w:id="211" w:author="Julian Christensen" w:date="2024-08-23T08:43:00Z">
            <w:rPr>
              <w:rFonts w:cs="Times New Roman"/>
              <w:i/>
              <w:iCs/>
              <w:noProof/>
              <w:szCs w:val="24"/>
            </w:rPr>
          </w:rPrChange>
        </w:rPr>
        <w:t>16</w:t>
      </w:r>
      <w:r w:rsidRPr="00632E5D">
        <w:rPr>
          <w:rFonts w:cs="Times New Roman"/>
          <w:noProof/>
          <w:szCs w:val="24"/>
          <w:lang w:val="en-US"/>
          <w:rPrChange w:id="212" w:author="Julian Christensen" w:date="2024-08-23T08:43:00Z">
            <w:rPr>
              <w:rFonts w:cs="Times New Roman"/>
              <w:noProof/>
              <w:szCs w:val="24"/>
            </w:rPr>
          </w:rPrChange>
        </w:rPr>
        <w:t>(2), e1081. https://doi.org/10.1002/cl2.1081</w:t>
      </w:r>
    </w:p>
    <w:p w14:paraId="3EF1B734" w14:textId="6515EA3A"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13" w:author="Julian Christensen" w:date="2024-08-23T08:43:00Z">
            <w:rPr>
              <w:rFonts w:cs="Times New Roman"/>
              <w:noProof/>
              <w:szCs w:val="24"/>
            </w:rPr>
          </w:rPrChange>
        </w:rPr>
      </w:pPr>
      <w:r w:rsidRPr="00632E5D">
        <w:rPr>
          <w:rFonts w:cs="Times New Roman"/>
          <w:noProof/>
          <w:szCs w:val="24"/>
          <w:lang w:val="en-US"/>
          <w:rPrChange w:id="214" w:author="Julian Christensen" w:date="2024-08-23T08:43:00Z">
            <w:rPr>
              <w:rFonts w:cs="Times New Roman"/>
              <w:noProof/>
              <w:szCs w:val="24"/>
            </w:rPr>
          </w:rPrChange>
        </w:rPr>
        <w:t xml:space="preserve">*Dietrichson, J., Filges, T., Seerup, J. K., Klokker, R. H., Viinholt, B. C. A., Bøg, M., &amp; Eiberg, M. </w:t>
      </w:r>
      <w:r w:rsidRPr="00632E5D">
        <w:rPr>
          <w:rFonts w:cs="Times New Roman"/>
          <w:noProof/>
          <w:szCs w:val="24"/>
          <w:lang w:val="en-US"/>
          <w:rPrChange w:id="215" w:author="Julian Christensen" w:date="2024-08-23T08:43:00Z">
            <w:rPr>
              <w:rFonts w:cs="Times New Roman"/>
              <w:noProof/>
              <w:szCs w:val="24"/>
            </w:rPr>
          </w:rPrChange>
        </w:rPr>
        <w:lastRenderedPageBreak/>
        <w:t xml:space="preserve">(2021). Targeted school-based interventions for improving reading and mathematics for students with or at risk of academic difficulties in Grades K-6: A systematic review. </w:t>
      </w:r>
      <w:r w:rsidRPr="00632E5D">
        <w:rPr>
          <w:rFonts w:cs="Times New Roman"/>
          <w:i/>
          <w:iCs/>
          <w:noProof/>
          <w:szCs w:val="24"/>
          <w:lang w:val="en-US"/>
          <w:rPrChange w:id="216" w:author="Julian Christensen" w:date="2024-08-23T08:43:00Z">
            <w:rPr>
              <w:rFonts w:cs="Times New Roman"/>
              <w:i/>
              <w:iCs/>
              <w:noProof/>
              <w:szCs w:val="24"/>
            </w:rPr>
          </w:rPrChange>
        </w:rPr>
        <w:t>Campbell Systematic Reviews</w:t>
      </w:r>
      <w:r w:rsidRPr="00632E5D">
        <w:rPr>
          <w:rFonts w:cs="Times New Roman"/>
          <w:noProof/>
          <w:szCs w:val="24"/>
          <w:lang w:val="en-US"/>
          <w:rPrChange w:id="217" w:author="Julian Christensen" w:date="2024-08-23T08:43:00Z">
            <w:rPr>
              <w:rFonts w:cs="Times New Roman"/>
              <w:noProof/>
              <w:szCs w:val="24"/>
            </w:rPr>
          </w:rPrChange>
        </w:rPr>
        <w:t xml:space="preserve">, </w:t>
      </w:r>
      <w:r w:rsidRPr="00632E5D">
        <w:rPr>
          <w:rFonts w:cs="Times New Roman"/>
          <w:i/>
          <w:iCs/>
          <w:noProof/>
          <w:szCs w:val="24"/>
          <w:lang w:val="en-US"/>
          <w:rPrChange w:id="218" w:author="Julian Christensen" w:date="2024-08-23T08:43:00Z">
            <w:rPr>
              <w:rFonts w:cs="Times New Roman"/>
              <w:i/>
              <w:iCs/>
              <w:noProof/>
              <w:szCs w:val="24"/>
            </w:rPr>
          </w:rPrChange>
        </w:rPr>
        <w:t>17</w:t>
      </w:r>
      <w:r w:rsidRPr="00632E5D">
        <w:rPr>
          <w:rFonts w:cs="Times New Roman"/>
          <w:noProof/>
          <w:szCs w:val="24"/>
          <w:lang w:val="en-US"/>
          <w:rPrChange w:id="219" w:author="Julian Christensen" w:date="2024-08-23T08:43:00Z">
            <w:rPr>
              <w:rFonts w:cs="Times New Roman"/>
              <w:noProof/>
              <w:szCs w:val="24"/>
            </w:rPr>
          </w:rPrChange>
        </w:rPr>
        <w:t>(2), e1152. https://doi.org/10.1002/cl2.1152</w:t>
      </w:r>
    </w:p>
    <w:p w14:paraId="5A0E0C8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20" w:author="Julian Christensen" w:date="2024-08-23T08:43:00Z">
            <w:rPr>
              <w:rFonts w:cs="Times New Roman"/>
              <w:noProof/>
              <w:szCs w:val="24"/>
            </w:rPr>
          </w:rPrChange>
        </w:rPr>
      </w:pPr>
      <w:r w:rsidRPr="00632E5D">
        <w:rPr>
          <w:rFonts w:cs="Times New Roman"/>
          <w:noProof/>
          <w:szCs w:val="24"/>
          <w:lang w:val="en-US"/>
          <w:rPrChange w:id="221" w:author="Julian Christensen" w:date="2024-08-23T08:43:00Z">
            <w:rPr>
              <w:rFonts w:cs="Times New Roman"/>
              <w:noProof/>
              <w:szCs w:val="24"/>
            </w:rPr>
          </w:rPrChange>
        </w:rPr>
        <w:t xml:space="preserve">Doi, S. A., &amp; Xu, C. (2021). The Freeman–Tukey double arcsine transformation for the meta-analysis of proportions: Recent criticisms were seriously misleading. </w:t>
      </w:r>
      <w:r w:rsidRPr="00632E5D">
        <w:rPr>
          <w:rFonts w:cs="Times New Roman"/>
          <w:i/>
          <w:iCs/>
          <w:noProof/>
          <w:szCs w:val="24"/>
          <w:lang w:val="en-US"/>
          <w:rPrChange w:id="222" w:author="Julian Christensen" w:date="2024-08-23T08:43:00Z">
            <w:rPr>
              <w:rFonts w:cs="Times New Roman"/>
              <w:i/>
              <w:iCs/>
              <w:noProof/>
              <w:szCs w:val="24"/>
            </w:rPr>
          </w:rPrChange>
        </w:rPr>
        <w:t>Journal of Evidence-Based Medicine</w:t>
      </w:r>
      <w:r w:rsidRPr="00632E5D">
        <w:rPr>
          <w:rFonts w:cs="Times New Roman"/>
          <w:noProof/>
          <w:szCs w:val="24"/>
          <w:lang w:val="en-US"/>
          <w:rPrChange w:id="223" w:author="Julian Christensen" w:date="2024-08-23T08:43:00Z">
            <w:rPr>
              <w:rFonts w:cs="Times New Roman"/>
              <w:noProof/>
              <w:szCs w:val="24"/>
            </w:rPr>
          </w:rPrChange>
        </w:rPr>
        <w:t xml:space="preserve">, </w:t>
      </w:r>
      <w:r w:rsidRPr="00632E5D">
        <w:rPr>
          <w:rFonts w:cs="Times New Roman"/>
          <w:i/>
          <w:iCs/>
          <w:noProof/>
          <w:szCs w:val="24"/>
          <w:lang w:val="en-US"/>
          <w:rPrChange w:id="224" w:author="Julian Christensen" w:date="2024-08-23T08:43:00Z">
            <w:rPr>
              <w:rFonts w:cs="Times New Roman"/>
              <w:i/>
              <w:iCs/>
              <w:noProof/>
              <w:szCs w:val="24"/>
            </w:rPr>
          </w:rPrChange>
        </w:rPr>
        <w:t>14</w:t>
      </w:r>
      <w:r w:rsidRPr="00632E5D">
        <w:rPr>
          <w:rFonts w:cs="Times New Roman"/>
          <w:noProof/>
          <w:szCs w:val="24"/>
          <w:lang w:val="en-US"/>
          <w:rPrChange w:id="225" w:author="Julian Christensen" w:date="2024-08-23T08:43:00Z">
            <w:rPr>
              <w:rFonts w:cs="Times New Roman"/>
              <w:noProof/>
              <w:szCs w:val="24"/>
            </w:rPr>
          </w:rPrChange>
        </w:rPr>
        <w:t>(4), 259–261. https://doi.org/10.1111/jebm.12445</w:t>
      </w:r>
    </w:p>
    <w:p w14:paraId="68043BB6"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26" w:author="Julian Christensen" w:date="2024-08-23T08:43:00Z">
            <w:rPr>
              <w:rFonts w:cs="Times New Roman"/>
              <w:noProof/>
              <w:szCs w:val="24"/>
            </w:rPr>
          </w:rPrChange>
        </w:rPr>
      </w:pPr>
      <w:r w:rsidRPr="00632E5D">
        <w:rPr>
          <w:rFonts w:cs="Times New Roman"/>
          <w:noProof/>
          <w:szCs w:val="24"/>
          <w:lang w:val="en-US"/>
          <w:rPrChange w:id="227" w:author="Julian Christensen" w:date="2024-08-23T08:43:00Z">
            <w:rPr>
              <w:rFonts w:cs="Times New Roman"/>
              <w:noProof/>
              <w:szCs w:val="24"/>
            </w:rPr>
          </w:rPrChange>
        </w:rPr>
        <w:t xml:space="preserve">EPPI-Centre. (2024). </w:t>
      </w:r>
      <w:r w:rsidRPr="00632E5D">
        <w:rPr>
          <w:rFonts w:cs="Times New Roman"/>
          <w:i/>
          <w:iCs/>
          <w:noProof/>
          <w:szCs w:val="24"/>
          <w:lang w:val="en-US"/>
          <w:rPrChange w:id="228" w:author="Julian Christensen" w:date="2024-08-23T08:43:00Z">
            <w:rPr>
              <w:rFonts w:cs="Times New Roman"/>
              <w:i/>
              <w:iCs/>
              <w:noProof/>
              <w:szCs w:val="24"/>
            </w:rPr>
          </w:rPrChange>
        </w:rPr>
        <w:t>Automated data extraction using GPT-4</w:t>
      </w:r>
      <w:r w:rsidRPr="00632E5D">
        <w:rPr>
          <w:rFonts w:cs="Times New Roman"/>
          <w:noProof/>
          <w:szCs w:val="24"/>
          <w:lang w:val="en-US"/>
          <w:rPrChange w:id="229" w:author="Julian Christensen" w:date="2024-08-23T08:43:00Z">
            <w:rPr>
              <w:rFonts w:cs="Times New Roman"/>
              <w:noProof/>
              <w:szCs w:val="24"/>
            </w:rPr>
          </w:rPrChange>
        </w:rPr>
        <w:t>. https://eppi.ioe.ac.uk/cms/Default.aspx?tabid=3921</w:t>
      </w:r>
    </w:p>
    <w:p w14:paraId="0573A1B1" w14:textId="14C79C6C"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30" w:author="Julian Christensen" w:date="2024-08-23T08:43:00Z">
            <w:rPr>
              <w:rFonts w:cs="Times New Roman"/>
              <w:noProof/>
              <w:szCs w:val="24"/>
            </w:rPr>
          </w:rPrChange>
        </w:rPr>
      </w:pPr>
      <w:r w:rsidRPr="00632E5D">
        <w:rPr>
          <w:rFonts w:cs="Times New Roman"/>
          <w:noProof/>
          <w:szCs w:val="24"/>
          <w:lang w:val="en-US"/>
          <w:rPrChange w:id="231" w:author="Julian Christensen" w:date="2024-08-23T08:43:00Z">
            <w:rPr>
              <w:rFonts w:cs="Times New Roman"/>
              <w:noProof/>
              <w:szCs w:val="24"/>
            </w:rPr>
          </w:rPrChange>
        </w:rPr>
        <w:t xml:space="preserve">*Evensen, L. H., Kleven, L., Dahm, K. T., Hafstad, E. V., Holte, H. H., Robberstad, B., &amp; Risstad, H. (2023). </w:t>
      </w:r>
      <w:r w:rsidRPr="00632E5D">
        <w:rPr>
          <w:rFonts w:cs="Times New Roman"/>
          <w:i/>
          <w:iCs/>
          <w:noProof/>
          <w:szCs w:val="24"/>
          <w:lang w:val="en-US"/>
          <w:rPrChange w:id="232" w:author="Julian Christensen" w:date="2024-08-23T08:43:00Z">
            <w:rPr>
              <w:rFonts w:cs="Times New Roman"/>
              <w:i/>
              <w:iCs/>
              <w:noProof/>
              <w:szCs w:val="24"/>
            </w:rPr>
          </w:rPrChange>
        </w:rPr>
        <w:t>Sutur av degenerative rotatorcuff-rupturer: en fullstendig metodevurdering [Rotator cuff repair for degenerative rotator cuff tears: a health technology assessment].</w:t>
      </w:r>
      <w:r w:rsidRPr="00632E5D">
        <w:rPr>
          <w:rFonts w:cs="Times New Roman"/>
          <w:noProof/>
          <w:szCs w:val="24"/>
          <w:lang w:val="en-US"/>
          <w:rPrChange w:id="233" w:author="Julian Christensen" w:date="2024-08-23T08:43:00Z">
            <w:rPr>
              <w:rFonts w:cs="Times New Roman"/>
              <w:noProof/>
              <w:szCs w:val="24"/>
            </w:rPr>
          </w:rPrChange>
        </w:rPr>
        <w:t xml:space="preserve"> https://www.fhi.no/publ/2023/sutur-av-degenerative-rotatorcuff-rupturer/</w:t>
      </w:r>
    </w:p>
    <w:p w14:paraId="400EBE58" w14:textId="48C89D8C"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34" w:author="Julian Christensen" w:date="2024-08-23T08:43:00Z">
            <w:rPr>
              <w:rFonts w:cs="Times New Roman"/>
              <w:noProof/>
              <w:szCs w:val="24"/>
            </w:rPr>
          </w:rPrChange>
        </w:rPr>
      </w:pPr>
      <w:r w:rsidRPr="00632E5D">
        <w:rPr>
          <w:rFonts w:cs="Times New Roman"/>
          <w:noProof/>
          <w:szCs w:val="24"/>
          <w:lang w:val="en-US"/>
          <w:rPrChange w:id="235" w:author="Julian Christensen" w:date="2024-08-23T08:43:00Z">
            <w:rPr>
              <w:rFonts w:cs="Times New Roman"/>
              <w:noProof/>
              <w:szCs w:val="24"/>
            </w:rPr>
          </w:rPrChange>
        </w:rPr>
        <w:t xml:space="preserve">*Filges, T., Andersen, D., &amp; Jørgensen, A.-M. K. (2015). Functional Family Therapy (FFT) for young people in treatment for non-opioid drug use: A systematic review. </w:t>
      </w:r>
      <w:r w:rsidRPr="00632E5D">
        <w:rPr>
          <w:rFonts w:cs="Times New Roman"/>
          <w:i/>
          <w:iCs/>
          <w:noProof/>
          <w:szCs w:val="24"/>
          <w:lang w:val="en-US"/>
          <w:rPrChange w:id="236" w:author="Julian Christensen" w:date="2024-08-23T08:43:00Z">
            <w:rPr>
              <w:rFonts w:cs="Times New Roman"/>
              <w:i/>
              <w:iCs/>
              <w:noProof/>
              <w:szCs w:val="24"/>
            </w:rPr>
          </w:rPrChange>
        </w:rPr>
        <w:t>Campbell Systematic Reviews</w:t>
      </w:r>
      <w:r w:rsidRPr="00632E5D">
        <w:rPr>
          <w:rFonts w:cs="Times New Roman"/>
          <w:noProof/>
          <w:szCs w:val="24"/>
          <w:lang w:val="en-US"/>
          <w:rPrChange w:id="237" w:author="Julian Christensen" w:date="2024-08-23T08:43:00Z">
            <w:rPr>
              <w:rFonts w:cs="Times New Roman"/>
              <w:noProof/>
              <w:szCs w:val="24"/>
            </w:rPr>
          </w:rPrChange>
        </w:rPr>
        <w:t xml:space="preserve">, </w:t>
      </w:r>
      <w:r w:rsidRPr="00632E5D">
        <w:rPr>
          <w:rFonts w:cs="Times New Roman"/>
          <w:i/>
          <w:iCs/>
          <w:noProof/>
          <w:szCs w:val="24"/>
          <w:lang w:val="en-US"/>
          <w:rPrChange w:id="238" w:author="Julian Christensen" w:date="2024-08-23T08:43:00Z">
            <w:rPr>
              <w:rFonts w:cs="Times New Roman"/>
              <w:i/>
              <w:iCs/>
              <w:noProof/>
              <w:szCs w:val="24"/>
            </w:rPr>
          </w:rPrChange>
        </w:rPr>
        <w:t>11</w:t>
      </w:r>
      <w:r w:rsidRPr="00632E5D">
        <w:rPr>
          <w:rFonts w:cs="Times New Roman"/>
          <w:noProof/>
          <w:szCs w:val="24"/>
          <w:lang w:val="en-US"/>
          <w:rPrChange w:id="239" w:author="Julian Christensen" w:date="2024-08-23T08:43:00Z">
            <w:rPr>
              <w:rFonts w:cs="Times New Roman"/>
              <w:noProof/>
              <w:szCs w:val="24"/>
            </w:rPr>
          </w:rPrChange>
        </w:rPr>
        <w:t>(1), 1–77. https://doi.org/10.4073/csr.2015.14</w:t>
      </w:r>
    </w:p>
    <w:p w14:paraId="10A914E8" w14:textId="5350D42F"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40" w:author="Julian Christensen" w:date="2024-08-23T08:43:00Z">
            <w:rPr>
              <w:rFonts w:cs="Times New Roman"/>
              <w:noProof/>
              <w:szCs w:val="24"/>
            </w:rPr>
          </w:rPrChange>
        </w:rPr>
      </w:pPr>
      <w:r w:rsidRPr="00632E5D">
        <w:rPr>
          <w:rFonts w:cs="Times New Roman"/>
          <w:noProof/>
          <w:szCs w:val="24"/>
          <w:lang w:val="en-US"/>
          <w:rPrChange w:id="241" w:author="Julian Christensen" w:date="2024-08-23T08:43:00Z">
            <w:rPr>
              <w:rFonts w:cs="Times New Roman"/>
              <w:noProof/>
              <w:szCs w:val="24"/>
            </w:rPr>
          </w:rPrChange>
        </w:rPr>
        <w:t xml:space="preserve">*Filges, T., Dalgaard, N. T., &amp; Viinholt, B. C. A. (2022). Outreach programs to improve life circumstances and prevent further adverse developmental trajectories of at-risk youth in OECD countries: A systematic review. </w:t>
      </w:r>
      <w:r w:rsidRPr="00632E5D">
        <w:rPr>
          <w:rFonts w:cs="Times New Roman"/>
          <w:i/>
          <w:iCs/>
          <w:noProof/>
          <w:szCs w:val="24"/>
          <w:lang w:val="en-US"/>
          <w:rPrChange w:id="242" w:author="Julian Christensen" w:date="2024-08-23T08:43:00Z">
            <w:rPr>
              <w:rFonts w:cs="Times New Roman"/>
              <w:i/>
              <w:iCs/>
              <w:noProof/>
              <w:szCs w:val="24"/>
            </w:rPr>
          </w:rPrChange>
        </w:rPr>
        <w:t>Campbell Systematic Reviews</w:t>
      </w:r>
      <w:r w:rsidRPr="00632E5D">
        <w:rPr>
          <w:rFonts w:cs="Times New Roman"/>
          <w:noProof/>
          <w:szCs w:val="24"/>
          <w:lang w:val="en-US"/>
          <w:rPrChange w:id="243" w:author="Julian Christensen" w:date="2024-08-23T08:43:00Z">
            <w:rPr>
              <w:rFonts w:cs="Times New Roman"/>
              <w:noProof/>
              <w:szCs w:val="24"/>
            </w:rPr>
          </w:rPrChange>
        </w:rPr>
        <w:t xml:space="preserve">, </w:t>
      </w:r>
      <w:r w:rsidRPr="00632E5D">
        <w:rPr>
          <w:rFonts w:cs="Times New Roman"/>
          <w:i/>
          <w:iCs/>
          <w:noProof/>
          <w:szCs w:val="24"/>
          <w:lang w:val="en-US"/>
          <w:rPrChange w:id="244" w:author="Julian Christensen" w:date="2024-08-23T08:43:00Z">
            <w:rPr>
              <w:rFonts w:cs="Times New Roman"/>
              <w:i/>
              <w:iCs/>
              <w:noProof/>
              <w:szCs w:val="24"/>
            </w:rPr>
          </w:rPrChange>
        </w:rPr>
        <w:t>18</w:t>
      </w:r>
      <w:r w:rsidRPr="00632E5D">
        <w:rPr>
          <w:rFonts w:cs="Times New Roman"/>
          <w:noProof/>
          <w:szCs w:val="24"/>
          <w:lang w:val="en-US"/>
          <w:rPrChange w:id="245" w:author="Julian Christensen" w:date="2024-08-23T08:43:00Z">
            <w:rPr>
              <w:rFonts w:cs="Times New Roman"/>
              <w:noProof/>
              <w:szCs w:val="24"/>
            </w:rPr>
          </w:rPrChange>
        </w:rPr>
        <w:t>(4), e1282. https://doi.org/10.1002/cl2.1282</w:t>
      </w:r>
    </w:p>
    <w:p w14:paraId="4193C114" w14:textId="5EE8DE1F"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46" w:author="Julian Christensen" w:date="2024-08-23T08:43:00Z">
            <w:rPr>
              <w:rFonts w:cs="Times New Roman"/>
              <w:noProof/>
              <w:szCs w:val="24"/>
            </w:rPr>
          </w:rPrChange>
        </w:rPr>
      </w:pPr>
      <w:r w:rsidRPr="00632E5D">
        <w:rPr>
          <w:rFonts w:cs="Times New Roman"/>
          <w:noProof/>
          <w:szCs w:val="24"/>
          <w:lang w:val="en-US"/>
          <w:rPrChange w:id="247" w:author="Julian Christensen" w:date="2024-08-23T08:43:00Z">
            <w:rPr>
              <w:rFonts w:cs="Times New Roman"/>
              <w:noProof/>
              <w:szCs w:val="24"/>
            </w:rPr>
          </w:rPrChange>
        </w:rPr>
        <w:t xml:space="preserve">*Filges, T., Dietrichson, J., Viinholt, B. C. A., &amp; Dalgaard, N. T. (2022). Service learning for improving academic success in students in grade K to 12: A systematic review. </w:t>
      </w:r>
      <w:r w:rsidRPr="00632E5D">
        <w:rPr>
          <w:rFonts w:cs="Times New Roman"/>
          <w:i/>
          <w:iCs/>
          <w:noProof/>
          <w:szCs w:val="24"/>
          <w:lang w:val="en-US"/>
          <w:rPrChange w:id="248" w:author="Julian Christensen" w:date="2024-08-23T08:43:00Z">
            <w:rPr>
              <w:rFonts w:cs="Times New Roman"/>
              <w:i/>
              <w:iCs/>
              <w:noProof/>
              <w:szCs w:val="24"/>
            </w:rPr>
          </w:rPrChange>
        </w:rPr>
        <w:t>Campbell Systematic Reviews</w:t>
      </w:r>
      <w:r w:rsidRPr="00632E5D">
        <w:rPr>
          <w:rFonts w:cs="Times New Roman"/>
          <w:noProof/>
          <w:szCs w:val="24"/>
          <w:lang w:val="en-US"/>
          <w:rPrChange w:id="249" w:author="Julian Christensen" w:date="2024-08-23T08:43:00Z">
            <w:rPr>
              <w:rFonts w:cs="Times New Roman"/>
              <w:noProof/>
              <w:szCs w:val="24"/>
            </w:rPr>
          </w:rPrChange>
        </w:rPr>
        <w:t xml:space="preserve">, </w:t>
      </w:r>
      <w:r w:rsidRPr="00632E5D">
        <w:rPr>
          <w:rFonts w:cs="Times New Roman"/>
          <w:i/>
          <w:iCs/>
          <w:noProof/>
          <w:szCs w:val="24"/>
          <w:lang w:val="en-US"/>
          <w:rPrChange w:id="250" w:author="Julian Christensen" w:date="2024-08-23T08:43:00Z">
            <w:rPr>
              <w:rFonts w:cs="Times New Roman"/>
              <w:i/>
              <w:iCs/>
              <w:noProof/>
              <w:szCs w:val="24"/>
            </w:rPr>
          </w:rPrChange>
        </w:rPr>
        <w:t>18</w:t>
      </w:r>
      <w:r w:rsidRPr="00632E5D">
        <w:rPr>
          <w:rFonts w:cs="Times New Roman"/>
          <w:noProof/>
          <w:szCs w:val="24"/>
          <w:lang w:val="en-US"/>
          <w:rPrChange w:id="251" w:author="Julian Christensen" w:date="2024-08-23T08:43:00Z">
            <w:rPr>
              <w:rFonts w:cs="Times New Roman"/>
              <w:noProof/>
              <w:szCs w:val="24"/>
            </w:rPr>
          </w:rPrChange>
        </w:rPr>
        <w:t>(1), e1210. https://doi.org/10.1002/cl2.1210</w:t>
      </w:r>
    </w:p>
    <w:p w14:paraId="5C62E9F7" w14:textId="269E3D4E"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52" w:author="Julian Christensen" w:date="2024-08-23T08:43:00Z">
            <w:rPr>
              <w:rFonts w:cs="Times New Roman"/>
              <w:noProof/>
              <w:szCs w:val="24"/>
            </w:rPr>
          </w:rPrChange>
        </w:rPr>
      </w:pPr>
      <w:r w:rsidRPr="00632E5D">
        <w:rPr>
          <w:rFonts w:cs="Times New Roman"/>
          <w:noProof/>
          <w:szCs w:val="24"/>
          <w:lang w:val="en-US"/>
          <w:rPrChange w:id="253" w:author="Julian Christensen" w:date="2024-08-23T08:43:00Z">
            <w:rPr>
              <w:rFonts w:cs="Times New Roman"/>
              <w:noProof/>
              <w:szCs w:val="24"/>
            </w:rPr>
          </w:rPrChange>
        </w:rPr>
        <w:t xml:space="preserve">*Filges, T., Montgomery, E., Kastrup, M., &amp; Jørgensen, A.-M. K. (2015). The impact of detention on the health of asylum seekers: A systematic review. </w:t>
      </w:r>
      <w:r w:rsidRPr="00632E5D">
        <w:rPr>
          <w:rFonts w:cs="Times New Roman"/>
          <w:i/>
          <w:iCs/>
          <w:noProof/>
          <w:szCs w:val="24"/>
          <w:lang w:val="en-US"/>
          <w:rPrChange w:id="254" w:author="Julian Christensen" w:date="2024-08-23T08:43:00Z">
            <w:rPr>
              <w:rFonts w:cs="Times New Roman"/>
              <w:i/>
              <w:iCs/>
              <w:noProof/>
              <w:szCs w:val="24"/>
            </w:rPr>
          </w:rPrChange>
        </w:rPr>
        <w:t>Campbell Systematic Reviews</w:t>
      </w:r>
      <w:r w:rsidRPr="00632E5D">
        <w:rPr>
          <w:rFonts w:cs="Times New Roman"/>
          <w:noProof/>
          <w:szCs w:val="24"/>
          <w:lang w:val="en-US"/>
          <w:rPrChange w:id="255" w:author="Julian Christensen" w:date="2024-08-23T08:43:00Z">
            <w:rPr>
              <w:rFonts w:cs="Times New Roman"/>
              <w:noProof/>
              <w:szCs w:val="24"/>
            </w:rPr>
          </w:rPrChange>
        </w:rPr>
        <w:t xml:space="preserve">, </w:t>
      </w:r>
      <w:r w:rsidRPr="00632E5D">
        <w:rPr>
          <w:rFonts w:cs="Times New Roman"/>
          <w:i/>
          <w:iCs/>
          <w:noProof/>
          <w:szCs w:val="24"/>
          <w:lang w:val="en-US"/>
          <w:rPrChange w:id="256" w:author="Julian Christensen" w:date="2024-08-23T08:43:00Z">
            <w:rPr>
              <w:rFonts w:cs="Times New Roman"/>
              <w:i/>
              <w:iCs/>
              <w:noProof/>
              <w:szCs w:val="24"/>
            </w:rPr>
          </w:rPrChange>
        </w:rPr>
        <w:t>11</w:t>
      </w:r>
      <w:r w:rsidRPr="00632E5D">
        <w:rPr>
          <w:rFonts w:cs="Times New Roman"/>
          <w:noProof/>
          <w:szCs w:val="24"/>
          <w:lang w:val="en-US"/>
          <w:rPrChange w:id="257" w:author="Julian Christensen" w:date="2024-08-23T08:43:00Z">
            <w:rPr>
              <w:rFonts w:cs="Times New Roman"/>
              <w:noProof/>
              <w:szCs w:val="24"/>
            </w:rPr>
          </w:rPrChange>
        </w:rPr>
        <w:t>(1), 1–104. https://doi.org/10.4073/csr.2015.13</w:t>
      </w:r>
    </w:p>
    <w:p w14:paraId="59B6906E" w14:textId="1FA29E59"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58" w:author="Julian Christensen" w:date="2024-08-23T08:43:00Z">
            <w:rPr>
              <w:rFonts w:cs="Times New Roman"/>
              <w:noProof/>
              <w:szCs w:val="24"/>
            </w:rPr>
          </w:rPrChange>
        </w:rPr>
      </w:pPr>
      <w:r w:rsidRPr="00632E5D">
        <w:rPr>
          <w:rFonts w:cs="Times New Roman"/>
          <w:noProof/>
          <w:szCs w:val="24"/>
          <w:lang w:val="en-US"/>
          <w:rPrChange w:id="259" w:author="Julian Christensen" w:date="2024-08-23T08:43:00Z">
            <w:rPr>
              <w:rFonts w:cs="Times New Roman"/>
              <w:noProof/>
              <w:szCs w:val="24"/>
            </w:rPr>
          </w:rPrChange>
        </w:rPr>
        <w:t xml:space="preserve">*Filges, T., Siren, A., Fridberg, T., &amp; Nielsen, B. C. V. (2020). Voluntary work for the physical and mental health of older volunteers: A systematic review. </w:t>
      </w:r>
      <w:r w:rsidRPr="00632E5D">
        <w:rPr>
          <w:rFonts w:cs="Times New Roman"/>
          <w:i/>
          <w:iCs/>
          <w:noProof/>
          <w:szCs w:val="24"/>
          <w:lang w:val="en-US"/>
          <w:rPrChange w:id="260" w:author="Julian Christensen" w:date="2024-08-23T08:43:00Z">
            <w:rPr>
              <w:rFonts w:cs="Times New Roman"/>
              <w:i/>
              <w:iCs/>
              <w:noProof/>
              <w:szCs w:val="24"/>
            </w:rPr>
          </w:rPrChange>
        </w:rPr>
        <w:t>Campbell Systematic Reviews</w:t>
      </w:r>
      <w:r w:rsidRPr="00632E5D">
        <w:rPr>
          <w:rFonts w:cs="Times New Roman"/>
          <w:noProof/>
          <w:szCs w:val="24"/>
          <w:lang w:val="en-US"/>
          <w:rPrChange w:id="261" w:author="Julian Christensen" w:date="2024-08-23T08:43:00Z">
            <w:rPr>
              <w:rFonts w:cs="Times New Roman"/>
              <w:noProof/>
              <w:szCs w:val="24"/>
            </w:rPr>
          </w:rPrChange>
        </w:rPr>
        <w:t xml:space="preserve">, </w:t>
      </w:r>
      <w:r w:rsidRPr="00632E5D">
        <w:rPr>
          <w:rFonts w:cs="Times New Roman"/>
          <w:i/>
          <w:iCs/>
          <w:noProof/>
          <w:szCs w:val="24"/>
          <w:lang w:val="en-US"/>
          <w:rPrChange w:id="262" w:author="Julian Christensen" w:date="2024-08-23T08:43:00Z">
            <w:rPr>
              <w:rFonts w:cs="Times New Roman"/>
              <w:i/>
              <w:iCs/>
              <w:noProof/>
              <w:szCs w:val="24"/>
            </w:rPr>
          </w:rPrChange>
        </w:rPr>
        <w:t>16</w:t>
      </w:r>
      <w:r w:rsidRPr="00632E5D">
        <w:rPr>
          <w:rFonts w:cs="Times New Roman"/>
          <w:noProof/>
          <w:szCs w:val="24"/>
          <w:lang w:val="en-US"/>
          <w:rPrChange w:id="263" w:author="Julian Christensen" w:date="2024-08-23T08:43:00Z">
            <w:rPr>
              <w:rFonts w:cs="Times New Roman"/>
              <w:noProof/>
              <w:szCs w:val="24"/>
            </w:rPr>
          </w:rPrChange>
        </w:rPr>
        <w:t>(4), e1124. https://doi.org/10.1002/cl2.1124</w:t>
      </w:r>
    </w:p>
    <w:p w14:paraId="4BCFB4C9" w14:textId="3CA17AF9"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de-DE"/>
          <w:rPrChange w:id="264" w:author="Julian Christensen" w:date="2024-08-23T08:43:00Z">
            <w:rPr>
              <w:rFonts w:cs="Times New Roman"/>
              <w:noProof/>
              <w:szCs w:val="24"/>
            </w:rPr>
          </w:rPrChange>
        </w:rPr>
      </w:pPr>
      <w:r w:rsidRPr="00632E5D">
        <w:rPr>
          <w:rFonts w:cs="Times New Roman"/>
          <w:noProof/>
          <w:szCs w:val="24"/>
          <w:lang w:val="en-US"/>
          <w:rPrChange w:id="265" w:author="Julian Christensen" w:date="2024-08-23T08:43:00Z">
            <w:rPr>
              <w:rFonts w:cs="Times New Roman"/>
              <w:noProof/>
              <w:szCs w:val="24"/>
            </w:rPr>
          </w:rPrChange>
        </w:rPr>
        <w:t xml:space="preserve">*Filges, T., Smedslund, G., Eriksen, T., &amp; Birkefoss, K. (2023). PROTOCOL: The FRIENDS preventive programme for reducing anxiety symptoms in children and adolescents: A systematic review. </w:t>
      </w:r>
      <w:r w:rsidRPr="00632E5D">
        <w:rPr>
          <w:rFonts w:cs="Times New Roman"/>
          <w:i/>
          <w:iCs/>
          <w:noProof/>
          <w:szCs w:val="24"/>
          <w:lang w:val="de-DE"/>
          <w:rPrChange w:id="266" w:author="Julian Christensen" w:date="2024-08-23T08:43:00Z">
            <w:rPr>
              <w:rFonts w:cs="Times New Roman"/>
              <w:i/>
              <w:iCs/>
              <w:noProof/>
              <w:szCs w:val="24"/>
            </w:rPr>
          </w:rPrChange>
        </w:rPr>
        <w:t>Campbell Systematic Reviews</w:t>
      </w:r>
      <w:r w:rsidRPr="00632E5D">
        <w:rPr>
          <w:rFonts w:cs="Times New Roman"/>
          <w:noProof/>
          <w:szCs w:val="24"/>
          <w:lang w:val="de-DE"/>
          <w:rPrChange w:id="267" w:author="Julian Christensen" w:date="2024-08-23T08:43:00Z">
            <w:rPr>
              <w:rFonts w:cs="Times New Roman"/>
              <w:noProof/>
              <w:szCs w:val="24"/>
            </w:rPr>
          </w:rPrChange>
        </w:rPr>
        <w:t xml:space="preserve">, </w:t>
      </w:r>
      <w:r w:rsidRPr="00632E5D">
        <w:rPr>
          <w:rFonts w:cs="Times New Roman"/>
          <w:i/>
          <w:iCs/>
          <w:noProof/>
          <w:szCs w:val="24"/>
          <w:lang w:val="de-DE"/>
          <w:rPrChange w:id="268" w:author="Julian Christensen" w:date="2024-08-23T08:43:00Z">
            <w:rPr>
              <w:rFonts w:cs="Times New Roman"/>
              <w:i/>
              <w:iCs/>
              <w:noProof/>
              <w:szCs w:val="24"/>
            </w:rPr>
          </w:rPrChange>
        </w:rPr>
        <w:t>19</w:t>
      </w:r>
      <w:r w:rsidRPr="00632E5D">
        <w:rPr>
          <w:rFonts w:cs="Times New Roman"/>
          <w:noProof/>
          <w:szCs w:val="24"/>
          <w:lang w:val="de-DE"/>
          <w:rPrChange w:id="269" w:author="Julian Christensen" w:date="2024-08-23T08:43:00Z">
            <w:rPr>
              <w:rFonts w:cs="Times New Roman"/>
              <w:noProof/>
              <w:szCs w:val="24"/>
            </w:rPr>
          </w:rPrChange>
        </w:rPr>
        <w:t>(4), e1374. https://doi.org/10.1002/cl2.1374</w:t>
      </w:r>
    </w:p>
    <w:p w14:paraId="7A576147" w14:textId="19F7769B"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70" w:author="Julian Christensen" w:date="2024-08-23T08:43:00Z">
            <w:rPr>
              <w:rFonts w:cs="Times New Roman"/>
              <w:noProof/>
              <w:szCs w:val="24"/>
            </w:rPr>
          </w:rPrChange>
        </w:rPr>
      </w:pPr>
      <w:r w:rsidRPr="00632E5D">
        <w:rPr>
          <w:rFonts w:cs="Times New Roman"/>
          <w:noProof/>
          <w:szCs w:val="24"/>
          <w:lang w:val="de-DE"/>
          <w:rPrChange w:id="271" w:author="Julian Christensen" w:date="2024-08-23T08:43:00Z">
            <w:rPr>
              <w:rFonts w:cs="Times New Roman"/>
              <w:noProof/>
              <w:szCs w:val="24"/>
            </w:rPr>
          </w:rPrChange>
        </w:rPr>
        <w:lastRenderedPageBreak/>
        <w:t xml:space="preserve">*Filges, T., Sonne‐Schmidt, C. S., &amp; Nielsen, B. C. V. (2018). </w:t>
      </w:r>
      <w:r w:rsidRPr="00632E5D">
        <w:rPr>
          <w:rFonts w:cs="Times New Roman"/>
          <w:noProof/>
          <w:szCs w:val="24"/>
          <w:lang w:val="en-US"/>
          <w:rPrChange w:id="272" w:author="Julian Christensen" w:date="2024-08-23T08:43:00Z">
            <w:rPr>
              <w:rFonts w:cs="Times New Roman"/>
              <w:noProof/>
              <w:szCs w:val="24"/>
            </w:rPr>
          </w:rPrChange>
        </w:rPr>
        <w:t xml:space="preserve">Small class sizes for improving student achievement in primary and secondary schools: A systematic review. </w:t>
      </w:r>
      <w:r w:rsidRPr="00632E5D">
        <w:rPr>
          <w:rFonts w:cs="Times New Roman"/>
          <w:i/>
          <w:iCs/>
          <w:noProof/>
          <w:szCs w:val="24"/>
          <w:lang w:val="en-US"/>
          <w:rPrChange w:id="273" w:author="Julian Christensen" w:date="2024-08-23T08:43:00Z">
            <w:rPr>
              <w:rFonts w:cs="Times New Roman"/>
              <w:i/>
              <w:iCs/>
              <w:noProof/>
              <w:szCs w:val="24"/>
            </w:rPr>
          </w:rPrChange>
        </w:rPr>
        <w:t>Campbell Systematic Reviews</w:t>
      </w:r>
      <w:r w:rsidRPr="00632E5D">
        <w:rPr>
          <w:rFonts w:cs="Times New Roman"/>
          <w:noProof/>
          <w:szCs w:val="24"/>
          <w:lang w:val="en-US"/>
          <w:rPrChange w:id="274" w:author="Julian Christensen" w:date="2024-08-23T08:43:00Z">
            <w:rPr>
              <w:rFonts w:cs="Times New Roman"/>
              <w:noProof/>
              <w:szCs w:val="24"/>
            </w:rPr>
          </w:rPrChange>
        </w:rPr>
        <w:t xml:space="preserve">, </w:t>
      </w:r>
      <w:r w:rsidRPr="00632E5D">
        <w:rPr>
          <w:rFonts w:cs="Times New Roman"/>
          <w:i/>
          <w:iCs/>
          <w:noProof/>
          <w:szCs w:val="24"/>
          <w:lang w:val="en-US"/>
          <w:rPrChange w:id="275" w:author="Julian Christensen" w:date="2024-08-23T08:43:00Z">
            <w:rPr>
              <w:rFonts w:cs="Times New Roman"/>
              <w:i/>
              <w:iCs/>
              <w:noProof/>
              <w:szCs w:val="24"/>
            </w:rPr>
          </w:rPrChange>
        </w:rPr>
        <w:t>14</w:t>
      </w:r>
      <w:r w:rsidRPr="00632E5D">
        <w:rPr>
          <w:rFonts w:cs="Times New Roman"/>
          <w:noProof/>
          <w:szCs w:val="24"/>
          <w:lang w:val="en-US"/>
          <w:rPrChange w:id="276" w:author="Julian Christensen" w:date="2024-08-23T08:43:00Z">
            <w:rPr>
              <w:rFonts w:cs="Times New Roman"/>
              <w:noProof/>
              <w:szCs w:val="24"/>
            </w:rPr>
          </w:rPrChange>
        </w:rPr>
        <w:t>(1), 1–107. https://doi.org/10.4073/csr.2018.10</w:t>
      </w:r>
    </w:p>
    <w:p w14:paraId="053BCDF8" w14:textId="458DCB1C"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77" w:author="Julian Christensen" w:date="2024-08-23T08:43:00Z">
            <w:rPr>
              <w:rFonts w:cs="Times New Roman"/>
              <w:noProof/>
              <w:szCs w:val="24"/>
            </w:rPr>
          </w:rPrChange>
        </w:rPr>
      </w:pPr>
      <w:r w:rsidRPr="00632E5D">
        <w:rPr>
          <w:rFonts w:cs="Times New Roman"/>
          <w:noProof/>
          <w:szCs w:val="24"/>
          <w:lang w:val="en-US"/>
          <w:rPrChange w:id="278" w:author="Julian Christensen" w:date="2024-08-23T08:43:00Z">
            <w:rPr>
              <w:rFonts w:cs="Times New Roman"/>
              <w:noProof/>
              <w:szCs w:val="24"/>
            </w:rPr>
          </w:rPrChange>
        </w:rPr>
        <w:t xml:space="preserve">*Filges, T., Torgerson, C., Gascoine, L., Dietrichson, J., Nielsen, C., &amp; Viinholt, B. A. (2019). Effectiveness of continuing professional development training of welfare professionals on outcomes for children and young people: A systematic review. </w:t>
      </w:r>
      <w:r w:rsidRPr="00632E5D">
        <w:rPr>
          <w:rFonts w:cs="Times New Roman"/>
          <w:i/>
          <w:iCs/>
          <w:noProof/>
          <w:szCs w:val="24"/>
          <w:lang w:val="en-US"/>
          <w:rPrChange w:id="279" w:author="Julian Christensen" w:date="2024-08-23T08:43:00Z">
            <w:rPr>
              <w:rFonts w:cs="Times New Roman"/>
              <w:i/>
              <w:iCs/>
              <w:noProof/>
              <w:szCs w:val="24"/>
            </w:rPr>
          </w:rPrChange>
        </w:rPr>
        <w:t>Campbell Systematic Reviews</w:t>
      </w:r>
      <w:r w:rsidRPr="00632E5D">
        <w:rPr>
          <w:rFonts w:cs="Times New Roman"/>
          <w:noProof/>
          <w:szCs w:val="24"/>
          <w:lang w:val="en-US"/>
          <w:rPrChange w:id="280" w:author="Julian Christensen" w:date="2024-08-23T08:43:00Z">
            <w:rPr>
              <w:rFonts w:cs="Times New Roman"/>
              <w:noProof/>
              <w:szCs w:val="24"/>
            </w:rPr>
          </w:rPrChange>
        </w:rPr>
        <w:t xml:space="preserve">, </w:t>
      </w:r>
      <w:r w:rsidRPr="00632E5D">
        <w:rPr>
          <w:rFonts w:cs="Times New Roman"/>
          <w:i/>
          <w:iCs/>
          <w:noProof/>
          <w:szCs w:val="24"/>
          <w:lang w:val="en-US"/>
          <w:rPrChange w:id="281" w:author="Julian Christensen" w:date="2024-08-23T08:43:00Z">
            <w:rPr>
              <w:rFonts w:cs="Times New Roman"/>
              <w:i/>
              <w:iCs/>
              <w:noProof/>
              <w:szCs w:val="24"/>
            </w:rPr>
          </w:rPrChange>
        </w:rPr>
        <w:t>15</w:t>
      </w:r>
      <w:r w:rsidRPr="00632E5D">
        <w:rPr>
          <w:rFonts w:cs="Times New Roman"/>
          <w:noProof/>
          <w:szCs w:val="24"/>
          <w:lang w:val="en-US"/>
          <w:rPrChange w:id="282" w:author="Julian Christensen" w:date="2024-08-23T08:43:00Z">
            <w:rPr>
              <w:rFonts w:cs="Times New Roman"/>
              <w:noProof/>
              <w:szCs w:val="24"/>
            </w:rPr>
          </w:rPrChange>
        </w:rPr>
        <w:t>(4), e1060. https://doi.org/10.1002/cl2.1060</w:t>
      </w:r>
    </w:p>
    <w:p w14:paraId="6259493B" w14:textId="6BB5D0DA"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83" w:author="Julian Christensen" w:date="2024-08-23T08:43:00Z">
            <w:rPr>
              <w:rFonts w:cs="Times New Roman"/>
              <w:noProof/>
              <w:szCs w:val="24"/>
            </w:rPr>
          </w:rPrChange>
        </w:rPr>
      </w:pPr>
      <w:r w:rsidRPr="00632E5D">
        <w:rPr>
          <w:rFonts w:cs="Times New Roman"/>
          <w:noProof/>
          <w:szCs w:val="24"/>
          <w:lang w:val="en-US"/>
          <w:rPrChange w:id="284" w:author="Julian Christensen" w:date="2024-08-23T08:43:00Z">
            <w:rPr>
              <w:rFonts w:cs="Times New Roman"/>
              <w:noProof/>
              <w:szCs w:val="24"/>
            </w:rPr>
          </w:rPrChange>
        </w:rPr>
        <w:t xml:space="preserve">*Filges, T., Verner, M., Ladekjær, E., &amp; Bengtsen, E. (2023). PROTOCOL: Participation in organised sport to improve and prevent adverse developmental trajectories of at-risk youth: A systematic review. </w:t>
      </w:r>
      <w:r w:rsidRPr="00632E5D">
        <w:rPr>
          <w:rFonts w:cs="Times New Roman"/>
          <w:i/>
          <w:iCs/>
          <w:noProof/>
          <w:szCs w:val="24"/>
          <w:lang w:val="en-US"/>
          <w:rPrChange w:id="285" w:author="Julian Christensen" w:date="2024-08-23T08:43:00Z">
            <w:rPr>
              <w:rFonts w:cs="Times New Roman"/>
              <w:i/>
              <w:iCs/>
              <w:noProof/>
              <w:szCs w:val="24"/>
            </w:rPr>
          </w:rPrChange>
        </w:rPr>
        <w:t>Campbell Systematic Reviews</w:t>
      </w:r>
      <w:r w:rsidRPr="00632E5D">
        <w:rPr>
          <w:rFonts w:cs="Times New Roman"/>
          <w:noProof/>
          <w:szCs w:val="24"/>
          <w:lang w:val="en-US"/>
          <w:rPrChange w:id="286" w:author="Julian Christensen" w:date="2024-08-23T08:43:00Z">
            <w:rPr>
              <w:rFonts w:cs="Times New Roman"/>
              <w:noProof/>
              <w:szCs w:val="24"/>
            </w:rPr>
          </w:rPrChange>
        </w:rPr>
        <w:t xml:space="preserve">, </w:t>
      </w:r>
      <w:r w:rsidRPr="00632E5D">
        <w:rPr>
          <w:rFonts w:cs="Times New Roman"/>
          <w:i/>
          <w:iCs/>
          <w:noProof/>
          <w:szCs w:val="24"/>
          <w:lang w:val="en-US"/>
          <w:rPrChange w:id="287" w:author="Julian Christensen" w:date="2024-08-23T08:43:00Z">
            <w:rPr>
              <w:rFonts w:cs="Times New Roman"/>
              <w:i/>
              <w:iCs/>
              <w:noProof/>
              <w:szCs w:val="24"/>
            </w:rPr>
          </w:rPrChange>
        </w:rPr>
        <w:t>19</w:t>
      </w:r>
      <w:r w:rsidRPr="00632E5D">
        <w:rPr>
          <w:rFonts w:cs="Times New Roman"/>
          <w:noProof/>
          <w:szCs w:val="24"/>
          <w:lang w:val="en-US"/>
          <w:rPrChange w:id="288" w:author="Julian Christensen" w:date="2024-08-23T08:43:00Z">
            <w:rPr>
              <w:rFonts w:cs="Times New Roman"/>
              <w:noProof/>
              <w:szCs w:val="24"/>
            </w:rPr>
          </w:rPrChange>
        </w:rPr>
        <w:t>(2), e1321. https://doi.org/https://doi.org/10.1002/cl2.1321</w:t>
      </w:r>
    </w:p>
    <w:p w14:paraId="165B47B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89" w:author="Julian Christensen" w:date="2024-08-23T08:43:00Z">
            <w:rPr>
              <w:rFonts w:cs="Times New Roman"/>
              <w:noProof/>
              <w:szCs w:val="24"/>
            </w:rPr>
          </w:rPrChange>
        </w:rPr>
      </w:pPr>
      <w:r w:rsidRPr="00632E5D">
        <w:rPr>
          <w:rFonts w:cs="Times New Roman"/>
          <w:noProof/>
          <w:szCs w:val="24"/>
          <w:lang w:val="en-US"/>
          <w:rPrChange w:id="290" w:author="Julian Christensen" w:date="2024-08-23T08:43:00Z">
            <w:rPr>
              <w:rFonts w:cs="Times New Roman"/>
              <w:noProof/>
              <w:szCs w:val="24"/>
            </w:rPr>
          </w:rPrChange>
        </w:rPr>
        <w:t xml:space="preserve">Gargari, O. K., Mahmoudi, M. H., Hajisafarali, M., &amp; Samiee, R. (2024). Enhancing title and abstract screening for systematic reviews with GPT-3.5 turbo. </w:t>
      </w:r>
      <w:r w:rsidRPr="00632E5D">
        <w:rPr>
          <w:rFonts w:cs="Times New Roman"/>
          <w:i/>
          <w:iCs/>
          <w:noProof/>
          <w:szCs w:val="24"/>
          <w:lang w:val="en-US"/>
          <w:rPrChange w:id="291" w:author="Julian Christensen" w:date="2024-08-23T08:43:00Z">
            <w:rPr>
              <w:rFonts w:cs="Times New Roman"/>
              <w:i/>
              <w:iCs/>
              <w:noProof/>
              <w:szCs w:val="24"/>
            </w:rPr>
          </w:rPrChange>
        </w:rPr>
        <w:t>BMJ Evidence-Based Medicine</w:t>
      </w:r>
      <w:r w:rsidRPr="00632E5D">
        <w:rPr>
          <w:rFonts w:cs="Times New Roman"/>
          <w:noProof/>
          <w:szCs w:val="24"/>
          <w:lang w:val="en-US"/>
          <w:rPrChange w:id="292" w:author="Julian Christensen" w:date="2024-08-23T08:43:00Z">
            <w:rPr>
              <w:rFonts w:cs="Times New Roman"/>
              <w:noProof/>
              <w:szCs w:val="24"/>
            </w:rPr>
          </w:rPrChange>
        </w:rPr>
        <w:t xml:space="preserve">, </w:t>
      </w:r>
      <w:r w:rsidRPr="00632E5D">
        <w:rPr>
          <w:rFonts w:cs="Times New Roman"/>
          <w:i/>
          <w:iCs/>
          <w:noProof/>
          <w:szCs w:val="24"/>
          <w:lang w:val="en-US"/>
          <w:rPrChange w:id="293" w:author="Julian Christensen" w:date="2024-08-23T08:43:00Z">
            <w:rPr>
              <w:rFonts w:cs="Times New Roman"/>
              <w:i/>
              <w:iCs/>
              <w:noProof/>
              <w:szCs w:val="24"/>
            </w:rPr>
          </w:rPrChange>
        </w:rPr>
        <w:t>29</w:t>
      </w:r>
      <w:r w:rsidRPr="00632E5D">
        <w:rPr>
          <w:rFonts w:cs="Times New Roman"/>
          <w:noProof/>
          <w:szCs w:val="24"/>
          <w:lang w:val="en-US"/>
          <w:rPrChange w:id="294" w:author="Julian Christensen" w:date="2024-08-23T08:43:00Z">
            <w:rPr>
              <w:rFonts w:cs="Times New Roman"/>
              <w:noProof/>
              <w:szCs w:val="24"/>
            </w:rPr>
          </w:rPrChange>
        </w:rPr>
        <w:t>(1), 69 LP – 70. https://doi.org/10.1136/bmjebm-2023-112678</w:t>
      </w:r>
    </w:p>
    <w:p w14:paraId="46DBAEF8"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295" w:author="Julian Christensen" w:date="2024-08-23T08:43:00Z">
            <w:rPr>
              <w:rFonts w:cs="Times New Roman"/>
              <w:noProof/>
              <w:szCs w:val="24"/>
            </w:rPr>
          </w:rPrChange>
        </w:rPr>
      </w:pPr>
      <w:r w:rsidRPr="00632E5D">
        <w:rPr>
          <w:rFonts w:cs="Times New Roman"/>
          <w:noProof/>
          <w:szCs w:val="24"/>
          <w:lang w:val="en-US"/>
          <w:rPrChange w:id="296" w:author="Julian Christensen" w:date="2024-08-23T08:43:00Z">
            <w:rPr>
              <w:rFonts w:cs="Times New Roman"/>
              <w:noProof/>
              <w:szCs w:val="24"/>
            </w:rPr>
          </w:rPrChange>
        </w:rPr>
        <w:t xml:space="preserve">Gartlehner, G., Wagner, G., Lux, L., Affengruber, L., Dobrescu, A., Kaminski-Hartenthaler, A., &amp; Viswanathan, M. (2019). Assessing the accuracy of machine-assisted abstract screening with DistillerAI: a user study. </w:t>
      </w:r>
      <w:r w:rsidRPr="00632E5D">
        <w:rPr>
          <w:rFonts w:cs="Times New Roman"/>
          <w:i/>
          <w:iCs/>
          <w:noProof/>
          <w:szCs w:val="24"/>
          <w:lang w:val="en-US"/>
          <w:rPrChange w:id="297" w:author="Julian Christensen" w:date="2024-08-23T08:43:00Z">
            <w:rPr>
              <w:rFonts w:cs="Times New Roman"/>
              <w:i/>
              <w:iCs/>
              <w:noProof/>
              <w:szCs w:val="24"/>
            </w:rPr>
          </w:rPrChange>
        </w:rPr>
        <w:t>Systematic Reviews</w:t>
      </w:r>
      <w:r w:rsidRPr="00632E5D">
        <w:rPr>
          <w:rFonts w:cs="Times New Roman"/>
          <w:noProof/>
          <w:szCs w:val="24"/>
          <w:lang w:val="en-US"/>
          <w:rPrChange w:id="298" w:author="Julian Christensen" w:date="2024-08-23T08:43:00Z">
            <w:rPr>
              <w:rFonts w:cs="Times New Roman"/>
              <w:noProof/>
              <w:szCs w:val="24"/>
            </w:rPr>
          </w:rPrChange>
        </w:rPr>
        <w:t xml:space="preserve">, </w:t>
      </w:r>
      <w:r w:rsidRPr="00632E5D">
        <w:rPr>
          <w:rFonts w:cs="Times New Roman"/>
          <w:i/>
          <w:iCs/>
          <w:noProof/>
          <w:szCs w:val="24"/>
          <w:lang w:val="en-US"/>
          <w:rPrChange w:id="299" w:author="Julian Christensen" w:date="2024-08-23T08:43:00Z">
            <w:rPr>
              <w:rFonts w:cs="Times New Roman"/>
              <w:i/>
              <w:iCs/>
              <w:noProof/>
              <w:szCs w:val="24"/>
            </w:rPr>
          </w:rPrChange>
        </w:rPr>
        <w:t>8</w:t>
      </w:r>
      <w:r w:rsidRPr="00632E5D">
        <w:rPr>
          <w:rFonts w:cs="Times New Roman"/>
          <w:noProof/>
          <w:szCs w:val="24"/>
          <w:lang w:val="en-US"/>
          <w:rPrChange w:id="300" w:author="Julian Christensen" w:date="2024-08-23T08:43:00Z">
            <w:rPr>
              <w:rFonts w:cs="Times New Roman"/>
              <w:noProof/>
              <w:szCs w:val="24"/>
            </w:rPr>
          </w:rPrChange>
        </w:rPr>
        <w:t>(1), 277. https://doi.org/10.1186/s13643-019-1221-3</w:t>
      </w:r>
    </w:p>
    <w:p w14:paraId="74D4385B" w14:textId="77777777"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sidRPr="00632E5D">
        <w:rPr>
          <w:rFonts w:cs="Times New Roman"/>
          <w:noProof/>
          <w:szCs w:val="24"/>
          <w:lang w:val="en-US"/>
          <w:rPrChange w:id="301" w:author="Julian Christensen" w:date="2024-08-23T08:43:00Z">
            <w:rPr>
              <w:rFonts w:cs="Times New Roman"/>
              <w:noProof/>
              <w:szCs w:val="24"/>
            </w:rPr>
          </w:rPrChange>
        </w:rPr>
        <w:t xml:space="preserve">Gough, D., Oliver, S., &amp; Thomas, J. (2017). </w:t>
      </w:r>
      <w:r w:rsidRPr="00632E5D">
        <w:rPr>
          <w:rFonts w:cs="Times New Roman"/>
          <w:i/>
          <w:iCs/>
          <w:noProof/>
          <w:szCs w:val="24"/>
          <w:lang w:val="en-US"/>
          <w:rPrChange w:id="302" w:author="Julian Christensen" w:date="2024-08-23T08:43:00Z">
            <w:rPr>
              <w:rFonts w:cs="Times New Roman"/>
              <w:i/>
              <w:iCs/>
              <w:noProof/>
              <w:szCs w:val="24"/>
            </w:rPr>
          </w:rPrChange>
        </w:rPr>
        <w:t>An introduction to systematic reviews</w:t>
      </w:r>
      <w:r w:rsidRPr="00632E5D">
        <w:rPr>
          <w:rFonts w:cs="Times New Roman"/>
          <w:noProof/>
          <w:szCs w:val="24"/>
          <w:lang w:val="en-US"/>
          <w:rPrChange w:id="303" w:author="Julian Christensen" w:date="2024-08-23T08:43:00Z">
            <w:rPr>
              <w:rFonts w:cs="Times New Roman"/>
              <w:noProof/>
              <w:szCs w:val="24"/>
            </w:rPr>
          </w:rPrChange>
        </w:rPr>
        <w:t xml:space="preserve"> (2nd ed.). </w:t>
      </w:r>
      <w:r w:rsidRPr="002C6EAF">
        <w:rPr>
          <w:rFonts w:cs="Times New Roman"/>
          <w:noProof/>
          <w:szCs w:val="24"/>
        </w:rPr>
        <w:t>Sage.</w:t>
      </w:r>
    </w:p>
    <w:p w14:paraId="0C82FA37" w14:textId="77777777"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sidRPr="002C6EAF">
        <w:rPr>
          <w:rFonts w:cs="Times New Roman"/>
          <w:noProof/>
          <w:szCs w:val="24"/>
        </w:rPr>
        <w:t xml:space="preserve">Guo, E., Gupta, M., Deng, J., Park, Y.-J., Paget, M., &amp; Naugler, C. (2024). </w:t>
      </w:r>
      <w:r w:rsidRPr="00632E5D">
        <w:rPr>
          <w:rFonts w:cs="Times New Roman"/>
          <w:noProof/>
          <w:szCs w:val="24"/>
          <w:lang w:val="en-US"/>
          <w:rPrChange w:id="304" w:author="Julian Christensen" w:date="2024-08-23T08:43:00Z">
            <w:rPr>
              <w:rFonts w:cs="Times New Roman"/>
              <w:noProof/>
              <w:szCs w:val="24"/>
            </w:rPr>
          </w:rPrChange>
        </w:rPr>
        <w:t xml:space="preserve">Automated paper screening for clinical reviews using large language models: Data analysis study. </w:t>
      </w:r>
      <w:r w:rsidRPr="002C6EAF">
        <w:rPr>
          <w:rFonts w:cs="Times New Roman"/>
          <w:i/>
          <w:iCs/>
          <w:noProof/>
          <w:szCs w:val="24"/>
        </w:rPr>
        <w:t>J Med Internet Res</w:t>
      </w:r>
      <w:r w:rsidRPr="002C6EAF">
        <w:rPr>
          <w:rFonts w:cs="Times New Roman"/>
          <w:noProof/>
          <w:szCs w:val="24"/>
        </w:rPr>
        <w:t xml:space="preserve">, </w:t>
      </w:r>
      <w:r w:rsidRPr="002C6EAF">
        <w:rPr>
          <w:rFonts w:cs="Times New Roman"/>
          <w:i/>
          <w:iCs/>
          <w:noProof/>
          <w:szCs w:val="24"/>
        </w:rPr>
        <w:t>26</w:t>
      </w:r>
      <w:r w:rsidRPr="002C6EAF">
        <w:rPr>
          <w:rFonts w:cs="Times New Roman"/>
          <w:noProof/>
          <w:szCs w:val="24"/>
        </w:rPr>
        <w:t>, e48996. https://doi.org/10.2196/48996</w:t>
      </w:r>
    </w:p>
    <w:p w14:paraId="17C5CCE6"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05" w:author="Julian Christensen" w:date="2024-08-23T08:43:00Z">
            <w:rPr>
              <w:rFonts w:cs="Times New Roman"/>
              <w:noProof/>
              <w:szCs w:val="24"/>
            </w:rPr>
          </w:rPrChange>
        </w:rPr>
      </w:pPr>
      <w:r w:rsidRPr="002C6EAF">
        <w:rPr>
          <w:rFonts w:cs="Times New Roman"/>
          <w:noProof/>
          <w:szCs w:val="24"/>
        </w:rPr>
        <w:t xml:space="preserve">Hedges, L. V. (1992). </w:t>
      </w:r>
      <w:r w:rsidRPr="00632E5D">
        <w:rPr>
          <w:rFonts w:cs="Times New Roman"/>
          <w:noProof/>
          <w:szCs w:val="24"/>
          <w:lang w:val="en-US"/>
          <w:rPrChange w:id="306" w:author="Julian Christensen" w:date="2024-08-23T08:43:00Z">
            <w:rPr>
              <w:rFonts w:cs="Times New Roman"/>
              <w:noProof/>
              <w:szCs w:val="24"/>
            </w:rPr>
          </w:rPrChange>
        </w:rPr>
        <w:t xml:space="preserve">Modeling publication selection effects in meta-analysis. </w:t>
      </w:r>
      <w:r w:rsidRPr="00632E5D">
        <w:rPr>
          <w:rFonts w:cs="Times New Roman"/>
          <w:i/>
          <w:iCs/>
          <w:noProof/>
          <w:szCs w:val="24"/>
          <w:lang w:val="en-US"/>
          <w:rPrChange w:id="307" w:author="Julian Christensen" w:date="2024-08-23T08:43:00Z">
            <w:rPr>
              <w:rFonts w:cs="Times New Roman"/>
              <w:i/>
              <w:iCs/>
              <w:noProof/>
              <w:szCs w:val="24"/>
            </w:rPr>
          </w:rPrChange>
        </w:rPr>
        <w:t>Statistical Science</w:t>
      </w:r>
      <w:r w:rsidRPr="00632E5D">
        <w:rPr>
          <w:rFonts w:cs="Times New Roman"/>
          <w:noProof/>
          <w:szCs w:val="24"/>
          <w:lang w:val="en-US"/>
          <w:rPrChange w:id="308" w:author="Julian Christensen" w:date="2024-08-23T08:43:00Z">
            <w:rPr>
              <w:rFonts w:cs="Times New Roman"/>
              <w:noProof/>
              <w:szCs w:val="24"/>
            </w:rPr>
          </w:rPrChange>
        </w:rPr>
        <w:t xml:space="preserve">, </w:t>
      </w:r>
      <w:r w:rsidRPr="00632E5D">
        <w:rPr>
          <w:rFonts w:cs="Times New Roman"/>
          <w:i/>
          <w:iCs/>
          <w:noProof/>
          <w:szCs w:val="24"/>
          <w:lang w:val="en-US"/>
          <w:rPrChange w:id="309" w:author="Julian Christensen" w:date="2024-08-23T08:43:00Z">
            <w:rPr>
              <w:rFonts w:cs="Times New Roman"/>
              <w:i/>
              <w:iCs/>
              <w:noProof/>
              <w:szCs w:val="24"/>
            </w:rPr>
          </w:rPrChange>
        </w:rPr>
        <w:t>7</w:t>
      </w:r>
      <w:r w:rsidRPr="00632E5D">
        <w:rPr>
          <w:rFonts w:cs="Times New Roman"/>
          <w:noProof/>
          <w:szCs w:val="24"/>
          <w:lang w:val="en-US"/>
          <w:rPrChange w:id="310" w:author="Julian Christensen" w:date="2024-08-23T08:43:00Z">
            <w:rPr>
              <w:rFonts w:cs="Times New Roman"/>
              <w:noProof/>
              <w:szCs w:val="24"/>
            </w:rPr>
          </w:rPrChange>
        </w:rPr>
        <w:t>(2), 246–255. http://www.jstor.org/stable/2246311</w:t>
      </w:r>
    </w:p>
    <w:p w14:paraId="1A5260E2"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11" w:author="Julian Christensen" w:date="2024-08-23T08:43:00Z">
            <w:rPr>
              <w:rFonts w:cs="Times New Roman"/>
              <w:noProof/>
              <w:szCs w:val="24"/>
            </w:rPr>
          </w:rPrChange>
        </w:rPr>
      </w:pPr>
      <w:r w:rsidRPr="00632E5D">
        <w:rPr>
          <w:rFonts w:cs="Times New Roman"/>
          <w:noProof/>
          <w:szCs w:val="24"/>
          <w:lang w:val="en-US"/>
          <w:rPrChange w:id="312" w:author="Julian Christensen" w:date="2024-08-23T08:43:00Z">
            <w:rPr>
              <w:rFonts w:cs="Times New Roman"/>
              <w:noProof/>
              <w:szCs w:val="24"/>
            </w:rPr>
          </w:rPrChange>
        </w:rPr>
        <w:t xml:space="preserve">Higgins, J. P. T., Thomas, J., Chandler, J., Cumpston, M. S., Li, T., Page, M., &amp; Welch, V. (2019). </w:t>
      </w:r>
      <w:r w:rsidRPr="00632E5D">
        <w:rPr>
          <w:rFonts w:cs="Times New Roman"/>
          <w:i/>
          <w:iCs/>
          <w:noProof/>
          <w:szCs w:val="24"/>
          <w:lang w:val="en-US"/>
          <w:rPrChange w:id="313" w:author="Julian Christensen" w:date="2024-08-23T08:43:00Z">
            <w:rPr>
              <w:rFonts w:cs="Times New Roman"/>
              <w:i/>
              <w:iCs/>
              <w:noProof/>
              <w:szCs w:val="24"/>
            </w:rPr>
          </w:rPrChange>
        </w:rPr>
        <w:t>Cochrane handbook for systematic reviews of interventions</w:t>
      </w:r>
      <w:r w:rsidRPr="00632E5D">
        <w:rPr>
          <w:rFonts w:cs="Times New Roman"/>
          <w:noProof/>
          <w:szCs w:val="24"/>
          <w:lang w:val="en-US"/>
          <w:rPrChange w:id="314" w:author="Julian Christensen" w:date="2024-08-23T08:43:00Z">
            <w:rPr>
              <w:rFonts w:cs="Times New Roman"/>
              <w:noProof/>
              <w:szCs w:val="24"/>
            </w:rPr>
          </w:rPrChange>
        </w:rPr>
        <w:t xml:space="preserve"> (2nd ed.). Wiley Online Library. https://doi.org/10.1002/9781119536604</w:t>
      </w:r>
    </w:p>
    <w:p w14:paraId="655B82F5"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15" w:author="Julian Christensen" w:date="2024-08-23T08:43:00Z">
            <w:rPr>
              <w:rFonts w:cs="Times New Roman"/>
              <w:noProof/>
              <w:szCs w:val="24"/>
            </w:rPr>
          </w:rPrChange>
        </w:rPr>
      </w:pPr>
      <w:r w:rsidRPr="00632E5D">
        <w:rPr>
          <w:rFonts w:cs="Times New Roman"/>
          <w:noProof/>
          <w:szCs w:val="24"/>
          <w:lang w:val="en-US"/>
          <w:rPrChange w:id="316" w:author="Julian Christensen" w:date="2024-08-23T08:43:00Z">
            <w:rPr>
              <w:rFonts w:cs="Times New Roman"/>
              <w:noProof/>
              <w:szCs w:val="24"/>
            </w:rPr>
          </w:rPrChange>
        </w:rPr>
        <w:t xml:space="preserve">Hou, Z., &amp; Tipton, E. (2024). Enhancing recall in automated record screening: A resampling algorithm. </w:t>
      </w:r>
      <w:r w:rsidRPr="00632E5D">
        <w:rPr>
          <w:rFonts w:cs="Times New Roman"/>
          <w:i/>
          <w:iCs/>
          <w:noProof/>
          <w:szCs w:val="24"/>
          <w:lang w:val="en-US"/>
          <w:rPrChange w:id="317" w:author="Julian Christensen" w:date="2024-08-23T08:43:00Z">
            <w:rPr>
              <w:rFonts w:cs="Times New Roman"/>
              <w:i/>
              <w:iCs/>
              <w:noProof/>
              <w:szCs w:val="24"/>
            </w:rPr>
          </w:rPrChange>
        </w:rPr>
        <w:t>Research Synthesis Methods</w:t>
      </w:r>
      <w:r w:rsidRPr="00632E5D">
        <w:rPr>
          <w:rFonts w:cs="Times New Roman"/>
          <w:noProof/>
          <w:szCs w:val="24"/>
          <w:lang w:val="en-US"/>
          <w:rPrChange w:id="318" w:author="Julian Christensen" w:date="2024-08-23T08:43:00Z">
            <w:rPr>
              <w:rFonts w:cs="Times New Roman"/>
              <w:noProof/>
              <w:szCs w:val="24"/>
            </w:rPr>
          </w:rPrChange>
        </w:rPr>
        <w:t>. https://doi.org/10.1002/jrsm.1690</w:t>
      </w:r>
    </w:p>
    <w:p w14:paraId="02BBEE70"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19" w:author="Julian Christensen" w:date="2024-08-23T08:43:00Z">
            <w:rPr>
              <w:rFonts w:cs="Times New Roman"/>
              <w:noProof/>
              <w:szCs w:val="24"/>
            </w:rPr>
          </w:rPrChange>
        </w:rPr>
      </w:pPr>
      <w:r w:rsidRPr="00632E5D">
        <w:rPr>
          <w:rFonts w:cs="Times New Roman"/>
          <w:noProof/>
          <w:szCs w:val="24"/>
          <w:lang w:val="en-US"/>
          <w:rPrChange w:id="320" w:author="Julian Christensen" w:date="2024-08-23T08:43:00Z">
            <w:rPr>
              <w:rFonts w:cs="Times New Roman"/>
              <w:noProof/>
              <w:szCs w:val="24"/>
            </w:rPr>
          </w:rPrChange>
        </w:rPr>
        <w:t xml:space="preserve">Issaiy, M., Ghanaati, H., Kolahi, S., Shakiba, M., Jalali, A. H., Zarei, D., Kazemian, S., Avanaki, M. A., &amp; Firouznia, K. (2024). Methodological insights into ChatGPT’s screening performance in systematic reviews. </w:t>
      </w:r>
      <w:r w:rsidRPr="00632E5D">
        <w:rPr>
          <w:rFonts w:cs="Times New Roman"/>
          <w:i/>
          <w:iCs/>
          <w:noProof/>
          <w:szCs w:val="24"/>
          <w:lang w:val="en-US"/>
          <w:rPrChange w:id="321" w:author="Julian Christensen" w:date="2024-08-23T08:43:00Z">
            <w:rPr>
              <w:rFonts w:cs="Times New Roman"/>
              <w:i/>
              <w:iCs/>
              <w:noProof/>
              <w:szCs w:val="24"/>
            </w:rPr>
          </w:rPrChange>
        </w:rPr>
        <w:t>BMC Medical Research Methodology</w:t>
      </w:r>
      <w:r w:rsidRPr="00632E5D">
        <w:rPr>
          <w:rFonts w:cs="Times New Roman"/>
          <w:noProof/>
          <w:szCs w:val="24"/>
          <w:lang w:val="en-US"/>
          <w:rPrChange w:id="322" w:author="Julian Christensen" w:date="2024-08-23T08:43:00Z">
            <w:rPr>
              <w:rFonts w:cs="Times New Roman"/>
              <w:noProof/>
              <w:szCs w:val="24"/>
            </w:rPr>
          </w:rPrChange>
        </w:rPr>
        <w:t xml:space="preserve">, </w:t>
      </w:r>
      <w:r w:rsidRPr="00632E5D">
        <w:rPr>
          <w:rFonts w:cs="Times New Roman"/>
          <w:i/>
          <w:iCs/>
          <w:noProof/>
          <w:szCs w:val="24"/>
          <w:lang w:val="en-US"/>
          <w:rPrChange w:id="323" w:author="Julian Christensen" w:date="2024-08-23T08:43:00Z">
            <w:rPr>
              <w:rFonts w:cs="Times New Roman"/>
              <w:i/>
              <w:iCs/>
              <w:noProof/>
              <w:szCs w:val="24"/>
            </w:rPr>
          </w:rPrChange>
        </w:rPr>
        <w:t>24</w:t>
      </w:r>
      <w:r w:rsidRPr="00632E5D">
        <w:rPr>
          <w:rFonts w:cs="Times New Roman"/>
          <w:noProof/>
          <w:szCs w:val="24"/>
          <w:lang w:val="en-US"/>
          <w:rPrChange w:id="324" w:author="Julian Christensen" w:date="2024-08-23T08:43:00Z">
            <w:rPr>
              <w:rFonts w:cs="Times New Roman"/>
              <w:noProof/>
              <w:szCs w:val="24"/>
            </w:rPr>
          </w:rPrChange>
        </w:rPr>
        <w:t xml:space="preserve">(1), 78. </w:t>
      </w:r>
      <w:r w:rsidRPr="00632E5D">
        <w:rPr>
          <w:rFonts w:cs="Times New Roman"/>
          <w:noProof/>
          <w:szCs w:val="24"/>
          <w:lang w:val="en-US"/>
          <w:rPrChange w:id="325" w:author="Julian Christensen" w:date="2024-08-23T08:43:00Z">
            <w:rPr>
              <w:rFonts w:cs="Times New Roman"/>
              <w:noProof/>
              <w:szCs w:val="24"/>
            </w:rPr>
          </w:rPrChange>
        </w:rPr>
        <w:lastRenderedPageBreak/>
        <w:t>https://doi.org/10.1186/s12874-024-02203-8</w:t>
      </w:r>
    </w:p>
    <w:p w14:paraId="7EB6F4B5" w14:textId="391A39AD"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Pr="002C6EAF">
        <w:rPr>
          <w:rFonts w:cs="Times New Roman"/>
          <w:noProof/>
          <w:szCs w:val="24"/>
        </w:rPr>
        <w:t xml:space="preserve">Jardim, P. S. J., Borge, T. C., &amp; Johansen, T. B. (2021). </w:t>
      </w:r>
      <w:r w:rsidRPr="002C6EAF">
        <w:rPr>
          <w:rFonts w:cs="Times New Roman"/>
          <w:i/>
          <w:iCs/>
          <w:noProof/>
          <w:szCs w:val="24"/>
        </w:rPr>
        <w:t>Effekten av antipsykotika ved førstegangspsykose: en systematisk oversikt [The effect of antipsychotics on first episode psychosis]</w:t>
      </w:r>
      <w:r w:rsidRPr="002C6EAF">
        <w:rPr>
          <w:rFonts w:cs="Times New Roman"/>
          <w:noProof/>
          <w:szCs w:val="24"/>
        </w:rPr>
        <w:t>. https://fhi.no/publ/2021/effekten-av-antipsykotika-ved-forstegangspsykose/</w:t>
      </w:r>
    </w:p>
    <w:p w14:paraId="4BD6C289" w14:textId="3E236CB4"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Pr="002C6EAF">
        <w:rPr>
          <w:rFonts w:cs="Times New Roman"/>
          <w:noProof/>
          <w:szCs w:val="24"/>
        </w:rPr>
        <w:t xml:space="preserve">Johansen, T. B., Nøkleby, H., Langøien, L. J., &amp; Borge, T. C. (2022). </w:t>
      </w:r>
      <w:r w:rsidRPr="002C6EAF">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2C6EAF">
        <w:rPr>
          <w:rFonts w:cs="Times New Roman"/>
          <w:noProof/>
          <w:szCs w:val="24"/>
        </w:rPr>
        <w:t>. https://www.fhi.no/publ/2022/samvars--og-bostedsordninger-etter-samlivsbrudd-betydninger-for-barn-og-ung/</w:t>
      </w:r>
    </w:p>
    <w:p w14:paraId="08F1D93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de-DE"/>
          <w:rPrChange w:id="326" w:author="Julian Christensen" w:date="2024-08-23T08:43:00Z">
            <w:rPr>
              <w:rFonts w:cs="Times New Roman"/>
              <w:noProof/>
              <w:szCs w:val="24"/>
            </w:rPr>
          </w:rPrChange>
        </w:rPr>
      </w:pPr>
      <w:r w:rsidRPr="00632E5D">
        <w:rPr>
          <w:rFonts w:cs="Times New Roman"/>
          <w:noProof/>
          <w:szCs w:val="24"/>
          <w:lang w:val="en-US"/>
          <w:rPrChange w:id="327" w:author="Julian Christensen" w:date="2024-08-23T08:43:00Z">
            <w:rPr>
              <w:rFonts w:cs="Times New Roman"/>
              <w:noProof/>
              <w:szCs w:val="24"/>
            </w:rPr>
          </w:rPrChange>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632E5D">
        <w:rPr>
          <w:rFonts w:cs="Times New Roman"/>
          <w:i/>
          <w:iCs/>
          <w:noProof/>
          <w:szCs w:val="24"/>
          <w:lang w:val="de-DE"/>
          <w:rPrChange w:id="328" w:author="Julian Christensen" w:date="2024-08-23T08:43:00Z">
            <w:rPr>
              <w:rFonts w:cs="Times New Roman"/>
              <w:i/>
              <w:iCs/>
              <w:noProof/>
              <w:szCs w:val="24"/>
            </w:rPr>
          </w:rPrChange>
        </w:rPr>
        <w:t>Research Synthesis Methods</w:t>
      </w:r>
      <w:r w:rsidRPr="00632E5D">
        <w:rPr>
          <w:rFonts w:cs="Times New Roman"/>
          <w:noProof/>
          <w:szCs w:val="24"/>
          <w:lang w:val="de-DE"/>
          <w:rPrChange w:id="329" w:author="Julian Christensen" w:date="2024-08-23T08:43:00Z">
            <w:rPr>
              <w:rFonts w:cs="Times New Roman"/>
              <w:noProof/>
              <w:szCs w:val="24"/>
            </w:rPr>
          </w:rPrChange>
        </w:rPr>
        <w:t>. https://doi.org/10.1002/jrsm.1715</w:t>
      </w:r>
    </w:p>
    <w:p w14:paraId="4126C57B"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30" w:author="Julian Christensen" w:date="2024-08-23T08:43:00Z">
            <w:rPr>
              <w:rFonts w:cs="Times New Roman"/>
              <w:noProof/>
              <w:szCs w:val="24"/>
            </w:rPr>
          </w:rPrChange>
        </w:rPr>
      </w:pPr>
      <w:r w:rsidRPr="00632E5D">
        <w:rPr>
          <w:rFonts w:cs="Times New Roman"/>
          <w:noProof/>
          <w:szCs w:val="24"/>
          <w:lang w:val="de-DE"/>
          <w:rPrChange w:id="331" w:author="Julian Christensen" w:date="2024-08-23T08:43:00Z">
            <w:rPr>
              <w:rFonts w:cs="Times New Roman"/>
              <w:noProof/>
              <w:szCs w:val="24"/>
            </w:rPr>
          </w:rPrChange>
        </w:rPr>
        <w:t xml:space="preserve">König, L., Zitzmann, S., Fütterer, T., Campos, D. G., Scherer, R., &amp; Hecht, M. (2023). </w:t>
      </w:r>
      <w:r w:rsidRPr="00632E5D">
        <w:rPr>
          <w:rFonts w:cs="Times New Roman"/>
          <w:noProof/>
          <w:szCs w:val="24"/>
          <w:lang w:val="en-US"/>
          <w:rPrChange w:id="332" w:author="Julian Christensen" w:date="2024-08-23T08:43:00Z">
            <w:rPr>
              <w:rFonts w:cs="Times New Roman"/>
              <w:noProof/>
              <w:szCs w:val="24"/>
            </w:rPr>
          </w:rPrChange>
        </w:rPr>
        <w:t xml:space="preserve">When to stop and what to expect—An evaluation of the performance of stopping rules in AI-assisted reviewing for psychological meta-analytical research. </w:t>
      </w:r>
      <w:r w:rsidRPr="00632E5D">
        <w:rPr>
          <w:rFonts w:cs="Times New Roman"/>
          <w:i/>
          <w:iCs/>
          <w:noProof/>
          <w:szCs w:val="24"/>
          <w:lang w:val="en-US"/>
          <w:rPrChange w:id="333" w:author="Julian Christensen" w:date="2024-08-23T08:43:00Z">
            <w:rPr>
              <w:rFonts w:cs="Times New Roman"/>
              <w:i/>
              <w:iCs/>
              <w:noProof/>
              <w:szCs w:val="24"/>
            </w:rPr>
          </w:rPrChange>
        </w:rPr>
        <w:t>Open Science Framework</w:t>
      </w:r>
      <w:r w:rsidRPr="00632E5D">
        <w:rPr>
          <w:rFonts w:cs="Times New Roman"/>
          <w:noProof/>
          <w:szCs w:val="24"/>
          <w:lang w:val="en-US"/>
          <w:rPrChange w:id="334" w:author="Julian Christensen" w:date="2024-08-23T08:43:00Z">
            <w:rPr>
              <w:rFonts w:cs="Times New Roman"/>
              <w:noProof/>
              <w:szCs w:val="24"/>
            </w:rPr>
          </w:rPrChange>
        </w:rPr>
        <w:t>. https://doi.org/10.31234/osf.io/ybu3w</w:t>
      </w:r>
    </w:p>
    <w:p w14:paraId="0772E9D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35" w:author="Julian Christensen" w:date="2024-08-23T08:43:00Z">
            <w:rPr>
              <w:rFonts w:cs="Times New Roman"/>
              <w:noProof/>
              <w:szCs w:val="24"/>
            </w:rPr>
          </w:rPrChange>
        </w:rPr>
      </w:pPr>
      <w:r w:rsidRPr="00632E5D">
        <w:rPr>
          <w:rFonts w:cs="Times New Roman"/>
          <w:noProof/>
          <w:szCs w:val="24"/>
          <w:lang w:val="en-US"/>
          <w:rPrChange w:id="336" w:author="Julian Christensen" w:date="2024-08-23T08:43:00Z">
            <w:rPr>
              <w:rFonts w:cs="Times New Roman"/>
              <w:noProof/>
              <w:szCs w:val="24"/>
            </w:rPr>
          </w:rPrChange>
        </w:rPr>
        <w:t xml:space="preserve">Kugley, S., Wade, A., Thomas, J., Mahood, Q., Jørgensen, A.-M. K., Hammerstrøm, K., &amp; Sathe, N. (2016). Searching for studies: A guide to information retrieval for Campbell. </w:t>
      </w:r>
      <w:r w:rsidRPr="00632E5D">
        <w:rPr>
          <w:rFonts w:cs="Times New Roman"/>
          <w:i/>
          <w:iCs/>
          <w:noProof/>
          <w:szCs w:val="24"/>
          <w:lang w:val="en-US"/>
          <w:rPrChange w:id="337" w:author="Julian Christensen" w:date="2024-08-23T08:43:00Z">
            <w:rPr>
              <w:rFonts w:cs="Times New Roman"/>
              <w:i/>
              <w:iCs/>
              <w:noProof/>
              <w:szCs w:val="24"/>
            </w:rPr>
          </w:rPrChange>
        </w:rPr>
        <w:t>Campbell Systematic Reviews</w:t>
      </w:r>
      <w:r w:rsidRPr="00632E5D">
        <w:rPr>
          <w:rFonts w:cs="Times New Roman"/>
          <w:noProof/>
          <w:szCs w:val="24"/>
          <w:lang w:val="en-US"/>
          <w:rPrChange w:id="338" w:author="Julian Christensen" w:date="2024-08-23T08:43:00Z">
            <w:rPr>
              <w:rFonts w:cs="Times New Roman"/>
              <w:noProof/>
              <w:szCs w:val="24"/>
            </w:rPr>
          </w:rPrChange>
        </w:rPr>
        <w:t xml:space="preserve">, </w:t>
      </w:r>
      <w:r w:rsidRPr="00632E5D">
        <w:rPr>
          <w:rFonts w:cs="Times New Roman"/>
          <w:i/>
          <w:iCs/>
          <w:noProof/>
          <w:szCs w:val="24"/>
          <w:lang w:val="en-US"/>
          <w:rPrChange w:id="339" w:author="Julian Christensen" w:date="2024-08-23T08:43:00Z">
            <w:rPr>
              <w:rFonts w:cs="Times New Roman"/>
              <w:i/>
              <w:iCs/>
              <w:noProof/>
              <w:szCs w:val="24"/>
            </w:rPr>
          </w:rPrChange>
        </w:rPr>
        <w:t>13</w:t>
      </w:r>
      <w:r w:rsidRPr="00632E5D">
        <w:rPr>
          <w:rFonts w:cs="Times New Roman"/>
          <w:noProof/>
          <w:szCs w:val="24"/>
          <w:lang w:val="en-US"/>
          <w:rPrChange w:id="340" w:author="Julian Christensen" w:date="2024-08-23T08:43:00Z">
            <w:rPr>
              <w:rFonts w:cs="Times New Roman"/>
              <w:noProof/>
              <w:szCs w:val="24"/>
            </w:rPr>
          </w:rPrChange>
        </w:rPr>
        <w:t>(1), 1–73. https://doi.org/10.4073/cmg.2016.1</w:t>
      </w:r>
    </w:p>
    <w:p w14:paraId="5E825F28"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41" w:author="Julian Christensen" w:date="2024-08-23T08:43:00Z">
            <w:rPr>
              <w:rFonts w:cs="Times New Roman"/>
              <w:noProof/>
              <w:szCs w:val="24"/>
            </w:rPr>
          </w:rPrChange>
        </w:rPr>
      </w:pPr>
      <w:r w:rsidRPr="00632E5D">
        <w:rPr>
          <w:rFonts w:cs="Times New Roman"/>
          <w:noProof/>
          <w:szCs w:val="24"/>
          <w:lang w:val="en-US"/>
          <w:rPrChange w:id="342" w:author="Julian Christensen" w:date="2024-08-23T08:43:00Z">
            <w:rPr>
              <w:rFonts w:cs="Times New Roman"/>
              <w:noProof/>
              <w:szCs w:val="24"/>
            </w:rPr>
          </w:rPrChange>
        </w:rPr>
        <w:t xml:space="preserve">Meneses Echavez, J. F., Borge, T. C., Nygård, H. T., Gaustad, J.-V., &amp; Hval, G. (2022). </w:t>
      </w:r>
      <w:r w:rsidRPr="00632E5D">
        <w:rPr>
          <w:rFonts w:cs="Times New Roman"/>
          <w:i/>
          <w:iCs/>
          <w:noProof/>
          <w:szCs w:val="24"/>
          <w:lang w:val="en-US"/>
          <w:rPrChange w:id="343" w:author="Julian Christensen" w:date="2024-08-23T08:43:00Z">
            <w:rPr>
              <w:rFonts w:cs="Times New Roman"/>
              <w:i/>
              <w:iCs/>
              <w:noProof/>
              <w:szCs w:val="24"/>
            </w:rPr>
          </w:rPrChange>
        </w:rPr>
        <w:t>Psykologisk debriefing for helsepersonell involvert i uønskede pasienthendelser: en systematisk oversikt [Psychological debriefing for healthcare professionals involved in adverse events: a systematic review]</w:t>
      </w:r>
      <w:r w:rsidRPr="00632E5D">
        <w:rPr>
          <w:rFonts w:cs="Times New Roman"/>
          <w:noProof/>
          <w:szCs w:val="24"/>
          <w:lang w:val="en-US"/>
          <w:rPrChange w:id="344" w:author="Julian Christensen" w:date="2024-08-23T08:43:00Z">
            <w:rPr>
              <w:rFonts w:cs="Times New Roman"/>
              <w:noProof/>
              <w:szCs w:val="24"/>
            </w:rPr>
          </w:rPrChange>
        </w:rPr>
        <w:t>. https://www.fhi.no/publ/2022/psykologisk-debriefing-for-helsepersonell-involvert-i-uonskede-pasienthende/</w:t>
      </w:r>
    </w:p>
    <w:p w14:paraId="4A897140"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45" w:author="Julian Christensen" w:date="2024-08-23T08:43:00Z">
            <w:rPr>
              <w:rFonts w:cs="Times New Roman"/>
              <w:noProof/>
              <w:szCs w:val="24"/>
            </w:rPr>
          </w:rPrChange>
        </w:rPr>
      </w:pPr>
      <w:r w:rsidRPr="002C6EAF">
        <w:rPr>
          <w:rFonts w:cs="Times New Roman"/>
          <w:noProof/>
          <w:szCs w:val="24"/>
        </w:rPr>
        <w:t xml:space="preserve">Ng, L., Pitt, V., Huckvale, K., Clavisi, O., Turner, T., Gruen, R., &amp; Elliott, J. H. (2014). </w:t>
      </w:r>
      <w:r w:rsidRPr="00632E5D">
        <w:rPr>
          <w:rFonts w:cs="Times New Roman"/>
          <w:noProof/>
          <w:szCs w:val="24"/>
          <w:lang w:val="en-US"/>
          <w:rPrChange w:id="346" w:author="Julian Christensen" w:date="2024-08-23T08:43:00Z">
            <w:rPr>
              <w:rFonts w:cs="Times New Roman"/>
              <w:noProof/>
              <w:szCs w:val="24"/>
            </w:rPr>
          </w:rPrChange>
        </w:rPr>
        <w:t xml:space="preserve">Title and Abstract Screening and Evaluation in Systematic Reviews (TASER): A pilot randomised controlled trial of title and abstract screening by medical students. </w:t>
      </w:r>
      <w:r w:rsidRPr="00632E5D">
        <w:rPr>
          <w:rFonts w:cs="Times New Roman"/>
          <w:i/>
          <w:iCs/>
          <w:noProof/>
          <w:szCs w:val="24"/>
          <w:lang w:val="en-US"/>
          <w:rPrChange w:id="347" w:author="Julian Christensen" w:date="2024-08-23T08:43:00Z">
            <w:rPr>
              <w:rFonts w:cs="Times New Roman"/>
              <w:i/>
              <w:iCs/>
              <w:noProof/>
              <w:szCs w:val="24"/>
            </w:rPr>
          </w:rPrChange>
        </w:rPr>
        <w:t>Systematic Reviews</w:t>
      </w:r>
      <w:r w:rsidRPr="00632E5D">
        <w:rPr>
          <w:rFonts w:cs="Times New Roman"/>
          <w:noProof/>
          <w:szCs w:val="24"/>
          <w:lang w:val="en-US"/>
          <w:rPrChange w:id="348" w:author="Julian Christensen" w:date="2024-08-23T08:43:00Z">
            <w:rPr>
              <w:rFonts w:cs="Times New Roman"/>
              <w:noProof/>
              <w:szCs w:val="24"/>
            </w:rPr>
          </w:rPrChange>
        </w:rPr>
        <w:t xml:space="preserve">, </w:t>
      </w:r>
      <w:r w:rsidRPr="00632E5D">
        <w:rPr>
          <w:rFonts w:cs="Times New Roman"/>
          <w:i/>
          <w:iCs/>
          <w:noProof/>
          <w:szCs w:val="24"/>
          <w:lang w:val="en-US"/>
          <w:rPrChange w:id="349" w:author="Julian Christensen" w:date="2024-08-23T08:43:00Z">
            <w:rPr>
              <w:rFonts w:cs="Times New Roman"/>
              <w:i/>
              <w:iCs/>
              <w:noProof/>
              <w:szCs w:val="24"/>
            </w:rPr>
          </w:rPrChange>
        </w:rPr>
        <w:t>3</w:t>
      </w:r>
      <w:r w:rsidRPr="00632E5D">
        <w:rPr>
          <w:rFonts w:cs="Times New Roman"/>
          <w:noProof/>
          <w:szCs w:val="24"/>
          <w:lang w:val="en-US"/>
          <w:rPrChange w:id="350" w:author="Julian Christensen" w:date="2024-08-23T08:43:00Z">
            <w:rPr>
              <w:rFonts w:cs="Times New Roman"/>
              <w:noProof/>
              <w:szCs w:val="24"/>
            </w:rPr>
          </w:rPrChange>
        </w:rPr>
        <w:t>, 1–8. https://doi.org/10.1186/2046-4053-3-121</w:t>
      </w:r>
    </w:p>
    <w:p w14:paraId="15CA776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51" w:author="Julian Christensen" w:date="2024-08-23T08:43:00Z">
            <w:rPr>
              <w:rFonts w:cs="Times New Roman"/>
              <w:noProof/>
              <w:szCs w:val="24"/>
            </w:rPr>
          </w:rPrChange>
        </w:rPr>
      </w:pPr>
      <w:r w:rsidRPr="00632E5D">
        <w:rPr>
          <w:rFonts w:cs="Times New Roman"/>
          <w:noProof/>
          <w:szCs w:val="24"/>
          <w:lang w:val="en-US"/>
          <w:rPrChange w:id="352" w:author="Julian Christensen" w:date="2024-08-23T08:43:00Z">
            <w:rPr>
              <w:rFonts w:cs="Times New Roman"/>
              <w:noProof/>
              <w:szCs w:val="24"/>
            </w:rPr>
          </w:rPrChange>
        </w:rPr>
        <w:t xml:space="preserve">O’Connor, A. M., Tsafnat, G., Thomas, J., Glasziou, P., Gilbert, S. B., &amp; Hutton, B. (2019). A question of trust: can we build an evidence base to gain trust in systematic review automation technologies? </w:t>
      </w:r>
      <w:r w:rsidRPr="00632E5D">
        <w:rPr>
          <w:rFonts w:cs="Times New Roman"/>
          <w:i/>
          <w:iCs/>
          <w:noProof/>
          <w:szCs w:val="24"/>
          <w:lang w:val="en-US"/>
          <w:rPrChange w:id="353" w:author="Julian Christensen" w:date="2024-08-23T08:43:00Z">
            <w:rPr>
              <w:rFonts w:cs="Times New Roman"/>
              <w:i/>
              <w:iCs/>
              <w:noProof/>
              <w:szCs w:val="24"/>
            </w:rPr>
          </w:rPrChange>
        </w:rPr>
        <w:t>Systematic Reviews</w:t>
      </w:r>
      <w:r w:rsidRPr="00632E5D">
        <w:rPr>
          <w:rFonts w:cs="Times New Roman"/>
          <w:noProof/>
          <w:szCs w:val="24"/>
          <w:lang w:val="en-US"/>
          <w:rPrChange w:id="354" w:author="Julian Christensen" w:date="2024-08-23T08:43:00Z">
            <w:rPr>
              <w:rFonts w:cs="Times New Roman"/>
              <w:noProof/>
              <w:szCs w:val="24"/>
            </w:rPr>
          </w:rPrChange>
        </w:rPr>
        <w:t xml:space="preserve">, </w:t>
      </w:r>
      <w:r w:rsidRPr="00632E5D">
        <w:rPr>
          <w:rFonts w:cs="Times New Roman"/>
          <w:i/>
          <w:iCs/>
          <w:noProof/>
          <w:szCs w:val="24"/>
          <w:lang w:val="en-US"/>
          <w:rPrChange w:id="355" w:author="Julian Christensen" w:date="2024-08-23T08:43:00Z">
            <w:rPr>
              <w:rFonts w:cs="Times New Roman"/>
              <w:i/>
              <w:iCs/>
              <w:noProof/>
              <w:szCs w:val="24"/>
            </w:rPr>
          </w:rPrChange>
        </w:rPr>
        <w:t>8</w:t>
      </w:r>
      <w:r w:rsidRPr="00632E5D">
        <w:rPr>
          <w:rFonts w:cs="Times New Roman"/>
          <w:noProof/>
          <w:szCs w:val="24"/>
          <w:lang w:val="en-US"/>
          <w:rPrChange w:id="356" w:author="Julian Christensen" w:date="2024-08-23T08:43:00Z">
            <w:rPr>
              <w:rFonts w:cs="Times New Roman"/>
              <w:noProof/>
              <w:szCs w:val="24"/>
            </w:rPr>
          </w:rPrChange>
        </w:rPr>
        <w:t>(1), 1–8. https://doi.org/10.1186/s13643-019-1062-0</w:t>
      </w:r>
    </w:p>
    <w:p w14:paraId="1354358A"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57" w:author="Julian Christensen" w:date="2024-08-23T08:43:00Z">
            <w:rPr>
              <w:rFonts w:cs="Times New Roman"/>
              <w:noProof/>
              <w:szCs w:val="24"/>
            </w:rPr>
          </w:rPrChange>
        </w:rPr>
      </w:pPr>
      <w:r w:rsidRPr="00632E5D">
        <w:rPr>
          <w:rFonts w:cs="Times New Roman"/>
          <w:noProof/>
          <w:szCs w:val="24"/>
          <w:lang w:val="en-US"/>
          <w:rPrChange w:id="358" w:author="Julian Christensen" w:date="2024-08-23T08:43:00Z">
            <w:rPr>
              <w:rFonts w:cs="Times New Roman"/>
              <w:noProof/>
              <w:szCs w:val="24"/>
            </w:rPr>
          </w:rPrChange>
        </w:rPr>
        <w:lastRenderedPageBreak/>
        <w:t xml:space="preserve">O’Mara-Eves, A., Thomas, J., McNaught, J., Miwa, M., &amp; Ananiadou, S. (2015). Using text mining for study identification in systematic reviews: a systematic review of current approaches. </w:t>
      </w:r>
      <w:r w:rsidRPr="00632E5D">
        <w:rPr>
          <w:rFonts w:cs="Times New Roman"/>
          <w:i/>
          <w:iCs/>
          <w:noProof/>
          <w:szCs w:val="24"/>
          <w:lang w:val="en-US"/>
          <w:rPrChange w:id="359" w:author="Julian Christensen" w:date="2024-08-23T08:43:00Z">
            <w:rPr>
              <w:rFonts w:cs="Times New Roman"/>
              <w:i/>
              <w:iCs/>
              <w:noProof/>
              <w:szCs w:val="24"/>
            </w:rPr>
          </w:rPrChange>
        </w:rPr>
        <w:t>Systematic Reviews</w:t>
      </w:r>
      <w:r w:rsidRPr="00632E5D">
        <w:rPr>
          <w:rFonts w:cs="Times New Roman"/>
          <w:noProof/>
          <w:szCs w:val="24"/>
          <w:lang w:val="en-US"/>
          <w:rPrChange w:id="360" w:author="Julian Christensen" w:date="2024-08-23T08:43:00Z">
            <w:rPr>
              <w:rFonts w:cs="Times New Roman"/>
              <w:noProof/>
              <w:szCs w:val="24"/>
            </w:rPr>
          </w:rPrChange>
        </w:rPr>
        <w:t xml:space="preserve">, </w:t>
      </w:r>
      <w:r w:rsidRPr="00632E5D">
        <w:rPr>
          <w:rFonts w:cs="Times New Roman"/>
          <w:i/>
          <w:iCs/>
          <w:noProof/>
          <w:szCs w:val="24"/>
          <w:lang w:val="en-US"/>
          <w:rPrChange w:id="361" w:author="Julian Christensen" w:date="2024-08-23T08:43:00Z">
            <w:rPr>
              <w:rFonts w:cs="Times New Roman"/>
              <w:i/>
              <w:iCs/>
              <w:noProof/>
              <w:szCs w:val="24"/>
            </w:rPr>
          </w:rPrChange>
        </w:rPr>
        <w:t>4</w:t>
      </w:r>
      <w:r w:rsidRPr="00632E5D">
        <w:rPr>
          <w:rFonts w:cs="Times New Roman"/>
          <w:noProof/>
          <w:szCs w:val="24"/>
          <w:lang w:val="en-US"/>
          <w:rPrChange w:id="362" w:author="Julian Christensen" w:date="2024-08-23T08:43:00Z">
            <w:rPr>
              <w:rFonts w:cs="Times New Roman"/>
              <w:noProof/>
              <w:szCs w:val="24"/>
            </w:rPr>
          </w:rPrChange>
        </w:rPr>
        <w:t>(1), 1–22. https://doi.org/10.1186/2046-4053-4-5</w:t>
      </w:r>
    </w:p>
    <w:p w14:paraId="2096B7AA"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63" w:author="Julian Christensen" w:date="2024-08-23T08:43:00Z">
            <w:rPr>
              <w:rFonts w:cs="Times New Roman"/>
              <w:noProof/>
              <w:szCs w:val="24"/>
            </w:rPr>
          </w:rPrChange>
        </w:rPr>
      </w:pPr>
      <w:r w:rsidRPr="00632E5D">
        <w:rPr>
          <w:rFonts w:cs="Times New Roman"/>
          <w:noProof/>
          <w:szCs w:val="24"/>
          <w:lang w:val="en-US"/>
          <w:rPrChange w:id="364" w:author="Julian Christensen" w:date="2024-08-23T08:43:00Z">
            <w:rPr>
              <w:rFonts w:cs="Times New Roman"/>
              <w:noProof/>
              <w:szCs w:val="24"/>
            </w:rPr>
          </w:rPrChange>
        </w:rPr>
        <w:t xml:space="preserve">Olorisade, B. K., de Quincey, E., Brereton, P., &amp; Andras, P. (2016). A critical analysis of studies that address the use of text mining for citation screening in systematic reviews. </w:t>
      </w:r>
      <w:r w:rsidRPr="00632E5D">
        <w:rPr>
          <w:rFonts w:cs="Times New Roman"/>
          <w:i/>
          <w:iCs/>
          <w:noProof/>
          <w:szCs w:val="24"/>
          <w:lang w:val="en-US"/>
          <w:rPrChange w:id="365" w:author="Julian Christensen" w:date="2024-08-23T08:43:00Z">
            <w:rPr>
              <w:rFonts w:cs="Times New Roman"/>
              <w:i/>
              <w:iCs/>
              <w:noProof/>
              <w:szCs w:val="24"/>
            </w:rPr>
          </w:rPrChange>
        </w:rPr>
        <w:t>Proceedings of the 20th International Conference on Evaluation and Assessment in Software Engineering</w:t>
      </w:r>
      <w:r w:rsidRPr="00632E5D">
        <w:rPr>
          <w:rFonts w:cs="Times New Roman"/>
          <w:noProof/>
          <w:szCs w:val="24"/>
          <w:lang w:val="en-US"/>
          <w:rPrChange w:id="366" w:author="Julian Christensen" w:date="2024-08-23T08:43:00Z">
            <w:rPr>
              <w:rFonts w:cs="Times New Roman"/>
              <w:noProof/>
              <w:szCs w:val="24"/>
            </w:rPr>
          </w:rPrChange>
        </w:rPr>
        <w:t>, 1–11.</w:t>
      </w:r>
    </w:p>
    <w:p w14:paraId="5110C801"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67" w:author="Julian Christensen" w:date="2024-08-23T08:43:00Z">
            <w:rPr>
              <w:rFonts w:cs="Times New Roman"/>
              <w:noProof/>
              <w:szCs w:val="24"/>
            </w:rPr>
          </w:rPrChange>
        </w:rPr>
      </w:pPr>
      <w:r w:rsidRPr="00632E5D">
        <w:rPr>
          <w:rFonts w:cs="Times New Roman"/>
          <w:noProof/>
          <w:szCs w:val="24"/>
          <w:lang w:val="en-US"/>
          <w:rPrChange w:id="368" w:author="Julian Christensen" w:date="2024-08-23T08:43:00Z">
            <w:rPr>
              <w:rFonts w:cs="Times New Roman"/>
              <w:noProof/>
              <w:szCs w:val="24"/>
            </w:rPr>
          </w:rPrChange>
        </w:rPr>
        <w:t xml:space="preserve">OpenAI. (2024). </w:t>
      </w:r>
      <w:r w:rsidRPr="00632E5D">
        <w:rPr>
          <w:rFonts w:cs="Times New Roman"/>
          <w:i/>
          <w:iCs/>
          <w:noProof/>
          <w:szCs w:val="24"/>
          <w:lang w:val="en-US"/>
          <w:rPrChange w:id="369" w:author="Julian Christensen" w:date="2024-08-23T08:43:00Z">
            <w:rPr>
              <w:rFonts w:cs="Times New Roman"/>
              <w:i/>
              <w:iCs/>
              <w:noProof/>
              <w:szCs w:val="24"/>
            </w:rPr>
          </w:rPrChange>
        </w:rPr>
        <w:t>Function calling</w:t>
      </w:r>
      <w:r w:rsidRPr="00632E5D">
        <w:rPr>
          <w:rFonts w:cs="Times New Roman"/>
          <w:noProof/>
          <w:szCs w:val="24"/>
          <w:lang w:val="en-US"/>
          <w:rPrChange w:id="370" w:author="Julian Christensen" w:date="2024-08-23T08:43:00Z">
            <w:rPr>
              <w:rFonts w:cs="Times New Roman"/>
              <w:noProof/>
              <w:szCs w:val="24"/>
            </w:rPr>
          </w:rPrChange>
        </w:rPr>
        <w:t>. https://platform.openai.com/docs/guides/function-calling</w:t>
      </w:r>
    </w:p>
    <w:p w14:paraId="0BD5A0A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71" w:author="Julian Christensen" w:date="2024-08-23T08:43:00Z">
            <w:rPr>
              <w:rFonts w:cs="Times New Roman"/>
              <w:noProof/>
              <w:szCs w:val="24"/>
            </w:rPr>
          </w:rPrChange>
        </w:rPr>
      </w:pPr>
      <w:r w:rsidRPr="00632E5D">
        <w:rPr>
          <w:rFonts w:cs="Times New Roman"/>
          <w:noProof/>
          <w:szCs w:val="24"/>
          <w:lang w:val="en-US"/>
          <w:rPrChange w:id="372" w:author="Julian Christensen" w:date="2024-08-23T08:43:00Z">
            <w:rPr>
              <w:rFonts w:cs="Times New Roman"/>
              <w:noProof/>
              <w:szCs w:val="24"/>
            </w:rPr>
          </w:rPrChange>
        </w:rPr>
        <w:t xml:space="preserve">Pacheco, R. L., Riera, R., Santos, G. M., Sá, K. M. M., Bomfim, L. G. P., da Silva, G. R., de Oliveira, F. R., &amp; Martimbianco, A. L. C. (2023). Many systematic reviews with a single author are indexed in PubMed. </w:t>
      </w:r>
      <w:r w:rsidRPr="00632E5D">
        <w:rPr>
          <w:rFonts w:cs="Times New Roman"/>
          <w:i/>
          <w:iCs/>
          <w:noProof/>
          <w:szCs w:val="24"/>
          <w:lang w:val="en-US"/>
          <w:rPrChange w:id="373" w:author="Julian Christensen" w:date="2024-08-23T08:43:00Z">
            <w:rPr>
              <w:rFonts w:cs="Times New Roman"/>
              <w:i/>
              <w:iCs/>
              <w:noProof/>
              <w:szCs w:val="24"/>
            </w:rPr>
          </w:rPrChange>
        </w:rPr>
        <w:t>Journal of Clinical Epidemiology</w:t>
      </w:r>
      <w:r w:rsidRPr="00632E5D">
        <w:rPr>
          <w:rFonts w:cs="Times New Roman"/>
          <w:noProof/>
          <w:szCs w:val="24"/>
          <w:lang w:val="en-US"/>
          <w:rPrChange w:id="374" w:author="Julian Christensen" w:date="2024-08-23T08:43:00Z">
            <w:rPr>
              <w:rFonts w:cs="Times New Roman"/>
              <w:noProof/>
              <w:szCs w:val="24"/>
            </w:rPr>
          </w:rPrChange>
        </w:rPr>
        <w:t xml:space="preserve">, </w:t>
      </w:r>
      <w:r w:rsidRPr="00632E5D">
        <w:rPr>
          <w:rFonts w:cs="Times New Roman"/>
          <w:i/>
          <w:iCs/>
          <w:noProof/>
          <w:szCs w:val="24"/>
          <w:lang w:val="en-US"/>
          <w:rPrChange w:id="375" w:author="Julian Christensen" w:date="2024-08-23T08:43:00Z">
            <w:rPr>
              <w:rFonts w:cs="Times New Roman"/>
              <w:i/>
              <w:iCs/>
              <w:noProof/>
              <w:szCs w:val="24"/>
            </w:rPr>
          </w:rPrChange>
        </w:rPr>
        <w:t>156</w:t>
      </w:r>
      <w:r w:rsidRPr="00632E5D">
        <w:rPr>
          <w:rFonts w:cs="Times New Roman"/>
          <w:noProof/>
          <w:szCs w:val="24"/>
          <w:lang w:val="en-US"/>
          <w:rPrChange w:id="376" w:author="Julian Christensen" w:date="2024-08-23T08:43:00Z">
            <w:rPr>
              <w:rFonts w:cs="Times New Roman"/>
              <w:noProof/>
              <w:szCs w:val="24"/>
            </w:rPr>
          </w:rPrChange>
        </w:rPr>
        <w:t>, 124–126. https://doi.org/10.1016/j.jclinepi.2023.01.007</w:t>
      </w:r>
    </w:p>
    <w:p w14:paraId="1D8051A0"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77" w:author="Julian Christensen" w:date="2024-08-23T08:43:00Z">
            <w:rPr>
              <w:rFonts w:cs="Times New Roman"/>
              <w:noProof/>
              <w:szCs w:val="24"/>
            </w:rPr>
          </w:rPrChange>
        </w:rPr>
      </w:pPr>
      <w:r w:rsidRPr="00632E5D">
        <w:rPr>
          <w:rFonts w:cs="Times New Roman"/>
          <w:noProof/>
          <w:szCs w:val="24"/>
          <w:lang w:val="en-US"/>
          <w:rPrChange w:id="378" w:author="Julian Christensen" w:date="2024-08-23T08:43:00Z">
            <w:rPr>
              <w:rFonts w:cs="Times New Roman"/>
              <w:noProof/>
              <w:szCs w:val="24"/>
            </w:rPr>
          </w:rPrChange>
        </w:rPr>
        <w:t xml:space="preserve">Perlman‐Arrow, S., Loo, N., Bobrovitz, N., Yan, T., &amp; Arora, R. K. (2023). A real‐world evaluation of the implementation of NLP technology in abstract screening of a systematic review. </w:t>
      </w:r>
      <w:r w:rsidRPr="00632E5D">
        <w:rPr>
          <w:rFonts w:cs="Times New Roman"/>
          <w:i/>
          <w:iCs/>
          <w:noProof/>
          <w:szCs w:val="24"/>
          <w:lang w:val="en-US"/>
          <w:rPrChange w:id="379" w:author="Julian Christensen" w:date="2024-08-23T08:43:00Z">
            <w:rPr>
              <w:rFonts w:cs="Times New Roman"/>
              <w:i/>
              <w:iCs/>
              <w:noProof/>
              <w:szCs w:val="24"/>
            </w:rPr>
          </w:rPrChange>
        </w:rPr>
        <w:t>Research Synthesis Methods</w:t>
      </w:r>
      <w:r w:rsidRPr="00632E5D">
        <w:rPr>
          <w:rFonts w:cs="Times New Roman"/>
          <w:noProof/>
          <w:szCs w:val="24"/>
          <w:lang w:val="en-US"/>
          <w:rPrChange w:id="380" w:author="Julian Christensen" w:date="2024-08-23T08:43:00Z">
            <w:rPr>
              <w:rFonts w:cs="Times New Roman"/>
              <w:noProof/>
              <w:szCs w:val="24"/>
            </w:rPr>
          </w:rPrChange>
        </w:rPr>
        <w:t xml:space="preserve">, </w:t>
      </w:r>
      <w:r w:rsidRPr="00632E5D">
        <w:rPr>
          <w:rFonts w:cs="Times New Roman"/>
          <w:i/>
          <w:iCs/>
          <w:noProof/>
          <w:szCs w:val="24"/>
          <w:lang w:val="en-US"/>
          <w:rPrChange w:id="381" w:author="Julian Christensen" w:date="2024-08-23T08:43:00Z">
            <w:rPr>
              <w:rFonts w:cs="Times New Roman"/>
              <w:i/>
              <w:iCs/>
              <w:noProof/>
              <w:szCs w:val="24"/>
            </w:rPr>
          </w:rPrChange>
        </w:rPr>
        <w:t>14</w:t>
      </w:r>
      <w:r w:rsidRPr="00632E5D">
        <w:rPr>
          <w:rFonts w:cs="Times New Roman"/>
          <w:noProof/>
          <w:szCs w:val="24"/>
          <w:lang w:val="en-US"/>
          <w:rPrChange w:id="382" w:author="Julian Christensen" w:date="2024-08-23T08:43:00Z">
            <w:rPr>
              <w:rFonts w:cs="Times New Roman"/>
              <w:noProof/>
              <w:szCs w:val="24"/>
            </w:rPr>
          </w:rPrChange>
        </w:rPr>
        <w:t>(4), 608–621. https://doi.org/10.1002/jrsm.1636</w:t>
      </w:r>
    </w:p>
    <w:p w14:paraId="5EC83ABE"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83" w:author="Julian Christensen" w:date="2024-08-23T08:43:00Z">
            <w:rPr>
              <w:rFonts w:cs="Times New Roman"/>
              <w:noProof/>
              <w:szCs w:val="24"/>
            </w:rPr>
          </w:rPrChange>
        </w:rPr>
      </w:pPr>
      <w:r w:rsidRPr="00632E5D">
        <w:rPr>
          <w:rFonts w:cs="Times New Roman"/>
          <w:noProof/>
          <w:szCs w:val="24"/>
          <w:lang w:val="en-US"/>
          <w:rPrChange w:id="384" w:author="Julian Christensen" w:date="2024-08-23T08:43:00Z">
            <w:rPr>
              <w:rFonts w:cs="Times New Roman"/>
              <w:noProof/>
              <w:szCs w:val="24"/>
            </w:rPr>
          </w:rPrChange>
        </w:rPr>
        <w:t xml:space="preserve">Polanin, J. R., Pigott, T. D., Espelage, D. L., &amp; Grotpeter, J. K. (2019). Best practice guidelines for abstract screening large-evidence systematic reviews and meta-analyses. </w:t>
      </w:r>
      <w:r w:rsidRPr="00632E5D">
        <w:rPr>
          <w:rFonts w:cs="Times New Roman"/>
          <w:i/>
          <w:iCs/>
          <w:noProof/>
          <w:szCs w:val="24"/>
          <w:lang w:val="en-US"/>
          <w:rPrChange w:id="385" w:author="Julian Christensen" w:date="2024-08-23T08:43:00Z">
            <w:rPr>
              <w:rFonts w:cs="Times New Roman"/>
              <w:i/>
              <w:iCs/>
              <w:noProof/>
              <w:szCs w:val="24"/>
            </w:rPr>
          </w:rPrChange>
        </w:rPr>
        <w:t>Research Synthesis Methods</w:t>
      </w:r>
      <w:r w:rsidRPr="00632E5D">
        <w:rPr>
          <w:rFonts w:cs="Times New Roman"/>
          <w:noProof/>
          <w:szCs w:val="24"/>
          <w:lang w:val="en-US"/>
          <w:rPrChange w:id="386" w:author="Julian Christensen" w:date="2024-08-23T08:43:00Z">
            <w:rPr>
              <w:rFonts w:cs="Times New Roman"/>
              <w:noProof/>
              <w:szCs w:val="24"/>
            </w:rPr>
          </w:rPrChange>
        </w:rPr>
        <w:t xml:space="preserve">, </w:t>
      </w:r>
      <w:r w:rsidRPr="00632E5D">
        <w:rPr>
          <w:rFonts w:cs="Times New Roman"/>
          <w:i/>
          <w:iCs/>
          <w:noProof/>
          <w:szCs w:val="24"/>
          <w:lang w:val="en-US"/>
          <w:rPrChange w:id="387" w:author="Julian Christensen" w:date="2024-08-23T08:43:00Z">
            <w:rPr>
              <w:rFonts w:cs="Times New Roman"/>
              <w:i/>
              <w:iCs/>
              <w:noProof/>
              <w:szCs w:val="24"/>
            </w:rPr>
          </w:rPrChange>
        </w:rPr>
        <w:t>10</w:t>
      </w:r>
      <w:r w:rsidRPr="00632E5D">
        <w:rPr>
          <w:rFonts w:cs="Times New Roman"/>
          <w:noProof/>
          <w:szCs w:val="24"/>
          <w:lang w:val="en-US"/>
          <w:rPrChange w:id="388" w:author="Julian Christensen" w:date="2024-08-23T08:43:00Z">
            <w:rPr>
              <w:rFonts w:cs="Times New Roman"/>
              <w:noProof/>
              <w:szCs w:val="24"/>
            </w:rPr>
          </w:rPrChange>
        </w:rPr>
        <w:t>(3), 330–342. https://doi.org/10.1002/jrsm.1354</w:t>
      </w:r>
    </w:p>
    <w:p w14:paraId="4282802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89" w:author="Julian Christensen" w:date="2024-08-23T08:43:00Z">
            <w:rPr>
              <w:rFonts w:cs="Times New Roman"/>
              <w:noProof/>
              <w:szCs w:val="24"/>
            </w:rPr>
          </w:rPrChange>
        </w:rPr>
      </w:pPr>
      <w:r w:rsidRPr="00632E5D">
        <w:rPr>
          <w:rFonts w:cs="Times New Roman"/>
          <w:noProof/>
          <w:szCs w:val="24"/>
          <w:lang w:val="en-US"/>
          <w:rPrChange w:id="390" w:author="Julian Christensen" w:date="2024-08-23T08:43:00Z">
            <w:rPr>
              <w:rFonts w:cs="Times New Roman"/>
              <w:noProof/>
              <w:szCs w:val="24"/>
            </w:rPr>
          </w:rPrChange>
        </w:rPr>
        <w:t xml:space="preserve">Pustejovsky, J. E. (2020). </w:t>
      </w:r>
      <w:r w:rsidRPr="00632E5D">
        <w:rPr>
          <w:rFonts w:cs="Times New Roman"/>
          <w:i/>
          <w:iCs/>
          <w:noProof/>
          <w:szCs w:val="24"/>
          <w:lang w:val="en-US"/>
          <w:rPrChange w:id="391" w:author="Julian Christensen" w:date="2024-08-23T08:43:00Z">
            <w:rPr>
              <w:rFonts w:cs="Times New Roman"/>
              <w:i/>
              <w:iCs/>
              <w:noProof/>
              <w:szCs w:val="24"/>
            </w:rPr>
          </w:rPrChange>
        </w:rPr>
        <w:t>clubSandwich: Cluster-robust (sandwich) variance estimators with small-sample corrections</w:t>
      </w:r>
      <w:r w:rsidRPr="00632E5D">
        <w:rPr>
          <w:rFonts w:cs="Times New Roman"/>
          <w:noProof/>
          <w:szCs w:val="24"/>
          <w:lang w:val="en-US"/>
          <w:rPrChange w:id="392" w:author="Julian Christensen" w:date="2024-08-23T08:43:00Z">
            <w:rPr>
              <w:rFonts w:cs="Times New Roman"/>
              <w:noProof/>
              <w:szCs w:val="24"/>
            </w:rPr>
          </w:rPrChange>
        </w:rPr>
        <w:t xml:space="preserve"> (0.5.5). cran.r-project.org. https://cran.r-project.org/web/packages/clubSandwich/index.html</w:t>
      </w:r>
    </w:p>
    <w:p w14:paraId="237A94E2"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93" w:author="Julian Christensen" w:date="2024-08-23T08:43:00Z">
            <w:rPr>
              <w:rFonts w:cs="Times New Roman"/>
              <w:noProof/>
              <w:szCs w:val="24"/>
            </w:rPr>
          </w:rPrChange>
        </w:rPr>
      </w:pPr>
      <w:r w:rsidRPr="00632E5D">
        <w:rPr>
          <w:rFonts w:cs="Times New Roman"/>
          <w:noProof/>
          <w:szCs w:val="24"/>
          <w:lang w:val="en-US"/>
          <w:rPrChange w:id="394" w:author="Julian Christensen" w:date="2024-08-23T08:43:00Z">
            <w:rPr>
              <w:rFonts w:cs="Times New Roman"/>
              <w:noProof/>
              <w:szCs w:val="24"/>
            </w:rPr>
          </w:rPrChange>
        </w:rPr>
        <w:t xml:space="preserve">Pustejovsky, J. E., &amp; Tipton, E. (2021). Meta-analysis with robust variance estimation: Expanding the range of working models. </w:t>
      </w:r>
      <w:r w:rsidRPr="00632E5D">
        <w:rPr>
          <w:rFonts w:cs="Times New Roman"/>
          <w:i/>
          <w:iCs/>
          <w:noProof/>
          <w:szCs w:val="24"/>
          <w:lang w:val="en-US"/>
          <w:rPrChange w:id="395" w:author="Julian Christensen" w:date="2024-08-23T08:43:00Z">
            <w:rPr>
              <w:rFonts w:cs="Times New Roman"/>
              <w:i/>
              <w:iCs/>
              <w:noProof/>
              <w:szCs w:val="24"/>
            </w:rPr>
          </w:rPrChange>
        </w:rPr>
        <w:t>Prevention Science</w:t>
      </w:r>
      <w:r w:rsidRPr="00632E5D">
        <w:rPr>
          <w:rFonts w:cs="Times New Roman"/>
          <w:noProof/>
          <w:szCs w:val="24"/>
          <w:lang w:val="en-US"/>
          <w:rPrChange w:id="396" w:author="Julian Christensen" w:date="2024-08-23T08:43:00Z">
            <w:rPr>
              <w:rFonts w:cs="Times New Roman"/>
              <w:noProof/>
              <w:szCs w:val="24"/>
            </w:rPr>
          </w:rPrChange>
        </w:rPr>
        <w:t xml:space="preserve">, </w:t>
      </w:r>
      <w:r w:rsidRPr="00632E5D">
        <w:rPr>
          <w:rFonts w:cs="Times New Roman"/>
          <w:i/>
          <w:iCs/>
          <w:noProof/>
          <w:szCs w:val="24"/>
          <w:lang w:val="en-US"/>
          <w:rPrChange w:id="397" w:author="Julian Christensen" w:date="2024-08-23T08:43:00Z">
            <w:rPr>
              <w:rFonts w:cs="Times New Roman"/>
              <w:i/>
              <w:iCs/>
              <w:noProof/>
              <w:szCs w:val="24"/>
            </w:rPr>
          </w:rPrChange>
        </w:rPr>
        <w:t>23</w:t>
      </w:r>
      <w:r w:rsidRPr="00632E5D">
        <w:rPr>
          <w:rFonts w:cs="Times New Roman"/>
          <w:noProof/>
          <w:szCs w:val="24"/>
          <w:lang w:val="en-US"/>
          <w:rPrChange w:id="398" w:author="Julian Christensen" w:date="2024-08-23T08:43:00Z">
            <w:rPr>
              <w:rFonts w:cs="Times New Roman"/>
              <w:noProof/>
              <w:szCs w:val="24"/>
            </w:rPr>
          </w:rPrChange>
        </w:rPr>
        <w:t>(1), 425–438. https://doi.org/10.1007/s11121-021-01246-3</w:t>
      </w:r>
    </w:p>
    <w:p w14:paraId="30AE7799"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399" w:author="Julian Christensen" w:date="2024-08-23T08:43:00Z">
            <w:rPr>
              <w:rFonts w:cs="Times New Roman"/>
              <w:noProof/>
              <w:szCs w:val="24"/>
            </w:rPr>
          </w:rPrChange>
        </w:rPr>
      </w:pPr>
      <w:r w:rsidRPr="00632E5D">
        <w:rPr>
          <w:rFonts w:cs="Times New Roman"/>
          <w:noProof/>
          <w:szCs w:val="24"/>
          <w:lang w:val="en-US"/>
          <w:rPrChange w:id="400" w:author="Julian Christensen" w:date="2024-08-23T08:43:00Z">
            <w:rPr>
              <w:rFonts w:cs="Times New Roman"/>
              <w:noProof/>
              <w:szCs w:val="24"/>
            </w:rPr>
          </w:rPrChange>
        </w:rPr>
        <w:t xml:space="preserve">R Core Team. (2022). </w:t>
      </w:r>
      <w:r w:rsidRPr="00632E5D">
        <w:rPr>
          <w:rFonts w:cs="Times New Roman"/>
          <w:i/>
          <w:iCs/>
          <w:noProof/>
          <w:szCs w:val="24"/>
          <w:lang w:val="en-US"/>
          <w:rPrChange w:id="401" w:author="Julian Christensen" w:date="2024-08-23T08:43:00Z">
            <w:rPr>
              <w:rFonts w:cs="Times New Roman"/>
              <w:i/>
              <w:iCs/>
              <w:noProof/>
              <w:szCs w:val="24"/>
            </w:rPr>
          </w:rPrChange>
        </w:rPr>
        <w:t>R: A language and environment for statistical computing</w:t>
      </w:r>
      <w:r w:rsidRPr="00632E5D">
        <w:rPr>
          <w:rFonts w:cs="Times New Roman"/>
          <w:noProof/>
          <w:szCs w:val="24"/>
          <w:lang w:val="en-US"/>
          <w:rPrChange w:id="402" w:author="Julian Christensen" w:date="2024-08-23T08:43:00Z">
            <w:rPr>
              <w:rFonts w:cs="Times New Roman"/>
              <w:noProof/>
              <w:szCs w:val="24"/>
            </w:rPr>
          </w:rPrChange>
        </w:rPr>
        <w:t>. R Foundation for Statistical Computing, Vienna, Austria. https://www.r-project.org/</w:t>
      </w:r>
    </w:p>
    <w:p w14:paraId="302EE5BA"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03" w:author="Julian Christensen" w:date="2024-08-23T08:43:00Z">
            <w:rPr>
              <w:rFonts w:cs="Times New Roman"/>
              <w:noProof/>
              <w:szCs w:val="24"/>
            </w:rPr>
          </w:rPrChange>
        </w:rPr>
      </w:pPr>
      <w:r w:rsidRPr="00632E5D">
        <w:rPr>
          <w:rFonts w:cs="Times New Roman"/>
          <w:noProof/>
          <w:szCs w:val="24"/>
          <w:lang w:val="de-DE"/>
          <w:rPrChange w:id="404" w:author="Julian Christensen" w:date="2024-08-23T08:43:00Z">
            <w:rPr>
              <w:rFonts w:cs="Times New Roman"/>
              <w:noProof/>
              <w:szCs w:val="24"/>
            </w:rPr>
          </w:rPrChange>
        </w:rPr>
        <w:t xml:space="preserve">Rathbone, J., Hoffmann, T., &amp; Glasziou, P. (2015). </w:t>
      </w:r>
      <w:r w:rsidRPr="00632E5D">
        <w:rPr>
          <w:rFonts w:cs="Times New Roman"/>
          <w:noProof/>
          <w:szCs w:val="24"/>
          <w:lang w:val="en-US"/>
          <w:rPrChange w:id="405" w:author="Julian Christensen" w:date="2024-08-23T08:43:00Z">
            <w:rPr>
              <w:rFonts w:cs="Times New Roman"/>
              <w:noProof/>
              <w:szCs w:val="24"/>
            </w:rPr>
          </w:rPrChange>
        </w:rPr>
        <w:t xml:space="preserve">Faster title and abstract screening? Evaluating Abstrackr, a semi-automated online screening program for systematic reviewers. </w:t>
      </w:r>
      <w:r w:rsidRPr="00632E5D">
        <w:rPr>
          <w:rFonts w:cs="Times New Roman"/>
          <w:i/>
          <w:iCs/>
          <w:noProof/>
          <w:szCs w:val="24"/>
          <w:lang w:val="en-US"/>
          <w:rPrChange w:id="406" w:author="Julian Christensen" w:date="2024-08-23T08:43:00Z">
            <w:rPr>
              <w:rFonts w:cs="Times New Roman"/>
              <w:i/>
              <w:iCs/>
              <w:noProof/>
              <w:szCs w:val="24"/>
            </w:rPr>
          </w:rPrChange>
        </w:rPr>
        <w:t>Systematic Reviews</w:t>
      </w:r>
      <w:r w:rsidRPr="00632E5D">
        <w:rPr>
          <w:rFonts w:cs="Times New Roman"/>
          <w:noProof/>
          <w:szCs w:val="24"/>
          <w:lang w:val="en-US"/>
          <w:rPrChange w:id="407" w:author="Julian Christensen" w:date="2024-08-23T08:43:00Z">
            <w:rPr>
              <w:rFonts w:cs="Times New Roman"/>
              <w:noProof/>
              <w:szCs w:val="24"/>
            </w:rPr>
          </w:rPrChange>
        </w:rPr>
        <w:t xml:space="preserve">, </w:t>
      </w:r>
      <w:r w:rsidRPr="00632E5D">
        <w:rPr>
          <w:rFonts w:cs="Times New Roman"/>
          <w:i/>
          <w:iCs/>
          <w:noProof/>
          <w:szCs w:val="24"/>
          <w:lang w:val="en-US"/>
          <w:rPrChange w:id="408" w:author="Julian Christensen" w:date="2024-08-23T08:43:00Z">
            <w:rPr>
              <w:rFonts w:cs="Times New Roman"/>
              <w:i/>
              <w:iCs/>
              <w:noProof/>
              <w:szCs w:val="24"/>
            </w:rPr>
          </w:rPrChange>
        </w:rPr>
        <w:t>4</w:t>
      </w:r>
      <w:r w:rsidRPr="00632E5D">
        <w:rPr>
          <w:rFonts w:cs="Times New Roman"/>
          <w:noProof/>
          <w:szCs w:val="24"/>
          <w:lang w:val="en-US"/>
          <w:rPrChange w:id="409" w:author="Julian Christensen" w:date="2024-08-23T08:43:00Z">
            <w:rPr>
              <w:rFonts w:cs="Times New Roman"/>
              <w:noProof/>
              <w:szCs w:val="24"/>
            </w:rPr>
          </w:rPrChange>
        </w:rPr>
        <w:t>(1), 1–7. https://doi.org/10.1186/s13643-015-0067-6</w:t>
      </w:r>
    </w:p>
    <w:p w14:paraId="122FCC71"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10" w:author="Julian Christensen" w:date="2024-08-23T08:43:00Z">
            <w:rPr>
              <w:rFonts w:cs="Times New Roman"/>
              <w:noProof/>
              <w:szCs w:val="24"/>
            </w:rPr>
          </w:rPrChange>
        </w:rPr>
      </w:pPr>
      <w:r w:rsidRPr="00632E5D">
        <w:rPr>
          <w:rFonts w:cs="Times New Roman"/>
          <w:noProof/>
          <w:szCs w:val="24"/>
          <w:lang w:val="en-US"/>
          <w:rPrChange w:id="411" w:author="Julian Christensen" w:date="2024-08-23T08:43:00Z">
            <w:rPr>
              <w:rFonts w:cs="Times New Roman"/>
              <w:noProof/>
              <w:szCs w:val="24"/>
            </w:rPr>
          </w:rPrChange>
        </w:rPr>
        <w:t xml:space="preserve">Rothstein, H. R., Sutton, A. J., &amp; Borenstein, M. (2005). Publication bias in meta-analysis. In H. R. Rothstein, A. J. Sutton, &amp; M. Borenstein (Eds.), </w:t>
      </w:r>
      <w:r w:rsidRPr="00632E5D">
        <w:rPr>
          <w:rFonts w:cs="Times New Roman"/>
          <w:i/>
          <w:iCs/>
          <w:noProof/>
          <w:szCs w:val="24"/>
          <w:lang w:val="en-US"/>
          <w:rPrChange w:id="412" w:author="Julian Christensen" w:date="2024-08-23T08:43:00Z">
            <w:rPr>
              <w:rFonts w:cs="Times New Roman"/>
              <w:i/>
              <w:iCs/>
              <w:noProof/>
              <w:szCs w:val="24"/>
            </w:rPr>
          </w:rPrChange>
        </w:rPr>
        <w:t>Publication bias in meta-analysis: Prevention, assessment and adjustments</w:t>
      </w:r>
      <w:r w:rsidRPr="00632E5D">
        <w:rPr>
          <w:rFonts w:cs="Times New Roman"/>
          <w:noProof/>
          <w:szCs w:val="24"/>
          <w:lang w:val="en-US"/>
          <w:rPrChange w:id="413" w:author="Julian Christensen" w:date="2024-08-23T08:43:00Z">
            <w:rPr>
              <w:rFonts w:cs="Times New Roman"/>
              <w:noProof/>
              <w:szCs w:val="24"/>
            </w:rPr>
          </w:rPrChange>
        </w:rPr>
        <w:t>. Wiley Online Library.</w:t>
      </w:r>
    </w:p>
    <w:p w14:paraId="4EC2C38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14" w:author="Julian Christensen" w:date="2024-08-23T08:43:00Z">
            <w:rPr>
              <w:rFonts w:cs="Times New Roman"/>
              <w:noProof/>
              <w:szCs w:val="24"/>
            </w:rPr>
          </w:rPrChange>
        </w:rPr>
      </w:pPr>
      <w:r w:rsidRPr="00632E5D">
        <w:rPr>
          <w:rFonts w:cs="Times New Roman"/>
          <w:noProof/>
          <w:szCs w:val="24"/>
          <w:lang w:val="en-US"/>
          <w:rPrChange w:id="415" w:author="Julian Christensen" w:date="2024-08-23T08:43:00Z">
            <w:rPr>
              <w:rFonts w:cs="Times New Roman"/>
              <w:noProof/>
              <w:szCs w:val="24"/>
            </w:rPr>
          </w:rPrChange>
        </w:rPr>
        <w:lastRenderedPageBreak/>
        <w:t xml:space="preserve">Röver, C., &amp; Friede, T. (2022). Double arcsine transform not appropriate for meta-analysis. </w:t>
      </w:r>
      <w:r w:rsidRPr="00632E5D">
        <w:rPr>
          <w:rFonts w:cs="Times New Roman"/>
          <w:i/>
          <w:iCs/>
          <w:noProof/>
          <w:szCs w:val="24"/>
          <w:lang w:val="en-US"/>
          <w:rPrChange w:id="416" w:author="Julian Christensen" w:date="2024-08-23T08:43:00Z">
            <w:rPr>
              <w:rFonts w:cs="Times New Roman"/>
              <w:i/>
              <w:iCs/>
              <w:noProof/>
              <w:szCs w:val="24"/>
            </w:rPr>
          </w:rPrChange>
        </w:rPr>
        <w:t>Research Synthesis Methods</w:t>
      </w:r>
      <w:r w:rsidRPr="00632E5D">
        <w:rPr>
          <w:rFonts w:cs="Times New Roman"/>
          <w:noProof/>
          <w:szCs w:val="24"/>
          <w:lang w:val="en-US"/>
          <w:rPrChange w:id="417" w:author="Julian Christensen" w:date="2024-08-23T08:43:00Z">
            <w:rPr>
              <w:rFonts w:cs="Times New Roman"/>
              <w:noProof/>
              <w:szCs w:val="24"/>
            </w:rPr>
          </w:rPrChange>
        </w:rPr>
        <w:t xml:space="preserve">, </w:t>
      </w:r>
      <w:r w:rsidRPr="00632E5D">
        <w:rPr>
          <w:rFonts w:cs="Times New Roman"/>
          <w:i/>
          <w:iCs/>
          <w:noProof/>
          <w:szCs w:val="24"/>
          <w:lang w:val="en-US"/>
          <w:rPrChange w:id="418" w:author="Julian Christensen" w:date="2024-08-23T08:43:00Z">
            <w:rPr>
              <w:rFonts w:cs="Times New Roman"/>
              <w:i/>
              <w:iCs/>
              <w:noProof/>
              <w:szCs w:val="24"/>
            </w:rPr>
          </w:rPrChange>
        </w:rPr>
        <w:t>13</w:t>
      </w:r>
      <w:r w:rsidRPr="00632E5D">
        <w:rPr>
          <w:rFonts w:cs="Times New Roman"/>
          <w:noProof/>
          <w:szCs w:val="24"/>
          <w:lang w:val="en-US"/>
          <w:rPrChange w:id="419" w:author="Julian Christensen" w:date="2024-08-23T08:43:00Z">
            <w:rPr>
              <w:rFonts w:cs="Times New Roman"/>
              <w:noProof/>
              <w:szCs w:val="24"/>
            </w:rPr>
          </w:rPrChange>
        </w:rPr>
        <w:t>(5), 645–648. https://doi.org/10.1002/jrsm.1591</w:t>
      </w:r>
    </w:p>
    <w:p w14:paraId="20D4AA0D"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20" w:author="Julian Christensen" w:date="2024-08-23T08:43:00Z">
            <w:rPr>
              <w:rFonts w:cs="Times New Roman"/>
              <w:noProof/>
              <w:szCs w:val="24"/>
            </w:rPr>
          </w:rPrChange>
        </w:rPr>
      </w:pPr>
      <w:r w:rsidRPr="00632E5D">
        <w:rPr>
          <w:rFonts w:cs="Times New Roman"/>
          <w:noProof/>
          <w:szCs w:val="24"/>
          <w:lang w:val="en-US"/>
          <w:rPrChange w:id="421" w:author="Julian Christensen" w:date="2024-08-23T08:43:00Z">
            <w:rPr>
              <w:rFonts w:cs="Times New Roman"/>
              <w:noProof/>
              <w:szCs w:val="24"/>
            </w:rPr>
          </w:rPrChange>
        </w:rPr>
        <w:t xml:space="preserve">RStudio Team. (2015). </w:t>
      </w:r>
      <w:r w:rsidRPr="00632E5D">
        <w:rPr>
          <w:rFonts w:cs="Times New Roman"/>
          <w:i/>
          <w:iCs/>
          <w:noProof/>
          <w:szCs w:val="24"/>
          <w:lang w:val="en-US"/>
          <w:rPrChange w:id="422" w:author="Julian Christensen" w:date="2024-08-23T08:43:00Z">
            <w:rPr>
              <w:rFonts w:cs="Times New Roman"/>
              <w:i/>
              <w:iCs/>
              <w:noProof/>
              <w:szCs w:val="24"/>
            </w:rPr>
          </w:rPrChange>
        </w:rPr>
        <w:t>RStudio: Integrated development for R</w:t>
      </w:r>
      <w:r w:rsidRPr="00632E5D">
        <w:rPr>
          <w:rFonts w:cs="Times New Roman"/>
          <w:noProof/>
          <w:szCs w:val="24"/>
          <w:lang w:val="en-US"/>
          <w:rPrChange w:id="423" w:author="Julian Christensen" w:date="2024-08-23T08:43:00Z">
            <w:rPr>
              <w:rFonts w:cs="Times New Roman"/>
              <w:noProof/>
              <w:szCs w:val="24"/>
            </w:rPr>
          </w:rPrChange>
        </w:rPr>
        <w:t>. RStudio, Inc., Boston, MA. https://www.rstudio.com/</w:t>
      </w:r>
    </w:p>
    <w:p w14:paraId="198C868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24" w:author="Julian Christensen" w:date="2024-08-23T08:43:00Z">
            <w:rPr>
              <w:rFonts w:cs="Times New Roman"/>
              <w:noProof/>
              <w:szCs w:val="24"/>
            </w:rPr>
          </w:rPrChange>
        </w:rPr>
      </w:pPr>
      <w:r w:rsidRPr="00632E5D">
        <w:rPr>
          <w:rFonts w:cs="Times New Roman"/>
          <w:noProof/>
          <w:szCs w:val="24"/>
          <w:lang w:val="de-DE"/>
          <w:rPrChange w:id="425" w:author="Julian Christensen" w:date="2024-08-23T08:43:00Z">
            <w:rPr>
              <w:rFonts w:cs="Times New Roman"/>
              <w:noProof/>
              <w:szCs w:val="24"/>
            </w:rPr>
          </w:rPrChange>
        </w:rPr>
        <w:t xml:space="preserve">Schwarzer, G., Chemaitelly, H., Abu-Raddad, L. J., &amp; Rücker, G. (2019). </w:t>
      </w:r>
      <w:r w:rsidRPr="00632E5D">
        <w:rPr>
          <w:rFonts w:cs="Times New Roman"/>
          <w:noProof/>
          <w:szCs w:val="24"/>
          <w:lang w:val="en-US"/>
          <w:rPrChange w:id="426" w:author="Julian Christensen" w:date="2024-08-23T08:43:00Z">
            <w:rPr>
              <w:rFonts w:cs="Times New Roman"/>
              <w:noProof/>
              <w:szCs w:val="24"/>
            </w:rPr>
          </w:rPrChange>
        </w:rPr>
        <w:t xml:space="preserve">Seriously misleading results using inverse of Freeman-Tukey double arcsine transformation in meta-analysis of single proportions. </w:t>
      </w:r>
      <w:r w:rsidRPr="00632E5D">
        <w:rPr>
          <w:rFonts w:cs="Times New Roman"/>
          <w:i/>
          <w:iCs/>
          <w:noProof/>
          <w:szCs w:val="24"/>
          <w:lang w:val="en-US"/>
          <w:rPrChange w:id="427" w:author="Julian Christensen" w:date="2024-08-23T08:43:00Z">
            <w:rPr>
              <w:rFonts w:cs="Times New Roman"/>
              <w:i/>
              <w:iCs/>
              <w:noProof/>
              <w:szCs w:val="24"/>
            </w:rPr>
          </w:rPrChange>
        </w:rPr>
        <w:t>Research Synthesis Methods</w:t>
      </w:r>
      <w:r w:rsidRPr="00632E5D">
        <w:rPr>
          <w:rFonts w:cs="Times New Roman"/>
          <w:noProof/>
          <w:szCs w:val="24"/>
          <w:lang w:val="en-US"/>
          <w:rPrChange w:id="428" w:author="Julian Christensen" w:date="2024-08-23T08:43:00Z">
            <w:rPr>
              <w:rFonts w:cs="Times New Roman"/>
              <w:noProof/>
              <w:szCs w:val="24"/>
            </w:rPr>
          </w:rPrChange>
        </w:rPr>
        <w:t xml:space="preserve">, </w:t>
      </w:r>
      <w:r w:rsidRPr="00632E5D">
        <w:rPr>
          <w:rFonts w:cs="Times New Roman"/>
          <w:i/>
          <w:iCs/>
          <w:noProof/>
          <w:szCs w:val="24"/>
          <w:lang w:val="en-US"/>
          <w:rPrChange w:id="429" w:author="Julian Christensen" w:date="2024-08-23T08:43:00Z">
            <w:rPr>
              <w:rFonts w:cs="Times New Roman"/>
              <w:i/>
              <w:iCs/>
              <w:noProof/>
              <w:szCs w:val="24"/>
            </w:rPr>
          </w:rPrChange>
        </w:rPr>
        <w:t>10</w:t>
      </w:r>
      <w:r w:rsidRPr="00632E5D">
        <w:rPr>
          <w:rFonts w:cs="Times New Roman"/>
          <w:noProof/>
          <w:szCs w:val="24"/>
          <w:lang w:val="en-US"/>
          <w:rPrChange w:id="430" w:author="Julian Christensen" w:date="2024-08-23T08:43:00Z">
            <w:rPr>
              <w:rFonts w:cs="Times New Roman"/>
              <w:noProof/>
              <w:szCs w:val="24"/>
            </w:rPr>
          </w:rPrChange>
        </w:rPr>
        <w:t>(3), 476–483. https://doi.org/10.1002/jrsm.1348</w:t>
      </w:r>
    </w:p>
    <w:p w14:paraId="3F1269D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31" w:author="Julian Christensen" w:date="2024-08-23T08:43:00Z">
            <w:rPr>
              <w:rFonts w:cs="Times New Roman"/>
              <w:noProof/>
              <w:szCs w:val="24"/>
            </w:rPr>
          </w:rPrChange>
        </w:rPr>
      </w:pPr>
      <w:r w:rsidRPr="00632E5D">
        <w:rPr>
          <w:rFonts w:cs="Times New Roman"/>
          <w:noProof/>
          <w:szCs w:val="24"/>
          <w:lang w:val="en-US"/>
          <w:rPrChange w:id="432" w:author="Julian Christensen" w:date="2024-08-23T08:43:00Z">
            <w:rPr>
              <w:rFonts w:cs="Times New Roman"/>
              <w:noProof/>
              <w:szCs w:val="24"/>
            </w:rPr>
          </w:rPrChange>
        </w:rPr>
        <w:t xml:space="preserve">Shadish, W. R., Cook, T. D., &amp; Campbell, D. T. (2002). </w:t>
      </w:r>
      <w:r w:rsidRPr="00632E5D">
        <w:rPr>
          <w:rFonts w:cs="Times New Roman"/>
          <w:i/>
          <w:iCs/>
          <w:noProof/>
          <w:szCs w:val="24"/>
          <w:lang w:val="en-US"/>
          <w:rPrChange w:id="433" w:author="Julian Christensen" w:date="2024-08-23T08:43:00Z">
            <w:rPr>
              <w:rFonts w:cs="Times New Roman"/>
              <w:i/>
              <w:iCs/>
              <w:noProof/>
              <w:szCs w:val="24"/>
            </w:rPr>
          </w:rPrChange>
        </w:rPr>
        <w:t>Experimental and Quasi-Experimental Designs for Generalized Causal Inference</w:t>
      </w:r>
      <w:r w:rsidRPr="00632E5D">
        <w:rPr>
          <w:rFonts w:cs="Times New Roman"/>
          <w:noProof/>
          <w:szCs w:val="24"/>
          <w:lang w:val="en-US"/>
          <w:rPrChange w:id="434" w:author="Julian Christensen" w:date="2024-08-23T08:43:00Z">
            <w:rPr>
              <w:rFonts w:cs="Times New Roman"/>
              <w:noProof/>
              <w:szCs w:val="24"/>
            </w:rPr>
          </w:rPrChange>
        </w:rPr>
        <w:t xml:space="preserve"> (2nd ed.). Cengage Learning, Inc.</w:t>
      </w:r>
    </w:p>
    <w:p w14:paraId="407289A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35" w:author="Julian Christensen" w:date="2024-08-23T08:43:00Z">
            <w:rPr>
              <w:rFonts w:cs="Times New Roman"/>
              <w:noProof/>
              <w:szCs w:val="24"/>
            </w:rPr>
          </w:rPrChange>
        </w:rPr>
      </w:pPr>
      <w:r w:rsidRPr="00632E5D">
        <w:rPr>
          <w:rFonts w:cs="Times New Roman"/>
          <w:noProof/>
          <w:szCs w:val="24"/>
          <w:lang w:val="en-US"/>
          <w:rPrChange w:id="436" w:author="Julian Christensen" w:date="2024-08-23T08:43:00Z">
            <w:rPr>
              <w:rFonts w:cs="Times New Roman"/>
              <w:noProof/>
              <w:szCs w:val="24"/>
            </w:rPr>
          </w:rPrChange>
        </w:rPr>
        <w:t xml:space="preserve">Shemilt, I., Khan, N., Park, S., &amp; Thomas, J. (2016). Use of cost-effectiveness analysis to compare the efficiency of study identification methods in systematic reviews. </w:t>
      </w:r>
      <w:r w:rsidRPr="00632E5D">
        <w:rPr>
          <w:rFonts w:cs="Times New Roman"/>
          <w:i/>
          <w:iCs/>
          <w:noProof/>
          <w:szCs w:val="24"/>
          <w:lang w:val="en-US"/>
          <w:rPrChange w:id="437" w:author="Julian Christensen" w:date="2024-08-23T08:43:00Z">
            <w:rPr>
              <w:rFonts w:cs="Times New Roman"/>
              <w:i/>
              <w:iCs/>
              <w:noProof/>
              <w:szCs w:val="24"/>
            </w:rPr>
          </w:rPrChange>
        </w:rPr>
        <w:t>Systematic Reviews</w:t>
      </w:r>
      <w:r w:rsidRPr="00632E5D">
        <w:rPr>
          <w:rFonts w:cs="Times New Roman"/>
          <w:noProof/>
          <w:szCs w:val="24"/>
          <w:lang w:val="en-US"/>
          <w:rPrChange w:id="438" w:author="Julian Christensen" w:date="2024-08-23T08:43:00Z">
            <w:rPr>
              <w:rFonts w:cs="Times New Roman"/>
              <w:noProof/>
              <w:szCs w:val="24"/>
            </w:rPr>
          </w:rPrChange>
        </w:rPr>
        <w:t xml:space="preserve">, </w:t>
      </w:r>
      <w:r w:rsidRPr="00632E5D">
        <w:rPr>
          <w:rFonts w:cs="Times New Roman"/>
          <w:i/>
          <w:iCs/>
          <w:noProof/>
          <w:szCs w:val="24"/>
          <w:lang w:val="en-US"/>
          <w:rPrChange w:id="439" w:author="Julian Christensen" w:date="2024-08-23T08:43:00Z">
            <w:rPr>
              <w:rFonts w:cs="Times New Roman"/>
              <w:i/>
              <w:iCs/>
              <w:noProof/>
              <w:szCs w:val="24"/>
            </w:rPr>
          </w:rPrChange>
        </w:rPr>
        <w:t>5</w:t>
      </w:r>
      <w:r w:rsidRPr="00632E5D">
        <w:rPr>
          <w:rFonts w:cs="Times New Roman"/>
          <w:noProof/>
          <w:szCs w:val="24"/>
          <w:lang w:val="en-US"/>
          <w:rPrChange w:id="440" w:author="Julian Christensen" w:date="2024-08-23T08:43:00Z">
            <w:rPr>
              <w:rFonts w:cs="Times New Roman"/>
              <w:noProof/>
              <w:szCs w:val="24"/>
            </w:rPr>
          </w:rPrChange>
        </w:rPr>
        <w:t>, 1–13. https://doi.org/10.1186/s13643-016-0315-4</w:t>
      </w:r>
    </w:p>
    <w:p w14:paraId="0516FEB8"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41" w:author="Julian Christensen" w:date="2024-08-23T08:43:00Z">
            <w:rPr>
              <w:rFonts w:cs="Times New Roman"/>
              <w:noProof/>
              <w:szCs w:val="24"/>
            </w:rPr>
          </w:rPrChange>
        </w:rPr>
      </w:pPr>
      <w:r w:rsidRPr="00632E5D">
        <w:rPr>
          <w:rFonts w:cs="Times New Roman"/>
          <w:noProof/>
          <w:szCs w:val="24"/>
          <w:lang w:val="en-US"/>
          <w:rPrChange w:id="442" w:author="Julian Christensen" w:date="2024-08-23T08:43:00Z">
            <w:rPr>
              <w:rFonts w:cs="Times New Roman"/>
              <w:noProof/>
              <w:szCs w:val="24"/>
            </w:rPr>
          </w:rPrChange>
        </w:rPr>
        <w:t xml:space="preserve">Shemilt, I., Simon, A., Hollands, G. J., Marteau, T. M., Ogilvie, D., O’Mara-Eves, A., Kelly, M. P., &amp; Thomas, J. (2014). Pinpointing needles in giant haystacks: use of text mining to reduce impractical screening workload in extremely large scoping reviews. </w:t>
      </w:r>
      <w:r w:rsidRPr="00632E5D">
        <w:rPr>
          <w:rFonts w:cs="Times New Roman"/>
          <w:i/>
          <w:iCs/>
          <w:noProof/>
          <w:szCs w:val="24"/>
          <w:lang w:val="en-US"/>
          <w:rPrChange w:id="443" w:author="Julian Christensen" w:date="2024-08-23T08:43:00Z">
            <w:rPr>
              <w:rFonts w:cs="Times New Roman"/>
              <w:i/>
              <w:iCs/>
              <w:noProof/>
              <w:szCs w:val="24"/>
            </w:rPr>
          </w:rPrChange>
        </w:rPr>
        <w:t>Research Synthesis Methods</w:t>
      </w:r>
      <w:r w:rsidRPr="00632E5D">
        <w:rPr>
          <w:rFonts w:cs="Times New Roman"/>
          <w:noProof/>
          <w:szCs w:val="24"/>
          <w:lang w:val="en-US"/>
          <w:rPrChange w:id="444" w:author="Julian Christensen" w:date="2024-08-23T08:43:00Z">
            <w:rPr>
              <w:rFonts w:cs="Times New Roman"/>
              <w:noProof/>
              <w:szCs w:val="24"/>
            </w:rPr>
          </w:rPrChange>
        </w:rPr>
        <w:t xml:space="preserve">, </w:t>
      </w:r>
      <w:r w:rsidRPr="00632E5D">
        <w:rPr>
          <w:rFonts w:cs="Times New Roman"/>
          <w:i/>
          <w:iCs/>
          <w:noProof/>
          <w:szCs w:val="24"/>
          <w:lang w:val="en-US"/>
          <w:rPrChange w:id="445" w:author="Julian Christensen" w:date="2024-08-23T08:43:00Z">
            <w:rPr>
              <w:rFonts w:cs="Times New Roman"/>
              <w:i/>
              <w:iCs/>
              <w:noProof/>
              <w:szCs w:val="24"/>
            </w:rPr>
          </w:rPrChange>
        </w:rPr>
        <w:t>5</w:t>
      </w:r>
      <w:r w:rsidRPr="00632E5D">
        <w:rPr>
          <w:rFonts w:cs="Times New Roman"/>
          <w:noProof/>
          <w:szCs w:val="24"/>
          <w:lang w:val="en-US"/>
          <w:rPrChange w:id="446" w:author="Julian Christensen" w:date="2024-08-23T08:43:00Z">
            <w:rPr>
              <w:rFonts w:cs="Times New Roman"/>
              <w:noProof/>
              <w:szCs w:val="24"/>
            </w:rPr>
          </w:rPrChange>
        </w:rPr>
        <w:t>(1), 31–49. https://doi.org/10.1002/jrsm.1093</w:t>
      </w:r>
    </w:p>
    <w:p w14:paraId="5E369DC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47" w:author="Julian Christensen" w:date="2024-08-23T08:43:00Z">
            <w:rPr>
              <w:rFonts w:cs="Times New Roman"/>
              <w:noProof/>
              <w:szCs w:val="24"/>
            </w:rPr>
          </w:rPrChange>
        </w:rPr>
      </w:pPr>
      <w:r w:rsidRPr="00632E5D">
        <w:rPr>
          <w:rFonts w:cs="Times New Roman"/>
          <w:noProof/>
          <w:szCs w:val="24"/>
          <w:lang w:val="en-US"/>
          <w:rPrChange w:id="448" w:author="Julian Christensen" w:date="2024-08-23T08:43:00Z">
            <w:rPr>
              <w:rFonts w:cs="Times New Roman"/>
              <w:noProof/>
              <w:szCs w:val="24"/>
            </w:rPr>
          </w:rPrChange>
        </w:rPr>
        <w:t xml:space="preserve">Stoll, C. R. T., Izadi, S., Fowler, S., Green, P., Suls, J., &amp; Colditz, G. A. (2019). The value of a second reviewer for study selection in systematic reviews. </w:t>
      </w:r>
      <w:r w:rsidRPr="00632E5D">
        <w:rPr>
          <w:rFonts w:cs="Times New Roman"/>
          <w:i/>
          <w:iCs/>
          <w:noProof/>
          <w:szCs w:val="24"/>
          <w:lang w:val="en-US"/>
          <w:rPrChange w:id="449" w:author="Julian Christensen" w:date="2024-08-23T08:43:00Z">
            <w:rPr>
              <w:rFonts w:cs="Times New Roman"/>
              <w:i/>
              <w:iCs/>
              <w:noProof/>
              <w:szCs w:val="24"/>
            </w:rPr>
          </w:rPrChange>
        </w:rPr>
        <w:t>Research Synthesis Methods</w:t>
      </w:r>
      <w:r w:rsidRPr="00632E5D">
        <w:rPr>
          <w:rFonts w:cs="Times New Roman"/>
          <w:noProof/>
          <w:szCs w:val="24"/>
          <w:lang w:val="en-US"/>
          <w:rPrChange w:id="450" w:author="Julian Christensen" w:date="2024-08-23T08:43:00Z">
            <w:rPr>
              <w:rFonts w:cs="Times New Roman"/>
              <w:noProof/>
              <w:szCs w:val="24"/>
            </w:rPr>
          </w:rPrChange>
        </w:rPr>
        <w:t xml:space="preserve">, </w:t>
      </w:r>
      <w:r w:rsidRPr="00632E5D">
        <w:rPr>
          <w:rFonts w:cs="Times New Roman"/>
          <w:i/>
          <w:iCs/>
          <w:noProof/>
          <w:szCs w:val="24"/>
          <w:lang w:val="en-US"/>
          <w:rPrChange w:id="451" w:author="Julian Christensen" w:date="2024-08-23T08:43:00Z">
            <w:rPr>
              <w:rFonts w:cs="Times New Roman"/>
              <w:i/>
              <w:iCs/>
              <w:noProof/>
              <w:szCs w:val="24"/>
            </w:rPr>
          </w:rPrChange>
        </w:rPr>
        <w:t>10</w:t>
      </w:r>
      <w:r w:rsidRPr="00632E5D">
        <w:rPr>
          <w:rFonts w:cs="Times New Roman"/>
          <w:noProof/>
          <w:szCs w:val="24"/>
          <w:lang w:val="en-US"/>
          <w:rPrChange w:id="452" w:author="Julian Christensen" w:date="2024-08-23T08:43:00Z">
            <w:rPr>
              <w:rFonts w:cs="Times New Roman"/>
              <w:noProof/>
              <w:szCs w:val="24"/>
            </w:rPr>
          </w:rPrChange>
        </w:rPr>
        <w:t>(4), 539–545. https://doi.org/10.1002/jrsm.1369</w:t>
      </w:r>
    </w:p>
    <w:p w14:paraId="704FB953"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53" w:author="Julian Christensen" w:date="2024-08-23T08:43:00Z">
            <w:rPr>
              <w:rFonts w:cs="Times New Roman"/>
              <w:noProof/>
              <w:szCs w:val="24"/>
            </w:rPr>
          </w:rPrChange>
        </w:rPr>
      </w:pPr>
      <w:r w:rsidRPr="00632E5D">
        <w:rPr>
          <w:rFonts w:cs="Times New Roman"/>
          <w:noProof/>
          <w:szCs w:val="24"/>
          <w:lang w:val="en-US"/>
          <w:rPrChange w:id="454" w:author="Julian Christensen" w:date="2024-08-23T08:43:00Z">
            <w:rPr>
              <w:rFonts w:cs="Times New Roman"/>
              <w:noProof/>
              <w:szCs w:val="24"/>
            </w:rPr>
          </w:rPrChange>
        </w:rPr>
        <w:t xml:space="preserve">Syriani, E., David, I., &amp; Kumar, G. (2023). Assessing the ability of ChatGPT to screen articles for systematic reviews. </w:t>
      </w:r>
      <w:r w:rsidRPr="00632E5D">
        <w:rPr>
          <w:rFonts w:cs="Times New Roman"/>
          <w:i/>
          <w:iCs/>
          <w:noProof/>
          <w:szCs w:val="24"/>
          <w:lang w:val="en-US"/>
          <w:rPrChange w:id="455" w:author="Julian Christensen" w:date="2024-08-23T08:43:00Z">
            <w:rPr>
              <w:rFonts w:cs="Times New Roman"/>
              <w:i/>
              <w:iCs/>
              <w:noProof/>
              <w:szCs w:val="24"/>
            </w:rPr>
          </w:rPrChange>
        </w:rPr>
        <w:t>ArXiv Preprint ArXiv:2307.06464</w:t>
      </w:r>
      <w:r w:rsidRPr="00632E5D">
        <w:rPr>
          <w:rFonts w:cs="Times New Roman"/>
          <w:noProof/>
          <w:szCs w:val="24"/>
          <w:lang w:val="en-US"/>
          <w:rPrChange w:id="456" w:author="Julian Christensen" w:date="2024-08-23T08:43:00Z">
            <w:rPr>
              <w:rFonts w:cs="Times New Roman"/>
              <w:noProof/>
              <w:szCs w:val="24"/>
            </w:rPr>
          </w:rPrChange>
        </w:rPr>
        <w:t>.</w:t>
      </w:r>
    </w:p>
    <w:p w14:paraId="3D85A3C8" w14:textId="700DFA79"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57" w:author="Julian Christensen" w:date="2024-08-23T08:43:00Z">
            <w:rPr>
              <w:rFonts w:cs="Times New Roman"/>
              <w:noProof/>
              <w:szCs w:val="24"/>
            </w:rPr>
          </w:rPrChange>
        </w:rPr>
      </w:pPr>
      <w:r w:rsidRPr="00632E5D">
        <w:rPr>
          <w:rFonts w:cs="Times New Roman"/>
          <w:noProof/>
          <w:szCs w:val="24"/>
          <w:lang w:val="en-US"/>
          <w:rPrChange w:id="458" w:author="Julian Christensen" w:date="2024-08-23T08:43:00Z">
            <w:rPr>
              <w:rFonts w:cs="Times New Roman"/>
              <w:noProof/>
              <w:szCs w:val="24"/>
            </w:rPr>
          </w:rPrChange>
        </w:rPr>
        <w:t xml:space="preserve">*Thomsen, M. K., Seerup, J. K., Dietrichson, J., Bondebjerg, A., &amp; Viinholt, B. C. A. (2022). PROTOCOL: Testing frequency and student achievement: A systematic review. </w:t>
      </w:r>
      <w:r w:rsidRPr="00632E5D">
        <w:rPr>
          <w:rFonts w:cs="Times New Roman"/>
          <w:i/>
          <w:iCs/>
          <w:noProof/>
          <w:szCs w:val="24"/>
          <w:lang w:val="en-US"/>
          <w:rPrChange w:id="459" w:author="Julian Christensen" w:date="2024-08-23T08:43:00Z">
            <w:rPr>
              <w:rFonts w:cs="Times New Roman"/>
              <w:i/>
              <w:iCs/>
              <w:noProof/>
              <w:szCs w:val="24"/>
            </w:rPr>
          </w:rPrChange>
        </w:rPr>
        <w:t>Campbell Systematic Reviews</w:t>
      </w:r>
      <w:r w:rsidRPr="00632E5D">
        <w:rPr>
          <w:rFonts w:cs="Times New Roman"/>
          <w:noProof/>
          <w:szCs w:val="24"/>
          <w:lang w:val="en-US"/>
          <w:rPrChange w:id="460" w:author="Julian Christensen" w:date="2024-08-23T08:43:00Z">
            <w:rPr>
              <w:rFonts w:cs="Times New Roman"/>
              <w:noProof/>
              <w:szCs w:val="24"/>
            </w:rPr>
          </w:rPrChange>
        </w:rPr>
        <w:t xml:space="preserve">, </w:t>
      </w:r>
      <w:r w:rsidRPr="00632E5D">
        <w:rPr>
          <w:rFonts w:cs="Times New Roman"/>
          <w:i/>
          <w:iCs/>
          <w:noProof/>
          <w:szCs w:val="24"/>
          <w:lang w:val="en-US"/>
          <w:rPrChange w:id="461" w:author="Julian Christensen" w:date="2024-08-23T08:43:00Z">
            <w:rPr>
              <w:rFonts w:cs="Times New Roman"/>
              <w:i/>
              <w:iCs/>
              <w:noProof/>
              <w:szCs w:val="24"/>
            </w:rPr>
          </w:rPrChange>
        </w:rPr>
        <w:t>18</w:t>
      </w:r>
      <w:r w:rsidRPr="00632E5D">
        <w:rPr>
          <w:rFonts w:cs="Times New Roman"/>
          <w:noProof/>
          <w:szCs w:val="24"/>
          <w:lang w:val="en-US"/>
          <w:rPrChange w:id="462" w:author="Julian Christensen" w:date="2024-08-23T08:43:00Z">
            <w:rPr>
              <w:rFonts w:cs="Times New Roman"/>
              <w:noProof/>
              <w:szCs w:val="24"/>
            </w:rPr>
          </w:rPrChange>
        </w:rPr>
        <w:t>(1), e1212. https://doi.org/10.1002/cl2.1212</w:t>
      </w:r>
    </w:p>
    <w:p w14:paraId="4AE90899"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63" w:author="Julian Christensen" w:date="2024-08-23T08:43:00Z">
            <w:rPr>
              <w:rFonts w:cs="Times New Roman"/>
              <w:noProof/>
              <w:szCs w:val="24"/>
            </w:rPr>
          </w:rPrChange>
        </w:rPr>
      </w:pPr>
      <w:r w:rsidRPr="00632E5D">
        <w:rPr>
          <w:rFonts w:cs="Times New Roman"/>
          <w:noProof/>
          <w:szCs w:val="24"/>
          <w:lang w:val="en-US"/>
          <w:rPrChange w:id="464" w:author="Julian Christensen" w:date="2024-08-23T08:43:00Z">
            <w:rPr>
              <w:rFonts w:cs="Times New Roman"/>
              <w:noProof/>
              <w:szCs w:val="24"/>
            </w:rPr>
          </w:rPrChange>
        </w:rPr>
        <w:t xml:space="preserve">Tipton, E., &amp; Pustejovsky, J. E. (2015). Small-sample adjustments for tests of moderators and model fit using robust variance estimation in meta-regression. </w:t>
      </w:r>
      <w:r w:rsidRPr="00632E5D">
        <w:rPr>
          <w:rFonts w:cs="Times New Roman"/>
          <w:i/>
          <w:iCs/>
          <w:noProof/>
          <w:szCs w:val="24"/>
          <w:lang w:val="en-US"/>
          <w:rPrChange w:id="465" w:author="Julian Christensen" w:date="2024-08-23T08:43:00Z">
            <w:rPr>
              <w:rFonts w:cs="Times New Roman"/>
              <w:i/>
              <w:iCs/>
              <w:noProof/>
              <w:szCs w:val="24"/>
            </w:rPr>
          </w:rPrChange>
        </w:rPr>
        <w:t>Journal of Educational and Behavioral Statistics</w:t>
      </w:r>
      <w:r w:rsidRPr="00632E5D">
        <w:rPr>
          <w:rFonts w:cs="Times New Roman"/>
          <w:noProof/>
          <w:szCs w:val="24"/>
          <w:lang w:val="en-US"/>
          <w:rPrChange w:id="466" w:author="Julian Christensen" w:date="2024-08-23T08:43:00Z">
            <w:rPr>
              <w:rFonts w:cs="Times New Roman"/>
              <w:noProof/>
              <w:szCs w:val="24"/>
            </w:rPr>
          </w:rPrChange>
        </w:rPr>
        <w:t xml:space="preserve">, </w:t>
      </w:r>
      <w:r w:rsidRPr="00632E5D">
        <w:rPr>
          <w:rFonts w:cs="Times New Roman"/>
          <w:i/>
          <w:iCs/>
          <w:noProof/>
          <w:szCs w:val="24"/>
          <w:lang w:val="en-US"/>
          <w:rPrChange w:id="467" w:author="Julian Christensen" w:date="2024-08-23T08:43:00Z">
            <w:rPr>
              <w:rFonts w:cs="Times New Roman"/>
              <w:i/>
              <w:iCs/>
              <w:noProof/>
              <w:szCs w:val="24"/>
            </w:rPr>
          </w:rPrChange>
        </w:rPr>
        <w:t>40</w:t>
      </w:r>
      <w:r w:rsidRPr="00632E5D">
        <w:rPr>
          <w:rFonts w:cs="Times New Roman"/>
          <w:noProof/>
          <w:szCs w:val="24"/>
          <w:lang w:val="en-US"/>
          <w:rPrChange w:id="468" w:author="Julian Christensen" w:date="2024-08-23T08:43:00Z">
            <w:rPr>
              <w:rFonts w:cs="Times New Roman"/>
              <w:noProof/>
              <w:szCs w:val="24"/>
            </w:rPr>
          </w:rPrChange>
        </w:rPr>
        <w:t>(6), 604–634. https://doi.org/10.3102/1076998615606099</w:t>
      </w:r>
    </w:p>
    <w:p w14:paraId="68FBA05C"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69" w:author="Julian Christensen" w:date="2024-08-23T08:43:00Z">
            <w:rPr>
              <w:rFonts w:cs="Times New Roman"/>
              <w:noProof/>
              <w:szCs w:val="24"/>
            </w:rPr>
          </w:rPrChange>
        </w:rPr>
      </w:pPr>
      <w:r w:rsidRPr="00632E5D">
        <w:rPr>
          <w:rFonts w:cs="Times New Roman"/>
          <w:noProof/>
          <w:szCs w:val="24"/>
          <w:lang w:val="en-US"/>
          <w:rPrChange w:id="470" w:author="Julian Christensen" w:date="2024-08-23T08:43:00Z">
            <w:rPr>
              <w:rFonts w:cs="Times New Roman"/>
              <w:noProof/>
              <w:szCs w:val="24"/>
            </w:rPr>
          </w:rPrChange>
        </w:rPr>
        <w:t xml:space="preserve">Van De Schoot, R., De Bruin, J., Schram, R., Zahedi, P., De Boer, J., Weijdema, F., Kramer, B., Huijts, M., Hoogerwerf, M., &amp; Ferdinands, G. (2021). An open source machine learning framework for efficient and transparent systematic reviews. </w:t>
      </w:r>
      <w:r w:rsidRPr="00632E5D">
        <w:rPr>
          <w:rFonts w:cs="Times New Roman"/>
          <w:i/>
          <w:iCs/>
          <w:noProof/>
          <w:szCs w:val="24"/>
          <w:lang w:val="en-US"/>
          <w:rPrChange w:id="471" w:author="Julian Christensen" w:date="2024-08-23T08:43:00Z">
            <w:rPr>
              <w:rFonts w:cs="Times New Roman"/>
              <w:i/>
              <w:iCs/>
              <w:noProof/>
              <w:szCs w:val="24"/>
            </w:rPr>
          </w:rPrChange>
        </w:rPr>
        <w:t>Nature Machine Intelligence</w:t>
      </w:r>
      <w:r w:rsidRPr="00632E5D">
        <w:rPr>
          <w:rFonts w:cs="Times New Roman"/>
          <w:noProof/>
          <w:szCs w:val="24"/>
          <w:lang w:val="en-US"/>
          <w:rPrChange w:id="472" w:author="Julian Christensen" w:date="2024-08-23T08:43:00Z">
            <w:rPr>
              <w:rFonts w:cs="Times New Roman"/>
              <w:noProof/>
              <w:szCs w:val="24"/>
            </w:rPr>
          </w:rPrChange>
        </w:rPr>
        <w:t xml:space="preserve">, </w:t>
      </w:r>
      <w:r w:rsidRPr="00632E5D">
        <w:rPr>
          <w:rFonts w:cs="Times New Roman"/>
          <w:i/>
          <w:iCs/>
          <w:noProof/>
          <w:szCs w:val="24"/>
          <w:lang w:val="en-US"/>
          <w:rPrChange w:id="473" w:author="Julian Christensen" w:date="2024-08-23T08:43:00Z">
            <w:rPr>
              <w:rFonts w:cs="Times New Roman"/>
              <w:i/>
              <w:iCs/>
              <w:noProof/>
              <w:szCs w:val="24"/>
            </w:rPr>
          </w:rPrChange>
        </w:rPr>
        <w:t>3</w:t>
      </w:r>
      <w:r w:rsidRPr="00632E5D">
        <w:rPr>
          <w:rFonts w:cs="Times New Roman"/>
          <w:noProof/>
          <w:szCs w:val="24"/>
          <w:lang w:val="en-US"/>
          <w:rPrChange w:id="474" w:author="Julian Christensen" w:date="2024-08-23T08:43:00Z">
            <w:rPr>
              <w:rFonts w:cs="Times New Roman"/>
              <w:noProof/>
              <w:szCs w:val="24"/>
            </w:rPr>
          </w:rPrChange>
        </w:rPr>
        <w:t>(2), 125–133. https://doi.org/10.1038/s42256-020-00287-7</w:t>
      </w:r>
    </w:p>
    <w:p w14:paraId="1843CDE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75" w:author="Julian Christensen" w:date="2024-08-23T08:43:00Z">
            <w:rPr>
              <w:rFonts w:cs="Times New Roman"/>
              <w:noProof/>
              <w:szCs w:val="24"/>
            </w:rPr>
          </w:rPrChange>
        </w:rPr>
      </w:pPr>
      <w:r w:rsidRPr="00632E5D">
        <w:rPr>
          <w:rFonts w:cs="Times New Roman"/>
          <w:noProof/>
          <w:szCs w:val="24"/>
          <w:lang w:val="en-US"/>
          <w:rPrChange w:id="476" w:author="Julian Christensen" w:date="2024-08-23T08:43:00Z">
            <w:rPr>
              <w:rFonts w:cs="Times New Roman"/>
              <w:noProof/>
              <w:szCs w:val="24"/>
            </w:rPr>
          </w:rPrChange>
        </w:rPr>
        <w:lastRenderedPageBreak/>
        <w:t xml:space="preserve">Vembye, M. H. (2024). </w:t>
      </w:r>
      <w:r w:rsidRPr="00632E5D">
        <w:rPr>
          <w:rFonts w:cs="Times New Roman"/>
          <w:i/>
          <w:iCs/>
          <w:noProof/>
          <w:szCs w:val="24"/>
          <w:lang w:val="en-US"/>
          <w:rPrChange w:id="477" w:author="Julian Christensen" w:date="2024-08-23T08:43:00Z">
            <w:rPr>
              <w:rFonts w:cs="Times New Roman"/>
              <w:i/>
              <w:iCs/>
              <w:noProof/>
              <w:szCs w:val="24"/>
            </w:rPr>
          </w:rPrChange>
        </w:rPr>
        <w:t>AIscreenR: AI screening tools for systematic reviews.</w:t>
      </w:r>
      <w:r w:rsidRPr="00632E5D">
        <w:rPr>
          <w:rFonts w:cs="Times New Roman"/>
          <w:noProof/>
          <w:szCs w:val="24"/>
          <w:lang w:val="en-US"/>
          <w:rPrChange w:id="478" w:author="Julian Christensen" w:date="2024-08-23T08:43:00Z">
            <w:rPr>
              <w:rFonts w:cs="Times New Roman"/>
              <w:noProof/>
              <w:szCs w:val="24"/>
            </w:rPr>
          </w:rPrChange>
        </w:rPr>
        <w:t xml:space="preserve"> (GitHub version 0.0.0.9999). https://mikkelvembye.github.io/AIscreenR/</w:t>
      </w:r>
    </w:p>
    <w:p w14:paraId="7C3EE0A5"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79" w:author="Julian Christensen" w:date="2024-08-23T08:43:00Z">
            <w:rPr>
              <w:rFonts w:cs="Times New Roman"/>
              <w:noProof/>
              <w:szCs w:val="24"/>
            </w:rPr>
          </w:rPrChange>
        </w:rPr>
      </w:pPr>
      <w:r w:rsidRPr="00632E5D">
        <w:rPr>
          <w:rFonts w:cs="Times New Roman"/>
          <w:noProof/>
          <w:szCs w:val="24"/>
          <w:lang w:val="en-US"/>
          <w:rPrChange w:id="480" w:author="Julian Christensen" w:date="2024-08-23T08:43:00Z">
            <w:rPr>
              <w:rFonts w:cs="Times New Roman"/>
              <w:noProof/>
              <w:szCs w:val="24"/>
            </w:rPr>
          </w:rPrChange>
        </w:rPr>
        <w:t xml:space="preserve">Viechtbauer, W. (2010). Conducting meta-analyses in R with the metafor package. </w:t>
      </w:r>
      <w:r w:rsidRPr="00632E5D">
        <w:rPr>
          <w:rFonts w:cs="Times New Roman"/>
          <w:i/>
          <w:iCs/>
          <w:noProof/>
          <w:szCs w:val="24"/>
          <w:lang w:val="en-US"/>
          <w:rPrChange w:id="481" w:author="Julian Christensen" w:date="2024-08-23T08:43:00Z">
            <w:rPr>
              <w:rFonts w:cs="Times New Roman"/>
              <w:i/>
              <w:iCs/>
              <w:noProof/>
              <w:szCs w:val="24"/>
            </w:rPr>
          </w:rPrChange>
        </w:rPr>
        <w:t>Journal of Statistical Software</w:t>
      </w:r>
      <w:r w:rsidRPr="00632E5D">
        <w:rPr>
          <w:rFonts w:cs="Times New Roman"/>
          <w:noProof/>
          <w:szCs w:val="24"/>
          <w:lang w:val="en-US"/>
          <w:rPrChange w:id="482" w:author="Julian Christensen" w:date="2024-08-23T08:43:00Z">
            <w:rPr>
              <w:rFonts w:cs="Times New Roman"/>
              <w:noProof/>
              <w:szCs w:val="24"/>
            </w:rPr>
          </w:rPrChange>
        </w:rPr>
        <w:t xml:space="preserve">, </w:t>
      </w:r>
      <w:r w:rsidRPr="00632E5D">
        <w:rPr>
          <w:rFonts w:cs="Times New Roman"/>
          <w:i/>
          <w:iCs/>
          <w:noProof/>
          <w:szCs w:val="24"/>
          <w:lang w:val="en-US"/>
          <w:rPrChange w:id="483" w:author="Julian Christensen" w:date="2024-08-23T08:43:00Z">
            <w:rPr>
              <w:rFonts w:cs="Times New Roman"/>
              <w:i/>
              <w:iCs/>
              <w:noProof/>
              <w:szCs w:val="24"/>
            </w:rPr>
          </w:rPrChange>
        </w:rPr>
        <w:t>36</w:t>
      </w:r>
      <w:r w:rsidRPr="00632E5D">
        <w:rPr>
          <w:rFonts w:cs="Times New Roman"/>
          <w:noProof/>
          <w:szCs w:val="24"/>
          <w:lang w:val="en-US"/>
          <w:rPrChange w:id="484" w:author="Julian Christensen" w:date="2024-08-23T08:43:00Z">
            <w:rPr>
              <w:rFonts w:cs="Times New Roman"/>
              <w:noProof/>
              <w:szCs w:val="24"/>
            </w:rPr>
          </w:rPrChange>
        </w:rPr>
        <w:t>(3), 1–48. https://doi.org/10.18637/jss.v036.i03</w:t>
      </w:r>
    </w:p>
    <w:p w14:paraId="133D0FF5" w14:textId="77777777" w:rsidR="002C6EAF" w:rsidRPr="002C6EAF" w:rsidRDefault="002C6EAF" w:rsidP="002C6EAF">
      <w:pPr>
        <w:widowControl w:val="0"/>
        <w:autoSpaceDE w:val="0"/>
        <w:autoSpaceDN w:val="0"/>
        <w:adjustRightInd w:val="0"/>
        <w:spacing w:after="0" w:line="360" w:lineRule="auto"/>
        <w:ind w:left="480" w:hanging="480"/>
        <w:rPr>
          <w:rFonts w:cs="Times New Roman"/>
          <w:noProof/>
          <w:szCs w:val="24"/>
        </w:rPr>
      </w:pPr>
      <w:r w:rsidRPr="00632E5D">
        <w:rPr>
          <w:rFonts w:cs="Times New Roman"/>
          <w:noProof/>
          <w:szCs w:val="24"/>
          <w:lang w:val="en-US"/>
          <w:rPrChange w:id="485" w:author="Julian Christensen" w:date="2024-08-23T08:43:00Z">
            <w:rPr>
              <w:rFonts w:cs="Times New Roman"/>
              <w:noProof/>
              <w:szCs w:val="24"/>
            </w:rPr>
          </w:rPrChange>
        </w:rPr>
        <w:t xml:space="preserve">Viechtbauer, W. (2022). </w:t>
      </w:r>
      <w:r w:rsidRPr="002C6EAF">
        <w:rPr>
          <w:rFonts w:cs="Times New Roman"/>
          <w:i/>
          <w:iCs/>
          <w:noProof/>
          <w:szCs w:val="24"/>
        </w:rPr>
        <w:t>Miller (1978)</w:t>
      </w:r>
      <w:r w:rsidRPr="002C6EAF">
        <w:rPr>
          <w:rFonts w:cs="Times New Roman"/>
          <w:noProof/>
          <w:szCs w:val="24"/>
        </w:rPr>
        <w:t>. https://www.metafor-project.org/doku.php/analyses:miller1978?s[]=proportion</w:t>
      </w:r>
    </w:p>
    <w:p w14:paraId="2899E0C7"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86" w:author="Julian Christensen" w:date="2024-08-23T08:43:00Z">
            <w:rPr>
              <w:rFonts w:cs="Times New Roman"/>
              <w:noProof/>
              <w:szCs w:val="24"/>
            </w:rPr>
          </w:rPrChange>
        </w:rPr>
      </w:pPr>
      <w:r w:rsidRPr="00632E5D">
        <w:rPr>
          <w:rFonts w:cs="Times New Roman"/>
          <w:noProof/>
          <w:szCs w:val="24"/>
          <w:lang w:val="de-DE"/>
          <w:rPrChange w:id="487" w:author="Julian Christensen" w:date="2024-08-23T08:43:00Z">
            <w:rPr>
              <w:rFonts w:cs="Times New Roman"/>
              <w:noProof/>
              <w:szCs w:val="24"/>
            </w:rPr>
          </w:rPrChange>
        </w:rPr>
        <w:t xml:space="preserve">Waffenschmidt, S., Knelangen, M., Sieben, W., Bühn, S., &amp; Pieper, D. (2019). </w:t>
      </w:r>
      <w:r w:rsidRPr="00632E5D">
        <w:rPr>
          <w:rFonts w:cs="Times New Roman"/>
          <w:noProof/>
          <w:szCs w:val="24"/>
          <w:lang w:val="en-US"/>
          <w:rPrChange w:id="488" w:author="Julian Christensen" w:date="2024-08-23T08:43:00Z">
            <w:rPr>
              <w:rFonts w:cs="Times New Roman"/>
              <w:noProof/>
              <w:szCs w:val="24"/>
            </w:rPr>
          </w:rPrChange>
        </w:rPr>
        <w:t xml:space="preserve">Single screening versus conventional double screening for study selection in systematic reviews: a methodological systematic review. </w:t>
      </w:r>
      <w:r w:rsidRPr="00632E5D">
        <w:rPr>
          <w:rFonts w:cs="Times New Roman"/>
          <w:i/>
          <w:iCs/>
          <w:noProof/>
          <w:szCs w:val="24"/>
          <w:lang w:val="en-US"/>
          <w:rPrChange w:id="489" w:author="Julian Christensen" w:date="2024-08-23T08:43:00Z">
            <w:rPr>
              <w:rFonts w:cs="Times New Roman"/>
              <w:i/>
              <w:iCs/>
              <w:noProof/>
              <w:szCs w:val="24"/>
            </w:rPr>
          </w:rPrChange>
        </w:rPr>
        <w:t>BMC Medical Research Methodology</w:t>
      </w:r>
      <w:r w:rsidRPr="00632E5D">
        <w:rPr>
          <w:rFonts w:cs="Times New Roman"/>
          <w:noProof/>
          <w:szCs w:val="24"/>
          <w:lang w:val="en-US"/>
          <w:rPrChange w:id="490" w:author="Julian Christensen" w:date="2024-08-23T08:43:00Z">
            <w:rPr>
              <w:rFonts w:cs="Times New Roman"/>
              <w:noProof/>
              <w:szCs w:val="24"/>
            </w:rPr>
          </w:rPrChange>
        </w:rPr>
        <w:t xml:space="preserve">, </w:t>
      </w:r>
      <w:r w:rsidRPr="00632E5D">
        <w:rPr>
          <w:rFonts w:cs="Times New Roman"/>
          <w:i/>
          <w:iCs/>
          <w:noProof/>
          <w:szCs w:val="24"/>
          <w:lang w:val="en-US"/>
          <w:rPrChange w:id="491" w:author="Julian Christensen" w:date="2024-08-23T08:43:00Z">
            <w:rPr>
              <w:rFonts w:cs="Times New Roman"/>
              <w:i/>
              <w:iCs/>
              <w:noProof/>
              <w:szCs w:val="24"/>
            </w:rPr>
          </w:rPrChange>
        </w:rPr>
        <w:t>19</w:t>
      </w:r>
      <w:r w:rsidRPr="00632E5D">
        <w:rPr>
          <w:rFonts w:cs="Times New Roman"/>
          <w:noProof/>
          <w:szCs w:val="24"/>
          <w:lang w:val="en-US"/>
          <w:rPrChange w:id="492" w:author="Julian Christensen" w:date="2024-08-23T08:43:00Z">
            <w:rPr>
              <w:rFonts w:cs="Times New Roman"/>
              <w:noProof/>
              <w:szCs w:val="24"/>
            </w:rPr>
          </w:rPrChange>
        </w:rPr>
        <w:t>(1), 132. https://doi.org/10.1186/s12874-019-0782-0</w:t>
      </w:r>
    </w:p>
    <w:p w14:paraId="325103AB" w14:textId="77777777" w:rsidR="002C6EAF" w:rsidRPr="00632E5D" w:rsidRDefault="002C6EAF" w:rsidP="002C6EAF">
      <w:pPr>
        <w:widowControl w:val="0"/>
        <w:autoSpaceDE w:val="0"/>
        <w:autoSpaceDN w:val="0"/>
        <w:adjustRightInd w:val="0"/>
        <w:spacing w:after="0" w:line="360" w:lineRule="auto"/>
        <w:ind w:left="480" w:hanging="480"/>
        <w:rPr>
          <w:rFonts w:cs="Times New Roman"/>
          <w:noProof/>
          <w:szCs w:val="24"/>
          <w:lang w:val="en-US"/>
          <w:rPrChange w:id="493" w:author="Julian Christensen" w:date="2024-08-23T08:44:00Z">
            <w:rPr>
              <w:rFonts w:cs="Times New Roman"/>
              <w:noProof/>
              <w:szCs w:val="24"/>
            </w:rPr>
          </w:rPrChange>
        </w:rPr>
      </w:pPr>
      <w:r w:rsidRPr="00632E5D">
        <w:rPr>
          <w:rFonts w:cs="Times New Roman"/>
          <w:noProof/>
          <w:szCs w:val="24"/>
          <w:lang w:val="en-US"/>
          <w:rPrChange w:id="494" w:author="Julian Christensen" w:date="2024-08-23T08:43:00Z">
            <w:rPr>
              <w:rFonts w:cs="Times New Roman"/>
              <w:noProof/>
              <w:szCs w:val="24"/>
            </w:rPr>
          </w:rPrChange>
        </w:rPr>
        <w:t xml:space="preserve">Wang, Z., Nayfeh, T., Tetzlaff, J., O’Blenis, P., &amp; Murad, M. H. (2020). </w:t>
      </w:r>
      <w:r w:rsidRPr="00632E5D">
        <w:rPr>
          <w:rFonts w:cs="Times New Roman"/>
          <w:noProof/>
          <w:szCs w:val="24"/>
          <w:lang w:val="en-US"/>
          <w:rPrChange w:id="495" w:author="Julian Christensen" w:date="2024-08-23T08:44:00Z">
            <w:rPr>
              <w:rFonts w:cs="Times New Roman"/>
              <w:noProof/>
              <w:szCs w:val="24"/>
            </w:rPr>
          </w:rPrChange>
        </w:rPr>
        <w:t xml:space="preserve">Error rates of human reviewers during abstract screening in systematic reviews. </w:t>
      </w:r>
      <w:r w:rsidRPr="00632E5D">
        <w:rPr>
          <w:rFonts w:cs="Times New Roman"/>
          <w:i/>
          <w:iCs/>
          <w:noProof/>
          <w:szCs w:val="24"/>
          <w:lang w:val="en-US"/>
          <w:rPrChange w:id="496" w:author="Julian Christensen" w:date="2024-08-23T08:44:00Z">
            <w:rPr>
              <w:rFonts w:cs="Times New Roman"/>
              <w:i/>
              <w:iCs/>
              <w:noProof/>
              <w:szCs w:val="24"/>
            </w:rPr>
          </w:rPrChange>
        </w:rPr>
        <w:t>PloS One</w:t>
      </w:r>
      <w:r w:rsidRPr="00632E5D">
        <w:rPr>
          <w:rFonts w:cs="Times New Roman"/>
          <w:noProof/>
          <w:szCs w:val="24"/>
          <w:lang w:val="en-US"/>
          <w:rPrChange w:id="497" w:author="Julian Christensen" w:date="2024-08-23T08:44:00Z">
            <w:rPr>
              <w:rFonts w:cs="Times New Roman"/>
              <w:noProof/>
              <w:szCs w:val="24"/>
            </w:rPr>
          </w:rPrChange>
        </w:rPr>
        <w:t xml:space="preserve">, </w:t>
      </w:r>
      <w:r w:rsidRPr="00632E5D">
        <w:rPr>
          <w:rFonts w:cs="Times New Roman"/>
          <w:i/>
          <w:iCs/>
          <w:noProof/>
          <w:szCs w:val="24"/>
          <w:lang w:val="en-US"/>
          <w:rPrChange w:id="498" w:author="Julian Christensen" w:date="2024-08-23T08:44:00Z">
            <w:rPr>
              <w:rFonts w:cs="Times New Roman"/>
              <w:i/>
              <w:iCs/>
              <w:noProof/>
              <w:szCs w:val="24"/>
            </w:rPr>
          </w:rPrChange>
        </w:rPr>
        <w:t>15</w:t>
      </w:r>
      <w:r w:rsidRPr="00632E5D">
        <w:rPr>
          <w:rFonts w:cs="Times New Roman"/>
          <w:noProof/>
          <w:szCs w:val="24"/>
          <w:lang w:val="en-US"/>
          <w:rPrChange w:id="499" w:author="Julian Christensen" w:date="2024-08-23T08:44:00Z">
            <w:rPr>
              <w:rFonts w:cs="Times New Roman"/>
              <w:noProof/>
              <w:szCs w:val="24"/>
            </w:rPr>
          </w:rPrChange>
        </w:rPr>
        <w:t>(1), e0227742. https://doi.org/10.1371/journal.pone.0227742</w:t>
      </w:r>
    </w:p>
    <w:p w14:paraId="690674A3" w14:textId="77777777" w:rsidR="002C6EAF" w:rsidRPr="002C6EAF" w:rsidRDefault="002C6EAF" w:rsidP="002C6EAF">
      <w:pPr>
        <w:widowControl w:val="0"/>
        <w:autoSpaceDE w:val="0"/>
        <w:autoSpaceDN w:val="0"/>
        <w:adjustRightInd w:val="0"/>
        <w:spacing w:after="0" w:line="360" w:lineRule="auto"/>
        <w:ind w:left="480" w:hanging="480"/>
        <w:rPr>
          <w:rFonts w:cs="Times New Roman"/>
          <w:noProof/>
        </w:rPr>
      </w:pPr>
      <w:r w:rsidRPr="00632E5D">
        <w:rPr>
          <w:rFonts w:cs="Times New Roman"/>
          <w:noProof/>
          <w:szCs w:val="24"/>
          <w:lang w:val="en-US"/>
          <w:rPrChange w:id="500" w:author="Julian Christensen" w:date="2024-08-23T08:44:00Z">
            <w:rPr>
              <w:rFonts w:cs="Times New Roman"/>
              <w:noProof/>
              <w:szCs w:val="24"/>
            </w:rPr>
          </w:rPrChange>
        </w:rPr>
        <w:t xml:space="preserve">Westgate, M. J. (2019). revtools: An R package to support article screening for evidence synthesis. </w:t>
      </w:r>
      <w:r w:rsidRPr="002C6EAF">
        <w:rPr>
          <w:rFonts w:cs="Times New Roman"/>
          <w:i/>
          <w:iCs/>
          <w:noProof/>
          <w:szCs w:val="24"/>
        </w:rPr>
        <w:t>Research Synthesis Methods</w:t>
      </w:r>
      <w:r w:rsidRPr="002C6EAF">
        <w:rPr>
          <w:rFonts w:cs="Times New Roman"/>
          <w:noProof/>
          <w:szCs w:val="24"/>
        </w:rPr>
        <w:t xml:space="preserve">, </w:t>
      </w:r>
      <w:r w:rsidRPr="002C6EAF">
        <w:rPr>
          <w:rFonts w:cs="Times New Roman"/>
          <w:i/>
          <w:iCs/>
          <w:noProof/>
          <w:szCs w:val="24"/>
        </w:rPr>
        <w:t>10</w:t>
      </w:r>
      <w:r w:rsidRPr="002C6EAF">
        <w:rPr>
          <w:rFonts w:cs="Times New Roman"/>
          <w:noProof/>
          <w:szCs w:val="24"/>
        </w:rPr>
        <w:t>(4), 606–614. https://doi.org/10.1002/jrsm.1374</w:t>
      </w:r>
    </w:p>
    <w:p w14:paraId="0E4E3EC9" w14:textId="51D35AA6" w:rsidR="00695ACE" w:rsidRPr="00BD4892" w:rsidRDefault="00A23F06" w:rsidP="006F63D8">
      <w:pPr>
        <w:spacing w:after="0" w:line="360" w:lineRule="auto"/>
        <w:rPr>
          <w:lang w:val="en-US"/>
        </w:rPr>
      </w:pPr>
      <w:r>
        <w:fldChar w:fldCharType="end"/>
      </w:r>
      <w:bookmarkEnd w:id="101"/>
    </w:p>
    <w:sectPr w:rsidR="00695ACE" w:rsidRPr="00BD4892" w:rsidSect="001F2F21">
      <w:headerReference w:type="default" r:id="rId15"/>
      <w:footerReference w:type="default" r:id="rId16"/>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ulian Christensen" w:date="2024-08-23T08:45:00Z" w:initials="JC">
    <w:p w14:paraId="2780CDEC" w14:textId="7B2FE036" w:rsidR="00844F23" w:rsidRDefault="00844F23">
      <w:pPr>
        <w:pStyle w:val="CommentText"/>
      </w:pPr>
      <w:r>
        <w:rPr>
          <w:rStyle w:val="CommentReference"/>
        </w:rPr>
        <w:annotationRef/>
      </w:r>
      <w:r>
        <w:t xml:space="preserve">Forslag: Ryk denne bullet ned som sidste bullet under overskriften </w:t>
      </w:r>
    </w:p>
  </w:comment>
  <w:comment w:id="8" w:author="Julian Christensen" w:date="2024-08-23T08:48:00Z" w:initials="JC">
    <w:p w14:paraId="2632C21E" w14:textId="3016082D" w:rsidR="00844F23" w:rsidRDefault="00844F23">
      <w:pPr>
        <w:pStyle w:val="CommentText"/>
      </w:pPr>
      <w:r>
        <w:rPr>
          <w:rStyle w:val="CommentReference"/>
        </w:rPr>
        <w:annotationRef/>
      </w:r>
      <w:r>
        <w:t>Forslag: Ryk denne bullet op som nr 1 under overskriften.</w:t>
      </w:r>
    </w:p>
  </w:comment>
  <w:comment w:id="33" w:author="Julian Christensen" w:date="2024-08-23T10:40:00Z" w:initials="JC">
    <w:p w14:paraId="5E7CB2BE" w14:textId="02991A93" w:rsidR="00844F23" w:rsidRDefault="00844F23">
      <w:pPr>
        <w:pStyle w:val="CommentText"/>
      </w:pPr>
      <w:r>
        <w:rPr>
          <w:rStyle w:val="CommentReference"/>
        </w:rPr>
        <w:annotationRef/>
      </w:r>
      <w:r>
        <w:t>Vi har lidt en tendens til at veksle mellem nutid og datid jf. de gule markeringer i paragraffen her (problemet er langt fra isoleret til denne paragraf eller dette afsnit). Det sker let efterhånden som flere kokke kommer i køkkenet, men vil nok være smart at ensrette?</w:t>
      </w:r>
    </w:p>
  </w:comment>
  <w:comment w:id="84" w:author="Julian Christensen" w:date="2024-08-23T11:17:00Z" w:initials="JC">
    <w:p w14:paraId="33D12D31" w14:textId="46862B41" w:rsidR="00844F23" w:rsidRDefault="00844F23">
      <w:pPr>
        <w:pStyle w:val="CommentText"/>
      </w:pPr>
      <w:r>
        <w:rPr>
          <w:rStyle w:val="CommentReference"/>
        </w:rPr>
        <w:annotationRef/>
      </w:r>
      <w:r>
        <w:t xml:space="preserve">Af ren nysgerrighed: Viser prikkerne her ikke hver enkelt reviewers performance på det specifikke review? Altså, er der ikke tale om punktestimater? Og i så fald: Hvorfor er der konfidensintervaller?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5" w:author="Julian Christensen" w:date="2024-08-23T12:47:00Z" w:initials="JC">
    <w:p w14:paraId="77E3075C" w14:textId="27E35403" w:rsidR="00844F23" w:rsidRDefault="00844F23">
      <w:pPr>
        <w:pStyle w:val="CommentText"/>
      </w:pPr>
      <w:r>
        <w:rPr>
          <w:rStyle w:val="CommentReference"/>
        </w:rPr>
        <w:annotationRef/>
      </w:r>
      <w:r>
        <w:t xml:space="preserve">Har rykket lidt rundt uden at fjerne pointer </w:t>
      </w:r>
      <w:r>
        <w:sym w:font="Wingdings" w:char="F0E0"/>
      </w:r>
      <w:r>
        <w:t xml:space="preserve"> mere meningsfuld rækkefølge i mine øjne…</w:t>
      </w:r>
    </w:p>
  </w:comment>
  <w:comment w:id="105" w:author="Julian Christensen" w:date="2024-08-23T13:34:00Z" w:initials="JC">
    <w:p w14:paraId="6F4D18AB" w14:textId="4E11D1A9" w:rsidR="00844F23" w:rsidRDefault="00844F23">
      <w:pPr>
        <w:pStyle w:val="CommentText"/>
      </w:pPr>
      <w:r>
        <w:rPr>
          <w:rStyle w:val="CommentReference"/>
        </w:rPr>
        <w:annotationRef/>
      </w:r>
      <w:r>
        <w:t>Har rykket dette ned i en fodnote, da det i mine øjne går lidt for dybt ind i noget der ikke har med vores hovedfortælling at gøre</w:t>
      </w:r>
    </w:p>
  </w:comment>
  <w:comment w:id="106" w:author="Mikkel Helding Vembye" w:date="2024-08-26T06:49:00Z" w:initials="MHV">
    <w:p w14:paraId="017C6F11" w14:textId="33B1694A" w:rsidR="005762D8" w:rsidRDefault="005762D8">
      <w:pPr>
        <w:pStyle w:val="CommentText"/>
      </w:pPr>
      <w:r>
        <w:rPr>
          <w:rStyle w:val="CommentReference"/>
        </w:rPr>
        <w:annotationRef/>
      </w:r>
      <w:r>
        <w:t>Jeg er helt enig</w:t>
      </w:r>
    </w:p>
  </w:comment>
  <w:comment w:id="107" w:author="Julian Christensen" w:date="2024-08-14T14:51:00Z" w:initials="JC">
    <w:p w14:paraId="3119CAC0" w14:textId="69A3E67E" w:rsidR="00844F23" w:rsidRPr="0075660D" w:rsidRDefault="00844F23">
      <w:pPr>
        <w:pStyle w:val="CommentText"/>
      </w:pPr>
      <w:r>
        <w:rPr>
          <w:rStyle w:val="CommentReference"/>
        </w:rPr>
        <w:annotationRef/>
      </w:r>
      <w:r>
        <w:t>Hvad blev der af nr. 4?</w:t>
      </w:r>
    </w:p>
  </w:comment>
  <w:comment w:id="109" w:author="Julian Christensen" w:date="2024-08-15T11:02:00Z" w:initials="JC">
    <w:p w14:paraId="47BE8A8E" w14:textId="77777777" w:rsidR="00844F23" w:rsidRDefault="00844F23">
      <w:pPr>
        <w:pStyle w:val="CommentText"/>
      </w:pPr>
      <w:r>
        <w:rPr>
          <w:rStyle w:val="CommentReference"/>
        </w:rPr>
        <w:annotationRef/>
      </w:r>
      <w:r>
        <w:t>Jeg har kortet denne opsamling en del ned, idet der var flere pointer jeg ikke tænker, vores undersøgelse kan bære, og pointer som jeg mener, hører bedre hjemme i den afsluttende diskussion. Jeg har opsummeret de fjernede pointer + mine tanker nedenfor:</w:t>
      </w:r>
    </w:p>
    <w:p w14:paraId="7B86F98E" w14:textId="77777777" w:rsidR="00844F23" w:rsidRDefault="00844F23">
      <w:pPr>
        <w:pStyle w:val="CommentText"/>
      </w:pPr>
    </w:p>
    <w:p w14:paraId="71A12583" w14:textId="03725B65" w:rsidR="00844F23" w:rsidRDefault="00844F23" w:rsidP="00E644EB">
      <w:pPr>
        <w:pStyle w:val="CommentText"/>
        <w:numPr>
          <w:ilvl w:val="0"/>
          <w:numId w:val="10"/>
        </w:numPr>
      </w:pPr>
      <w:r w:rsidRPr="00E644EB">
        <w:rPr>
          <w:lang w:val="en-US"/>
        </w:rPr>
        <w:t>”Second,</w:t>
      </w:r>
      <w:r>
        <w:rPr>
          <w:lang w:val="en-US"/>
        </w:rPr>
        <w:t xml:space="preserve"> and in contrast with the performance of classical semi-automated screening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values close to 1.</w:t>
      </w:r>
      <w:r>
        <w:rPr>
          <w:rStyle w:val="CommentReference"/>
          <w:lang w:val="en-US"/>
        </w:rPr>
        <w:t xml:space="preserve">” </w:t>
      </w:r>
      <w:r w:rsidRPr="00E644EB">
        <w:rPr>
          <w:rStyle w:val="CommentReference"/>
          <w:i/>
        </w:rPr>
        <w:t xml:space="preserve">JUCH: </w:t>
      </w:r>
      <w:r w:rsidRPr="00E644EB">
        <w:rPr>
          <w:i/>
        </w:rPr>
        <w:t xml:space="preserve"> Denne konklusion har jeg det skidt med – altså, for at konkludere </w:t>
      </w:r>
      <w:r>
        <w:rPr>
          <w:i/>
        </w:rPr>
        <w:t>på, om</w:t>
      </w:r>
      <w:r w:rsidRPr="00E644EB">
        <w:rPr>
          <w:i/>
        </w:rPr>
        <w:t xml:space="preserve"> modellerne </w:t>
      </w:r>
      <w:r>
        <w:rPr>
          <w:i/>
        </w:rPr>
        <w:t>(</w:t>
      </w:r>
      <w:r w:rsidRPr="00E644EB">
        <w:rPr>
          <w:i/>
        </w:rPr>
        <w:t>ikke</w:t>
      </w:r>
      <w:r>
        <w:rPr>
          <w:i/>
        </w:rPr>
        <w:t>)</w:t>
      </w:r>
      <w:r w:rsidRPr="00E644EB">
        <w:rPr>
          <w:i/>
        </w:rPr>
        <w:t xml:space="preserve"> er ”sensitive to imbalanced data” så kræver det vel at vi laver en systematisk test med varierende niveauer af ubalance. Jeg kan godt købe del 2 af konklusionen – at der kan opnås recall-værdier tæt på 1 – men det er vel fint </w:t>
      </w:r>
      <w:r>
        <w:rPr>
          <w:i/>
        </w:rPr>
        <w:t>dækket</w:t>
      </w:r>
      <w:r w:rsidRPr="00E644EB">
        <w:rPr>
          <w:i/>
        </w:rPr>
        <w:t xml:space="preserve"> af den første konklusion (”GPT API models can work as highly reliable and independent second screeners”)?</w:t>
      </w:r>
      <w:r>
        <w:rPr>
          <w:i/>
        </w:rPr>
        <w:br/>
      </w:r>
    </w:p>
    <w:p w14:paraId="6B0F526C" w14:textId="3B2D0CD7" w:rsidR="00844F23" w:rsidRPr="00CF08B6" w:rsidRDefault="00844F23" w:rsidP="00E644EB">
      <w:pPr>
        <w:pStyle w:val="CommentText"/>
        <w:numPr>
          <w:ilvl w:val="0"/>
          <w:numId w:val="10"/>
        </w:numPr>
        <w:rPr>
          <w:i/>
        </w:rPr>
      </w:pPr>
      <w:r>
        <w:rPr>
          <w:lang w:val="en-US"/>
        </w:rPr>
        <w:t>“</w:t>
      </w:r>
      <w:r w:rsidRPr="00CF08B6">
        <w:rPr>
          <w:lang w:val="en-US"/>
        </w:rPr>
        <w:t>Third</w:t>
      </w:r>
      <w:r>
        <w:rPr>
          <w:lang w:val="en-US"/>
        </w:rPr>
        <w:t xml:space="preserve">, since we used the AIscreenR software </w:t>
      </w:r>
      <w:r>
        <w:rPr>
          <w:lang w:val="en-US"/>
        </w:rPr>
        <w:fldChar w:fldCharType="begin" w:fldLock="1"/>
      </w:r>
      <w:r>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8240F6">
        <w:rPr>
          <w:noProof/>
          <w:lang w:val="en-US"/>
        </w:rPr>
        <w:t>(Vembye, 2024)</w:t>
      </w:r>
      <w:r>
        <w:rPr>
          <w:lang w:val="en-US"/>
        </w:rPr>
        <w:fldChar w:fldCharType="end"/>
      </w:r>
      <w:r>
        <w:rPr>
          <w:lang w:val="en-US"/>
        </w:rPr>
        <w:t xml:space="preserve"> to conduct all classifier experiments, we feel confident to conclude that the software works as expected. Hence, we believe that reviewers can </w:t>
      </w:r>
      <w:r w:rsidRPr="0077349A">
        <w:rPr>
          <w:lang w:val="en-US"/>
        </w:rPr>
        <w:t>confidently</w:t>
      </w:r>
      <w:r>
        <w:rPr>
          <w:lang w:val="en-US"/>
        </w:rPr>
        <w:t xml:space="preserve"> use this software in high-quality systematic reviews as well.” </w:t>
      </w:r>
      <w:r w:rsidRPr="00CF08B6">
        <w:rPr>
          <w:i/>
        </w:rPr>
        <w:t xml:space="preserve">JUCH: </w:t>
      </w:r>
      <w:r>
        <w:rPr>
          <w:i/>
        </w:rPr>
        <w:t>Dette er en vigtig pointe, men jeg tænker mindst lige så fint den kan bringes frem andetsteds i paperet. Jeg har integreret pointen i afsnit 8.</w:t>
      </w:r>
      <w:r>
        <w:rPr>
          <w:i/>
        </w:rPr>
        <w:br/>
      </w:r>
    </w:p>
    <w:p w14:paraId="3B8D92E6" w14:textId="475ED0E2" w:rsidR="00844F23" w:rsidRPr="004343E8" w:rsidRDefault="00844F23" w:rsidP="004343E8">
      <w:pPr>
        <w:pStyle w:val="CommentText"/>
        <w:numPr>
          <w:ilvl w:val="0"/>
          <w:numId w:val="10"/>
        </w:numPr>
        <w:rPr>
          <w:i/>
        </w:rPr>
      </w:pPr>
      <w:r>
        <w:rPr>
          <w:lang w:val="en-US"/>
        </w:rPr>
        <w:t>“</w:t>
      </w:r>
      <w:r w:rsidRPr="00CF08B6">
        <w:rPr>
          <w:lang w:val="en-US"/>
        </w:rPr>
        <w:t>Fourth</w:t>
      </w:r>
      <w:r>
        <w:rPr>
          <w:lang w:val="en-US"/>
        </w:rPr>
        <w:t xml:space="preserve">, our results suggest that the GPT API models are not always as prompt-sensitive as suggested in previous evaluations </w:t>
      </w:r>
      <w:r>
        <w:rPr>
          <w:lang w:val="en-US"/>
        </w:rPr>
        <w:fldChar w:fldCharType="begin" w:fldLock="1"/>
      </w:r>
      <w:r>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w:instrText>
      </w:r>
      <w:r w:rsidRPr="00844F23">
        <w:instrText>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w:instrText>
      </w:r>
      <w:r w:rsidRPr="00CF08B6">
        <w:instrText>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Pr>
          <w:lang w:val="en-US"/>
        </w:rPr>
        <w:fldChar w:fldCharType="separate"/>
      </w:r>
      <w:r w:rsidRPr="00CF08B6">
        <w:rPr>
          <w:noProof/>
        </w:rPr>
        <w:t>(Gargari et al., 2024)</w:t>
      </w:r>
      <w:r>
        <w:rPr>
          <w:lang w:val="en-US"/>
        </w:rPr>
        <w:fldChar w:fldCharType="end"/>
      </w:r>
      <w:r w:rsidRPr="00CF08B6">
        <w:t>.”</w:t>
      </w:r>
      <w:r>
        <w:t xml:space="preserve"> </w:t>
      </w:r>
      <w:r>
        <w:rPr>
          <w:i/>
        </w:rPr>
        <w:t>JUCH</w:t>
      </w:r>
      <w:r w:rsidRPr="00CF08B6">
        <w:rPr>
          <w:i/>
        </w:rPr>
        <w:t>: Det tænker jeg ikke vi kan konkludere på baggrund af vores resultater??</w:t>
      </w:r>
      <w:r w:rsidRPr="004343E8">
        <w:rPr>
          <w:rFonts w:cs="Times New Roman"/>
        </w:rPr>
        <w:br/>
      </w:r>
    </w:p>
    <w:p w14:paraId="4B861EEA" w14:textId="4BD10954" w:rsidR="00844F23" w:rsidRPr="00CF08B6" w:rsidRDefault="00844F23" w:rsidP="00E644EB">
      <w:pPr>
        <w:pStyle w:val="CommentText"/>
        <w:numPr>
          <w:ilvl w:val="0"/>
          <w:numId w:val="10"/>
        </w:numPr>
        <w:rPr>
          <w:i/>
        </w:rPr>
      </w:pPr>
      <w:r>
        <w:rPr>
          <w:rFonts w:cs="Times New Roman"/>
          <w:lang w:val="en-US"/>
        </w:rPr>
        <w:t>“</w:t>
      </w:r>
      <w:r w:rsidRPr="00CF08B6">
        <w:rPr>
          <w:rFonts w:cs="Times New Roman"/>
          <w:lang w:val="en-US"/>
        </w:rPr>
        <w:t>Finally</w:t>
      </w:r>
      <w:r>
        <w:rPr>
          <w:rFonts w:cs="Times New Roman"/>
          <w:lang w:val="en-US"/>
        </w:rPr>
        <w:t>, we found that i</w:t>
      </w:r>
      <w:r w:rsidRPr="00A449F4">
        <w:rPr>
          <w:rFonts w:cs="Times New Roman"/>
          <w:lang w:val="en-US"/>
        </w:rPr>
        <w:t xml:space="preserve">n some applications, the specificity </w:t>
      </w:r>
      <w:r>
        <w:rPr>
          <w:rFonts w:cs="Times New Roman"/>
          <w:lang w:val="en-US"/>
        </w:rPr>
        <w:t>values</w:t>
      </w:r>
      <w:r w:rsidRPr="00A449F4">
        <w:rPr>
          <w:rFonts w:cs="Times New Roman"/>
          <w:lang w:val="en-US"/>
        </w:rPr>
        <w:t xml:space="preserve"> reached by the </w:t>
      </w:r>
      <w:r>
        <w:rPr>
          <w:rFonts w:cs="Times New Roman"/>
          <w:lang w:val="en-US"/>
        </w:rPr>
        <w:t>GPT</w:t>
      </w:r>
      <w:r w:rsidRPr="00A449F4">
        <w:rPr>
          <w:rFonts w:cs="Times New Roman"/>
          <w:lang w:val="en-US"/>
        </w:rPr>
        <w:t xml:space="preserve">-4 </w:t>
      </w:r>
      <w:r>
        <w:rPr>
          <w:rFonts w:cs="Times New Roman"/>
          <w:lang w:val="en-US"/>
        </w:rPr>
        <w:t xml:space="preserve">API </w:t>
      </w:r>
      <w:r w:rsidRPr="00A449F4">
        <w:rPr>
          <w:rFonts w:cs="Times New Roman"/>
          <w:lang w:val="en-US"/>
        </w:rPr>
        <w:t xml:space="preserve">model can be seen to be </w:t>
      </w:r>
      <w:r>
        <w:rPr>
          <w:rFonts w:cs="Times New Roman"/>
          <w:lang w:val="en-US"/>
        </w:rPr>
        <w:t>o</w:t>
      </w:r>
      <w:r w:rsidRPr="00A449F4">
        <w:rPr>
          <w:rFonts w:cs="Times New Roman"/>
          <w:lang w:val="en-US"/>
        </w:rPr>
        <w:t>n the lower end compared with human screen</w:t>
      </w:r>
      <w:r>
        <w:rPr>
          <w:rFonts w:cs="Times New Roman"/>
          <w:lang w:val="en-US"/>
        </w:rPr>
        <w:t>ers</w:t>
      </w:r>
      <w:r w:rsidRPr="00A449F4">
        <w:rPr>
          <w:rFonts w:cs="Times New Roman"/>
          <w:lang w:val="en-US"/>
        </w:rPr>
        <w:t xml:space="preserve">. Yet, we do not find this to be a major issue when having high recall </w:t>
      </w:r>
      <w:r>
        <w:rPr>
          <w:rFonts w:cs="Times New Roman"/>
          <w:lang w:val="en-US"/>
        </w:rPr>
        <w:t>values</w:t>
      </w:r>
      <w:r w:rsidRPr="00A449F4">
        <w:rPr>
          <w:rFonts w:cs="Times New Roman"/>
          <w:lang w:val="en-US"/>
        </w:rPr>
        <w:t xml:space="preserve"> since this can just be seen as an extra opportunity to double-check </w:t>
      </w:r>
      <w:r>
        <w:rPr>
          <w:rFonts w:cs="Times New Roman"/>
          <w:lang w:val="en-US"/>
        </w:rPr>
        <w:t xml:space="preserve">potentially </w:t>
      </w:r>
      <w:r w:rsidRPr="00A449F4">
        <w:rPr>
          <w:rFonts w:cs="Times New Roman"/>
          <w:lang w:val="en-US"/>
        </w:rPr>
        <w:t>relevant studies</w:t>
      </w:r>
      <w:r>
        <w:rPr>
          <w:rFonts w:cs="Times New Roman"/>
          <w:lang w:val="en-US"/>
        </w:rPr>
        <w:t>,</w:t>
      </w:r>
      <w:r w:rsidRPr="00A449F4">
        <w:rPr>
          <w:rFonts w:cs="Times New Roman"/>
          <w:lang w:val="en-US"/>
        </w:rPr>
        <w:t xml:space="preserve"> </w:t>
      </w:r>
      <w:r>
        <w:rPr>
          <w:rFonts w:cs="Times New Roman"/>
          <w:lang w:val="en-US"/>
        </w:rPr>
        <w:t>t</w:t>
      </w:r>
      <w:r w:rsidRPr="00A449F4">
        <w:rPr>
          <w:rFonts w:cs="Times New Roman"/>
          <w:lang w:val="en-US"/>
        </w:rPr>
        <w:t xml:space="preserve">hus enhancing the </w:t>
      </w:r>
      <w:r>
        <w:rPr>
          <w:rFonts w:cs="Times New Roman"/>
          <w:lang w:val="en-US"/>
        </w:rPr>
        <w:t>chances</w:t>
      </w:r>
      <w:r w:rsidRPr="00A449F4">
        <w:rPr>
          <w:rFonts w:cs="Times New Roman"/>
          <w:lang w:val="en-US"/>
        </w:rPr>
        <w:t xml:space="preserve"> of not overlooking any relevant study records.</w:t>
      </w:r>
      <w:r>
        <w:rPr>
          <w:rFonts w:cs="Times New Roman"/>
          <w:lang w:val="en-US"/>
        </w:rPr>
        <w:t xml:space="preserve">” </w:t>
      </w:r>
      <w:r w:rsidRPr="00CF08B6">
        <w:rPr>
          <w:rFonts w:cs="Times New Roman"/>
          <w:i/>
        </w:rPr>
        <w:t>JUCH: Dette er en god pointe men den fremgår allerede flere steder i paperet, inklusi</w:t>
      </w:r>
      <w:r>
        <w:rPr>
          <w:rFonts w:cs="Times New Roman"/>
          <w:i/>
        </w:rPr>
        <w:t>v meget kort før her (i gennemgangen af eksperiment 3)</w:t>
      </w:r>
      <w:r w:rsidRPr="00CF08B6">
        <w:rPr>
          <w:rFonts w:cs="Times New Roman"/>
        </w:rPr>
        <w:t xml:space="preserve"> </w:t>
      </w:r>
    </w:p>
  </w:comment>
  <w:comment w:id="110" w:author="Mikkel Helding Vembye" w:date="2024-08-20T13:12:00Z" w:initials="MHV">
    <w:p w14:paraId="4AB2976F" w14:textId="21C1B8D7" w:rsidR="00844F23" w:rsidRDefault="00844F23">
      <w:pPr>
        <w:pStyle w:val="CommentText"/>
      </w:pPr>
      <w:r>
        <w:rPr>
          <w:rStyle w:val="CommentReference"/>
        </w:rPr>
        <w:annotationRef/>
      </w:r>
      <w:r>
        <w:t xml:space="preserve">Ift. imbalance, så behøver man ikke teste dette. Det er er bare et fact ved den måde som model er opbygget på. Den bygger jo netop ikke på aktiv læring, men behandler hver titel og abstract enkelvis.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0CDEC" w15:done="0"/>
  <w15:commentEx w15:paraId="2632C21E" w15:done="0"/>
  <w15:commentEx w15:paraId="5E7CB2BE" w15:done="0"/>
  <w15:commentEx w15:paraId="33D12D31" w15:done="0"/>
  <w15:commentEx w15:paraId="77E3075C" w15:done="0"/>
  <w15:commentEx w15:paraId="6F4D18AB" w15:done="1"/>
  <w15:commentEx w15:paraId="017C6F11" w15:paraIdParent="6F4D18AB" w15:done="1"/>
  <w15:commentEx w15:paraId="3119CAC0" w15:done="1"/>
  <w15:commentEx w15:paraId="4B861EEA" w15:done="1"/>
  <w15:commentEx w15:paraId="4AB2976F" w15:paraIdParent="4B861EE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0CDEC" w16cid:durableId="2A72CABC"/>
  <w16cid:commentId w16cid:paraId="2632C21E" w16cid:durableId="2A72CB70"/>
  <w16cid:commentId w16cid:paraId="5E7CB2BE" w16cid:durableId="2A72E5A9"/>
  <w16cid:commentId w16cid:paraId="77E3075C" w16cid:durableId="2A73034A"/>
  <w16cid:commentId w16cid:paraId="6F4D18AB" w16cid:durableId="2A730E65"/>
  <w16cid:commentId w16cid:paraId="017C6F11" w16cid:durableId="2A76A408"/>
  <w16cid:commentId w16cid:paraId="3119CAC0" w16cid:durableId="2A6742F8"/>
  <w16cid:commentId w16cid:paraId="4B861EEA" w16cid:durableId="2A685EDE"/>
  <w16cid:commentId w16cid:paraId="4AB2976F" w16cid:durableId="2A6F1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DE20E" w14:textId="77777777" w:rsidR="00262CEA" w:rsidRDefault="00262CEA" w:rsidP="00E22B11">
      <w:pPr>
        <w:spacing w:after="0" w:line="240" w:lineRule="auto"/>
      </w:pPr>
      <w:r>
        <w:separator/>
      </w:r>
    </w:p>
  </w:endnote>
  <w:endnote w:type="continuationSeparator" w:id="0">
    <w:p w14:paraId="5FDDE8A9" w14:textId="77777777" w:rsidR="00262CEA" w:rsidRDefault="00262CEA"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844F23" w:rsidRDefault="00844F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844F23" w:rsidRDefault="00844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A7C4C" w14:textId="77777777" w:rsidR="00262CEA" w:rsidRDefault="00262CEA" w:rsidP="00E22B11">
      <w:pPr>
        <w:spacing w:after="0" w:line="240" w:lineRule="auto"/>
      </w:pPr>
      <w:r>
        <w:separator/>
      </w:r>
    </w:p>
  </w:footnote>
  <w:footnote w:type="continuationSeparator" w:id="0">
    <w:p w14:paraId="7DD7A30E" w14:textId="77777777" w:rsidR="00262CEA" w:rsidRDefault="00262CEA" w:rsidP="00E22B11">
      <w:pPr>
        <w:spacing w:after="0" w:line="240" w:lineRule="auto"/>
      </w:pPr>
      <w:r>
        <w:continuationSeparator/>
      </w:r>
    </w:p>
  </w:footnote>
  <w:footnote w:id="1">
    <w:p w14:paraId="24EC5FE0" w14:textId="3C77AAE7" w:rsidR="00844F23" w:rsidRPr="007340E8" w:rsidRDefault="00844F23" w:rsidP="00D25EF2">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DOI":"10.1186/s13643-024-02502-7","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w:t>
      </w:r>
      <w:r>
        <w:rPr>
          <w:lang w:val="en-US"/>
        </w:rPr>
        <w:t>cluded</w:t>
      </w:r>
      <w:r w:rsidRPr="007340E8">
        <w:rPr>
          <w:lang w:val="en-US"/>
        </w:rPr>
        <w:t xml:space="preserve"> in screening softwares</w:t>
      </w:r>
      <w:r>
        <w:rPr>
          <w:lang w:val="en-US"/>
        </w:rPr>
        <w:t>,</w:t>
      </w:r>
      <w:r w:rsidRPr="007340E8">
        <w:rPr>
          <w:lang w:val="en-US"/>
        </w:rPr>
        <w:t xml:space="preserve"> such as ASReview</w:t>
      </w:r>
      <w:r>
        <w:rPr>
          <w:lang w:val="en-US"/>
        </w:rPr>
        <w:t xml:space="preserve"> </w:t>
      </w:r>
      <w:r>
        <w:rPr>
          <w:lang w:val="en-US"/>
        </w:rPr>
        <w:fldChar w:fldCharType="begin" w:fldLock="1"/>
      </w:r>
      <w:r>
        <w:rPr>
          <w:lang w:val="en-US"/>
        </w:rPr>
        <w:instrText>ADDIN CSL_CITATION {"citationItems":[{"id":"ITEM-1","itemData":{"DOI":"10.1038/s42256-020-00287-7","ISSN":"2522-5839","author":[{"dropping-particle":"","family":"Schoot","given":"Rens","non-dropping-particle":"Van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Pr>
          <w:lang w:val="en-US"/>
        </w:rPr>
        <w:fldChar w:fldCharType="separate"/>
      </w:r>
      <w:r w:rsidRPr="00A57647">
        <w:rPr>
          <w:noProof/>
          <w:lang w:val="en-US"/>
        </w:rPr>
        <w:t>(Van De Schoot et al., 2021)</w:t>
      </w:r>
      <w:r>
        <w:rPr>
          <w:lang w:val="en-US"/>
        </w:rPr>
        <w:fldChar w:fldCharType="end"/>
      </w:r>
      <w:r w:rsidRPr="007340E8">
        <w:rPr>
          <w:lang w:val="en-US"/>
        </w:rPr>
        <w:t xml:space="preserve">.  </w:t>
      </w:r>
    </w:p>
  </w:footnote>
  <w:footnote w:id="2">
    <w:p w14:paraId="547BB04B" w14:textId="4C131978" w:rsidR="00844F23" w:rsidRPr="007332FC" w:rsidRDefault="00844F23" w:rsidP="003B5FB3">
      <w:pPr>
        <w:pStyle w:val="FootnoteText"/>
        <w:rPr>
          <w:lang w:val="en-US"/>
        </w:rPr>
      </w:pPr>
      <w:r w:rsidRPr="000D35BD">
        <w:rPr>
          <w:rStyle w:val="FootnoteReference"/>
        </w:rPr>
        <w:footnoteRef/>
      </w:r>
      <w:r w:rsidRPr="007332FC">
        <w:rPr>
          <w:lang w:val="en-US"/>
        </w:rPr>
        <w:t xml:space="preserve"> </w:t>
      </w:r>
      <w:r>
        <w:rPr>
          <w:lang w:val="en-US"/>
        </w:rPr>
        <w:t>Note</w:t>
      </w:r>
      <w:del w:id="10" w:author="Julian Christensen" w:date="2024-08-23T10:20:00Z">
        <w:r w:rsidDel="00C7188B">
          <w:rPr>
            <w:lang w:val="en-US"/>
          </w:rPr>
          <w:delText>,</w:delText>
        </w:r>
      </w:del>
      <w:r>
        <w:rPr>
          <w:lang w:val="en-US"/>
        </w:rPr>
        <w:t xml:space="preserve"> that they used the gpt-3.5-turbo-0301</w:t>
      </w:r>
      <w:r w:rsidRPr="007332FC">
        <w:rPr>
          <w:lang w:val="en-US"/>
        </w:rPr>
        <w:t xml:space="preserve"> model </w:t>
      </w:r>
      <w:r>
        <w:rPr>
          <w:lang w:val="en-US"/>
        </w:rPr>
        <w:t xml:space="preserve">which has </w:t>
      </w:r>
      <w:r w:rsidRPr="007332FC">
        <w:rPr>
          <w:lang w:val="en-US"/>
        </w:rPr>
        <w:t>been deprecated</w:t>
      </w:r>
      <w:r>
        <w:rPr>
          <w:lang w:val="en-US"/>
        </w:rPr>
        <w:t>.</w:t>
      </w:r>
      <w:r w:rsidRPr="007332FC">
        <w:rPr>
          <w:lang w:val="en-US"/>
        </w:rPr>
        <w:t xml:space="preserve"> </w:t>
      </w:r>
    </w:p>
  </w:footnote>
  <w:footnote w:id="3">
    <w:p w14:paraId="73C9E22D" w14:textId="77777777" w:rsidR="00844F23" w:rsidRPr="007332FC" w:rsidRDefault="00844F23" w:rsidP="00B753E8">
      <w:pPr>
        <w:pStyle w:val="FootnoteText"/>
        <w:jc w:val="both"/>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4">
    <w:p w14:paraId="0A090FEE" w14:textId="5E6955E2" w:rsidR="00844F23" w:rsidRPr="00374991" w:rsidRDefault="00844F23" w:rsidP="00B753E8">
      <w:pPr>
        <w:pStyle w:val="FootnoteText"/>
        <w:jc w:val="both"/>
        <w:rPr>
          <w:lang w:val="en-US"/>
        </w:rPr>
      </w:pPr>
      <w:r>
        <w:rPr>
          <w:rStyle w:val="FootnoteReference"/>
        </w:rPr>
        <w:footnoteRef/>
      </w:r>
      <w:r w:rsidRPr="005D6FBB">
        <w:t xml:space="preserve"> </w:t>
      </w:r>
      <w:r w:rsidRPr="00BB68DB">
        <w:t xml:space="preserve">Syriani et al. </w:t>
      </w:r>
      <w:r>
        <w:fldChar w:fldCharType="begin" w:fldLock="1"/>
      </w:r>
      <w: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fldChar w:fldCharType="separate"/>
      </w:r>
      <w:r w:rsidRPr="00BB68DB">
        <w:rPr>
          <w:noProof/>
        </w:rPr>
        <w:t>(2023)</w:t>
      </w:r>
      <w:r>
        <w:fldChar w:fldCharType="end"/>
      </w:r>
      <w:r>
        <w:t xml:space="preserve">, </w:t>
      </w:r>
      <w:r w:rsidRPr="00AB5B4D">
        <w:t xml:space="preserve">Guo et al. </w:t>
      </w:r>
      <w:r w:rsidRPr="00AB5B4D">
        <w:rPr>
          <w:lang w:val="en-US"/>
        </w:rPr>
        <w:fldChar w:fldCharType="begin" w:fldLock="1"/>
      </w:r>
      <w: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and </w:t>
      </w:r>
      <w:r w:rsidRPr="00AB5B4D">
        <w:rPr>
          <w:lang w:val="en-US"/>
        </w:rPr>
        <w:t>G</w:t>
      </w:r>
      <w:r w:rsidRPr="00AB5B4D">
        <w:t xml:space="preserve">argari et al. </w:t>
      </w:r>
      <w:r w:rsidRPr="00AB5B4D">
        <w:rPr>
          <w:lang w:val="en-US"/>
        </w:rPr>
        <w:fldChar w:fldCharType="begin" w:fldLock="1"/>
      </w:r>
      <w:r w:rsidRPr="00AB5B4D">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did all use Python to access</w:t>
      </w:r>
      <w:r>
        <w:rPr>
          <w:lang w:val="en-US"/>
        </w:rPr>
        <w:t xml:space="preserve"> the</w:t>
      </w:r>
      <w:r w:rsidRPr="00BB68DB">
        <w:rPr>
          <w:lang w:val="en-US"/>
        </w:rPr>
        <w:t xml:space="preserve"> GPT API models</w:t>
      </w:r>
      <w:r>
        <w:rPr>
          <w:lang w:val="en-US"/>
        </w:rPr>
        <w:t xml:space="preserve">. </w:t>
      </w:r>
      <w:r w:rsidRPr="00AB5B4D">
        <w:rPr>
          <w:lang w:val="en-US"/>
        </w:rPr>
        <w:t>While</w:t>
      </w:r>
      <w:r w:rsidRPr="00BB68DB">
        <w:rPr>
          <w:lang w:val="en-US"/>
        </w:rPr>
        <w:t xml:space="preserve"> the former two did not share replic</w:t>
      </w:r>
      <w:r>
        <w:rPr>
          <w:lang w:val="en-US"/>
        </w:rPr>
        <w:t>ation</w:t>
      </w:r>
      <w:r w:rsidRPr="00BB68DB">
        <w:rPr>
          <w:lang w:val="en-US"/>
        </w:rPr>
        <w:t xml:space="preserve"> materials</w:t>
      </w:r>
      <w:r>
        <w:rPr>
          <w:lang w:val="en-US"/>
        </w:rPr>
        <w:t>,</w:t>
      </w:r>
      <w:r w:rsidRPr="00AB5B4D">
        <w:rPr>
          <w:lang w:val="en-US"/>
        </w:rPr>
        <w:t xml:space="preserve"> G</w:t>
      </w:r>
      <w:r w:rsidRPr="00BB68DB">
        <w:rPr>
          <w:lang w:val="en-US"/>
        </w:rPr>
        <w:t xml:space="preserve">argari et al. </w:t>
      </w:r>
      <w:r w:rsidRPr="00AB5B4D">
        <w:rPr>
          <w:lang w:val="en-US"/>
        </w:rPr>
        <w:fldChar w:fldCharType="begin" w:fldLock="1"/>
      </w:r>
      <w:r w:rsidRPr="00BB68DB">
        <w:rPr>
          <w:lang w:val="en-US"/>
        </w:rPr>
        <w:instrText xml:space="preserve">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w:instrText>
      </w:r>
      <w:r w:rsidRPr="00AB5B4D">
        <w:instrText>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rPr>
          <w:lang w:val="en-US"/>
        </w:rPr>
        <w:fldChar w:fldCharType="end"/>
      </w:r>
      <w:r>
        <w:rPr>
          <w:lang w:val="en-US"/>
        </w:rPr>
        <w:t xml:space="preserve"> </w:t>
      </w:r>
      <w:r w:rsidRPr="00BB68DB">
        <w:rPr>
          <w:lang w:val="en-US"/>
        </w:rPr>
        <w:t>shared their codes, thereby allowing others to replicate their workflow</w:t>
      </w:r>
      <w:r>
        <w:rPr>
          <w:lang w:val="en-US"/>
        </w:rPr>
        <w:t xml:space="preserve"> (though, requiring rather advanced Python coding skills). </w:t>
      </w:r>
    </w:p>
  </w:footnote>
  <w:footnote w:id="5">
    <w:p w14:paraId="09978E02" w14:textId="54E46ABA" w:rsidR="00844F23" w:rsidRPr="00072A8A" w:rsidRDefault="00844F23" w:rsidP="004676B3">
      <w:pPr>
        <w:jc w:val="both"/>
        <w:rPr>
          <w:lang w:val="en-US"/>
        </w:rPr>
      </w:pPr>
      <w:r>
        <w:rPr>
          <w:rStyle w:val="FootnoteReference"/>
        </w:rPr>
        <w:footnoteRef/>
      </w:r>
      <w:r w:rsidRPr="00D45476">
        <w:rPr>
          <w:lang w:val="en-US"/>
        </w:rPr>
        <w:t xml:space="preserve"> </w:t>
      </w:r>
      <w:r w:rsidRPr="00072A8A">
        <w:rPr>
          <w:rStyle w:val="translation"/>
          <w:sz w:val="20"/>
          <w:lang w:val="en-US"/>
        </w:rPr>
        <w:t xml:space="preserve">In medicine, the number of missed studies may be even higher, especially when relying on student screeners </w:t>
      </w:r>
      <w:r w:rsidRPr="00072A8A">
        <w:rPr>
          <w:rStyle w:val="translation"/>
          <w:sz w:val="20"/>
        </w:rPr>
        <w:fldChar w:fldCharType="begin" w:fldLock="1"/>
      </w:r>
      <w:r>
        <w:rPr>
          <w:rStyle w:val="translation"/>
          <w:sz w:val="20"/>
          <w:lang w:val="en-US"/>
        </w:rPr>
        <w:instrText>ADDIN CSL_CITATION {"citationItems":[{"id":"ITEM-1","itemData":{"DOI":"10.1186/2046-4053-3-121","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Pr="00072A8A">
        <w:rPr>
          <w:rStyle w:val="translation"/>
          <w:sz w:val="20"/>
        </w:rPr>
        <w:fldChar w:fldCharType="separate"/>
      </w:r>
      <w:r w:rsidRPr="00072A8A">
        <w:rPr>
          <w:rStyle w:val="translation"/>
          <w:noProof/>
          <w:sz w:val="20"/>
          <w:lang w:val="en-US"/>
        </w:rPr>
        <w:t>(Ng et al., 2014)</w:t>
      </w:r>
      <w:r w:rsidRPr="00072A8A">
        <w:rPr>
          <w:rStyle w:val="translation"/>
          <w:sz w:val="20"/>
        </w:rPr>
        <w:fldChar w:fldCharType="end"/>
      </w:r>
      <w:r w:rsidRPr="00072A8A">
        <w:rPr>
          <w:rStyle w:val="translation"/>
          <w:sz w:val="20"/>
          <w:lang w:val="en-US"/>
        </w:rPr>
        <w:t>.</w:t>
      </w:r>
    </w:p>
  </w:footnote>
  <w:footnote w:id="6">
    <w:p w14:paraId="4B74E683" w14:textId="078E3ED2" w:rsidR="00844F23" w:rsidRPr="00956AF7" w:rsidRDefault="00844F23" w:rsidP="00D4382A">
      <w:pPr>
        <w:pStyle w:val="FootnoteText"/>
        <w:rPr>
          <w:lang w:val="en-US"/>
        </w:rPr>
      </w:pPr>
      <w:r w:rsidRPr="000C3068">
        <w:rPr>
          <w:rStyle w:val="FootnoteReference"/>
          <w:sz w:val="24"/>
        </w:rPr>
        <w:footnoteRef/>
      </w:r>
      <w:r w:rsidRPr="000C3068">
        <w:rPr>
          <w:sz w:val="24"/>
          <w:lang w:val="en-US"/>
        </w:rPr>
        <w:t xml:space="preserve"> </w:t>
      </w:r>
      <w:r>
        <w:rPr>
          <w:lang w:val="en-US"/>
        </w:rPr>
        <w:t xml:space="preserve">We did not use double arcsine transformation </w:t>
      </w:r>
      <w:r>
        <w:rPr>
          <w:lang w:val="en-US"/>
        </w:rPr>
        <w:fldChar w:fldCharType="begin" w:fldLock="1"/>
      </w:r>
      <w:r>
        <w:rPr>
          <w:lang w:val="en-US"/>
        </w:rPr>
        <w:instrText>ADDIN CSL_CITATION {"citationItems":[{"id":"ITEM-1","itemData":{"DOI":"10.1111/jebm.12445","ISSN":"1756-5383","author":[{"dropping-particle":"","family":"Doi","given":"Suhail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DE061E">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DE061E">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w:t>
      </w:r>
    </w:p>
  </w:footnote>
  <w:footnote w:id="7">
    <w:p w14:paraId="420F4BB0" w14:textId="5B09698E" w:rsidR="00844F23" w:rsidRPr="001B338C" w:rsidRDefault="00844F23" w:rsidP="005A1C02">
      <w:pPr>
        <w:spacing w:after="0" w:line="360" w:lineRule="auto"/>
        <w:jc w:val="both"/>
        <w:rPr>
          <w:sz w:val="20"/>
          <w:lang w:val="en-US"/>
        </w:rPr>
      </w:pPr>
      <w:r>
        <w:rPr>
          <w:rStyle w:val="FootnoteReference"/>
        </w:rPr>
        <w:footnoteRef/>
      </w:r>
      <w:r w:rsidRPr="00C22609">
        <w:rPr>
          <w:lang w:val="en-US"/>
        </w:rPr>
        <w:t xml:space="preserve"> </w:t>
      </w:r>
      <w:r w:rsidRPr="001B338C">
        <w:rPr>
          <w:rFonts w:eastAsiaTheme="minorEastAsia"/>
          <w:sz w:val="20"/>
          <w:lang w:val="en-US"/>
        </w:rPr>
        <w:t>All replication materials behind th</w:t>
      </w:r>
      <w:r>
        <w:rPr>
          <w:rFonts w:eastAsiaTheme="minorEastAsia"/>
          <w:sz w:val="20"/>
          <w:lang w:val="en-US"/>
        </w:rPr>
        <w:t>e</w:t>
      </w:r>
      <w:r w:rsidRPr="001B338C">
        <w:rPr>
          <w:rFonts w:eastAsiaTheme="minorEastAsia"/>
          <w:sz w:val="20"/>
          <w:lang w:val="en-US"/>
        </w:rPr>
        <w:t xml:space="preserve"> experiments can be </w:t>
      </w:r>
      <w:r w:rsidRPr="008E5280">
        <w:rPr>
          <w:rFonts w:eastAsiaTheme="minorEastAsia"/>
          <w:sz w:val="20"/>
          <w:szCs w:val="20"/>
          <w:lang w:val="en-US"/>
        </w:rPr>
        <w:t>accessed at</w:t>
      </w:r>
      <w:r w:rsidRPr="008E5280">
        <w:rPr>
          <w:sz w:val="20"/>
          <w:szCs w:val="20"/>
          <w:lang w:val="en-US"/>
        </w:rPr>
        <w:t xml:space="preserve"> </w:t>
      </w:r>
      <w:r>
        <w:fldChar w:fldCharType="begin"/>
      </w:r>
      <w:r w:rsidRPr="00844F23">
        <w:rPr>
          <w:lang w:val="en-US"/>
          <w:rPrChange w:id="102" w:author="Julian Christensen" w:date="2024-08-23T15:27:00Z">
            <w:rPr/>
          </w:rPrChange>
        </w:rPr>
        <w:instrText xml:space="preserve"> HYPERLINK "https://osf.io/apdfw/" </w:instrText>
      </w:r>
      <w:r>
        <w:fldChar w:fldCharType="separate"/>
      </w:r>
      <w:r w:rsidRPr="00D45476">
        <w:rPr>
          <w:rStyle w:val="Hyperlink"/>
          <w:sz w:val="20"/>
          <w:szCs w:val="20"/>
          <w:lang w:val="en-US"/>
        </w:rPr>
        <w:t>https://osf.io/apdfw/</w:t>
      </w:r>
      <w:r>
        <w:rPr>
          <w:rStyle w:val="Hyperlink"/>
          <w:sz w:val="20"/>
          <w:szCs w:val="20"/>
          <w:lang w:val="en-US"/>
        </w:rPr>
        <w:fldChar w:fldCharType="end"/>
      </w:r>
      <w:r w:rsidRPr="008E5280">
        <w:rPr>
          <w:sz w:val="20"/>
          <w:szCs w:val="20"/>
          <w:lang w:val="en-US"/>
        </w:rPr>
        <w:t>.</w:t>
      </w:r>
    </w:p>
    <w:p w14:paraId="5FD782F7" w14:textId="77777777" w:rsidR="00844F23" w:rsidRPr="001C4E3C" w:rsidRDefault="00844F23" w:rsidP="005A1C02">
      <w:pPr>
        <w:pStyle w:val="FootnoteText"/>
        <w:rPr>
          <w:sz w:val="16"/>
          <w:lang w:val="en-US"/>
        </w:rPr>
      </w:pPr>
    </w:p>
  </w:footnote>
  <w:footnote w:id="8">
    <w:p w14:paraId="2104F5D5" w14:textId="2531930E" w:rsidR="00844F23" w:rsidRPr="001C4E3C" w:rsidRDefault="00844F23">
      <w:pPr>
        <w:pStyle w:val="FootnoteText"/>
        <w:rPr>
          <w:lang w:val="en-US"/>
        </w:rPr>
      </w:pPr>
      <w:r>
        <w:rPr>
          <w:rStyle w:val="FootnoteReference"/>
        </w:rPr>
        <w:footnoteRef/>
      </w:r>
      <w:r w:rsidRPr="00C22609">
        <w:rPr>
          <w:lang w:val="en-US"/>
        </w:rPr>
        <w:t xml:space="preserve"> We conducted thi</w:t>
      </w:r>
      <w:r w:rsidRPr="001B338C">
        <w:rPr>
          <w:lang w:val="en-US"/>
        </w:rPr>
        <w:t>s</w:t>
      </w:r>
      <w:r w:rsidRPr="001C4E3C">
        <w:rPr>
          <w:lang w:val="en-US"/>
        </w:rPr>
        <w:t xml:space="preserve"> experiment on the 4</w:t>
      </w:r>
      <w:r w:rsidRPr="001C4E3C">
        <w:rPr>
          <w:vertAlign w:val="superscript"/>
          <w:lang w:val="en-US"/>
        </w:rPr>
        <w:t>th</w:t>
      </w:r>
      <w:r w:rsidRPr="001C4E3C">
        <w:rPr>
          <w:lang w:val="en-US"/>
        </w:rPr>
        <w:t xml:space="preserve"> of November 2023. This was before the corresponding protocol where published on the 15</w:t>
      </w:r>
      <w:r w:rsidRPr="001C4E3C">
        <w:rPr>
          <w:vertAlign w:val="superscript"/>
          <w:lang w:val="en-US"/>
        </w:rPr>
        <w:t>th</w:t>
      </w:r>
      <w:r w:rsidRPr="001C4E3C">
        <w:rPr>
          <w:lang w:val="en-US"/>
        </w:rPr>
        <w:t xml:space="preserve"> of December 2023. </w:t>
      </w:r>
    </w:p>
  </w:footnote>
  <w:footnote w:id="9">
    <w:p w14:paraId="516B8160" w14:textId="09F74CE1" w:rsidR="00844F23" w:rsidRPr="005762D8" w:rsidRDefault="00844F23">
      <w:pPr>
        <w:pStyle w:val="FootnoteText"/>
        <w:rPr>
          <w:lang w:val="en-US"/>
        </w:rPr>
      </w:pPr>
      <w:r>
        <w:rPr>
          <w:rStyle w:val="FootnoteReference"/>
        </w:rPr>
        <w:footnoteRef/>
      </w:r>
      <w:r w:rsidRPr="005762D8">
        <w:rPr>
          <w:lang w:val="en-US"/>
        </w:rPr>
        <w:t xml:space="preserve"> </w:t>
      </w:r>
      <w:r>
        <w:rPr>
          <w:rFonts w:cstheme="minorHAnsi"/>
          <w:lang w:val="en-US"/>
        </w:rPr>
        <w:t xml:space="preserve">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Pr="00BC3EF2">
        <w:rPr>
          <w:rFonts w:cstheme="minorHAnsi"/>
          <w:lang w:val="en-US"/>
        </w:rPr>
        <w:t xml:space="preserve">certification, </w:t>
      </w:r>
      <w:r>
        <w:rPr>
          <w:rFonts w:cstheme="minorHAnsi"/>
          <w:lang w:val="en-US"/>
        </w:rPr>
        <w:t>and for school accountability assessment.</w:t>
      </w:r>
    </w:p>
  </w:footnote>
  <w:footnote w:id="10">
    <w:p w14:paraId="714CE3BA" w14:textId="7FDFEF97" w:rsidR="00844F23" w:rsidRPr="008E5280" w:rsidRDefault="00844F23">
      <w:pPr>
        <w:pStyle w:val="FootnoteText"/>
        <w:rPr>
          <w:lang w:val="en-US"/>
        </w:rPr>
      </w:pPr>
      <w:r>
        <w:rPr>
          <w:rStyle w:val="FootnoteReference"/>
        </w:rPr>
        <w:footnoteRef/>
      </w:r>
      <w:r w:rsidRPr="008E5280">
        <w:rPr>
          <w:lang w:val="en-US"/>
        </w:rPr>
        <w:t xml:space="preserve"> </w:t>
      </w:r>
      <w:r>
        <w:rPr>
          <w:lang w:val="en-US"/>
        </w:rPr>
        <w:t>I</w:t>
      </w:r>
      <w:r w:rsidRPr="003857CD">
        <w:rPr>
          <w:lang w:val="en-US"/>
        </w:rPr>
        <w:t xml:space="preserve">f not provided by the user, </w:t>
      </w:r>
      <w:r>
        <w:rPr>
          <w:lang w:val="en-US"/>
        </w:rPr>
        <w:t>study IDs</w:t>
      </w:r>
      <w:r w:rsidRPr="003857CD">
        <w:rPr>
          <w:lang w:val="en-US"/>
        </w:rPr>
        <w:t xml:space="preserve"> are automatically generated</w:t>
      </w:r>
      <w:r>
        <w:rPr>
          <w:lang w:val="en-US"/>
        </w:rPr>
        <w:t xml:space="preserve"> when using the AIscreenR.</w:t>
      </w:r>
    </w:p>
  </w:footnote>
  <w:footnote w:id="11">
    <w:p w14:paraId="363FCE76" w14:textId="7EFF9A27" w:rsidR="00844F23" w:rsidRPr="00C22609" w:rsidRDefault="00844F23" w:rsidP="00561513">
      <w:pPr>
        <w:pStyle w:val="FootnoteText"/>
        <w:rPr>
          <w:lang w:val="en-US"/>
        </w:rPr>
      </w:pPr>
      <w:r>
        <w:rPr>
          <w:rStyle w:val="FootnoteReference"/>
        </w:rPr>
        <w:footnoteRef/>
      </w:r>
      <w:r w:rsidRPr="00C22609">
        <w:rPr>
          <w:lang w:val="en-US"/>
        </w:rPr>
        <w:t xml:space="preserve"> </w:t>
      </w:r>
      <w:r>
        <w:rPr>
          <w:lang w:val="en-US"/>
        </w:rPr>
        <w:t>T</w:t>
      </w:r>
      <w:r w:rsidRPr="00C22609">
        <w:rPr>
          <w:lang w:val="en-US"/>
        </w:rPr>
        <w:t>he exact</w:t>
      </w:r>
      <w:r>
        <w:rPr>
          <w:lang w:val="en-US"/>
        </w:rPr>
        <w:t xml:space="preserve"> wording of each</w:t>
      </w:r>
      <w:r w:rsidRPr="00C22609">
        <w:rPr>
          <w:lang w:val="en-US"/>
        </w:rPr>
        <w:t xml:space="preserve"> function</w:t>
      </w:r>
      <w:r>
        <w:rPr>
          <w:lang w:val="en-US"/>
        </w:rPr>
        <w:t xml:space="preserve"> can be </w:t>
      </w:r>
      <w:r w:rsidR="005762D8">
        <w:rPr>
          <w:lang w:val="en-US"/>
        </w:rPr>
        <w:t>found</w:t>
      </w:r>
      <w:r>
        <w:rPr>
          <w:lang w:val="en-US"/>
        </w:rPr>
        <w:t xml:space="preserve"> at</w:t>
      </w:r>
      <w:r w:rsidRPr="001B338C">
        <w:rPr>
          <w:lang w:val="en-US"/>
        </w:rPr>
        <w:t xml:space="preserve"> </w:t>
      </w:r>
      <w:hyperlink r:id="rId1" w:tgtFrame="_blank" w:history="1">
        <w:r w:rsidRPr="00C22609">
          <w:rPr>
            <w:rStyle w:val="Hyperlink"/>
            <w:lang w:val="en-US"/>
          </w:rPr>
          <w:t>bit.ly/3Vl0SRp</w:t>
        </w:r>
      </w:hyperlink>
    </w:p>
  </w:footnote>
  <w:footnote w:id="12">
    <w:p w14:paraId="36030995" w14:textId="08B9E021" w:rsidR="00844F23" w:rsidRPr="00C22609" w:rsidRDefault="00844F23" w:rsidP="00B33FB9">
      <w:pPr>
        <w:pStyle w:val="FootnoteText"/>
        <w:rPr>
          <w:lang w:val="en-US"/>
        </w:rPr>
      </w:pPr>
      <w:r>
        <w:rPr>
          <w:rStyle w:val="FootnoteReference"/>
        </w:rPr>
        <w:footnoteRef/>
      </w:r>
      <w:r w:rsidRPr="00C22609">
        <w:rPr>
          <w:lang w:val="en-US"/>
        </w:rPr>
        <w:t xml:space="preserve"> Moreover, we show how this can be done in one of the accompan</w:t>
      </w:r>
      <w:r w:rsidRPr="001B338C">
        <w:rPr>
          <w:lang w:val="en-US"/>
        </w:rPr>
        <w:t>y</w:t>
      </w:r>
      <w:r w:rsidRPr="001C4E3C">
        <w:rPr>
          <w:lang w:val="en-US"/>
        </w:rPr>
        <w:t xml:space="preserve">ing vignettes to the AIscreenR package </w:t>
      </w:r>
      <w:r>
        <w:rPr>
          <w:lang w:val="en-US"/>
        </w:rPr>
        <w:fldChar w:fldCharType="begin" w:fldLock="1"/>
      </w:r>
      <w:r>
        <w:rPr>
          <w:lang w:val="en-US"/>
        </w:rPr>
        <w:instrText>ADDIN CSL_CITATION {"citationItems":[{"id":"ITEM-1","itemData":{"author":[{"dropping-particle":"","family":"Vembye","given":"Mikkel Helding","non-dropping-particle":"","parse-names":false,"suffix":""}],"id":"ITEM-1","issued":{"date-parts":[["2024"]]},"number":"GitHub version 0.0.0.9999","title":"AIscreenR: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C22609">
        <w:rPr>
          <w:noProof/>
          <w:lang w:val="en-US"/>
        </w:rPr>
        <w:t>(Vembye, 202</w:t>
      </w:r>
      <w:r w:rsidRPr="001B338C">
        <w:rPr>
          <w:noProof/>
          <w:lang w:val="en-US"/>
        </w:rPr>
        <w:t>4)</w:t>
      </w:r>
      <w:r>
        <w:rPr>
          <w:lang w:val="en-US"/>
        </w:rPr>
        <w:fldChar w:fldCharType="end"/>
      </w:r>
      <w:r w:rsidRPr="00C22609">
        <w:rPr>
          <w:lang w:val="en-US"/>
        </w:rPr>
        <w:t xml:space="preserve">. </w:t>
      </w:r>
    </w:p>
  </w:footnote>
  <w:footnote w:id="13">
    <w:p w14:paraId="0B2CA839" w14:textId="4DF3A53E" w:rsidR="00844F23" w:rsidRPr="00D45476" w:rsidRDefault="00844F23" w:rsidP="00111CFA">
      <w:pPr>
        <w:pStyle w:val="FootnoteText"/>
        <w:jc w:val="both"/>
        <w:rPr>
          <w:lang w:val="en-US"/>
        </w:rPr>
      </w:pPr>
      <w:r>
        <w:rPr>
          <w:rStyle w:val="FootnoteReference"/>
        </w:rPr>
        <w:footnoteRef/>
      </w:r>
      <w:r w:rsidRPr="00D45476">
        <w:rPr>
          <w:lang w:val="en-US"/>
        </w:rPr>
        <w:t xml:space="preserve"> Note: After we conducted the experiment OpenAI has presented the GPT-4o-mini which is cheaper than the GPT-3.5 models that we used. All of OpenAI’s new GPT API models are configured differently than the GPT-3.5 and GPT-4 model, we draw upon. Therefore, we have not evaluated these models yet since these needs to be coded anew. </w:t>
      </w:r>
    </w:p>
  </w:footnote>
  <w:footnote w:id="14">
    <w:p w14:paraId="474BFD5D" w14:textId="43C192A1" w:rsidR="00844F23" w:rsidRPr="00CA6765" w:rsidRDefault="00844F23">
      <w:pPr>
        <w:pStyle w:val="FootnoteText"/>
        <w:rPr>
          <w:lang w:val="en-US"/>
        </w:rPr>
      </w:pPr>
      <w:r>
        <w:rPr>
          <w:rStyle w:val="FootnoteReference"/>
        </w:rPr>
        <w:footnoteRef/>
      </w:r>
      <w:r w:rsidRPr="00CA6765">
        <w:rPr>
          <w:lang w:val="en-US"/>
        </w:rPr>
        <w:t xml:space="preserve"> </w:t>
      </w:r>
      <w:r>
        <w:rPr>
          <w:lang w:val="en-US"/>
        </w:rPr>
        <w:t xml:space="preserve">For now, it might e.g. be beneficial for researchers to investigate the performance of GPT-4o-mini, GPT-4o, or GPT-4-turbo since these models are significantly cheaper than the GPT-4 model we used.  </w:t>
      </w:r>
    </w:p>
  </w:footnote>
  <w:footnote w:id="15">
    <w:p w14:paraId="07E5AFA9" w14:textId="77777777" w:rsidR="00844F23" w:rsidRDefault="00844F23" w:rsidP="003C4231">
      <w:pPr>
        <w:autoSpaceDE w:val="0"/>
        <w:autoSpaceDN w:val="0"/>
        <w:adjustRightInd w:val="0"/>
        <w:spacing w:after="0" w:line="240" w:lineRule="auto"/>
        <w:jc w:val="both"/>
        <w:rPr>
          <w:lang w:val="en-US"/>
        </w:rPr>
      </w:pPr>
      <w:r>
        <w:rPr>
          <w:rStyle w:val="FootnoteReference"/>
        </w:rPr>
        <w:footnoteRef/>
      </w:r>
      <w:r>
        <w:rPr>
          <w:lang w:val="en-US"/>
        </w:rPr>
        <w:t xml:space="preserve"> </w:t>
      </w:r>
      <w:r w:rsidRPr="009F36A5">
        <w:rPr>
          <w:sz w:val="20"/>
          <w:lang w:val="en-US"/>
        </w:rPr>
        <w:t xml:space="preserve">Requirement </w:t>
      </w:r>
      <w:r w:rsidRPr="009F36A5">
        <w:rPr>
          <w:i/>
          <w:sz w:val="20"/>
          <w:lang w:val="en-US"/>
        </w:rPr>
        <w:t>(e)</w:t>
      </w:r>
      <w:r w:rsidRPr="009F36A5">
        <w:rPr>
          <w:sz w:val="20"/>
          <w:lang w:val="en-US"/>
        </w:rPr>
        <w:t xml:space="preserve"> is as such not necessary in our case since we are working we </w:t>
      </w:r>
      <w:r w:rsidRPr="009F36A5">
        <w:rPr>
          <w:i/>
          <w:sz w:val="20"/>
          <w:lang w:val="en-US"/>
        </w:rPr>
        <w:t>pre-</w:t>
      </w:r>
      <w:r w:rsidRPr="009F36A5">
        <w:rPr>
          <w:sz w:val="20"/>
          <w:lang w:val="en-US"/>
        </w:rPr>
        <w:t xml:space="preserve">trained models. Instead, the performance of the prompt(s) used for screening needs to be </w:t>
      </w:r>
      <w:r w:rsidRPr="009F36A5">
        <w:rPr>
          <w:i/>
          <w:sz w:val="20"/>
          <w:lang w:val="en-US"/>
        </w:rPr>
        <w:t>tested</w:t>
      </w:r>
      <w:r w:rsidRPr="009F36A5">
        <w:rPr>
          <w:sz w:val="20"/>
          <w:lang w:val="en-US"/>
        </w:rPr>
        <w:t xml:space="preserve"> and compared against human performance measures before credible TAB screening can be initiated. </w:t>
      </w:r>
    </w:p>
    <w:p w14:paraId="1190A9E8" w14:textId="77777777" w:rsidR="00844F23" w:rsidRPr="009F36A5" w:rsidRDefault="00844F23" w:rsidP="003C4231">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7F568A7E" w:rsidR="00844F23" w:rsidRPr="007332FC" w:rsidRDefault="00844F23">
    <w:pPr>
      <w:pStyle w:val="Header"/>
      <w:rPr>
        <w:lang w:val="en-US"/>
      </w:rPr>
    </w:pPr>
    <w:r w:rsidRPr="007332FC">
      <w:rPr>
        <w:lang w:val="en-US"/>
      </w:rPr>
      <w:t xml:space="preserve">GPT </w:t>
    </w:r>
    <w:r>
      <w:rPr>
        <w:lang w:val="en-US"/>
      </w:rPr>
      <w:t xml:space="preserve">API MODEL </w:t>
    </w:r>
    <w:r w:rsidRPr="007332FC">
      <w:rPr>
        <w:lang w:val="en-US"/>
      </w:rPr>
      <w:t>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B0E01"/>
    <w:multiLevelType w:val="hybridMultilevel"/>
    <w:tmpl w:val="6F92CBCE"/>
    <w:lvl w:ilvl="0" w:tplc="EEE0B446">
      <w:start w:val="8"/>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3"/>
  </w:num>
  <w:num w:numId="5">
    <w:abstractNumId w:val="1"/>
  </w:num>
  <w:num w:numId="6">
    <w:abstractNumId w:val="2"/>
  </w:num>
  <w:num w:numId="7">
    <w:abstractNumId w:val="9"/>
  </w:num>
  <w:num w:numId="8">
    <w:abstractNumId w:val="0"/>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mwMKsFAFf+RbctAAAA"/>
  </w:docVars>
  <w:rsids>
    <w:rsidRoot w:val="00A23F06"/>
    <w:rsid w:val="00001C35"/>
    <w:rsid w:val="00002939"/>
    <w:rsid w:val="00004D10"/>
    <w:rsid w:val="00005B30"/>
    <w:rsid w:val="00006080"/>
    <w:rsid w:val="00006375"/>
    <w:rsid w:val="00010397"/>
    <w:rsid w:val="00011FF4"/>
    <w:rsid w:val="0001372B"/>
    <w:rsid w:val="00013793"/>
    <w:rsid w:val="00014A1F"/>
    <w:rsid w:val="00014A6B"/>
    <w:rsid w:val="00014F4A"/>
    <w:rsid w:val="00015556"/>
    <w:rsid w:val="000169E1"/>
    <w:rsid w:val="00023B62"/>
    <w:rsid w:val="00023F63"/>
    <w:rsid w:val="00024398"/>
    <w:rsid w:val="00025DA6"/>
    <w:rsid w:val="000263CC"/>
    <w:rsid w:val="00030CD7"/>
    <w:rsid w:val="00031F26"/>
    <w:rsid w:val="00032250"/>
    <w:rsid w:val="00032EE0"/>
    <w:rsid w:val="0003361C"/>
    <w:rsid w:val="000345DE"/>
    <w:rsid w:val="000373B8"/>
    <w:rsid w:val="000378D0"/>
    <w:rsid w:val="00037E9A"/>
    <w:rsid w:val="000414F1"/>
    <w:rsid w:val="00041B75"/>
    <w:rsid w:val="000421DA"/>
    <w:rsid w:val="00042C49"/>
    <w:rsid w:val="00043140"/>
    <w:rsid w:val="00044FF7"/>
    <w:rsid w:val="00045E62"/>
    <w:rsid w:val="00045F4F"/>
    <w:rsid w:val="00050C10"/>
    <w:rsid w:val="00050F24"/>
    <w:rsid w:val="000510F5"/>
    <w:rsid w:val="000522F2"/>
    <w:rsid w:val="000526D6"/>
    <w:rsid w:val="00054148"/>
    <w:rsid w:val="00060CB8"/>
    <w:rsid w:val="000624AA"/>
    <w:rsid w:val="00065935"/>
    <w:rsid w:val="00065E3A"/>
    <w:rsid w:val="00066807"/>
    <w:rsid w:val="00066D16"/>
    <w:rsid w:val="00071073"/>
    <w:rsid w:val="00072A8A"/>
    <w:rsid w:val="00073C19"/>
    <w:rsid w:val="00074BF1"/>
    <w:rsid w:val="000765AE"/>
    <w:rsid w:val="00076BAF"/>
    <w:rsid w:val="0007719B"/>
    <w:rsid w:val="00077B9E"/>
    <w:rsid w:val="0008000E"/>
    <w:rsid w:val="00081125"/>
    <w:rsid w:val="000812C1"/>
    <w:rsid w:val="0008295A"/>
    <w:rsid w:val="000837FF"/>
    <w:rsid w:val="00084E58"/>
    <w:rsid w:val="000851F2"/>
    <w:rsid w:val="0009006C"/>
    <w:rsid w:val="0009296A"/>
    <w:rsid w:val="00094E93"/>
    <w:rsid w:val="000A0728"/>
    <w:rsid w:val="000A07BB"/>
    <w:rsid w:val="000A07FF"/>
    <w:rsid w:val="000A08CC"/>
    <w:rsid w:val="000A26CA"/>
    <w:rsid w:val="000A50FA"/>
    <w:rsid w:val="000A5F4F"/>
    <w:rsid w:val="000A6598"/>
    <w:rsid w:val="000B0E90"/>
    <w:rsid w:val="000B1D78"/>
    <w:rsid w:val="000B216F"/>
    <w:rsid w:val="000B363D"/>
    <w:rsid w:val="000B4CB0"/>
    <w:rsid w:val="000B6C4F"/>
    <w:rsid w:val="000B782A"/>
    <w:rsid w:val="000C1DB9"/>
    <w:rsid w:val="000C3068"/>
    <w:rsid w:val="000C5581"/>
    <w:rsid w:val="000C5E38"/>
    <w:rsid w:val="000C62E5"/>
    <w:rsid w:val="000C7E30"/>
    <w:rsid w:val="000D0874"/>
    <w:rsid w:val="000D088B"/>
    <w:rsid w:val="000D0B45"/>
    <w:rsid w:val="000D1F56"/>
    <w:rsid w:val="000D2E6D"/>
    <w:rsid w:val="000D2FC2"/>
    <w:rsid w:val="000D35BD"/>
    <w:rsid w:val="000D620B"/>
    <w:rsid w:val="000D713C"/>
    <w:rsid w:val="000E0906"/>
    <w:rsid w:val="000E1E2E"/>
    <w:rsid w:val="000E24E8"/>
    <w:rsid w:val="000E2607"/>
    <w:rsid w:val="000E26A4"/>
    <w:rsid w:val="000E2DE6"/>
    <w:rsid w:val="000F40C7"/>
    <w:rsid w:val="000F43DE"/>
    <w:rsid w:val="000F4A3E"/>
    <w:rsid w:val="000F506E"/>
    <w:rsid w:val="000F56A9"/>
    <w:rsid w:val="000F7404"/>
    <w:rsid w:val="00104D0B"/>
    <w:rsid w:val="00106BC6"/>
    <w:rsid w:val="0010749A"/>
    <w:rsid w:val="00107C28"/>
    <w:rsid w:val="00111CFA"/>
    <w:rsid w:val="00112AC7"/>
    <w:rsid w:val="001138D4"/>
    <w:rsid w:val="00114402"/>
    <w:rsid w:val="00116CBB"/>
    <w:rsid w:val="0011702D"/>
    <w:rsid w:val="00117829"/>
    <w:rsid w:val="00120C6D"/>
    <w:rsid w:val="00121068"/>
    <w:rsid w:val="00122A7F"/>
    <w:rsid w:val="0012405C"/>
    <w:rsid w:val="00130973"/>
    <w:rsid w:val="00133D30"/>
    <w:rsid w:val="00134BE0"/>
    <w:rsid w:val="00135343"/>
    <w:rsid w:val="00135358"/>
    <w:rsid w:val="00136452"/>
    <w:rsid w:val="00140D2D"/>
    <w:rsid w:val="00142CFE"/>
    <w:rsid w:val="001438BF"/>
    <w:rsid w:val="00144033"/>
    <w:rsid w:val="00145A2B"/>
    <w:rsid w:val="001460A9"/>
    <w:rsid w:val="00146C5D"/>
    <w:rsid w:val="001472F2"/>
    <w:rsid w:val="0015006E"/>
    <w:rsid w:val="00152C10"/>
    <w:rsid w:val="00153951"/>
    <w:rsid w:val="00154B95"/>
    <w:rsid w:val="00155358"/>
    <w:rsid w:val="00155D2A"/>
    <w:rsid w:val="0015743E"/>
    <w:rsid w:val="00157855"/>
    <w:rsid w:val="001605B2"/>
    <w:rsid w:val="001608CA"/>
    <w:rsid w:val="00162C8A"/>
    <w:rsid w:val="001630CC"/>
    <w:rsid w:val="00165D32"/>
    <w:rsid w:val="00167EBB"/>
    <w:rsid w:val="00170F75"/>
    <w:rsid w:val="0017101A"/>
    <w:rsid w:val="00171424"/>
    <w:rsid w:val="00173371"/>
    <w:rsid w:val="00174D70"/>
    <w:rsid w:val="0017605E"/>
    <w:rsid w:val="00181046"/>
    <w:rsid w:val="001815CC"/>
    <w:rsid w:val="00183B8E"/>
    <w:rsid w:val="0018428A"/>
    <w:rsid w:val="00185CED"/>
    <w:rsid w:val="00186048"/>
    <w:rsid w:val="00186531"/>
    <w:rsid w:val="00190435"/>
    <w:rsid w:val="00192248"/>
    <w:rsid w:val="001936BF"/>
    <w:rsid w:val="0019457C"/>
    <w:rsid w:val="00194CBC"/>
    <w:rsid w:val="00194D11"/>
    <w:rsid w:val="00197C88"/>
    <w:rsid w:val="001A0C60"/>
    <w:rsid w:val="001A14D6"/>
    <w:rsid w:val="001A19BC"/>
    <w:rsid w:val="001A4320"/>
    <w:rsid w:val="001A5447"/>
    <w:rsid w:val="001A7861"/>
    <w:rsid w:val="001A7B93"/>
    <w:rsid w:val="001B15F5"/>
    <w:rsid w:val="001B338C"/>
    <w:rsid w:val="001B4101"/>
    <w:rsid w:val="001B446D"/>
    <w:rsid w:val="001B51BB"/>
    <w:rsid w:val="001B531D"/>
    <w:rsid w:val="001B592D"/>
    <w:rsid w:val="001B5D51"/>
    <w:rsid w:val="001B7CFE"/>
    <w:rsid w:val="001C02C5"/>
    <w:rsid w:val="001C3FD0"/>
    <w:rsid w:val="001C4E3C"/>
    <w:rsid w:val="001C52EA"/>
    <w:rsid w:val="001D0746"/>
    <w:rsid w:val="001D1A3D"/>
    <w:rsid w:val="001D23BB"/>
    <w:rsid w:val="001D295A"/>
    <w:rsid w:val="001D4611"/>
    <w:rsid w:val="001D576F"/>
    <w:rsid w:val="001E3495"/>
    <w:rsid w:val="001E3E96"/>
    <w:rsid w:val="001E4BF0"/>
    <w:rsid w:val="001E6DC5"/>
    <w:rsid w:val="001E702F"/>
    <w:rsid w:val="001F0247"/>
    <w:rsid w:val="001F0CFC"/>
    <w:rsid w:val="001F1AD6"/>
    <w:rsid w:val="001F21D2"/>
    <w:rsid w:val="001F2F21"/>
    <w:rsid w:val="001F3EE3"/>
    <w:rsid w:val="001F4141"/>
    <w:rsid w:val="001F4910"/>
    <w:rsid w:val="001F7678"/>
    <w:rsid w:val="001F7D5E"/>
    <w:rsid w:val="00200F7D"/>
    <w:rsid w:val="002025ED"/>
    <w:rsid w:val="00203B75"/>
    <w:rsid w:val="00206F01"/>
    <w:rsid w:val="00207B87"/>
    <w:rsid w:val="0021079A"/>
    <w:rsid w:val="002107F6"/>
    <w:rsid w:val="00210FA8"/>
    <w:rsid w:val="002131DF"/>
    <w:rsid w:val="00213868"/>
    <w:rsid w:val="00213A7E"/>
    <w:rsid w:val="00213C20"/>
    <w:rsid w:val="00214462"/>
    <w:rsid w:val="0021495E"/>
    <w:rsid w:val="00220AA0"/>
    <w:rsid w:val="0022449B"/>
    <w:rsid w:val="00226298"/>
    <w:rsid w:val="002305E1"/>
    <w:rsid w:val="00232250"/>
    <w:rsid w:val="00234C3D"/>
    <w:rsid w:val="0023520D"/>
    <w:rsid w:val="0023752B"/>
    <w:rsid w:val="0024028C"/>
    <w:rsid w:val="00240608"/>
    <w:rsid w:val="00240878"/>
    <w:rsid w:val="00240F68"/>
    <w:rsid w:val="002429D3"/>
    <w:rsid w:val="00246DFC"/>
    <w:rsid w:val="00246F91"/>
    <w:rsid w:val="0025186E"/>
    <w:rsid w:val="00253BEB"/>
    <w:rsid w:val="002545C4"/>
    <w:rsid w:val="002553A8"/>
    <w:rsid w:val="00256978"/>
    <w:rsid w:val="00256D62"/>
    <w:rsid w:val="00257337"/>
    <w:rsid w:val="00262CEA"/>
    <w:rsid w:val="00263C8C"/>
    <w:rsid w:val="00267BFF"/>
    <w:rsid w:val="00271E46"/>
    <w:rsid w:val="00272D9E"/>
    <w:rsid w:val="00273FAD"/>
    <w:rsid w:val="00276A96"/>
    <w:rsid w:val="00280EB1"/>
    <w:rsid w:val="002828C3"/>
    <w:rsid w:val="002833B5"/>
    <w:rsid w:val="0028359D"/>
    <w:rsid w:val="00285183"/>
    <w:rsid w:val="00286F4E"/>
    <w:rsid w:val="002873F2"/>
    <w:rsid w:val="00287FF2"/>
    <w:rsid w:val="002900F6"/>
    <w:rsid w:val="0029185D"/>
    <w:rsid w:val="0029322F"/>
    <w:rsid w:val="00296111"/>
    <w:rsid w:val="0029632B"/>
    <w:rsid w:val="00297879"/>
    <w:rsid w:val="002A172B"/>
    <w:rsid w:val="002A499D"/>
    <w:rsid w:val="002B289A"/>
    <w:rsid w:val="002B308F"/>
    <w:rsid w:val="002B3B8E"/>
    <w:rsid w:val="002B7442"/>
    <w:rsid w:val="002C0BCC"/>
    <w:rsid w:val="002C0CEA"/>
    <w:rsid w:val="002C2295"/>
    <w:rsid w:val="002C2E59"/>
    <w:rsid w:val="002C4354"/>
    <w:rsid w:val="002C471E"/>
    <w:rsid w:val="002C6EAF"/>
    <w:rsid w:val="002C730A"/>
    <w:rsid w:val="002C7BBB"/>
    <w:rsid w:val="002D0DAF"/>
    <w:rsid w:val="002D264A"/>
    <w:rsid w:val="002D31EB"/>
    <w:rsid w:val="002D3CE4"/>
    <w:rsid w:val="002D3DD3"/>
    <w:rsid w:val="002D4F7C"/>
    <w:rsid w:val="002D531B"/>
    <w:rsid w:val="002D60A7"/>
    <w:rsid w:val="002D68F8"/>
    <w:rsid w:val="002D78FC"/>
    <w:rsid w:val="002D7DC6"/>
    <w:rsid w:val="002E02C6"/>
    <w:rsid w:val="002E322D"/>
    <w:rsid w:val="002E48D5"/>
    <w:rsid w:val="002E603F"/>
    <w:rsid w:val="002E6082"/>
    <w:rsid w:val="002E77C9"/>
    <w:rsid w:val="002F020E"/>
    <w:rsid w:val="002F055A"/>
    <w:rsid w:val="002F0CB1"/>
    <w:rsid w:val="002F3572"/>
    <w:rsid w:val="002F4D99"/>
    <w:rsid w:val="002F53FE"/>
    <w:rsid w:val="002F549D"/>
    <w:rsid w:val="002F7ED6"/>
    <w:rsid w:val="00301360"/>
    <w:rsid w:val="00303077"/>
    <w:rsid w:val="003035B0"/>
    <w:rsid w:val="00303C20"/>
    <w:rsid w:val="003043D2"/>
    <w:rsid w:val="003045FF"/>
    <w:rsid w:val="00304B09"/>
    <w:rsid w:val="003062C2"/>
    <w:rsid w:val="00310D56"/>
    <w:rsid w:val="00310E18"/>
    <w:rsid w:val="003110A9"/>
    <w:rsid w:val="00311D80"/>
    <w:rsid w:val="00311FE2"/>
    <w:rsid w:val="003123B1"/>
    <w:rsid w:val="00312F00"/>
    <w:rsid w:val="00313E98"/>
    <w:rsid w:val="00317DE3"/>
    <w:rsid w:val="00317EDB"/>
    <w:rsid w:val="00320B20"/>
    <w:rsid w:val="00322EF3"/>
    <w:rsid w:val="0032300F"/>
    <w:rsid w:val="003232EE"/>
    <w:rsid w:val="00323F25"/>
    <w:rsid w:val="003259BC"/>
    <w:rsid w:val="00326B48"/>
    <w:rsid w:val="00332194"/>
    <w:rsid w:val="00333AF9"/>
    <w:rsid w:val="003343F7"/>
    <w:rsid w:val="00334757"/>
    <w:rsid w:val="003354B9"/>
    <w:rsid w:val="00340C02"/>
    <w:rsid w:val="00340FDD"/>
    <w:rsid w:val="00342B51"/>
    <w:rsid w:val="00345A58"/>
    <w:rsid w:val="00350AF8"/>
    <w:rsid w:val="00351B92"/>
    <w:rsid w:val="00352B7C"/>
    <w:rsid w:val="003538EF"/>
    <w:rsid w:val="003541DE"/>
    <w:rsid w:val="0035608F"/>
    <w:rsid w:val="00356322"/>
    <w:rsid w:val="00357147"/>
    <w:rsid w:val="0035775C"/>
    <w:rsid w:val="003578DB"/>
    <w:rsid w:val="00363B05"/>
    <w:rsid w:val="003652BB"/>
    <w:rsid w:val="00371CD1"/>
    <w:rsid w:val="00371D11"/>
    <w:rsid w:val="003721BF"/>
    <w:rsid w:val="00372BB4"/>
    <w:rsid w:val="003733BB"/>
    <w:rsid w:val="00374991"/>
    <w:rsid w:val="00376504"/>
    <w:rsid w:val="00377405"/>
    <w:rsid w:val="003815AC"/>
    <w:rsid w:val="00382F5D"/>
    <w:rsid w:val="003857CD"/>
    <w:rsid w:val="00390093"/>
    <w:rsid w:val="00390E4B"/>
    <w:rsid w:val="00390F19"/>
    <w:rsid w:val="00392867"/>
    <w:rsid w:val="00393721"/>
    <w:rsid w:val="00393E95"/>
    <w:rsid w:val="0039413B"/>
    <w:rsid w:val="00394BA7"/>
    <w:rsid w:val="00394EB1"/>
    <w:rsid w:val="00395796"/>
    <w:rsid w:val="00397DD6"/>
    <w:rsid w:val="003A264F"/>
    <w:rsid w:val="003A2CC6"/>
    <w:rsid w:val="003A5459"/>
    <w:rsid w:val="003A5E6C"/>
    <w:rsid w:val="003A736A"/>
    <w:rsid w:val="003B4C84"/>
    <w:rsid w:val="003B4DBD"/>
    <w:rsid w:val="003B5FB3"/>
    <w:rsid w:val="003B6166"/>
    <w:rsid w:val="003B63AD"/>
    <w:rsid w:val="003B7713"/>
    <w:rsid w:val="003C4231"/>
    <w:rsid w:val="003C57F2"/>
    <w:rsid w:val="003C5EE5"/>
    <w:rsid w:val="003C6982"/>
    <w:rsid w:val="003C7425"/>
    <w:rsid w:val="003D1167"/>
    <w:rsid w:val="003D2733"/>
    <w:rsid w:val="003D3EC1"/>
    <w:rsid w:val="003D5914"/>
    <w:rsid w:val="003D6327"/>
    <w:rsid w:val="003D7B68"/>
    <w:rsid w:val="003F036C"/>
    <w:rsid w:val="003F183E"/>
    <w:rsid w:val="003F27D8"/>
    <w:rsid w:val="003F32AA"/>
    <w:rsid w:val="003F38FB"/>
    <w:rsid w:val="003F41E6"/>
    <w:rsid w:val="003F7586"/>
    <w:rsid w:val="0040019C"/>
    <w:rsid w:val="00401172"/>
    <w:rsid w:val="00401E2B"/>
    <w:rsid w:val="0040261F"/>
    <w:rsid w:val="00410211"/>
    <w:rsid w:val="004107D8"/>
    <w:rsid w:val="00410E00"/>
    <w:rsid w:val="00411ACF"/>
    <w:rsid w:val="00413D40"/>
    <w:rsid w:val="00416DAE"/>
    <w:rsid w:val="004178EF"/>
    <w:rsid w:val="004202F4"/>
    <w:rsid w:val="00422433"/>
    <w:rsid w:val="00423D5E"/>
    <w:rsid w:val="00423F5C"/>
    <w:rsid w:val="0042469A"/>
    <w:rsid w:val="00424EF2"/>
    <w:rsid w:val="004309CD"/>
    <w:rsid w:val="00430E43"/>
    <w:rsid w:val="004315B1"/>
    <w:rsid w:val="00432F1E"/>
    <w:rsid w:val="00433818"/>
    <w:rsid w:val="004343E8"/>
    <w:rsid w:val="00434912"/>
    <w:rsid w:val="0044030A"/>
    <w:rsid w:val="00441345"/>
    <w:rsid w:val="004457FD"/>
    <w:rsid w:val="00447BAE"/>
    <w:rsid w:val="0045186C"/>
    <w:rsid w:val="0045594F"/>
    <w:rsid w:val="00455B50"/>
    <w:rsid w:val="00456430"/>
    <w:rsid w:val="0046220F"/>
    <w:rsid w:val="00462549"/>
    <w:rsid w:val="00463A4D"/>
    <w:rsid w:val="004643D6"/>
    <w:rsid w:val="00464626"/>
    <w:rsid w:val="004650C4"/>
    <w:rsid w:val="00466B16"/>
    <w:rsid w:val="004676B3"/>
    <w:rsid w:val="00467E10"/>
    <w:rsid w:val="0047024E"/>
    <w:rsid w:val="0047364A"/>
    <w:rsid w:val="00474195"/>
    <w:rsid w:val="00476BB4"/>
    <w:rsid w:val="004807D4"/>
    <w:rsid w:val="004808CD"/>
    <w:rsid w:val="00482A9C"/>
    <w:rsid w:val="00487B81"/>
    <w:rsid w:val="00487CF5"/>
    <w:rsid w:val="00493A6E"/>
    <w:rsid w:val="00495581"/>
    <w:rsid w:val="00495C59"/>
    <w:rsid w:val="00496CC9"/>
    <w:rsid w:val="00497AD0"/>
    <w:rsid w:val="00497B8E"/>
    <w:rsid w:val="004A01EC"/>
    <w:rsid w:val="004A0699"/>
    <w:rsid w:val="004A0A46"/>
    <w:rsid w:val="004A13C6"/>
    <w:rsid w:val="004A2EFD"/>
    <w:rsid w:val="004A450C"/>
    <w:rsid w:val="004A6777"/>
    <w:rsid w:val="004B014D"/>
    <w:rsid w:val="004B04C7"/>
    <w:rsid w:val="004B099B"/>
    <w:rsid w:val="004B23A9"/>
    <w:rsid w:val="004B2964"/>
    <w:rsid w:val="004B2C71"/>
    <w:rsid w:val="004B3496"/>
    <w:rsid w:val="004B4ED8"/>
    <w:rsid w:val="004B7D02"/>
    <w:rsid w:val="004C3BB2"/>
    <w:rsid w:val="004C4B30"/>
    <w:rsid w:val="004C637A"/>
    <w:rsid w:val="004C73DD"/>
    <w:rsid w:val="004D175A"/>
    <w:rsid w:val="004D23EE"/>
    <w:rsid w:val="004D3054"/>
    <w:rsid w:val="004D3C3D"/>
    <w:rsid w:val="004D4245"/>
    <w:rsid w:val="004E1A95"/>
    <w:rsid w:val="004E28C2"/>
    <w:rsid w:val="004E4B82"/>
    <w:rsid w:val="004E5BD3"/>
    <w:rsid w:val="004E6B10"/>
    <w:rsid w:val="004E7552"/>
    <w:rsid w:val="004F1EC5"/>
    <w:rsid w:val="004F2BE4"/>
    <w:rsid w:val="004F505E"/>
    <w:rsid w:val="005001A6"/>
    <w:rsid w:val="00502155"/>
    <w:rsid w:val="00502905"/>
    <w:rsid w:val="00502B89"/>
    <w:rsid w:val="005052F2"/>
    <w:rsid w:val="005107D8"/>
    <w:rsid w:val="005109B2"/>
    <w:rsid w:val="00511534"/>
    <w:rsid w:val="00511AFD"/>
    <w:rsid w:val="00512EEF"/>
    <w:rsid w:val="0051383B"/>
    <w:rsid w:val="00514F04"/>
    <w:rsid w:val="00515748"/>
    <w:rsid w:val="00515C28"/>
    <w:rsid w:val="00515E21"/>
    <w:rsid w:val="00516248"/>
    <w:rsid w:val="0051645D"/>
    <w:rsid w:val="00520939"/>
    <w:rsid w:val="00521956"/>
    <w:rsid w:val="00521E21"/>
    <w:rsid w:val="00522B45"/>
    <w:rsid w:val="00524ED0"/>
    <w:rsid w:val="00525CCC"/>
    <w:rsid w:val="005322D3"/>
    <w:rsid w:val="0053327B"/>
    <w:rsid w:val="00533626"/>
    <w:rsid w:val="00533A66"/>
    <w:rsid w:val="005352B7"/>
    <w:rsid w:val="00536B95"/>
    <w:rsid w:val="005374FF"/>
    <w:rsid w:val="00540D17"/>
    <w:rsid w:val="0054144B"/>
    <w:rsid w:val="0054173D"/>
    <w:rsid w:val="00542711"/>
    <w:rsid w:val="00542A3C"/>
    <w:rsid w:val="00542ED6"/>
    <w:rsid w:val="005437C8"/>
    <w:rsid w:val="005452E1"/>
    <w:rsid w:val="005460FC"/>
    <w:rsid w:val="0055052B"/>
    <w:rsid w:val="005520F2"/>
    <w:rsid w:val="0055363E"/>
    <w:rsid w:val="00554520"/>
    <w:rsid w:val="0055580E"/>
    <w:rsid w:val="005559D9"/>
    <w:rsid w:val="005559F4"/>
    <w:rsid w:val="00557310"/>
    <w:rsid w:val="00557919"/>
    <w:rsid w:val="00557E46"/>
    <w:rsid w:val="00560FD5"/>
    <w:rsid w:val="00561513"/>
    <w:rsid w:val="00565222"/>
    <w:rsid w:val="005657C1"/>
    <w:rsid w:val="00565A8F"/>
    <w:rsid w:val="005661A8"/>
    <w:rsid w:val="005661F3"/>
    <w:rsid w:val="00570DE3"/>
    <w:rsid w:val="00570E6D"/>
    <w:rsid w:val="0057304C"/>
    <w:rsid w:val="005734FF"/>
    <w:rsid w:val="005744E3"/>
    <w:rsid w:val="00575122"/>
    <w:rsid w:val="0057606E"/>
    <w:rsid w:val="005762D8"/>
    <w:rsid w:val="005767B6"/>
    <w:rsid w:val="00576DCD"/>
    <w:rsid w:val="00581090"/>
    <w:rsid w:val="00581B50"/>
    <w:rsid w:val="00582CFD"/>
    <w:rsid w:val="00583C66"/>
    <w:rsid w:val="00583E51"/>
    <w:rsid w:val="0058464F"/>
    <w:rsid w:val="005860BB"/>
    <w:rsid w:val="005861F3"/>
    <w:rsid w:val="00586638"/>
    <w:rsid w:val="005868DA"/>
    <w:rsid w:val="0058712F"/>
    <w:rsid w:val="00592B92"/>
    <w:rsid w:val="005930D0"/>
    <w:rsid w:val="00595810"/>
    <w:rsid w:val="00596D11"/>
    <w:rsid w:val="00597502"/>
    <w:rsid w:val="00597597"/>
    <w:rsid w:val="005A1135"/>
    <w:rsid w:val="005A1C02"/>
    <w:rsid w:val="005A4214"/>
    <w:rsid w:val="005A5163"/>
    <w:rsid w:val="005A5616"/>
    <w:rsid w:val="005A5FC4"/>
    <w:rsid w:val="005A61A3"/>
    <w:rsid w:val="005A79B8"/>
    <w:rsid w:val="005B181F"/>
    <w:rsid w:val="005C001E"/>
    <w:rsid w:val="005C01DD"/>
    <w:rsid w:val="005C02B3"/>
    <w:rsid w:val="005C0A5E"/>
    <w:rsid w:val="005C10AF"/>
    <w:rsid w:val="005C149D"/>
    <w:rsid w:val="005C2483"/>
    <w:rsid w:val="005C61C0"/>
    <w:rsid w:val="005C6840"/>
    <w:rsid w:val="005C6CFD"/>
    <w:rsid w:val="005C7C60"/>
    <w:rsid w:val="005D0384"/>
    <w:rsid w:val="005D50DA"/>
    <w:rsid w:val="005D585F"/>
    <w:rsid w:val="005D5E02"/>
    <w:rsid w:val="005D6FBB"/>
    <w:rsid w:val="005D7FC4"/>
    <w:rsid w:val="005E3081"/>
    <w:rsid w:val="005E7EC5"/>
    <w:rsid w:val="005F3C97"/>
    <w:rsid w:val="005F5FAC"/>
    <w:rsid w:val="005F6851"/>
    <w:rsid w:val="005F6FAA"/>
    <w:rsid w:val="005F7456"/>
    <w:rsid w:val="0060422B"/>
    <w:rsid w:val="006057E3"/>
    <w:rsid w:val="006062BF"/>
    <w:rsid w:val="00606587"/>
    <w:rsid w:val="00606EB4"/>
    <w:rsid w:val="00606EFD"/>
    <w:rsid w:val="00610A3E"/>
    <w:rsid w:val="00611107"/>
    <w:rsid w:val="006118FB"/>
    <w:rsid w:val="00611A3D"/>
    <w:rsid w:val="00611A91"/>
    <w:rsid w:val="006140D7"/>
    <w:rsid w:val="006156B4"/>
    <w:rsid w:val="00615957"/>
    <w:rsid w:val="00615D6B"/>
    <w:rsid w:val="0061692C"/>
    <w:rsid w:val="0062256A"/>
    <w:rsid w:val="006236A1"/>
    <w:rsid w:val="006236F5"/>
    <w:rsid w:val="00623AAE"/>
    <w:rsid w:val="00624A15"/>
    <w:rsid w:val="00624EC5"/>
    <w:rsid w:val="00625587"/>
    <w:rsid w:val="00626832"/>
    <w:rsid w:val="00626DDC"/>
    <w:rsid w:val="00627170"/>
    <w:rsid w:val="00632ABB"/>
    <w:rsid w:val="00632E5D"/>
    <w:rsid w:val="00633A41"/>
    <w:rsid w:val="00640F74"/>
    <w:rsid w:val="006417A3"/>
    <w:rsid w:val="00642E49"/>
    <w:rsid w:val="00643080"/>
    <w:rsid w:val="006433DF"/>
    <w:rsid w:val="00646382"/>
    <w:rsid w:val="00646458"/>
    <w:rsid w:val="006467E0"/>
    <w:rsid w:val="006468C8"/>
    <w:rsid w:val="0065004E"/>
    <w:rsid w:val="00661A63"/>
    <w:rsid w:val="00662E60"/>
    <w:rsid w:val="00663E77"/>
    <w:rsid w:val="00664A3A"/>
    <w:rsid w:val="006650B1"/>
    <w:rsid w:val="00667CB7"/>
    <w:rsid w:val="00670F83"/>
    <w:rsid w:val="00672E8D"/>
    <w:rsid w:val="006747EC"/>
    <w:rsid w:val="00675AE0"/>
    <w:rsid w:val="006764A0"/>
    <w:rsid w:val="0068158C"/>
    <w:rsid w:val="00682289"/>
    <w:rsid w:val="006835D7"/>
    <w:rsid w:val="006843B4"/>
    <w:rsid w:val="00685621"/>
    <w:rsid w:val="0068763C"/>
    <w:rsid w:val="00687960"/>
    <w:rsid w:val="0069033F"/>
    <w:rsid w:val="00690BFB"/>
    <w:rsid w:val="0069224C"/>
    <w:rsid w:val="0069431E"/>
    <w:rsid w:val="00695515"/>
    <w:rsid w:val="00695ACE"/>
    <w:rsid w:val="006970E1"/>
    <w:rsid w:val="00697681"/>
    <w:rsid w:val="006A32E6"/>
    <w:rsid w:val="006A5825"/>
    <w:rsid w:val="006A6649"/>
    <w:rsid w:val="006A6F31"/>
    <w:rsid w:val="006A74AC"/>
    <w:rsid w:val="006A78C9"/>
    <w:rsid w:val="006B04EF"/>
    <w:rsid w:val="006B1643"/>
    <w:rsid w:val="006B1FFC"/>
    <w:rsid w:val="006B4D6E"/>
    <w:rsid w:val="006B6642"/>
    <w:rsid w:val="006C0B50"/>
    <w:rsid w:val="006C1FAB"/>
    <w:rsid w:val="006C2BE8"/>
    <w:rsid w:val="006C480D"/>
    <w:rsid w:val="006C7126"/>
    <w:rsid w:val="006C76E0"/>
    <w:rsid w:val="006D3817"/>
    <w:rsid w:val="006D3E6C"/>
    <w:rsid w:val="006D4AE0"/>
    <w:rsid w:val="006D4B7A"/>
    <w:rsid w:val="006D577C"/>
    <w:rsid w:val="006D57CE"/>
    <w:rsid w:val="006D796F"/>
    <w:rsid w:val="006E0009"/>
    <w:rsid w:val="006E00BC"/>
    <w:rsid w:val="006E09F4"/>
    <w:rsid w:val="006E0EAD"/>
    <w:rsid w:val="006E2CC6"/>
    <w:rsid w:val="006E39D0"/>
    <w:rsid w:val="006E4FF1"/>
    <w:rsid w:val="006E5201"/>
    <w:rsid w:val="006E5490"/>
    <w:rsid w:val="006E5DFF"/>
    <w:rsid w:val="006E65B5"/>
    <w:rsid w:val="006E6FCE"/>
    <w:rsid w:val="006E76C1"/>
    <w:rsid w:val="006E7DA1"/>
    <w:rsid w:val="006F58FC"/>
    <w:rsid w:val="006F5B42"/>
    <w:rsid w:val="006F63D8"/>
    <w:rsid w:val="006F779D"/>
    <w:rsid w:val="007007BD"/>
    <w:rsid w:val="007008F8"/>
    <w:rsid w:val="0070110A"/>
    <w:rsid w:val="00702675"/>
    <w:rsid w:val="00704CC4"/>
    <w:rsid w:val="007051A9"/>
    <w:rsid w:val="0070555F"/>
    <w:rsid w:val="00705E52"/>
    <w:rsid w:val="007069FF"/>
    <w:rsid w:val="007073A2"/>
    <w:rsid w:val="00710BDB"/>
    <w:rsid w:val="007130DD"/>
    <w:rsid w:val="00724671"/>
    <w:rsid w:val="007263A3"/>
    <w:rsid w:val="00726CD7"/>
    <w:rsid w:val="0072792A"/>
    <w:rsid w:val="007318B3"/>
    <w:rsid w:val="00732822"/>
    <w:rsid w:val="007332FC"/>
    <w:rsid w:val="00733623"/>
    <w:rsid w:val="00733EC8"/>
    <w:rsid w:val="007340E8"/>
    <w:rsid w:val="007346FF"/>
    <w:rsid w:val="00734ACC"/>
    <w:rsid w:val="007355A1"/>
    <w:rsid w:val="00735DD3"/>
    <w:rsid w:val="00735FFC"/>
    <w:rsid w:val="00740B8D"/>
    <w:rsid w:val="00743CF7"/>
    <w:rsid w:val="007444B6"/>
    <w:rsid w:val="0074497F"/>
    <w:rsid w:val="00745511"/>
    <w:rsid w:val="0074781F"/>
    <w:rsid w:val="00747C76"/>
    <w:rsid w:val="00751331"/>
    <w:rsid w:val="00751375"/>
    <w:rsid w:val="00751CD5"/>
    <w:rsid w:val="00751D45"/>
    <w:rsid w:val="00752C13"/>
    <w:rsid w:val="00754644"/>
    <w:rsid w:val="00754FC8"/>
    <w:rsid w:val="00755B8A"/>
    <w:rsid w:val="007565FE"/>
    <w:rsid w:val="0075660D"/>
    <w:rsid w:val="00760DAF"/>
    <w:rsid w:val="00761B02"/>
    <w:rsid w:val="00762EAF"/>
    <w:rsid w:val="007666B1"/>
    <w:rsid w:val="007674A2"/>
    <w:rsid w:val="007723F7"/>
    <w:rsid w:val="00773B0D"/>
    <w:rsid w:val="00774BB1"/>
    <w:rsid w:val="007757A8"/>
    <w:rsid w:val="00776038"/>
    <w:rsid w:val="00781A02"/>
    <w:rsid w:val="00783189"/>
    <w:rsid w:val="00785285"/>
    <w:rsid w:val="00791A40"/>
    <w:rsid w:val="00792A3C"/>
    <w:rsid w:val="00793B6A"/>
    <w:rsid w:val="0079414D"/>
    <w:rsid w:val="00794565"/>
    <w:rsid w:val="007948B5"/>
    <w:rsid w:val="007A0D41"/>
    <w:rsid w:val="007A2479"/>
    <w:rsid w:val="007A3D20"/>
    <w:rsid w:val="007A4482"/>
    <w:rsid w:val="007A4493"/>
    <w:rsid w:val="007A4FC4"/>
    <w:rsid w:val="007A5754"/>
    <w:rsid w:val="007A70BF"/>
    <w:rsid w:val="007B03A8"/>
    <w:rsid w:val="007B20AC"/>
    <w:rsid w:val="007B2F46"/>
    <w:rsid w:val="007B394E"/>
    <w:rsid w:val="007B4CDF"/>
    <w:rsid w:val="007B4E3B"/>
    <w:rsid w:val="007B5F92"/>
    <w:rsid w:val="007C1DCF"/>
    <w:rsid w:val="007C3286"/>
    <w:rsid w:val="007C42D5"/>
    <w:rsid w:val="007C6660"/>
    <w:rsid w:val="007C70A5"/>
    <w:rsid w:val="007D01EA"/>
    <w:rsid w:val="007D199E"/>
    <w:rsid w:val="007D60F0"/>
    <w:rsid w:val="007D74AB"/>
    <w:rsid w:val="007E1D1B"/>
    <w:rsid w:val="007E5786"/>
    <w:rsid w:val="007E7274"/>
    <w:rsid w:val="007E73D4"/>
    <w:rsid w:val="007E7ED6"/>
    <w:rsid w:val="007F2B4C"/>
    <w:rsid w:val="007F3084"/>
    <w:rsid w:val="007F39CF"/>
    <w:rsid w:val="007F4727"/>
    <w:rsid w:val="007F58AE"/>
    <w:rsid w:val="007F59B4"/>
    <w:rsid w:val="007F5CA3"/>
    <w:rsid w:val="007F6ABA"/>
    <w:rsid w:val="007F70E2"/>
    <w:rsid w:val="00800A19"/>
    <w:rsid w:val="00802447"/>
    <w:rsid w:val="00803181"/>
    <w:rsid w:val="008035BE"/>
    <w:rsid w:val="00804FD5"/>
    <w:rsid w:val="00806F5B"/>
    <w:rsid w:val="00807779"/>
    <w:rsid w:val="00807874"/>
    <w:rsid w:val="00811203"/>
    <w:rsid w:val="00811948"/>
    <w:rsid w:val="008120A4"/>
    <w:rsid w:val="00812272"/>
    <w:rsid w:val="00812924"/>
    <w:rsid w:val="0081373E"/>
    <w:rsid w:val="00814CED"/>
    <w:rsid w:val="00815B28"/>
    <w:rsid w:val="0082049C"/>
    <w:rsid w:val="008228C7"/>
    <w:rsid w:val="008240F6"/>
    <w:rsid w:val="00824BFF"/>
    <w:rsid w:val="00826232"/>
    <w:rsid w:val="00826945"/>
    <w:rsid w:val="00831924"/>
    <w:rsid w:val="00833E26"/>
    <w:rsid w:val="00836160"/>
    <w:rsid w:val="00836421"/>
    <w:rsid w:val="008406DB"/>
    <w:rsid w:val="008410A4"/>
    <w:rsid w:val="008415AB"/>
    <w:rsid w:val="00841CA6"/>
    <w:rsid w:val="00844F23"/>
    <w:rsid w:val="0084703D"/>
    <w:rsid w:val="00847733"/>
    <w:rsid w:val="00847C70"/>
    <w:rsid w:val="00851807"/>
    <w:rsid w:val="00853EAD"/>
    <w:rsid w:val="00855A5F"/>
    <w:rsid w:val="008560D4"/>
    <w:rsid w:val="00856BA9"/>
    <w:rsid w:val="00856E6B"/>
    <w:rsid w:val="00857399"/>
    <w:rsid w:val="00860934"/>
    <w:rsid w:val="00863EF9"/>
    <w:rsid w:val="0086604F"/>
    <w:rsid w:val="00871275"/>
    <w:rsid w:val="0087166A"/>
    <w:rsid w:val="00872771"/>
    <w:rsid w:val="00873A7D"/>
    <w:rsid w:val="00877639"/>
    <w:rsid w:val="00877882"/>
    <w:rsid w:val="00877DAB"/>
    <w:rsid w:val="008802B3"/>
    <w:rsid w:val="00880700"/>
    <w:rsid w:val="008809B3"/>
    <w:rsid w:val="00881112"/>
    <w:rsid w:val="008832F2"/>
    <w:rsid w:val="0088468C"/>
    <w:rsid w:val="00884F98"/>
    <w:rsid w:val="008862B2"/>
    <w:rsid w:val="00886433"/>
    <w:rsid w:val="00886830"/>
    <w:rsid w:val="0089029A"/>
    <w:rsid w:val="00890ED0"/>
    <w:rsid w:val="00891AD7"/>
    <w:rsid w:val="008930F5"/>
    <w:rsid w:val="0089339C"/>
    <w:rsid w:val="0089387E"/>
    <w:rsid w:val="00897CA2"/>
    <w:rsid w:val="00897F28"/>
    <w:rsid w:val="008A05F5"/>
    <w:rsid w:val="008A1D8C"/>
    <w:rsid w:val="008A2610"/>
    <w:rsid w:val="008A319E"/>
    <w:rsid w:val="008A385E"/>
    <w:rsid w:val="008A477D"/>
    <w:rsid w:val="008A5716"/>
    <w:rsid w:val="008B2076"/>
    <w:rsid w:val="008B330E"/>
    <w:rsid w:val="008B43CA"/>
    <w:rsid w:val="008B5B3A"/>
    <w:rsid w:val="008B5C84"/>
    <w:rsid w:val="008B6405"/>
    <w:rsid w:val="008B6AF6"/>
    <w:rsid w:val="008B6CCC"/>
    <w:rsid w:val="008C29BD"/>
    <w:rsid w:val="008C2A18"/>
    <w:rsid w:val="008C3F74"/>
    <w:rsid w:val="008C5665"/>
    <w:rsid w:val="008C75EF"/>
    <w:rsid w:val="008C77AB"/>
    <w:rsid w:val="008C7FAA"/>
    <w:rsid w:val="008D04E7"/>
    <w:rsid w:val="008D0809"/>
    <w:rsid w:val="008D1972"/>
    <w:rsid w:val="008D1FE3"/>
    <w:rsid w:val="008D2DD9"/>
    <w:rsid w:val="008D3079"/>
    <w:rsid w:val="008D3308"/>
    <w:rsid w:val="008D35E1"/>
    <w:rsid w:val="008D46F9"/>
    <w:rsid w:val="008D775F"/>
    <w:rsid w:val="008D7AB0"/>
    <w:rsid w:val="008E0449"/>
    <w:rsid w:val="008E12A3"/>
    <w:rsid w:val="008E1A47"/>
    <w:rsid w:val="008E1D11"/>
    <w:rsid w:val="008E3D8D"/>
    <w:rsid w:val="008E417A"/>
    <w:rsid w:val="008E4A35"/>
    <w:rsid w:val="008E5280"/>
    <w:rsid w:val="008E5E3D"/>
    <w:rsid w:val="008F0252"/>
    <w:rsid w:val="008F1538"/>
    <w:rsid w:val="008F3446"/>
    <w:rsid w:val="008F35B6"/>
    <w:rsid w:val="008F3BA2"/>
    <w:rsid w:val="008F4B89"/>
    <w:rsid w:val="008F5E22"/>
    <w:rsid w:val="008F73ED"/>
    <w:rsid w:val="009007F0"/>
    <w:rsid w:val="00901540"/>
    <w:rsid w:val="00901901"/>
    <w:rsid w:val="009044A0"/>
    <w:rsid w:val="009057BD"/>
    <w:rsid w:val="00905C8C"/>
    <w:rsid w:val="00911363"/>
    <w:rsid w:val="009125FA"/>
    <w:rsid w:val="009129E1"/>
    <w:rsid w:val="009134FA"/>
    <w:rsid w:val="00914CCD"/>
    <w:rsid w:val="0091676E"/>
    <w:rsid w:val="00917BD7"/>
    <w:rsid w:val="00920DC0"/>
    <w:rsid w:val="00923568"/>
    <w:rsid w:val="00923ACF"/>
    <w:rsid w:val="00923E79"/>
    <w:rsid w:val="009251F4"/>
    <w:rsid w:val="00925EC6"/>
    <w:rsid w:val="00927057"/>
    <w:rsid w:val="00927905"/>
    <w:rsid w:val="009304CC"/>
    <w:rsid w:val="0093078D"/>
    <w:rsid w:val="00932CB0"/>
    <w:rsid w:val="0093470E"/>
    <w:rsid w:val="00934FCE"/>
    <w:rsid w:val="0093776D"/>
    <w:rsid w:val="00940841"/>
    <w:rsid w:val="00944EC2"/>
    <w:rsid w:val="009460CD"/>
    <w:rsid w:val="00950F4A"/>
    <w:rsid w:val="00953421"/>
    <w:rsid w:val="00955B9F"/>
    <w:rsid w:val="00955BAF"/>
    <w:rsid w:val="009603F7"/>
    <w:rsid w:val="00962924"/>
    <w:rsid w:val="009647C5"/>
    <w:rsid w:val="0096492D"/>
    <w:rsid w:val="00965B61"/>
    <w:rsid w:val="00967CCA"/>
    <w:rsid w:val="00967FBA"/>
    <w:rsid w:val="00974422"/>
    <w:rsid w:val="00974E93"/>
    <w:rsid w:val="00975115"/>
    <w:rsid w:val="009759E6"/>
    <w:rsid w:val="009776A1"/>
    <w:rsid w:val="009802B0"/>
    <w:rsid w:val="00980957"/>
    <w:rsid w:val="00981EF3"/>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00B6"/>
    <w:rsid w:val="009B29FF"/>
    <w:rsid w:val="009B2A47"/>
    <w:rsid w:val="009B33E5"/>
    <w:rsid w:val="009B41BB"/>
    <w:rsid w:val="009B4B6E"/>
    <w:rsid w:val="009C3471"/>
    <w:rsid w:val="009C35A0"/>
    <w:rsid w:val="009C766A"/>
    <w:rsid w:val="009D28BF"/>
    <w:rsid w:val="009D3333"/>
    <w:rsid w:val="009D3B4B"/>
    <w:rsid w:val="009D5F05"/>
    <w:rsid w:val="009E0ED5"/>
    <w:rsid w:val="009E1F10"/>
    <w:rsid w:val="009E30B1"/>
    <w:rsid w:val="009E76B3"/>
    <w:rsid w:val="009F036A"/>
    <w:rsid w:val="009F36A5"/>
    <w:rsid w:val="009F7526"/>
    <w:rsid w:val="009F7953"/>
    <w:rsid w:val="00A004DF"/>
    <w:rsid w:val="00A005F9"/>
    <w:rsid w:val="00A024B8"/>
    <w:rsid w:val="00A10243"/>
    <w:rsid w:val="00A13E90"/>
    <w:rsid w:val="00A14BFF"/>
    <w:rsid w:val="00A150FF"/>
    <w:rsid w:val="00A166E6"/>
    <w:rsid w:val="00A20A76"/>
    <w:rsid w:val="00A21A6B"/>
    <w:rsid w:val="00A2293C"/>
    <w:rsid w:val="00A22B89"/>
    <w:rsid w:val="00A23086"/>
    <w:rsid w:val="00A23F06"/>
    <w:rsid w:val="00A256F9"/>
    <w:rsid w:val="00A25FC2"/>
    <w:rsid w:val="00A27B00"/>
    <w:rsid w:val="00A300C3"/>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0075"/>
    <w:rsid w:val="00A51020"/>
    <w:rsid w:val="00A529FE"/>
    <w:rsid w:val="00A53F1F"/>
    <w:rsid w:val="00A54E70"/>
    <w:rsid w:val="00A57647"/>
    <w:rsid w:val="00A57A9B"/>
    <w:rsid w:val="00A608DB"/>
    <w:rsid w:val="00A6165F"/>
    <w:rsid w:val="00A61910"/>
    <w:rsid w:val="00A61E81"/>
    <w:rsid w:val="00A62070"/>
    <w:rsid w:val="00A63955"/>
    <w:rsid w:val="00A64730"/>
    <w:rsid w:val="00A6591A"/>
    <w:rsid w:val="00A7375D"/>
    <w:rsid w:val="00A76426"/>
    <w:rsid w:val="00A77221"/>
    <w:rsid w:val="00A81D83"/>
    <w:rsid w:val="00A85382"/>
    <w:rsid w:val="00A86CFD"/>
    <w:rsid w:val="00A90284"/>
    <w:rsid w:val="00A907B9"/>
    <w:rsid w:val="00A91FA4"/>
    <w:rsid w:val="00A92D3A"/>
    <w:rsid w:val="00A96C57"/>
    <w:rsid w:val="00A97287"/>
    <w:rsid w:val="00AA043F"/>
    <w:rsid w:val="00AA0490"/>
    <w:rsid w:val="00AA16D6"/>
    <w:rsid w:val="00AA4BB7"/>
    <w:rsid w:val="00AA699A"/>
    <w:rsid w:val="00AB0912"/>
    <w:rsid w:val="00AB0A10"/>
    <w:rsid w:val="00AB0F15"/>
    <w:rsid w:val="00AB130D"/>
    <w:rsid w:val="00AB299A"/>
    <w:rsid w:val="00AB4492"/>
    <w:rsid w:val="00AB44AA"/>
    <w:rsid w:val="00AB5B4D"/>
    <w:rsid w:val="00AC1C19"/>
    <w:rsid w:val="00AC200B"/>
    <w:rsid w:val="00AC31AA"/>
    <w:rsid w:val="00AC50D6"/>
    <w:rsid w:val="00AC7465"/>
    <w:rsid w:val="00AC7F8B"/>
    <w:rsid w:val="00AD057D"/>
    <w:rsid w:val="00AD1044"/>
    <w:rsid w:val="00AD3408"/>
    <w:rsid w:val="00AD4DF6"/>
    <w:rsid w:val="00AD612C"/>
    <w:rsid w:val="00AD64B6"/>
    <w:rsid w:val="00AD6D1C"/>
    <w:rsid w:val="00AD7055"/>
    <w:rsid w:val="00AD7769"/>
    <w:rsid w:val="00AE0887"/>
    <w:rsid w:val="00AE0B0C"/>
    <w:rsid w:val="00AE15F7"/>
    <w:rsid w:val="00AE3D2A"/>
    <w:rsid w:val="00AE4081"/>
    <w:rsid w:val="00AE4C3A"/>
    <w:rsid w:val="00AE4E8F"/>
    <w:rsid w:val="00AE56CD"/>
    <w:rsid w:val="00AE6DA1"/>
    <w:rsid w:val="00AE7194"/>
    <w:rsid w:val="00AF094A"/>
    <w:rsid w:val="00AF1FF2"/>
    <w:rsid w:val="00AF2988"/>
    <w:rsid w:val="00AF3177"/>
    <w:rsid w:val="00AF31B7"/>
    <w:rsid w:val="00AF3AFC"/>
    <w:rsid w:val="00AF4595"/>
    <w:rsid w:val="00AF4B44"/>
    <w:rsid w:val="00AF5323"/>
    <w:rsid w:val="00AF690D"/>
    <w:rsid w:val="00B001F8"/>
    <w:rsid w:val="00B0200C"/>
    <w:rsid w:val="00B02E0A"/>
    <w:rsid w:val="00B030B9"/>
    <w:rsid w:val="00B064F9"/>
    <w:rsid w:val="00B11511"/>
    <w:rsid w:val="00B11F8C"/>
    <w:rsid w:val="00B11F99"/>
    <w:rsid w:val="00B120A6"/>
    <w:rsid w:val="00B13F15"/>
    <w:rsid w:val="00B1404C"/>
    <w:rsid w:val="00B1474F"/>
    <w:rsid w:val="00B1564C"/>
    <w:rsid w:val="00B20225"/>
    <w:rsid w:val="00B23647"/>
    <w:rsid w:val="00B23B21"/>
    <w:rsid w:val="00B24CC2"/>
    <w:rsid w:val="00B270BF"/>
    <w:rsid w:val="00B30341"/>
    <w:rsid w:val="00B30EED"/>
    <w:rsid w:val="00B31FD8"/>
    <w:rsid w:val="00B33FB9"/>
    <w:rsid w:val="00B35298"/>
    <w:rsid w:val="00B37838"/>
    <w:rsid w:val="00B40DA9"/>
    <w:rsid w:val="00B41418"/>
    <w:rsid w:val="00B41449"/>
    <w:rsid w:val="00B50203"/>
    <w:rsid w:val="00B53BDD"/>
    <w:rsid w:val="00B5410B"/>
    <w:rsid w:val="00B54EC3"/>
    <w:rsid w:val="00B55A11"/>
    <w:rsid w:val="00B55E61"/>
    <w:rsid w:val="00B561CE"/>
    <w:rsid w:val="00B56694"/>
    <w:rsid w:val="00B600AE"/>
    <w:rsid w:val="00B60F01"/>
    <w:rsid w:val="00B6152F"/>
    <w:rsid w:val="00B619D1"/>
    <w:rsid w:val="00B624F5"/>
    <w:rsid w:val="00B62CDE"/>
    <w:rsid w:val="00B6328D"/>
    <w:rsid w:val="00B6660B"/>
    <w:rsid w:val="00B703D0"/>
    <w:rsid w:val="00B70A12"/>
    <w:rsid w:val="00B721DE"/>
    <w:rsid w:val="00B7312F"/>
    <w:rsid w:val="00B731EF"/>
    <w:rsid w:val="00B740D9"/>
    <w:rsid w:val="00B753E8"/>
    <w:rsid w:val="00B80B7A"/>
    <w:rsid w:val="00B8499E"/>
    <w:rsid w:val="00B85654"/>
    <w:rsid w:val="00B85B57"/>
    <w:rsid w:val="00B86091"/>
    <w:rsid w:val="00B862A6"/>
    <w:rsid w:val="00B92AF4"/>
    <w:rsid w:val="00B92FF8"/>
    <w:rsid w:val="00B931CC"/>
    <w:rsid w:val="00B933C9"/>
    <w:rsid w:val="00B947BB"/>
    <w:rsid w:val="00BA052E"/>
    <w:rsid w:val="00BA1204"/>
    <w:rsid w:val="00BA1B94"/>
    <w:rsid w:val="00BA313E"/>
    <w:rsid w:val="00BA4A0C"/>
    <w:rsid w:val="00BA4A56"/>
    <w:rsid w:val="00BA50E0"/>
    <w:rsid w:val="00BA76D2"/>
    <w:rsid w:val="00BA7D98"/>
    <w:rsid w:val="00BB3CBE"/>
    <w:rsid w:val="00BB505F"/>
    <w:rsid w:val="00BB68DB"/>
    <w:rsid w:val="00BB720F"/>
    <w:rsid w:val="00BB7925"/>
    <w:rsid w:val="00BC0665"/>
    <w:rsid w:val="00BC3CE5"/>
    <w:rsid w:val="00BC7758"/>
    <w:rsid w:val="00BD0396"/>
    <w:rsid w:val="00BD1F2A"/>
    <w:rsid w:val="00BD447C"/>
    <w:rsid w:val="00BD4892"/>
    <w:rsid w:val="00BD4AC8"/>
    <w:rsid w:val="00BD65EB"/>
    <w:rsid w:val="00BE28F4"/>
    <w:rsid w:val="00BE290F"/>
    <w:rsid w:val="00BE2999"/>
    <w:rsid w:val="00BE4B78"/>
    <w:rsid w:val="00BE4E8F"/>
    <w:rsid w:val="00BE5FCC"/>
    <w:rsid w:val="00BE60C4"/>
    <w:rsid w:val="00BF0C53"/>
    <w:rsid w:val="00BF3A50"/>
    <w:rsid w:val="00BF6C82"/>
    <w:rsid w:val="00C011BD"/>
    <w:rsid w:val="00C01387"/>
    <w:rsid w:val="00C01EC0"/>
    <w:rsid w:val="00C032C3"/>
    <w:rsid w:val="00C03E98"/>
    <w:rsid w:val="00C05D15"/>
    <w:rsid w:val="00C07B73"/>
    <w:rsid w:val="00C109F8"/>
    <w:rsid w:val="00C12283"/>
    <w:rsid w:val="00C14FF5"/>
    <w:rsid w:val="00C1574F"/>
    <w:rsid w:val="00C1782D"/>
    <w:rsid w:val="00C17C89"/>
    <w:rsid w:val="00C17CCE"/>
    <w:rsid w:val="00C21956"/>
    <w:rsid w:val="00C22609"/>
    <w:rsid w:val="00C247F3"/>
    <w:rsid w:val="00C26460"/>
    <w:rsid w:val="00C26BBA"/>
    <w:rsid w:val="00C278A1"/>
    <w:rsid w:val="00C314F2"/>
    <w:rsid w:val="00C36576"/>
    <w:rsid w:val="00C36ABB"/>
    <w:rsid w:val="00C3763F"/>
    <w:rsid w:val="00C37B87"/>
    <w:rsid w:val="00C4017B"/>
    <w:rsid w:val="00C429B8"/>
    <w:rsid w:val="00C43AB0"/>
    <w:rsid w:val="00C456CC"/>
    <w:rsid w:val="00C46DF7"/>
    <w:rsid w:val="00C47EE3"/>
    <w:rsid w:val="00C513C0"/>
    <w:rsid w:val="00C51ABC"/>
    <w:rsid w:val="00C51CEC"/>
    <w:rsid w:val="00C523F5"/>
    <w:rsid w:val="00C57118"/>
    <w:rsid w:val="00C61084"/>
    <w:rsid w:val="00C62CD9"/>
    <w:rsid w:val="00C65579"/>
    <w:rsid w:val="00C675CA"/>
    <w:rsid w:val="00C7188B"/>
    <w:rsid w:val="00C72046"/>
    <w:rsid w:val="00C73960"/>
    <w:rsid w:val="00C7413A"/>
    <w:rsid w:val="00C75D10"/>
    <w:rsid w:val="00C77380"/>
    <w:rsid w:val="00C77FB8"/>
    <w:rsid w:val="00C812DA"/>
    <w:rsid w:val="00C83246"/>
    <w:rsid w:val="00C83910"/>
    <w:rsid w:val="00C84C97"/>
    <w:rsid w:val="00C8682F"/>
    <w:rsid w:val="00C86B26"/>
    <w:rsid w:val="00C9006C"/>
    <w:rsid w:val="00C9169A"/>
    <w:rsid w:val="00C93DE1"/>
    <w:rsid w:val="00C944FB"/>
    <w:rsid w:val="00C95599"/>
    <w:rsid w:val="00C97FCE"/>
    <w:rsid w:val="00CA251A"/>
    <w:rsid w:val="00CA34D8"/>
    <w:rsid w:val="00CA3755"/>
    <w:rsid w:val="00CA3D5A"/>
    <w:rsid w:val="00CA6765"/>
    <w:rsid w:val="00CA67C7"/>
    <w:rsid w:val="00CA6827"/>
    <w:rsid w:val="00CA7E26"/>
    <w:rsid w:val="00CB100A"/>
    <w:rsid w:val="00CB182B"/>
    <w:rsid w:val="00CB2AEE"/>
    <w:rsid w:val="00CB5104"/>
    <w:rsid w:val="00CB6E62"/>
    <w:rsid w:val="00CC2B3C"/>
    <w:rsid w:val="00CC59CA"/>
    <w:rsid w:val="00CC5A94"/>
    <w:rsid w:val="00CC5C94"/>
    <w:rsid w:val="00CD05D5"/>
    <w:rsid w:val="00CD0841"/>
    <w:rsid w:val="00CD105E"/>
    <w:rsid w:val="00CD1813"/>
    <w:rsid w:val="00CD1885"/>
    <w:rsid w:val="00CD5241"/>
    <w:rsid w:val="00CD56E1"/>
    <w:rsid w:val="00CD576D"/>
    <w:rsid w:val="00CE10BC"/>
    <w:rsid w:val="00CE468E"/>
    <w:rsid w:val="00CE47C6"/>
    <w:rsid w:val="00CE5E3E"/>
    <w:rsid w:val="00CE7912"/>
    <w:rsid w:val="00CE7BEB"/>
    <w:rsid w:val="00CE7E7D"/>
    <w:rsid w:val="00CF08B6"/>
    <w:rsid w:val="00CF14B2"/>
    <w:rsid w:val="00CF480E"/>
    <w:rsid w:val="00CF4C27"/>
    <w:rsid w:val="00CF5DF6"/>
    <w:rsid w:val="00CF6621"/>
    <w:rsid w:val="00CF77EF"/>
    <w:rsid w:val="00CF7953"/>
    <w:rsid w:val="00D0040B"/>
    <w:rsid w:val="00D0089D"/>
    <w:rsid w:val="00D00A3F"/>
    <w:rsid w:val="00D027A4"/>
    <w:rsid w:val="00D02CE3"/>
    <w:rsid w:val="00D02FC4"/>
    <w:rsid w:val="00D04DB3"/>
    <w:rsid w:val="00D04E6F"/>
    <w:rsid w:val="00D05C00"/>
    <w:rsid w:val="00D067F9"/>
    <w:rsid w:val="00D06CB7"/>
    <w:rsid w:val="00D10144"/>
    <w:rsid w:val="00D111C0"/>
    <w:rsid w:val="00D123BC"/>
    <w:rsid w:val="00D14868"/>
    <w:rsid w:val="00D15FBE"/>
    <w:rsid w:val="00D20C2F"/>
    <w:rsid w:val="00D22172"/>
    <w:rsid w:val="00D22A9C"/>
    <w:rsid w:val="00D242D4"/>
    <w:rsid w:val="00D247A4"/>
    <w:rsid w:val="00D248E6"/>
    <w:rsid w:val="00D25EF2"/>
    <w:rsid w:val="00D318C9"/>
    <w:rsid w:val="00D33A0B"/>
    <w:rsid w:val="00D342AD"/>
    <w:rsid w:val="00D34425"/>
    <w:rsid w:val="00D35B0D"/>
    <w:rsid w:val="00D42EB8"/>
    <w:rsid w:val="00D43317"/>
    <w:rsid w:val="00D4382A"/>
    <w:rsid w:val="00D45476"/>
    <w:rsid w:val="00D45966"/>
    <w:rsid w:val="00D461EA"/>
    <w:rsid w:val="00D46E44"/>
    <w:rsid w:val="00D53A54"/>
    <w:rsid w:val="00D54184"/>
    <w:rsid w:val="00D5471A"/>
    <w:rsid w:val="00D55138"/>
    <w:rsid w:val="00D55D34"/>
    <w:rsid w:val="00D5602B"/>
    <w:rsid w:val="00D56BE2"/>
    <w:rsid w:val="00D57967"/>
    <w:rsid w:val="00D61843"/>
    <w:rsid w:val="00D61C8E"/>
    <w:rsid w:val="00D62B01"/>
    <w:rsid w:val="00D64633"/>
    <w:rsid w:val="00D67E6F"/>
    <w:rsid w:val="00D70412"/>
    <w:rsid w:val="00D71708"/>
    <w:rsid w:val="00D753BF"/>
    <w:rsid w:val="00D75717"/>
    <w:rsid w:val="00D82235"/>
    <w:rsid w:val="00D825FE"/>
    <w:rsid w:val="00D85954"/>
    <w:rsid w:val="00D86B72"/>
    <w:rsid w:val="00D874B5"/>
    <w:rsid w:val="00D92DFC"/>
    <w:rsid w:val="00D93A49"/>
    <w:rsid w:val="00D93C26"/>
    <w:rsid w:val="00D955EF"/>
    <w:rsid w:val="00D9773D"/>
    <w:rsid w:val="00D97AED"/>
    <w:rsid w:val="00DA0125"/>
    <w:rsid w:val="00DA0E87"/>
    <w:rsid w:val="00DA124C"/>
    <w:rsid w:val="00DA361B"/>
    <w:rsid w:val="00DA4A8B"/>
    <w:rsid w:val="00DA5DCA"/>
    <w:rsid w:val="00DA5E2D"/>
    <w:rsid w:val="00DA6612"/>
    <w:rsid w:val="00DA6F92"/>
    <w:rsid w:val="00DB0A23"/>
    <w:rsid w:val="00DB0C82"/>
    <w:rsid w:val="00DB1558"/>
    <w:rsid w:val="00DB1CC3"/>
    <w:rsid w:val="00DB1D88"/>
    <w:rsid w:val="00DB2079"/>
    <w:rsid w:val="00DB3155"/>
    <w:rsid w:val="00DB4E3A"/>
    <w:rsid w:val="00DB5234"/>
    <w:rsid w:val="00DB6430"/>
    <w:rsid w:val="00DB70FE"/>
    <w:rsid w:val="00DC2E58"/>
    <w:rsid w:val="00DC3732"/>
    <w:rsid w:val="00DC3CF8"/>
    <w:rsid w:val="00DC3E2D"/>
    <w:rsid w:val="00DC3EC6"/>
    <w:rsid w:val="00DC43F8"/>
    <w:rsid w:val="00DC4895"/>
    <w:rsid w:val="00DC62E2"/>
    <w:rsid w:val="00DC7328"/>
    <w:rsid w:val="00DC7C60"/>
    <w:rsid w:val="00DC7FBC"/>
    <w:rsid w:val="00DD00A1"/>
    <w:rsid w:val="00DD0E3D"/>
    <w:rsid w:val="00DD1FF3"/>
    <w:rsid w:val="00DD2218"/>
    <w:rsid w:val="00DD3695"/>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05F3"/>
    <w:rsid w:val="00E11D90"/>
    <w:rsid w:val="00E12649"/>
    <w:rsid w:val="00E144A9"/>
    <w:rsid w:val="00E16129"/>
    <w:rsid w:val="00E16408"/>
    <w:rsid w:val="00E179C3"/>
    <w:rsid w:val="00E22047"/>
    <w:rsid w:val="00E221CE"/>
    <w:rsid w:val="00E22B11"/>
    <w:rsid w:val="00E22EFE"/>
    <w:rsid w:val="00E237E0"/>
    <w:rsid w:val="00E251B7"/>
    <w:rsid w:val="00E255AF"/>
    <w:rsid w:val="00E268FB"/>
    <w:rsid w:val="00E26D8A"/>
    <w:rsid w:val="00E305AD"/>
    <w:rsid w:val="00E374F5"/>
    <w:rsid w:val="00E41AB0"/>
    <w:rsid w:val="00E41D8B"/>
    <w:rsid w:val="00E43081"/>
    <w:rsid w:val="00E463BC"/>
    <w:rsid w:val="00E50CAC"/>
    <w:rsid w:val="00E52864"/>
    <w:rsid w:val="00E55DF7"/>
    <w:rsid w:val="00E56CEB"/>
    <w:rsid w:val="00E56E60"/>
    <w:rsid w:val="00E6155E"/>
    <w:rsid w:val="00E644EB"/>
    <w:rsid w:val="00E64D74"/>
    <w:rsid w:val="00E726E5"/>
    <w:rsid w:val="00E72B05"/>
    <w:rsid w:val="00E74715"/>
    <w:rsid w:val="00E765A2"/>
    <w:rsid w:val="00E7671B"/>
    <w:rsid w:val="00E80299"/>
    <w:rsid w:val="00E804D0"/>
    <w:rsid w:val="00E82BE5"/>
    <w:rsid w:val="00E83D67"/>
    <w:rsid w:val="00E83F54"/>
    <w:rsid w:val="00E9006C"/>
    <w:rsid w:val="00E91434"/>
    <w:rsid w:val="00E92313"/>
    <w:rsid w:val="00E9329A"/>
    <w:rsid w:val="00E96383"/>
    <w:rsid w:val="00E96661"/>
    <w:rsid w:val="00E96C39"/>
    <w:rsid w:val="00E96DD2"/>
    <w:rsid w:val="00E97DAB"/>
    <w:rsid w:val="00E97DAC"/>
    <w:rsid w:val="00EA13BE"/>
    <w:rsid w:val="00EA68E1"/>
    <w:rsid w:val="00EA78D9"/>
    <w:rsid w:val="00EB0949"/>
    <w:rsid w:val="00EB16FE"/>
    <w:rsid w:val="00EB6061"/>
    <w:rsid w:val="00EC3DD2"/>
    <w:rsid w:val="00EC4F3C"/>
    <w:rsid w:val="00EC6241"/>
    <w:rsid w:val="00EC6A78"/>
    <w:rsid w:val="00EC6E04"/>
    <w:rsid w:val="00EC7C76"/>
    <w:rsid w:val="00EC7E2E"/>
    <w:rsid w:val="00ED0816"/>
    <w:rsid w:val="00ED31AC"/>
    <w:rsid w:val="00ED37B4"/>
    <w:rsid w:val="00ED563D"/>
    <w:rsid w:val="00ED63F5"/>
    <w:rsid w:val="00ED65B8"/>
    <w:rsid w:val="00EE0BFC"/>
    <w:rsid w:val="00EE3362"/>
    <w:rsid w:val="00EE3736"/>
    <w:rsid w:val="00EE588F"/>
    <w:rsid w:val="00EE701B"/>
    <w:rsid w:val="00EE75A1"/>
    <w:rsid w:val="00EE7F05"/>
    <w:rsid w:val="00EF07A1"/>
    <w:rsid w:val="00EF0A2C"/>
    <w:rsid w:val="00EF267A"/>
    <w:rsid w:val="00EF31D7"/>
    <w:rsid w:val="00EF4C76"/>
    <w:rsid w:val="00EF5857"/>
    <w:rsid w:val="00EF601C"/>
    <w:rsid w:val="00EF6EA2"/>
    <w:rsid w:val="00EF73EE"/>
    <w:rsid w:val="00F009BD"/>
    <w:rsid w:val="00F00B62"/>
    <w:rsid w:val="00F00C65"/>
    <w:rsid w:val="00F00E3A"/>
    <w:rsid w:val="00F01776"/>
    <w:rsid w:val="00F01AB3"/>
    <w:rsid w:val="00F02E2D"/>
    <w:rsid w:val="00F0340E"/>
    <w:rsid w:val="00F063B4"/>
    <w:rsid w:val="00F10888"/>
    <w:rsid w:val="00F10FA3"/>
    <w:rsid w:val="00F11A2A"/>
    <w:rsid w:val="00F12354"/>
    <w:rsid w:val="00F13A2B"/>
    <w:rsid w:val="00F1767F"/>
    <w:rsid w:val="00F17A5F"/>
    <w:rsid w:val="00F3212D"/>
    <w:rsid w:val="00F326C5"/>
    <w:rsid w:val="00F328D4"/>
    <w:rsid w:val="00F3534C"/>
    <w:rsid w:val="00F36997"/>
    <w:rsid w:val="00F37E55"/>
    <w:rsid w:val="00F405AC"/>
    <w:rsid w:val="00F4361C"/>
    <w:rsid w:val="00F44E08"/>
    <w:rsid w:val="00F4516E"/>
    <w:rsid w:val="00F4715C"/>
    <w:rsid w:val="00F4767C"/>
    <w:rsid w:val="00F51139"/>
    <w:rsid w:val="00F54D4D"/>
    <w:rsid w:val="00F55B35"/>
    <w:rsid w:val="00F55C04"/>
    <w:rsid w:val="00F62454"/>
    <w:rsid w:val="00F651F6"/>
    <w:rsid w:val="00F65F03"/>
    <w:rsid w:val="00F66E9F"/>
    <w:rsid w:val="00F67237"/>
    <w:rsid w:val="00F757C5"/>
    <w:rsid w:val="00F778FB"/>
    <w:rsid w:val="00F81578"/>
    <w:rsid w:val="00F819A5"/>
    <w:rsid w:val="00F8213A"/>
    <w:rsid w:val="00F84A47"/>
    <w:rsid w:val="00F85F12"/>
    <w:rsid w:val="00F8664C"/>
    <w:rsid w:val="00F90BAC"/>
    <w:rsid w:val="00F9103F"/>
    <w:rsid w:val="00F938EF"/>
    <w:rsid w:val="00F967D3"/>
    <w:rsid w:val="00FA1036"/>
    <w:rsid w:val="00FA1AEB"/>
    <w:rsid w:val="00FA2231"/>
    <w:rsid w:val="00FA26A7"/>
    <w:rsid w:val="00FA62AD"/>
    <w:rsid w:val="00FA768B"/>
    <w:rsid w:val="00FA7824"/>
    <w:rsid w:val="00FB2D46"/>
    <w:rsid w:val="00FB56B2"/>
    <w:rsid w:val="00FC18E6"/>
    <w:rsid w:val="00FC20F5"/>
    <w:rsid w:val="00FC2D3F"/>
    <w:rsid w:val="00FC3076"/>
    <w:rsid w:val="00FD1541"/>
    <w:rsid w:val="00FD3278"/>
    <w:rsid w:val="00FD32E4"/>
    <w:rsid w:val="00FD54A9"/>
    <w:rsid w:val="00FD5AC1"/>
    <w:rsid w:val="00FD5CE2"/>
    <w:rsid w:val="00FD69B1"/>
    <w:rsid w:val="00FD6AC7"/>
    <w:rsid w:val="00FD77D5"/>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 w:type="paragraph" w:styleId="Revision">
    <w:name w:val="Revision"/>
    <w:hidden/>
    <w:uiPriority w:val="99"/>
    <w:semiHidden/>
    <w:rsid w:val="00CD1885"/>
    <w:pPr>
      <w:spacing w:after="0" w:line="240" w:lineRule="auto"/>
    </w:pPr>
    <w:rPr>
      <w:rFonts w:ascii="Times New Roman" w:hAnsi="Times New Roman"/>
      <w:sz w:val="24"/>
    </w:rPr>
  </w:style>
  <w:style w:type="character" w:styleId="LineNumber">
    <w:name w:val="line number"/>
    <w:basedOn w:val="DefaultParagraphFont"/>
    <w:uiPriority w:val="99"/>
    <w:semiHidden/>
    <w:unhideWhenUsed/>
    <w:rsid w:val="00925EC6"/>
  </w:style>
  <w:style w:type="paragraph" w:styleId="EndnoteText">
    <w:name w:val="endnote text"/>
    <w:basedOn w:val="Normal"/>
    <w:link w:val="EndnoteTextChar"/>
    <w:uiPriority w:val="99"/>
    <w:semiHidden/>
    <w:unhideWhenUsed/>
    <w:rsid w:val="003035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35B0"/>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0.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bit.ly/3Vl0SRp"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A6D1F-9F5D-42B1-99BA-41B766B35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43</Pages>
  <Words>46741</Words>
  <Characters>266425</Characters>
  <Application>Microsoft Office Word</Application>
  <DocSecurity>0</DocSecurity>
  <Lines>2220</Lines>
  <Paragraphs>625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10</cp:revision>
  <cp:lastPrinted>2024-08-23T06:40:00Z</cp:lastPrinted>
  <dcterms:created xsi:type="dcterms:W3CDTF">2024-08-26T04:45:00Z</dcterms:created>
  <dcterms:modified xsi:type="dcterms:W3CDTF">2024-08-26T05:49:00Z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