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453CA192"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costly as well as </w:t>
      </w:r>
      <w:r w:rsidR="000F56A9" w:rsidRPr="001F0CFC">
        <w:t>resource-</w:t>
      </w:r>
      <w:r w:rsidR="00890ED0">
        <w:t>intensive procedure th</w:t>
      </w:r>
      <w:r w:rsidR="00625587">
        <w:t>at</w:t>
      </w:r>
      <w:r w:rsidR="007948B5">
        <w:t xml:space="preserve"> </w:t>
      </w:r>
      <w:r w:rsidR="00747CF2">
        <w:t xml:space="preserve">decelerates </w:t>
      </w:r>
      <w:r w:rsidR="007948B5">
        <w:t>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303077">
        <w:t>, we evaluate</w:t>
      </w:r>
      <w:r w:rsidR="002D264A">
        <w:t>d</w:t>
      </w:r>
      <w:r w:rsidR="00285183">
        <w:t xml:space="preserve"> the use of </w:t>
      </w:r>
      <w:proofErr w:type="spellStart"/>
      <w:r w:rsidR="00285183">
        <w:t>OpenAI’s</w:t>
      </w:r>
      <w:proofErr w:type="spellEnd"/>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alternative</w:t>
      </w:r>
      <w:r w:rsidR="00303077">
        <w:t xml:space="preserve"> second screener</w:t>
      </w:r>
      <w:r w:rsidR="00FA1AEB">
        <w:t>s</w:t>
      </w:r>
      <w:r w:rsidR="00303077">
        <w:t xml:space="preserve"> of titles and abstracts</w:t>
      </w:r>
      <w:r w:rsidR="00950F4A">
        <w:t>.</w:t>
      </w:r>
      <w:r w:rsidR="00FA1AEB">
        <w:t xml:space="preserve"> For this purpose, </w:t>
      </w:r>
      <w:r w:rsidR="000C1DB9">
        <w:t xml:space="preserve">we developed a new benchmark scheme for interpreting the performances of automated screening tools and </w:t>
      </w:r>
      <w:r w:rsidR="00E52864">
        <w:t>conducted three large-scale classification experiments on three systematic review</w:t>
      </w:r>
      <w:r w:rsidR="00F10FA3">
        <w:t>s</w:t>
      </w:r>
      <w:r w:rsidR="00E52864">
        <w:t xml:space="preserve"> </w:t>
      </w:r>
      <w:r w:rsidR="00F10FA3">
        <w:t>containing</w:t>
      </w:r>
      <w:r w:rsidR="00E52864">
        <w:t xml:space="preserve"> three different levels of complexity. Across all experiments, we show that the GPT API models can perform on par or even better than common human screening performance in terms of detecting relevant studies. </w:t>
      </w:r>
      <w:r w:rsidR="00F10FA3">
        <w:t>Hereto, we introduce the use</w:t>
      </w:r>
      <w:r w:rsidR="00E52864">
        <w:t xml:space="preserve"> of multi-prompt screening, that is making one </w:t>
      </w:r>
      <w:r w:rsidR="00F10FA3">
        <w:t xml:space="preserve">concise </w:t>
      </w:r>
      <w:r w:rsidR="00E52864">
        <w:t xml:space="preserve">prompt per review’s inclusion/exclusion criteria, and show that this is a pivotal technique to make the use of GPT screening work in 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del w:id="0" w:author="Frederikke Lykke Witthöft Schytt" w:date="2024-06-24T18:43:00Z">
        <w:r w:rsidR="00DE62DD" w:rsidDel="00747CF2">
          <w:delText xml:space="preserve">(and not) </w:delText>
        </w:r>
      </w:del>
      <w:r w:rsidR="00950F4A">
        <w:t>reviewers can</w:t>
      </w:r>
      <w:r w:rsidR="00747CF2">
        <w:t xml:space="preserve"> or cannot</w:t>
      </w:r>
      <w:r w:rsidR="00950F4A" w:rsidRPr="001F0CFC">
        <w:t xml:space="preserve"> </w:t>
      </w:r>
      <w:r w:rsidR="00950F4A">
        <w:t>use GPT</w:t>
      </w:r>
      <w:r w:rsidR="00F13A2B">
        <w:t xml:space="preserve"> API</w:t>
      </w:r>
      <w:r w:rsidR="00950F4A">
        <w:t xml:space="preserve"> models for title and abstract screening</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394BA7">
        <w:t xml:space="preserve">state-of-the-art </w:t>
      </w:r>
      <w:r w:rsidR="00F10FA3">
        <w:t xml:space="preserve">systematic </w:t>
      </w:r>
      <w:r w:rsidR="00DE62DD">
        <w:t>reviews</w:t>
      </w:r>
      <w:r w:rsidR="00AC1C19">
        <w:t xml:space="preserve">. </w:t>
      </w:r>
      <w:r w:rsidR="00DE62DD">
        <w:t xml:space="preserve">To standardize </w:t>
      </w:r>
      <w:r w:rsidR="00F10FA3">
        <w:t xml:space="preserve">and scale </w:t>
      </w:r>
      <w:r w:rsidR="00DE62DD">
        <w:t>th</w:t>
      </w:r>
      <w:r w:rsidR="00F10FA3">
        <w:t>is</w:t>
      </w:r>
      <w:r w:rsidR="00DE62DD">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proofErr w:type="spellStart"/>
      <w:r w:rsidR="007340E8">
        <w:rPr>
          <w:i/>
          <w:lang w:val="en-US"/>
        </w:rPr>
        <w:t>OpenAI’s</w:t>
      </w:r>
      <w:proofErr w:type="spellEnd"/>
      <w:r w:rsidR="007340E8">
        <w:rPr>
          <w:i/>
          <w:lang w:val="en-US"/>
        </w:rPr>
        <w:t xml:space="preserve"> </w:t>
      </w:r>
      <w:r w:rsidR="000D620B">
        <w:rPr>
          <w:i/>
          <w:lang w:val="en-US"/>
        </w:rPr>
        <w:t>GPT</w:t>
      </w:r>
      <w:r w:rsidR="007340E8">
        <w:rPr>
          <w:i/>
          <w:lang w:val="en-US"/>
        </w:rPr>
        <w:t xml:space="preserve"> API models</w:t>
      </w:r>
      <w:r>
        <w:rPr>
          <w:i/>
          <w:lang w:val="en-US"/>
        </w:rPr>
        <w:t xml:space="preserve">, systematic </w:t>
      </w:r>
      <w:proofErr w:type="gramStart"/>
      <w:r>
        <w:rPr>
          <w:i/>
          <w:lang w:val="en-US"/>
        </w:rPr>
        <w:t>review,</w:t>
      </w:r>
      <w:r w:rsidR="007340E8">
        <w:rPr>
          <w:i/>
          <w:lang w:val="en-US"/>
        </w:rPr>
        <w:t xml:space="preserve"> </w:t>
      </w:r>
      <w:r>
        <w:rPr>
          <w:i/>
          <w:lang w:val="en-US"/>
        </w:rPr>
        <w:t xml:space="preserve"> screening</w:t>
      </w:r>
      <w:proofErr w:type="gramEnd"/>
      <w:r>
        <w:rPr>
          <w:i/>
          <w:lang w:val="en-US"/>
        </w:rPr>
        <w:t xml:space="preserve">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r w:rsidR="00C1394D">
        <w:fldChar w:fldCharType="begin"/>
      </w:r>
      <w:r w:rsidR="00C1394D" w:rsidRPr="00C1394D">
        <w:rPr>
          <w:lang w:val="en-US"/>
          <w:rPrChange w:id="1" w:author="Frederikke Lykke Witthöft Schytt" w:date="2024-06-28T23:53:00Z">
            <w:rPr/>
          </w:rPrChange>
        </w:rPr>
        <w:instrText xml:space="preserve"> HYPERLINK "https://onlinelibrary.wiley.com/page/journal/17592887/homepage/forauthors.html" </w:instrText>
      </w:r>
      <w:r w:rsidR="00C1394D">
        <w:fldChar w:fldCharType="separate"/>
      </w:r>
      <w:r w:rsidRPr="00F0275A">
        <w:rPr>
          <w:rStyle w:val="Hyperlink"/>
          <w:lang w:val="en-US"/>
        </w:rPr>
        <w:t>https://onlinelibrary.wiley.com/page/journal/17592887/homepage/forauthors.html</w:t>
      </w:r>
      <w:r w:rsidR="00C1394D">
        <w:rPr>
          <w:rStyle w:val="Hyperlink"/>
          <w:lang w:val="en-US"/>
        </w:rPr>
        <w:fldChar w:fldCharType="end"/>
      </w:r>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proofErr w:type="spellStart"/>
      <w:r w:rsidRPr="0011702D">
        <w:rPr>
          <w:rFonts w:cs="Times New Roman"/>
          <w:szCs w:val="24"/>
          <w:lang w:val="en-US"/>
        </w:rPr>
        <w:t>OpenAI’s</w:t>
      </w:r>
      <w:proofErr w:type="spellEnd"/>
      <w:r w:rsidRPr="0011702D">
        <w:rPr>
          <w:rFonts w:cs="Times New Roman"/>
          <w:szCs w:val="24"/>
          <w:lang w:val="en-US"/>
        </w:rPr>
        <w:t xml:space="preserve">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6F80D7BC"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7F6B6A34"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proofErr w:type="spellStart"/>
      <w:r w:rsidRPr="005112A8">
        <w:rPr>
          <w:rFonts w:cs="Times New Roman"/>
          <w:b/>
          <w:bCs/>
          <w:szCs w:val="24"/>
        </w:rPr>
        <w:t>What</w:t>
      </w:r>
      <w:proofErr w:type="spellEnd"/>
      <w:r w:rsidRPr="005112A8">
        <w:rPr>
          <w:rFonts w:cs="Times New Roman"/>
          <w:b/>
          <w:bCs/>
          <w:szCs w:val="24"/>
        </w:rPr>
        <w:t xml:space="preserve"> is new</w:t>
      </w:r>
    </w:p>
    <w:p w14:paraId="632DD549" w14:textId="297F16EB"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w:t>
      </w:r>
      <w:proofErr w:type="spellStart"/>
      <w:r w:rsidR="001D4611" w:rsidRPr="0011702D">
        <w:rPr>
          <w:rFonts w:cs="Times New Roman"/>
          <w:szCs w:val="24"/>
          <w:lang w:val="en-US"/>
        </w:rPr>
        <w:t>OpenAI’s</w:t>
      </w:r>
      <w:proofErr w:type="spellEnd"/>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0B9EEEC5" w14:textId="667F2EF2"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very complex </w:t>
      </w:r>
      <w:r w:rsidR="00D56BE2">
        <w:rPr>
          <w:rFonts w:cs="Times New Roman"/>
          <w:szCs w:val="24"/>
          <w:lang w:val="en-US"/>
        </w:rPr>
        <w:t>review settings</w:t>
      </w:r>
      <w:r>
        <w:rPr>
          <w:rFonts w:cs="Times New Roman"/>
          <w:szCs w:val="24"/>
          <w:lang w:val="en-US"/>
        </w:rPr>
        <w:t xml:space="preserve">. </w:t>
      </w:r>
    </w:p>
    <w:p w14:paraId="762A872D" w14:textId="0291E247" w:rsidR="00E52864" w:rsidRDefault="00E52864" w:rsidP="00E52864">
      <w:pPr>
        <w:pStyle w:val="NormalWeb"/>
        <w:numPr>
          <w:ilvl w:val="0"/>
          <w:numId w:val="2"/>
        </w:numPr>
        <w:spacing w:line="360" w:lineRule="auto"/>
      </w:pPr>
      <w:r>
        <w:t xml:space="preserve">We develop a new benchmark scheme based on typical human screening performances from high-standard systematic reviews partially to make judgments about acceptable (and unacceptable) screening performances in high-standard reviews and partially to make reliable comparisons between the screening performance of humans and automated screening tools in general. </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proofErr w:type="spellStart"/>
      <w:r w:rsidR="001D4611" w:rsidRPr="0011702D">
        <w:rPr>
          <w:rFonts w:cs="Times New Roman"/>
          <w:szCs w:val="24"/>
          <w:lang w:val="en-US"/>
        </w:rPr>
        <w:t>OpenAI’s</w:t>
      </w:r>
      <w:proofErr w:type="spellEnd"/>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6C4006D3"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208EE1A5"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p>
    <w:p w14:paraId="665B8B18" w14:textId="0B08B0CD"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5455F08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E17CFA">
        <w:rPr>
          <w:rFonts w:cs="Times New Roman"/>
          <w:szCs w:val="24"/>
          <w:lang w:val="en-US"/>
        </w:rPr>
        <w:t>Large Language Models</w:t>
      </w:r>
      <w:r w:rsidR="00273914">
        <w:rPr>
          <w:rFonts w:cs="Times New Roman"/>
          <w:szCs w:val="24"/>
          <w:lang w:val="en-US"/>
        </w:rPr>
        <w:t xml:space="preserve"> (LLM</w:t>
      </w:r>
      <w:r w:rsidR="00273914" w:rsidRPr="0011702D">
        <w:rPr>
          <w:rFonts w:cs="Times New Roman"/>
          <w:szCs w:val="24"/>
          <w:lang w:val="en-US"/>
        </w:rPr>
        <w:t>s</w:t>
      </w:r>
      <w:r w:rsidR="00273914">
        <w:rPr>
          <w:rFonts w:cs="Times New Roman"/>
          <w:szCs w:val="24"/>
          <w:lang w:val="en-US"/>
        </w:rPr>
        <w:t>)</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22B58CA9"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E17CFA">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5001A6">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751CD5" w:rsidRPr="00751CD5">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 xml:space="preserve">human screening of titles </w:t>
      </w:r>
      <w:r w:rsidR="00663E77">
        <w:rPr>
          <w:lang w:val="en-US"/>
        </w:rPr>
        <w:lastRenderedPageBreak/>
        <w:t>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4CD1A09"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w:t>
      </w:r>
      <w:del w:id="2" w:author="Frederikke Lykke Witthöft Schytt" w:date="2024-06-24T18:54:00Z">
        <w:r w:rsidR="006C7126" w:rsidRPr="0011702D" w:rsidDel="00E17CFA">
          <w:rPr>
            <w:rStyle w:val="translation"/>
            <w:lang w:val="en-US"/>
          </w:rPr>
          <w:delText xml:space="preserve"> </w:delText>
        </w:r>
        <w:r w:rsidR="006C7126" w:rsidRPr="00E17CFA" w:rsidDel="00E17CFA">
          <w:rPr>
            <w:rStyle w:val="translation"/>
            <w:highlight w:val="yellow"/>
            <w:lang w:val="en-US"/>
            <w:rPrChange w:id="3" w:author="Frederikke Lykke Witthöft Schytt" w:date="2024-06-24T18:53:00Z">
              <w:rPr>
                <w:rStyle w:val="translation"/>
                <w:lang w:val="en-US"/>
              </w:rPr>
            </w:rPrChange>
          </w:rPr>
          <w:delText>living</w:delText>
        </w:r>
      </w:del>
      <w:r w:rsidR="00E17CFA">
        <w:rPr>
          <w:rStyle w:val="translation"/>
          <w:lang w:val="en-US"/>
        </w:rPr>
        <w:t xml:space="preserve"> the execution of</w:t>
      </w:r>
      <w:r w:rsidR="006C7126" w:rsidRPr="0011702D">
        <w:rPr>
          <w:rStyle w:val="translation"/>
          <w:lang w:val="en-US"/>
        </w:rPr>
        <w:t xml:space="preserve">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w:t>
      </w:r>
      <w:proofErr w:type="spellStart"/>
      <w:r w:rsidR="00200F7D">
        <w:rPr>
          <w:rFonts w:cs="Times New Roman"/>
          <w:szCs w:val="24"/>
          <w:lang w:val="en-US"/>
        </w:rPr>
        <w:t>bias’</w:t>
      </w:r>
      <w:proofErr w:type="spellEnd"/>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4B3E1B46"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w:t>
      </w:r>
      <w:del w:id="4" w:author="Frederikke Lykke Witthöft Schytt" w:date="2024-06-24T18:59:00Z">
        <w:r w:rsidR="00806F5B" w:rsidDel="001F1F60">
          <w:rPr>
            <w:rFonts w:cs="Times New Roman"/>
            <w:szCs w:val="24"/>
            <w:lang w:val="en-US"/>
          </w:rPr>
          <w:delText xml:space="preserve">regarded as </w:delText>
        </w:r>
        <w:r w:rsidR="007B4CDF" w:rsidDel="001F1F60">
          <w:rPr>
            <w:rFonts w:cs="Times New Roman"/>
            <w:szCs w:val="24"/>
            <w:lang w:val="en-US"/>
          </w:rPr>
          <w:delText>all-important</w:delText>
        </w:r>
      </w:del>
      <w:ins w:id="5" w:author="Frederikke Lykke Witthöft Schytt" w:date="2024-06-24T18:59:00Z">
        <w:r w:rsidR="001F1F60">
          <w:rPr>
            <w:rFonts w:cs="Times New Roman"/>
            <w:szCs w:val="24"/>
            <w:lang w:val="en-US"/>
          </w:rPr>
          <w:t>crucial</w:t>
        </w:r>
      </w:ins>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CF0079"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CF0079"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CF0079"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7E9F3041"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w:t>
      </w:r>
      <w:proofErr w:type="spellStart"/>
      <w:r>
        <w:rPr>
          <w:rFonts w:cs="Times New Roman"/>
          <w:szCs w:val="24"/>
          <w:lang w:val="en-US"/>
        </w:rPr>
        <w:t>OpenAI</w:t>
      </w:r>
      <w:proofErr w:type="spellEnd"/>
      <w:r w:rsidRPr="00571874">
        <w:rPr>
          <w:rFonts w:cs="Times New Roman"/>
          <w:szCs w:val="24"/>
          <w:lang w:val="en-US"/>
        </w:rPr>
        <w:t xml:space="preserve">. The first evaluations of using </w:t>
      </w:r>
      <w:proofErr w:type="spellStart"/>
      <w:r w:rsidR="007B4CDF" w:rsidRPr="00273914">
        <w:rPr>
          <w:rFonts w:cs="Times New Roman"/>
          <w:szCs w:val="24"/>
          <w:lang w:val="en-US"/>
        </w:rPr>
        <w:t>OpenAI’s</w:t>
      </w:r>
      <w:proofErr w:type="spellEnd"/>
      <w:r w:rsidR="007B4CDF" w:rsidRPr="00273914">
        <w:rPr>
          <w:rFonts w:cs="Times New Roman"/>
          <w:szCs w:val="24"/>
          <w:lang w:val="en-US"/>
        </w:rPr>
        <w:t xml:space="preserve"> </w:t>
      </w:r>
      <w:r w:rsidRPr="00273914">
        <w:rPr>
          <w:rFonts w:cs="Times New Roman"/>
          <w:szCs w:val="24"/>
          <w:lang w:val="en-US"/>
        </w:rPr>
        <w:t>GPT</w:t>
      </w:r>
      <w:r w:rsidR="00CD105E" w:rsidRPr="00273914">
        <w:rPr>
          <w:rFonts w:cs="Times New Roman"/>
          <w:szCs w:val="24"/>
          <w:lang w:val="en-US"/>
        </w:rPr>
        <w:t xml:space="preserve"> API (application programming interface) models</w:t>
      </w:r>
      <w:ins w:id="6" w:author="Frederikke Lykke Witthöft Schytt" w:date="2024-06-29T02:18:00Z">
        <w:r w:rsidR="00273914" w:rsidRPr="00273914">
          <w:rPr>
            <w:rFonts w:cs="Times New Roman"/>
            <w:szCs w:val="24"/>
            <w:lang w:val="en-US"/>
            <w:rPrChange w:id="7" w:author="Frederikke Lykke Witthöft Schytt" w:date="2024-06-29T02:19:00Z">
              <w:rPr>
                <w:rFonts w:cs="Times New Roman"/>
                <w:szCs w:val="24"/>
                <w:highlight w:val="yellow"/>
                <w:lang w:val="en-US"/>
              </w:rPr>
            </w:rPrChange>
          </w:rPr>
          <w:t>,</w:t>
        </w:r>
      </w:ins>
      <w:del w:id="8" w:author="Frederikke Lykke Witthöft Schytt" w:date="2024-06-29T02:18:00Z">
        <w:r w:rsidRPr="00571874" w:rsidDel="00273914">
          <w:rPr>
            <w:rFonts w:cs="Times New Roman"/>
            <w:szCs w:val="24"/>
            <w:lang w:val="en-US"/>
          </w:rPr>
          <w:delText xml:space="preserve"> for</w:delText>
        </w:r>
      </w:del>
      <w:r w:rsidRPr="00273914">
        <w:rPr>
          <w:rFonts w:cs="Times New Roman"/>
          <w:szCs w:val="24"/>
          <w:lang w:val="en-US"/>
        </w:rPr>
        <w:t xml:space="preserve"> screening </w:t>
      </w:r>
      <w:del w:id="9" w:author="Frederikke Lykke Witthöft Schytt" w:date="2024-06-29T02:18:00Z">
        <w:r w:rsidRPr="00273914" w:rsidDel="00273914">
          <w:rPr>
            <w:rFonts w:cs="Times New Roman"/>
            <w:szCs w:val="24"/>
            <w:lang w:val="en-US"/>
          </w:rPr>
          <w:delText xml:space="preserve">of </w:delText>
        </w:r>
      </w:del>
      <w:r w:rsidRPr="00273914">
        <w:rPr>
          <w:rFonts w:cs="Times New Roman"/>
          <w:szCs w:val="24"/>
          <w:lang w:val="en-US"/>
        </w:rPr>
        <w:t>medical</w:t>
      </w:r>
      <w:r w:rsidR="008A385E" w:rsidRPr="00273914">
        <w:rPr>
          <w:rFonts w:ascii="URWPalladioL-Roma" w:hAnsi="URWPalladioL-Roma" w:cs="URWPalladioL-Roma"/>
          <w:sz w:val="16"/>
          <w:szCs w:val="16"/>
          <w:lang w:val="en-US"/>
        </w:rPr>
        <w:t xml:space="preserve"> </w:t>
      </w:r>
      <w:r w:rsidR="00A907B9" w:rsidRPr="00273914">
        <w:rPr>
          <w:rFonts w:cs="Times New Roman"/>
          <w:szCs w:val="16"/>
          <w:lang w:val="en-US"/>
        </w:rPr>
        <w:t xml:space="preserve">and software engineering </w:t>
      </w:r>
      <w:r w:rsidRPr="00273914">
        <w:rPr>
          <w:rFonts w:cs="Times New Roman"/>
          <w:szCs w:val="24"/>
          <w:lang w:val="en-US"/>
        </w:rPr>
        <w:t>titles and ab</w:t>
      </w:r>
      <w:r w:rsidRPr="00273914">
        <w:rPr>
          <w:rFonts w:cs="Times New Roman"/>
          <w:szCs w:val="24"/>
          <w:lang w:val="en-US"/>
        </w:rPr>
        <w:lastRenderedPageBreak/>
        <w:t>stracts</w:t>
      </w:r>
      <w:ins w:id="10" w:author="Frederikke Lykke Witthöft Schytt" w:date="2024-06-29T02:19:00Z">
        <w:r w:rsidR="00273914" w:rsidRPr="00273914">
          <w:rPr>
            <w:rFonts w:cs="Times New Roman"/>
            <w:szCs w:val="24"/>
            <w:lang w:val="en-US"/>
            <w:rPrChange w:id="11" w:author="Frederikke Lykke Witthöft Schytt" w:date="2024-06-29T02:19:00Z">
              <w:rPr>
                <w:rFonts w:cs="Times New Roman"/>
                <w:szCs w:val="24"/>
                <w:highlight w:val="yellow"/>
                <w:lang w:val="en-US"/>
              </w:rPr>
            </w:rPrChange>
          </w:rPr>
          <w:t>,</w:t>
        </w:r>
      </w:ins>
      <w:r w:rsidRPr="00571874">
        <w:rPr>
          <w:rFonts w:cs="Times New Roman"/>
          <w:szCs w:val="24"/>
          <w:lang w:val="en-US"/>
        </w:rPr>
        <w:t xml:space="preserve"> have generally yielded promising results </w:t>
      </w:r>
      <w:r w:rsidR="00CD105E" w:rsidRPr="00273914">
        <w:rPr>
          <w:rFonts w:cs="Times New Roman"/>
          <w:szCs w:val="24"/>
          <w:lang w:val="en-US"/>
        </w:rPr>
        <w:t xml:space="preserve">with recall and specificity measures </w:t>
      </w:r>
      <w:r w:rsidR="00C26460" w:rsidRPr="00273914">
        <w:rPr>
          <w:rFonts w:cs="Times New Roman"/>
          <w:szCs w:val="24"/>
          <w:lang w:val="en-US"/>
        </w:rPr>
        <w:t xml:space="preserve">in most instances </w:t>
      </w:r>
      <w:r w:rsidR="00CD105E" w:rsidRPr="00273914">
        <w:rPr>
          <w:rFonts w:cs="Times New Roman"/>
          <w:szCs w:val="24"/>
          <w:lang w:val="en-US"/>
        </w:rPr>
        <w:t>on par with human performance</w:t>
      </w:r>
      <w:r w:rsidR="007B03A8" w:rsidRPr="00273914">
        <w:rPr>
          <w:rFonts w:cs="Times New Roman"/>
          <w:szCs w:val="24"/>
          <w:lang w:val="en-US"/>
        </w:rPr>
        <w:t xml:space="preserve"> </w:t>
      </w:r>
      <w:r w:rsidR="00C26460" w:rsidRPr="00273914">
        <w:rPr>
          <w:rFonts w:cs="Times New Roman"/>
          <w:szCs w:val="24"/>
          <w:lang w:val="en-US"/>
        </w:rPr>
        <w:t xml:space="preserve">but always on par </w:t>
      </w:r>
      <w:r w:rsidR="000B4CB0" w:rsidRPr="00273914">
        <w:rPr>
          <w:rFonts w:cs="Times New Roman"/>
          <w:szCs w:val="24"/>
          <w:lang w:val="en-US"/>
        </w:rPr>
        <w:t xml:space="preserve">with </w:t>
      </w:r>
      <w:r w:rsidR="00C26460" w:rsidRPr="00273914">
        <w:rPr>
          <w:rFonts w:cs="Times New Roman"/>
          <w:szCs w:val="24"/>
          <w:lang w:val="en-US"/>
        </w:rPr>
        <w:t xml:space="preserve">or </w:t>
      </w:r>
      <w:r w:rsidR="007B03A8" w:rsidRPr="00273914">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4B83B0D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w:t>
      </w:r>
      <w:proofErr w:type="spellStart"/>
      <w:r w:rsidR="00AC7465">
        <w:rPr>
          <w:rStyle w:val="translation"/>
          <w:lang w:val="en-US"/>
        </w:rPr>
        <w:t>OpenAI</w:t>
      </w:r>
      <w:ins w:id="12" w:author="Frederikke Lykke Witthöft Schytt" w:date="2024-06-24T19:01:00Z">
        <w:r w:rsidR="001F1F60">
          <w:rPr>
            <w:rStyle w:val="translation"/>
            <w:lang w:val="en-US"/>
          </w:rPr>
          <w:t>’</w:t>
        </w:r>
      </w:ins>
      <w:r w:rsidR="00AC7465">
        <w:rPr>
          <w:rStyle w:val="translation"/>
          <w:lang w:val="en-US"/>
        </w:rPr>
        <w:t>s</w:t>
      </w:r>
      <w:proofErr w:type="spellEnd"/>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w:t>
      </w:r>
      <w:r w:rsidR="000B4CB0" w:rsidRPr="00571874">
        <w:rPr>
          <w:rStyle w:val="translation"/>
          <w:lang w:val="en-US"/>
        </w:rPr>
        <w:t>Most</w:t>
      </w:r>
      <w:r w:rsidR="00C26460" w:rsidRPr="00273914">
        <w:rPr>
          <w:rStyle w:val="translation"/>
          <w:lang w:val="en-US"/>
        </w:rPr>
        <w:t xml:space="preserve"> pressing</w:t>
      </w:r>
      <w:ins w:id="13" w:author="Frederikke Lykke Witthöft Schytt" w:date="2024-06-29T02:16:00Z">
        <w:r w:rsidR="00273914" w:rsidRPr="00273914">
          <w:rPr>
            <w:rStyle w:val="translation"/>
            <w:lang w:val="en-US"/>
            <w:rPrChange w:id="14" w:author="Frederikke Lykke Witthöft Schytt" w:date="2024-06-29T02:17:00Z">
              <w:rPr>
                <w:rStyle w:val="translation"/>
                <w:highlight w:val="yellow"/>
                <w:lang w:val="en-US"/>
              </w:rPr>
            </w:rPrChange>
          </w:rPr>
          <w:t>ly is that</w:t>
        </w:r>
      </w:ins>
      <w:ins w:id="15" w:author="Frederikke Lykke Witthöft Schytt" w:date="2024-06-29T02:17:00Z">
        <w:r w:rsidR="00273914" w:rsidRPr="00273914">
          <w:rPr>
            <w:rStyle w:val="translation"/>
            <w:lang w:val="en-US"/>
            <w:rPrChange w:id="16" w:author="Frederikke Lykke Witthöft Schytt" w:date="2024-06-29T02:17:00Z">
              <w:rPr>
                <w:rStyle w:val="translation"/>
                <w:highlight w:val="yellow"/>
                <w:lang w:val="en-US"/>
              </w:rPr>
            </w:rPrChange>
          </w:rPr>
          <w:t>,</w:t>
        </w:r>
      </w:ins>
      <w:del w:id="17" w:author="Frederikke Lykke Witthöft Schytt" w:date="2024-06-29T02:16:00Z">
        <w:r w:rsidR="00C26460" w:rsidRPr="00571874" w:rsidDel="00273914">
          <w:rPr>
            <w:rStyle w:val="translation"/>
            <w:lang w:val="en-US"/>
          </w:rPr>
          <w:delText>,</w:delText>
        </w:r>
      </w:del>
      <w:r w:rsidR="00C26460" w:rsidRPr="00273914">
        <w:rPr>
          <w:rStyle w:val="translation"/>
          <w:lang w:val="en-US"/>
        </w:rPr>
        <w:t xml:space="preserve"> </w:t>
      </w:r>
      <w:r w:rsidRPr="00273914">
        <w:rPr>
          <w:rStyle w:val="translation"/>
          <w:lang w:val="en-US"/>
        </w:rPr>
        <w:t xml:space="preserve">it is still unclear </w:t>
      </w:r>
      <w:r w:rsidR="000B4CB0" w:rsidRPr="00273914">
        <w:rPr>
          <w:rStyle w:val="translation"/>
          <w:lang w:val="en-US"/>
        </w:rPr>
        <w:t xml:space="preserve">if and </w:t>
      </w:r>
      <w:r w:rsidRPr="00273914">
        <w:rPr>
          <w:rStyle w:val="translation"/>
          <w:lang w:val="en-US"/>
        </w:rPr>
        <w:t xml:space="preserve">how the GPT models can be </w:t>
      </w:r>
      <w:r w:rsidR="00C01EC0" w:rsidRPr="00273914">
        <w:rPr>
          <w:rStyle w:val="translation"/>
          <w:lang w:val="en-US"/>
        </w:rPr>
        <w:t xml:space="preserve">implemented </w:t>
      </w:r>
      <w:r w:rsidRPr="00273914">
        <w:rPr>
          <w:rStyle w:val="translation"/>
          <w:lang w:val="en-US"/>
        </w:rPr>
        <w:t>in</w:t>
      </w:r>
      <w:r w:rsidR="00C01EC0" w:rsidRPr="00273914">
        <w:rPr>
          <w:rStyle w:val="translation"/>
          <w:lang w:val="en-US"/>
        </w:rPr>
        <w:t xml:space="preserve"> systematic reviews in</w:t>
      </w:r>
      <w:r w:rsidRPr="00273914">
        <w:rPr>
          <w:rStyle w:val="translation"/>
          <w:lang w:val="en-US"/>
        </w:rPr>
        <w:t xml:space="preserve"> a standardized and reliable manner.</w:t>
      </w:r>
      <w:r>
        <w:rPr>
          <w:rStyle w:val="translation"/>
          <w:lang w:val="en-US"/>
        </w:rPr>
        <w:t xml:space="preserve">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w:t>
      </w:r>
      <w:ins w:id="18" w:author="Frederikke Lykke Witthöft Schytt" w:date="2024-06-24T19:03:00Z">
        <w:r w:rsidR="001F1F60">
          <w:rPr>
            <w:rFonts w:cs="Times New Roman"/>
            <w:szCs w:val="24"/>
            <w:lang w:val="en-US"/>
          </w:rPr>
          <w:t>or</w:t>
        </w:r>
      </w:ins>
      <w:del w:id="19" w:author="Frederikke Lykke Witthöft Schytt" w:date="2024-06-24T19:03:00Z">
        <w:r w:rsidR="000B4CB0" w:rsidDel="001F1F60">
          <w:rPr>
            <w:rFonts w:cs="Times New Roman"/>
            <w:szCs w:val="24"/>
            <w:lang w:val="en-US"/>
          </w:rPr>
          <w:delText>and</w:delText>
        </w:r>
      </w:del>
      <w:r w:rsidR="000B4CB0">
        <w:rPr>
          <w:rFonts w:cs="Times New Roman"/>
          <w:szCs w:val="24"/>
          <w:lang w:val="en-US"/>
        </w:rPr>
        <w:t xml:space="preserve">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w:t>
      </w:r>
      <w:proofErr w:type="spellStart"/>
      <w:r w:rsidR="00C62CD9" w:rsidRPr="007340E8">
        <w:rPr>
          <w:rFonts w:cs="Times New Roman"/>
          <w:szCs w:val="24"/>
          <w:lang w:val="en-US"/>
        </w:rPr>
        <w:t>heuristical</w:t>
      </w:r>
      <w:proofErr w:type="spellEnd"/>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proofErr w:type="spellStart"/>
      <w:r w:rsidR="00467E10">
        <w:rPr>
          <w:lang w:val="en-US"/>
        </w:rPr>
        <w:t>Covidence</w:t>
      </w:r>
      <w:proofErr w:type="spellEnd"/>
      <w:r w:rsidR="00467E10">
        <w:rPr>
          <w:lang w:val="en-US"/>
        </w:rPr>
        <w:t xml:space="preserv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ins w:id="20" w:author="Frederikke Lykke Witthöft Schytt" w:date="2024-06-24T19:04:00Z">
        <w:r w:rsidR="001F1F60">
          <w:rPr>
            <w:rStyle w:val="translation"/>
            <w:lang w:val="en-US"/>
          </w:rPr>
          <w:t>,</w:t>
        </w:r>
      </w:ins>
      <w:r w:rsidR="006C76E0">
        <w:rPr>
          <w:rStyle w:val="translation"/>
          <w:lang w:val="en-US"/>
        </w:rPr>
        <w:t xml:space="preserv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623D9795"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w:t>
      </w:r>
      <w:del w:id="21" w:author="Frederikke Lykke Witthöft Schytt" w:date="2024-06-24T19:05:00Z">
        <w:r w:rsidR="00AC7465" w:rsidDel="001F1F60">
          <w:rPr>
            <w:lang w:val="en-US"/>
          </w:rPr>
          <w:delText xml:space="preserve"> </w:delText>
        </w:r>
      </w:del>
      <w:r w:rsidR="00AC7465">
        <w:rPr>
          <w:lang w:val="en-US"/>
        </w:rPr>
        <w:t xml:space="preserve">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xml:space="preserve">. </w:t>
      </w:r>
      <w:r w:rsidR="00334757" w:rsidRPr="00571874">
        <w:rPr>
          <w:rStyle w:val="translation"/>
          <w:lang w:val="en-US"/>
        </w:rPr>
        <w:t>According to</w:t>
      </w:r>
      <w:r w:rsidR="00AC7465" w:rsidRPr="00273914">
        <w:rPr>
          <w:rStyle w:val="translation"/>
          <w:lang w:val="en-US"/>
        </w:rPr>
        <w:t xml:space="preserve"> the</w:t>
      </w:r>
      <w:r w:rsidR="00334757" w:rsidRPr="00273914">
        <w:rPr>
          <w:rStyle w:val="translation"/>
          <w:lang w:val="en-US"/>
        </w:rPr>
        <w:t xml:space="preserve"> Campbell Collaboration</w:t>
      </w:r>
      <w:r w:rsidR="00C97FCE" w:rsidRPr="00273914">
        <w:rPr>
          <w:rStyle w:val="translation"/>
          <w:lang w:val="en-US"/>
        </w:rPr>
        <w:t>,</w:t>
      </w:r>
      <w:r w:rsidR="00334757" w:rsidRPr="00273914">
        <w:rPr>
          <w:rStyle w:val="translation"/>
          <w:lang w:val="en-US"/>
        </w:rPr>
        <w:t xml:space="preserve"> </w:t>
      </w:r>
      <w:r w:rsidR="00AC7465" w:rsidRPr="00273914">
        <w:rPr>
          <w:rStyle w:val="translation"/>
          <w:lang w:val="en-US"/>
        </w:rPr>
        <w:t>for them to accept the incorporation of automation tools in their reviews</w:t>
      </w:r>
      <w:ins w:id="22" w:author="Frederikke Lykke Witthöft Schytt" w:date="2024-06-29T02:16:00Z">
        <w:r w:rsidR="00273914">
          <w:rPr>
            <w:rStyle w:val="translation"/>
            <w:lang w:val="en-US"/>
          </w:rPr>
          <w:t xml:space="preserve"> it</w:t>
        </w:r>
      </w:ins>
      <w:r w:rsidR="00E374F5" w:rsidRPr="00571874">
        <w:rPr>
          <w:lang w:val="en-US"/>
        </w:rPr>
        <w:t xml:space="preserve"> </w:t>
      </w:r>
      <w:r w:rsidR="00107C28" w:rsidRPr="00273914">
        <w:rPr>
          <w:lang w:val="en-US"/>
        </w:rPr>
        <w:t>“</w:t>
      </w:r>
      <w:r w:rsidR="00EA68E1" w:rsidRPr="00273914">
        <w:rPr>
          <w:i/>
          <w:lang w:val="en-US"/>
        </w:rPr>
        <w:t xml:space="preserve">requires </w:t>
      </w:r>
      <w:r w:rsidR="00334757" w:rsidRPr="00273914">
        <w:rPr>
          <w:i/>
          <w:lang w:val="en-US"/>
        </w:rPr>
        <w:t>(a) functioning tech (b) proof that it is functioning appropriately (c) the tech embodied in usable products (d) agreed guidelines for appropriate use (e) training (f) ongoing support.</w:t>
      </w:r>
      <w:r w:rsidR="00334757" w:rsidRPr="00273914">
        <w:rPr>
          <w:lang w:val="en-US"/>
        </w:rPr>
        <w: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2BEB03"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we cannot</w:t>
      </w:r>
      <w:ins w:id="23" w:author="Frederikke Lykke Witthöft Schytt" w:date="2024-06-24T19:10:00Z">
        <w:r w:rsidR="00BC1674">
          <w:rPr>
            <w:lang w:val="en-US"/>
          </w:rPr>
          <w:t>,</w:t>
        </w:r>
      </w:ins>
      <w:r w:rsidR="00CD5241">
        <w:rPr>
          <w:lang w:val="en-US"/>
        </w:rPr>
        <w:t xml:space="preserve"> as such</w:t>
      </w:r>
      <w:ins w:id="24" w:author="Frederikke Lykke Witthöft Schytt" w:date="2024-06-24T19:10:00Z">
        <w:r w:rsidR="00BC1674">
          <w:rPr>
            <w:lang w:val="en-US"/>
          </w:rPr>
          <w:t>,</w:t>
        </w:r>
      </w:ins>
      <w:r w:rsidR="00CD5241">
        <w:rPr>
          <w:lang w:val="en-US"/>
        </w:rPr>
        <w:t xml:space="preserve"> fulfill </w:t>
      </w:r>
      <w:ins w:id="25" w:author="Frederikke Lykke Witthöft Schytt" w:date="2024-06-24T19:09:00Z">
        <w:r w:rsidR="00BC1674">
          <w:rPr>
            <w:lang w:val="en-US"/>
          </w:rPr>
          <w:t>this demand</w:t>
        </w:r>
      </w:ins>
      <w:del w:id="26" w:author="Frederikke Lykke Witthöft Schytt" w:date="2024-06-24T19:09:00Z">
        <w:r w:rsidR="00C26460" w:rsidDel="00BC1674">
          <w:rPr>
            <w:lang w:val="en-US"/>
          </w:rPr>
          <w:delText>it</w:delText>
        </w:r>
      </w:del>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del w:id="27" w:author="Frederikke Lykke Witthöft Schytt" w:date="2024-06-24T19:10:00Z">
        <w:r w:rsidR="00CD5241" w:rsidDel="00BC1674">
          <w:rPr>
            <w:lang w:val="en-US"/>
          </w:rPr>
          <w:delText>That is</w:delText>
        </w:r>
      </w:del>
      <w:ins w:id="28" w:author="Frederikke Lykke Witthöft Schytt" w:date="2024-06-24T19:10:00Z">
        <w:r w:rsidR="00BC1674">
          <w:rPr>
            <w:lang w:val="en-US"/>
          </w:rPr>
          <w:t>Consequently,</w:t>
        </w:r>
      </w:ins>
      <w:r w:rsidR="00CD5241">
        <w:rPr>
          <w:lang w:val="en-US"/>
        </w:rPr>
        <w:t xml:space="preserve">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 xml:space="preserve">provide access </w:t>
      </w:r>
      <w:r w:rsidR="00DA5DCA">
        <w:rPr>
          <w:lang w:val="en-US"/>
        </w:rPr>
        <w:lastRenderedPageBreak/>
        <w:t>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w:t>
      </w:r>
      <w:proofErr w:type="spellStart"/>
      <w:r w:rsidR="007B4CDF">
        <w:rPr>
          <w:lang w:val="en-US"/>
        </w:rPr>
        <w:t>OpenAI’s</w:t>
      </w:r>
      <w:proofErr w:type="spellEnd"/>
      <w:r w:rsidR="007B4CDF">
        <w:rPr>
          <w:lang w:val="en-US"/>
        </w:rPr>
        <w:t xml:space="preserve"> 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w:t>
      </w:r>
      <w:ins w:id="29" w:author="Frederikke Lykke Witthöft Schytt" w:date="2024-06-24T19:13:00Z">
        <w:r w:rsidR="00E82919">
          <w:rPr>
            <w:lang w:val="en-US"/>
          </w:rPr>
          <w:t xml:space="preserve"> other</w:t>
        </w:r>
      </w:ins>
      <w:r w:rsidR="001B592D">
        <w:rPr>
          <w:lang w:val="en-US"/>
        </w:rPr>
        <w:t xml:space="preserve"> LLM</w:t>
      </w:r>
      <w:r>
        <w:rPr>
          <w:lang w:val="en-US"/>
        </w:rPr>
        <w:t>s</w:t>
      </w:r>
      <w:r w:rsidR="001B592D">
        <w:rPr>
          <w:lang w:val="en-US"/>
        </w:rPr>
        <w:t xml:space="preserve"> such</w:t>
      </w:r>
      <w:ins w:id="30" w:author="Frederikke Lykke Witthöft Schytt" w:date="2024-06-24T19:13:00Z">
        <w:r w:rsidR="00E82919">
          <w:rPr>
            <w:lang w:val="en-US"/>
          </w:rPr>
          <w:t xml:space="preserve"> as</w:t>
        </w:r>
      </w:ins>
      <w:r w:rsidR="001B592D">
        <w:rPr>
          <w:lang w:val="en-US"/>
        </w:rPr>
        <w:t xml:space="preserve">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We, therefore, understand a “functioning tech” to point, in our case, to the broader family of LLM models, which we believe will be around in some</w:t>
      </w:r>
      <w:ins w:id="31" w:author="Frederikke Lykke Witthöft Schytt" w:date="2024-06-24T19:14:00Z">
        <w:r w:rsidR="00E82919">
          <w:rPr>
            <w:lang w:val="en-US"/>
          </w:rPr>
          <w:t xml:space="preserve"> form</w:t>
        </w:r>
      </w:ins>
      <w:r w:rsidR="001B592D">
        <w:rPr>
          <w:lang w:val="en-US"/>
        </w:rPr>
        <w:t xml:space="preserve"> or another</w:t>
      </w:r>
      <w:ins w:id="32" w:author="Frederikke Lykke Witthöft Schytt" w:date="2024-06-24T19:14:00Z">
        <w:r w:rsidR="00E82919">
          <w:rPr>
            <w:lang w:val="en-US"/>
          </w:rPr>
          <w:t xml:space="preserve"> </w:t>
        </w:r>
      </w:ins>
      <w:del w:id="33" w:author="Frederikke Lykke Witthöft Schytt" w:date="2024-06-24T19:14:00Z">
        <w:r w:rsidR="001B592D" w:rsidDel="00E82919">
          <w:rPr>
            <w:lang w:val="en-US"/>
          </w:rPr>
          <w:delText xml:space="preserve"> form </w:delText>
        </w:r>
      </w:del>
      <w:r w:rsidR="001B592D">
        <w:rPr>
          <w:lang w:val="en-US"/>
        </w:rPr>
        <w:t xml:space="preserve">for many years. </w:t>
      </w:r>
    </w:p>
    <w:p w14:paraId="2779F53E" w14:textId="75E3BF2F"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proofErr w:type="gramStart"/>
      <w:r w:rsidR="00C26460">
        <w:rPr>
          <w:lang w:val="en-US"/>
        </w:rPr>
        <w:t>Thus</w:t>
      </w:r>
      <w:proofErr w:type="gramEnd"/>
      <w:r w:rsidR="00C26460">
        <w:rPr>
          <w:lang w:val="en-US"/>
        </w:rPr>
        <w:t xml:space="preserve">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w:t>
      </w:r>
      <w:ins w:id="34" w:author="Frederikke Lykke Witthöft Schytt" w:date="2024-06-24T19:15:00Z">
        <w:r w:rsidR="00E82919">
          <w:rPr>
            <w:lang w:val="en-US"/>
          </w:rPr>
          <w:t>F</w:t>
        </w:r>
      </w:ins>
      <w:del w:id="35" w:author="Frederikke Lykke Witthöft Schytt" w:date="2024-06-24T19:15:00Z">
        <w:r w:rsidR="00803181" w:rsidDel="00E82919">
          <w:rPr>
            <w:lang w:val="en-US"/>
          </w:rPr>
          <w:delText>Say, f</w:delText>
        </w:r>
      </w:del>
      <w:r w:rsidR="00803181">
        <w:rPr>
          <w:lang w:val="en-US"/>
        </w:rPr>
        <w:t>or example,</w:t>
      </w:r>
      <w:del w:id="36" w:author="Frederikke Lykke Witthöft Schytt" w:date="2024-06-24T19:15:00Z">
        <w:r w:rsidR="00803181" w:rsidDel="00E82919">
          <w:rPr>
            <w:lang w:val="en-US"/>
          </w:rPr>
          <w:delText xml:space="preserve"> that</w:delText>
        </w:r>
      </w:del>
      <w:r w:rsidR="00803181">
        <w:rPr>
          <w:lang w:val="en-US"/>
        </w:rPr>
        <w:t xml:space="preserve"> if humans on average tend to miss 20%-25% of all relevant studies during the title and abstract screening phase, </w:t>
      </w:r>
      <w:r w:rsidR="00803181" w:rsidRPr="00273914">
        <w:rPr>
          <w:lang w:val="en-US"/>
        </w:rPr>
        <w:t>then it might be misleading to infer that GPT models with a recall of 0.75% imply that GPT cannot be used as an individual second screener.</w:t>
      </w:r>
      <w:r w:rsidR="00803181">
        <w:rPr>
          <w:lang w:val="en-US"/>
        </w:rPr>
        <w:t xml:space="preserve"> To construct such a benchmark </w:t>
      </w:r>
      <w:proofErr w:type="gramStart"/>
      <w:r w:rsidR="00803181">
        <w:rPr>
          <w:lang w:val="en-US"/>
        </w:rPr>
        <w:t>scheme</w:t>
      </w:r>
      <w:proofErr w:type="gramEnd"/>
      <w:r w:rsidR="00803181">
        <w:rPr>
          <w:lang w:val="en-US"/>
        </w:rPr>
        <w:t xml:space="preserv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w:t>
      </w:r>
      <w:proofErr w:type="spellStart"/>
      <w:r>
        <w:rPr>
          <w:lang w:val="en-US"/>
        </w:rPr>
        <w:t>OpenAI’s</w:t>
      </w:r>
      <w:proofErr w:type="spellEnd"/>
      <w:r>
        <w:rPr>
          <w:lang w:val="en-US"/>
        </w:rPr>
        <w:t xml:space="preserve">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r w:rsidR="000B4CB0">
        <w:rPr>
          <w:lang w:val="en-US"/>
        </w:rPr>
        <w:t>, even when applied in a very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EC6A78">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5001A6" w:rsidRPr="005001A6">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7C643ADC"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empirical human screening bench</w:t>
      </w:r>
      <w:r w:rsidR="00467E10">
        <w:rPr>
          <w:lang w:val="en-US"/>
        </w:rPr>
        <w:lastRenderedPageBreak/>
        <w:t xml:space="preserve">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above</w:t>
      </w:r>
      <w:r w:rsidR="00467E10">
        <w:rPr>
          <w:lang w:val="en-US"/>
        </w:rPr>
        <w:t>, we hope to make the uptake of such tools more acceptable</w:t>
      </w:r>
      <w:r w:rsidR="007D199E">
        <w:rPr>
          <w:lang w:val="en-US"/>
        </w:rPr>
        <w:t xml:space="preserve"> </w:t>
      </w:r>
      <w:r w:rsidR="00467E10">
        <w:rPr>
          <w:lang w:val="en-US"/>
        </w:rPr>
        <w:t xml:space="preserve">in future </w:t>
      </w:r>
      <w:r w:rsidR="00D82235">
        <w:rPr>
          <w:lang w:val="en-US"/>
        </w:rPr>
        <w:t xml:space="preserve">state-of-the-art systematic </w:t>
      </w:r>
      <w:r w:rsidR="00467E10">
        <w:rPr>
          <w:lang w:val="en-US"/>
        </w:rPr>
        <w:t>reviews.</w:t>
      </w:r>
      <w:r w:rsidR="00393721">
        <w:rPr>
          <w:rStyle w:val="translation"/>
          <w:lang w:val="en-US"/>
        </w:rPr>
        <w:t xml:space="preserve"> </w:t>
      </w:r>
      <w:commentRangeStart w:id="37"/>
      <w:commentRangeStart w:id="38"/>
      <w:r w:rsidR="001B592D" w:rsidRPr="004553D5">
        <w:rPr>
          <w:rStyle w:val="translation"/>
          <w:highlight w:val="yellow"/>
          <w:lang w:val="en-US"/>
          <w:rPrChange w:id="39" w:author="Frederikke Lykke Witthöft Schytt" w:date="2024-06-24T19:21:00Z">
            <w:rPr>
              <w:rStyle w:val="translation"/>
              <w:lang w:val="en-US"/>
            </w:rPr>
          </w:rPrChange>
        </w:rPr>
        <w:t xml:space="preserve">This goes without saying that our approach represents </w:t>
      </w:r>
      <w:r w:rsidR="00D82235" w:rsidRPr="004553D5">
        <w:rPr>
          <w:rStyle w:val="translation"/>
          <w:highlight w:val="yellow"/>
          <w:lang w:val="en-US"/>
          <w:rPrChange w:id="40" w:author="Frederikke Lykke Witthöft Schytt" w:date="2024-06-24T19:21:00Z">
            <w:rPr>
              <w:rStyle w:val="translation"/>
              <w:lang w:val="en-US"/>
            </w:rPr>
          </w:rPrChange>
        </w:rPr>
        <w:t>a</w:t>
      </w:r>
      <w:r w:rsidR="001B592D" w:rsidRPr="004553D5">
        <w:rPr>
          <w:rStyle w:val="translation"/>
          <w:highlight w:val="yellow"/>
          <w:lang w:val="en-US"/>
          <w:rPrChange w:id="41" w:author="Frederikke Lykke Witthöft Schytt" w:date="2024-06-24T19:21:00Z">
            <w:rPr>
              <w:rStyle w:val="translation"/>
              <w:lang w:val="en-US"/>
            </w:rPr>
          </w:rPrChange>
        </w:rPr>
        <w:t xml:space="preserve"> final solution</w:t>
      </w:r>
      <w:r w:rsidR="001B592D">
        <w:rPr>
          <w:rStyle w:val="translation"/>
          <w:lang w:val="en-US"/>
        </w:rPr>
        <w:t xml:space="preserve">. </w:t>
      </w:r>
      <w:commentRangeEnd w:id="37"/>
      <w:r w:rsidR="00273914">
        <w:rPr>
          <w:rStyle w:val="CommentReference"/>
        </w:rPr>
        <w:commentReference w:id="37"/>
      </w:r>
      <w:commentRangeEnd w:id="38"/>
      <w:r w:rsidR="00CF0079">
        <w:rPr>
          <w:rStyle w:val="CommentReference"/>
        </w:rPr>
        <w:commentReference w:id="38"/>
      </w:r>
      <w:r w:rsidR="001B592D">
        <w:rPr>
          <w:rStyle w:val="translation"/>
          <w:lang w:val="en-US"/>
        </w:rPr>
        <w:t>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future applications of TAB screening with LLMs.</w:t>
      </w:r>
    </w:p>
    <w:p w14:paraId="09350433" w14:textId="30B5BD0F"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w:t>
      </w:r>
      <w:proofErr w:type="spellStart"/>
      <w:r w:rsidR="009E0ED5">
        <w:rPr>
          <w:lang w:val="en-US"/>
        </w:rPr>
        <w:t>OpenAI’s</w:t>
      </w:r>
      <w:proofErr w:type="spellEnd"/>
      <w:r w:rsidR="009E0ED5">
        <w:rPr>
          <w:lang w:val="en-US"/>
        </w:rPr>
        <w:t xml:space="preserve">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w:t>
      </w:r>
      <w:ins w:id="42" w:author="Frederikke Lykke Witthöft Schytt" w:date="2024-06-24T19:23:00Z">
        <w:r w:rsidR="004553D5">
          <w:rPr>
            <w:lang w:val="en-US"/>
          </w:rPr>
          <w:t>S</w:t>
        </w:r>
      </w:ins>
      <w:del w:id="43" w:author="Frederikke Lykke Witthöft Schytt" w:date="2024-06-24T19:23:00Z">
        <w:r w:rsidR="00C57118" w:rsidDel="004553D5">
          <w:rPr>
            <w:lang w:val="en-US"/>
          </w:rPr>
          <w:delText>s</w:delText>
        </w:r>
      </w:del>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w:t>
      </w:r>
      <w:proofErr w:type="spellStart"/>
      <w:r w:rsidR="00C57118">
        <w:rPr>
          <w:lang w:val="en-US"/>
        </w:rPr>
        <w:t>OpenAI’s</w:t>
      </w:r>
      <w:proofErr w:type="spellEnd"/>
      <w:r w:rsidR="00C57118">
        <w:rPr>
          <w:lang w:val="en-US"/>
        </w:rPr>
        <w:t xml:space="preserve"> GPT API models as a</w:t>
      </w:r>
      <w:r w:rsidR="005F5FAC">
        <w:rPr>
          <w:lang w:val="en-US"/>
        </w:rPr>
        <w:t xml:space="preserve">n independent </w:t>
      </w:r>
      <w:r w:rsidR="00C57118">
        <w:rPr>
          <w:lang w:val="en-US"/>
        </w:rPr>
        <w:t>second screener</w:t>
      </w:r>
      <w:del w:id="44" w:author="Frederikke Lykke Witthöft Schytt" w:date="2024-06-24T19:23:00Z">
        <w:r w:rsidR="00E52864" w:rsidDel="004553D5">
          <w:rPr>
            <w:lang w:val="en-US"/>
          </w:rPr>
          <w:delText>s</w:delText>
        </w:r>
      </w:del>
      <w:r w:rsidR="00A7375D">
        <w:rPr>
          <w:lang w:val="en-US"/>
        </w:rPr>
        <w:t xml:space="preserve">. Moreover, we </w:t>
      </w:r>
      <w:del w:id="45" w:author="Frederikke Lykke Witthöft Schytt" w:date="2024-06-24T19:23:00Z">
        <w:r w:rsidR="00A7375D" w:rsidDel="004553D5">
          <w:rPr>
            <w:lang w:val="en-US"/>
          </w:rPr>
          <w:delText>flesh out</w:delText>
        </w:r>
      </w:del>
      <w:ins w:id="46" w:author="Frederikke Lykke Witthöft Schytt" w:date="2024-06-24T19:23:00Z">
        <w:r w:rsidR="004553D5">
          <w:rPr>
            <w:lang w:val="en-US"/>
          </w:rPr>
          <w:t>elaborate</w:t>
        </w:r>
      </w:ins>
      <w:ins w:id="47" w:author="Frederikke Lykke Witthöft Schytt" w:date="2024-06-24T19:25:00Z">
        <w:r w:rsidR="004553D5">
          <w:rPr>
            <w:lang w:val="en-US"/>
          </w:rPr>
          <w:t xml:space="preserve"> on</w:t>
        </w:r>
      </w:ins>
      <w:r w:rsidR="00A7375D">
        <w:rPr>
          <w:lang w:val="en-US"/>
        </w:rPr>
        <w:t xml:space="preserve">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w:t>
      </w:r>
      <w:proofErr w:type="spellStart"/>
      <w:r w:rsidR="00213868">
        <w:rPr>
          <w:lang w:val="en-US"/>
        </w:rPr>
        <w:t>OpenAI’s</w:t>
      </w:r>
      <w:proofErr w:type="spellEnd"/>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46B06118"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w:t>
      </w:r>
      <w:proofErr w:type="spellStart"/>
      <w:r>
        <w:rPr>
          <w:lang w:val="en-US"/>
        </w:rPr>
        <w:t>OpenAI’s</w:t>
      </w:r>
      <w:proofErr w:type="spellEnd"/>
      <w:r>
        <w:rPr>
          <w:lang w:val="en-US"/>
        </w:rPr>
        <w:t xml:space="preserve"> GPT </w:t>
      </w:r>
      <w:r w:rsidR="00DE7226">
        <w:rPr>
          <w:lang w:val="en-US"/>
        </w:rPr>
        <w:t xml:space="preserve">API </w:t>
      </w:r>
      <w:r>
        <w:rPr>
          <w:lang w:val="en-US"/>
        </w:rPr>
        <w:t>models w</w:t>
      </w:r>
      <w:r w:rsidR="00DE7226">
        <w:rPr>
          <w:lang w:val="en-US"/>
        </w:rPr>
        <w:t>as</w:t>
      </w:r>
      <w:r>
        <w:rPr>
          <w:lang w:val="en-US"/>
        </w:rPr>
        <w:t xml:space="preserve"> performed by </w:t>
      </w:r>
      <w:proofErr w:type="spellStart"/>
      <w:r w:rsidR="00625587">
        <w:rPr>
          <w:lang w:val="en-US"/>
        </w:rPr>
        <w:t>Syriani</w:t>
      </w:r>
      <w:proofErr w:type="spellEnd"/>
      <w:r w:rsidR="00625587">
        <w:rPr>
          <w:lang w:val="en-US"/>
        </w:rPr>
        <w:t xml:space="preserve">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del w:id="48" w:author="Frederikke Lykke Witthöft Schytt" w:date="2024-06-24T19:28:00Z">
        <w:r w:rsidR="00DE7226" w:rsidDel="008A0E6B">
          <w:rPr>
            <w:lang w:val="en-US"/>
          </w:rPr>
          <w:delText>Hereto</w:delText>
        </w:r>
      </w:del>
      <w:ins w:id="49" w:author="Frederikke Lykke Witthöft Schytt" w:date="2024-06-24T19:28:00Z">
        <w:r w:rsidR="008A0E6B">
          <w:rPr>
            <w:lang w:val="en-US"/>
          </w:rPr>
          <w:t>Using Python to reach the</w:t>
        </w:r>
      </w:ins>
      <w:r w:rsidR="00DE7226">
        <w:rPr>
          <w:lang w:val="en-US"/>
        </w:rPr>
        <w:t xml:space="preserve"> </w:t>
      </w:r>
      <w:del w:id="50" w:author="Frederikke Lykke Witthöft Schytt" w:date="2024-06-24T19:28:00Z">
        <w:r w:rsidR="00DE7226" w:rsidDel="008A0E6B">
          <w:rPr>
            <w:lang w:val="en-US"/>
          </w:rPr>
          <w:delText xml:space="preserve">they found that </w:delText>
        </w:r>
      </w:del>
      <w:proofErr w:type="spellStart"/>
      <w:r w:rsidR="00DE7226">
        <w:rPr>
          <w:lang w:val="en-US"/>
        </w:rPr>
        <w:t>OpenAI’s</w:t>
      </w:r>
      <w:proofErr w:type="spellEnd"/>
      <w:r w:rsidR="00DE7226">
        <w:rPr>
          <w:lang w:val="en-US"/>
        </w:rPr>
        <w:t xml:space="preserve"> GPT API models</w:t>
      </w:r>
      <w:ins w:id="51" w:author="Frederikke Lykke Witthöft Schytt" w:date="2024-06-24T19:28:00Z">
        <w:r w:rsidR="008A0E6B">
          <w:rPr>
            <w:lang w:val="en-US"/>
          </w:rPr>
          <w:t xml:space="preserve">, they found </w:t>
        </w:r>
      </w:ins>
      <w:ins w:id="52" w:author="Frederikke Lykke Witthöft Schytt" w:date="2024-06-24T19:29:00Z">
        <w:r w:rsidR="008A0E6B">
          <w:rPr>
            <w:lang w:val="en-US"/>
          </w:rPr>
          <w:t xml:space="preserve">that </w:t>
        </w:r>
        <w:r w:rsidR="00504F39">
          <w:rPr>
            <w:lang w:val="en-US"/>
          </w:rPr>
          <w:t xml:space="preserve">the models </w:t>
        </w:r>
      </w:ins>
      <w:del w:id="53" w:author="Frederikke Lykke Witthöft Schytt" w:date="2024-06-24T19:28:00Z">
        <w:r w:rsidR="00DE7226" w:rsidDel="008A0E6B">
          <w:rPr>
            <w:lang w:val="en-US"/>
          </w:rPr>
          <w:delText xml:space="preserve"> </w:delText>
        </w:r>
      </w:del>
      <w:r w:rsidR="00DE7226">
        <w:rPr>
          <w:lang w:val="en-US"/>
        </w:rPr>
        <w:t>perform</w:t>
      </w:r>
      <w:ins w:id="54" w:author="Frederikke Lykke Witthöft Schytt" w:date="2024-06-24T19:29:00Z">
        <w:r w:rsidR="00504F39">
          <w:rPr>
            <w:lang w:val="en-US"/>
          </w:rPr>
          <w:t>ed</w:t>
        </w:r>
      </w:ins>
      <w:r w:rsidR="00DE7226">
        <w:rPr>
          <w:lang w:val="en-US"/>
        </w:rPr>
        <w:t xml:space="preserve">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A54E70">
        <w:rPr>
          <w:lang w:val="en-US"/>
        </w:rPr>
        <w:lastRenderedPageBreak/>
        <w:t>)</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ins w:id="55" w:author="Frederikke Lykke Witthöft Schytt" w:date="2024-06-29T02:12:00Z">
        <w:r w:rsidR="00273914">
          <w:rPr>
            <w:lang w:val="en-US"/>
          </w:rPr>
          <w:t>, however</w:t>
        </w:r>
        <w:r w:rsidR="00273914" w:rsidRPr="00273914">
          <w:rPr>
            <w:lang w:val="en-US"/>
          </w:rPr>
          <w:t>,</w:t>
        </w:r>
      </w:ins>
      <w:del w:id="56" w:author="Frederikke Lykke Witthöft Schytt" w:date="2024-06-29T02:12:00Z">
        <w:r w:rsidR="00DE7226" w:rsidRPr="00273914" w:rsidDel="00273914">
          <w:rPr>
            <w:lang w:val="en-US"/>
          </w:rPr>
          <w:delText>.</w:delText>
        </w:r>
      </w:del>
      <w:r w:rsidR="00DE7226" w:rsidRPr="00571874">
        <w:rPr>
          <w:lang w:val="en-US"/>
        </w:rPr>
        <w:t xml:space="preserve"> </w:t>
      </w:r>
      <w:proofErr w:type="spellStart"/>
      <w:r w:rsidR="00DE7226" w:rsidRPr="00571874">
        <w:rPr>
          <w:lang w:val="en-US"/>
        </w:rPr>
        <w:t>Syriani</w:t>
      </w:r>
      <w:proofErr w:type="spellEnd"/>
      <w:r w:rsidR="00DE7226" w:rsidRPr="00571874">
        <w:rPr>
          <w:lang w:val="en-US"/>
        </w:rPr>
        <w:t xml:space="preserve"> et al. </w:t>
      </w:r>
      <w:r w:rsidR="00DE7226" w:rsidRPr="00273914">
        <w:fldChar w:fldCharType="begin" w:fldLock="1"/>
      </w:r>
      <w:r w:rsidR="00DE7226" w:rsidRPr="0027391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rsidRPr="00273914">
        <w:rPr>
          <w:rPrChange w:id="57" w:author="Frederikke Lykke Witthöft Schytt" w:date="2024-06-29T02:12:00Z">
            <w:rPr/>
          </w:rPrChange>
        </w:rPr>
        <w:fldChar w:fldCharType="separate"/>
      </w:r>
      <w:r w:rsidR="00DE7226" w:rsidRPr="00273914">
        <w:rPr>
          <w:noProof/>
          <w:lang w:val="en-US"/>
        </w:rPr>
        <w:t>(2023)</w:t>
      </w:r>
      <w:r w:rsidR="00DE7226" w:rsidRPr="00273914">
        <w:fldChar w:fldCharType="end"/>
      </w:r>
      <w:r w:rsidR="00DE7226" w:rsidRPr="00273914">
        <w:rPr>
          <w:lang w:val="en-US"/>
        </w:rPr>
        <w:t xml:space="preserve"> </w:t>
      </w:r>
      <w:del w:id="58" w:author="Frederikke Lykke Witthöft Schytt" w:date="2024-06-29T02:12:00Z">
        <w:r w:rsidR="00DE7226" w:rsidRPr="00273914" w:rsidDel="00273914">
          <w:rPr>
            <w:lang w:val="en-US"/>
          </w:rPr>
          <w:delText>used Python to reach the GPT API models</w:delText>
        </w:r>
        <w:r w:rsidR="00DA5E2D" w:rsidRPr="00571874" w:rsidDel="00273914">
          <w:rPr>
            <w:lang w:val="en-US"/>
          </w:rPr>
          <w:delText xml:space="preserve">, but </w:delText>
        </w:r>
        <w:r w:rsidR="00DE7226" w:rsidRPr="00273914" w:rsidDel="00273914">
          <w:rPr>
            <w:lang w:val="en-US"/>
          </w:rPr>
          <w:delText xml:space="preserve">they </w:delText>
        </w:r>
      </w:del>
      <w:r w:rsidR="00DE7226" w:rsidRPr="00273914">
        <w:rPr>
          <w:lang w:val="en-US"/>
        </w:rPr>
        <w:t>did not build any publicly available software for others</w:t>
      </w:r>
      <w:r w:rsidR="002F53FE" w:rsidRPr="00273914">
        <w:rPr>
          <w:lang w:val="en-US"/>
        </w:rPr>
        <w:t xml:space="preserve"> to</w:t>
      </w:r>
      <w:r w:rsidR="00DE7226" w:rsidRPr="00273914">
        <w:rPr>
          <w:lang w:val="en-US"/>
        </w:rPr>
        <w:t xml:space="preserve"> </w:t>
      </w:r>
      <w:r w:rsidR="002F53FE" w:rsidRPr="00273914">
        <w:rPr>
          <w:lang w:val="en-US"/>
        </w:rPr>
        <w:t>replicate th</w:t>
      </w:r>
      <w:r w:rsidR="00DA5E2D" w:rsidRPr="00273914">
        <w:rPr>
          <w:lang w:val="en-US"/>
        </w:rPr>
        <w:t xml:space="preserve">eir </w:t>
      </w:r>
      <w:r w:rsidR="002F53FE" w:rsidRPr="00273914">
        <w:rPr>
          <w:lang w:val="en-US"/>
        </w:rPr>
        <w:t>workflow</w:t>
      </w:r>
      <w:r w:rsidR="00DE7226" w:rsidRPr="00273914">
        <w:rPr>
          <w:lang w:val="en-US"/>
        </w:rPr>
        <w:t>.</w:t>
      </w:r>
      <w:r w:rsidR="00DA5E2D" w:rsidRPr="007332FC">
        <w:rPr>
          <w:lang w:val="en-US"/>
        </w:rPr>
        <w:t xml:space="preserve"> </w:t>
      </w:r>
      <w:r w:rsidR="00DE7226" w:rsidRPr="007332FC">
        <w:rPr>
          <w:lang w:val="en-US"/>
        </w:rPr>
        <w:t xml:space="preserve"> </w:t>
      </w:r>
    </w:p>
    <w:p w14:paraId="597B5005" w14:textId="26D11F27"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Pr="00CF0079">
        <w:rPr>
          <w:rPrChange w:id="59" w:author="Mikkel Helding Vembye" w:date="2024-07-04T07:16:00Z">
            <w:rPr/>
          </w:rPrChange>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CF0079">
        <w:rPr>
          <w:noProof/>
        </w:rPr>
        <w:t>(2024)</w:t>
      </w:r>
      <w:r>
        <w:rPr>
          <w:lang w:val="en-US"/>
        </w:rPr>
        <w:fldChar w:fldCharType="end"/>
      </w:r>
      <w:r w:rsidR="006C1FAB" w:rsidRPr="00CF0079">
        <w:t xml:space="preserve"> </w:t>
      </w:r>
      <w:proofErr w:type="spellStart"/>
      <w:r w:rsidR="006C1FAB" w:rsidRPr="00CF0079">
        <w:t>tested</w:t>
      </w:r>
      <w:proofErr w:type="spellEnd"/>
      <w:r w:rsidR="006C1FAB" w:rsidRPr="00CF0079">
        <w:t xml:space="preserve"> the </w:t>
      </w:r>
      <w:proofErr w:type="spellStart"/>
      <w:r w:rsidR="006C1FAB" w:rsidRPr="00CF0079">
        <w:t>leverage</w:t>
      </w:r>
      <w:proofErr w:type="spellEnd"/>
      <w:r w:rsidR="006C1FAB" w:rsidRPr="00CF0079">
        <w:t xml:space="preserve"> of </w:t>
      </w:r>
      <w:proofErr w:type="spellStart"/>
      <w:r w:rsidR="006C1FAB" w:rsidRPr="00CF0079">
        <w:t>OpenAI’s</w:t>
      </w:r>
      <w:proofErr w:type="spellEnd"/>
      <w:r w:rsidR="006C1FAB" w:rsidRPr="00CF0079">
        <w:t xml:space="preserve"> GPT-4 API model</w:t>
      </w:r>
      <w:r w:rsidR="006C1FAB" w:rsidRPr="000D35BD">
        <w:rPr>
          <w:rStyle w:val="FootnoteReference"/>
        </w:rPr>
        <w:footnoteReference w:id="6"/>
      </w:r>
      <w:r w:rsidR="006C1FAB" w:rsidRPr="00CF0079">
        <w:t xml:space="preserve"> for TAB screening of </w:t>
      </w:r>
      <w:proofErr w:type="spellStart"/>
      <w:r w:rsidR="006C1FAB" w:rsidRPr="00CF0079">
        <w:t>medical</w:t>
      </w:r>
      <w:proofErr w:type="spellEnd"/>
      <w:r w:rsidR="006C1FAB" w:rsidRPr="00CF0079">
        <w:t xml:space="preserve"> research </w:t>
      </w:r>
      <w:proofErr w:type="spellStart"/>
      <w:r w:rsidR="006C1FAB" w:rsidRPr="00CF0079">
        <w:t>literature</w:t>
      </w:r>
      <w:proofErr w:type="spellEnd"/>
      <w:r w:rsidR="006C1FAB" w:rsidRPr="00CF0079">
        <w:t xml:space="preserve">. </w:t>
      </w:r>
      <w:r w:rsidR="006C1FAB">
        <w:rPr>
          <w:lang w:val="en-US"/>
        </w:rPr>
        <w:t>They found that the average recall (referred to as the sensitivity of included paper</w:t>
      </w:r>
      <w:ins w:id="60" w:author="Frederikke Lykke Witthöft Schytt" w:date="2024-06-24T23:39:00Z">
        <w:r w:rsidR="006A2DC1">
          <w:rPr>
            <w:lang w:val="en-US"/>
          </w:rPr>
          <w:t>s</w:t>
        </w:r>
      </w:ins>
      <w:r w:rsidR="006C1FAB">
        <w:rPr>
          <w:lang w:val="en-US"/>
        </w:rPr>
        <w:t xml:space="preserve">)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2C26D3">
        <w:rPr>
          <w:lang w:val="en-US"/>
          <w:rPrChange w:id="61" w:author="Frederikke Lykke Witthöft Schytt" w:date="2024-06-24T23:44:00Z">
            <w:rPr/>
          </w:rPrChange>
        </w:rPr>
        <w:t xml:space="preserve">Guo et al. </w:t>
      </w:r>
      <w:r w:rsidR="006C1FAB">
        <w:rPr>
          <w:lang w:val="en-US"/>
        </w:rPr>
        <w:fldChar w:fldCharType="begin" w:fldLock="1"/>
      </w:r>
      <w:r w:rsidR="006C1FAB" w:rsidRPr="002C26D3">
        <w:rPr>
          <w:lang w:val="en-US"/>
          <w:rPrChange w:id="62" w:author="Frederikke Lykke Witthöft Schytt" w:date="2024-06-24T23:44:00Z">
            <w:rPr/>
          </w:rPrChange>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6C1FAB" w:rsidRPr="007340E8">
        <w:instrText xml:space="preserve">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w:t>
      </w:r>
      <w:ins w:id="63" w:author="Frederikke Lykke Witthöft Schytt" w:date="2024-06-24T23:44:00Z">
        <w:r w:rsidR="002C26D3">
          <w:rPr>
            <w:lang w:val="en-US"/>
          </w:rPr>
          <w:t>ing</w:t>
        </w:r>
      </w:ins>
      <w:r w:rsidR="006C1FAB">
        <w:rPr>
          <w:lang w:val="en-US"/>
        </w:rPr>
        <w:t xml:space="preserve">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5C7144B" w:rsidR="006433DF" w:rsidRDefault="006433DF" w:rsidP="00DE7226">
      <w:pPr>
        <w:spacing w:after="0" w:line="360" w:lineRule="auto"/>
        <w:ind w:firstLine="1304"/>
        <w:jc w:val="both"/>
        <w:rPr>
          <w:lang w:val="en-US"/>
        </w:rPr>
      </w:pPr>
      <w:proofErr w:type="spellStart"/>
      <w:r w:rsidRPr="00C1394D">
        <w:rPr>
          <w:rPrChange w:id="64" w:author="Frederikke Lykke Witthöft Schytt" w:date="2024-06-28T23:53:00Z">
            <w:rPr>
              <w:lang w:val="en-US"/>
            </w:rPr>
          </w:rPrChange>
        </w:rPr>
        <w:t>Gargari</w:t>
      </w:r>
      <w:proofErr w:type="spellEnd"/>
      <w:r w:rsidRPr="00C1394D">
        <w:rPr>
          <w:rPrChange w:id="65" w:author="Frederikke Lykke Witthöft Schytt" w:date="2024-06-28T23:53:00Z">
            <w:rPr>
              <w:lang w:val="en-US"/>
            </w:rPr>
          </w:rPrChange>
        </w:rPr>
        <w:t xml:space="preserve"> et al. </w:t>
      </w:r>
      <w:r>
        <w:rPr>
          <w:lang w:val="en-US"/>
        </w:rPr>
        <w:fldChar w:fldCharType="begin" w:fldLock="1"/>
      </w:r>
      <w:r w:rsidR="005374FF" w:rsidRPr="00C1394D">
        <w:rPr>
          <w:rPrChange w:id="66" w:author="Frederikke Lykke Witthöft Schytt" w:date="2024-06-28T23:53:00Z">
            <w:rPr>
              <w:lang w:val="en-US"/>
            </w:rPr>
          </w:rPrChange>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5374FF" w:rsidRPr="00CF0079">
        <w:rPr>
          <w:rPrChange w:id="67" w:author="Mikkel Helding Vembye" w:date="2024-07-04T07:16:00Z">
            <w:rPr>
              <w:lang w:val="en-US"/>
            </w:rPr>
          </w:rPrChange>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CF0079">
        <w:rPr>
          <w:noProof/>
          <w:rPrChange w:id="68" w:author="Mikkel Helding Vembye" w:date="2024-07-04T07:16:00Z">
            <w:rPr>
              <w:noProof/>
              <w:lang w:val="en-US"/>
            </w:rPr>
          </w:rPrChange>
        </w:rPr>
        <w:t>(2024)</w:t>
      </w:r>
      <w:r>
        <w:rPr>
          <w:lang w:val="en-US"/>
        </w:rPr>
        <w:fldChar w:fldCharType="end"/>
      </w:r>
      <w:r w:rsidRPr="00CF0079">
        <w:rPr>
          <w:rPrChange w:id="69" w:author="Mikkel Helding Vembye" w:date="2024-07-04T07:16:00Z">
            <w:rPr>
              <w:lang w:val="en-US"/>
            </w:rPr>
          </w:rPrChange>
        </w:rPr>
        <w:t xml:space="preserve"> </w:t>
      </w:r>
      <w:proofErr w:type="spellStart"/>
      <w:r w:rsidR="00DC3EC6" w:rsidRPr="00CF0079">
        <w:rPr>
          <w:rPrChange w:id="70" w:author="Mikkel Helding Vembye" w:date="2024-07-04T07:16:00Z">
            <w:rPr>
              <w:lang w:val="en-US"/>
            </w:rPr>
          </w:rPrChange>
        </w:rPr>
        <w:t>applied</w:t>
      </w:r>
      <w:proofErr w:type="spellEnd"/>
      <w:r w:rsidR="00DC3EC6" w:rsidRPr="00CF0079">
        <w:rPr>
          <w:rPrChange w:id="71" w:author="Mikkel Helding Vembye" w:date="2024-07-04T07:16:00Z">
            <w:rPr>
              <w:lang w:val="en-US"/>
            </w:rPr>
          </w:rPrChange>
        </w:rPr>
        <w:t xml:space="preserve"> the </w:t>
      </w:r>
      <w:r w:rsidR="0007719B" w:rsidRPr="00CF0079">
        <w:rPr>
          <w:rPrChange w:id="72" w:author="Mikkel Helding Vembye" w:date="2024-07-04T07:16:00Z">
            <w:rPr>
              <w:lang w:val="en-US"/>
            </w:rPr>
          </w:rPrChange>
        </w:rPr>
        <w:t>gpt</w:t>
      </w:r>
      <w:r w:rsidR="00DC3EC6" w:rsidRPr="00CF0079">
        <w:rPr>
          <w:rPrChange w:id="73" w:author="Mikkel Helding Vembye" w:date="2024-07-04T07:16:00Z">
            <w:rPr>
              <w:lang w:val="en-US"/>
            </w:rPr>
          </w:rPrChange>
        </w:rPr>
        <w:t xml:space="preserve">-3.5-turbo-0613 API model to </w:t>
      </w:r>
      <w:proofErr w:type="spellStart"/>
      <w:r w:rsidR="00DC3EC6" w:rsidRPr="00CF0079">
        <w:rPr>
          <w:rPrChange w:id="74" w:author="Mikkel Helding Vembye" w:date="2024-07-04T07:16:00Z">
            <w:rPr>
              <w:lang w:val="en-US"/>
            </w:rPr>
          </w:rPrChange>
        </w:rPr>
        <w:t>conduct</w:t>
      </w:r>
      <w:proofErr w:type="spellEnd"/>
      <w:r w:rsidR="00DC3EC6" w:rsidRPr="00CF0079">
        <w:rPr>
          <w:rPrChange w:id="75" w:author="Mikkel Helding Vembye" w:date="2024-07-04T07:16:00Z">
            <w:rPr>
              <w:lang w:val="en-US"/>
            </w:rPr>
          </w:rPrChange>
        </w:rPr>
        <w:t xml:space="preserve"> TAB screening in </w:t>
      </w:r>
      <w:proofErr w:type="spellStart"/>
      <w:r w:rsidR="00DC3EC6" w:rsidRPr="00CF0079">
        <w:rPr>
          <w:rPrChange w:id="76" w:author="Mikkel Helding Vembye" w:date="2024-07-04T07:16:00Z">
            <w:rPr>
              <w:lang w:val="en-US"/>
            </w:rPr>
          </w:rPrChange>
        </w:rPr>
        <w:t>one</w:t>
      </w:r>
      <w:proofErr w:type="spellEnd"/>
      <w:r w:rsidR="00DC3EC6" w:rsidRPr="00CF0079">
        <w:rPr>
          <w:rPrChange w:id="77" w:author="Mikkel Helding Vembye" w:date="2024-07-04T07:16:00Z">
            <w:rPr>
              <w:lang w:val="en-US"/>
            </w:rPr>
          </w:rPrChange>
        </w:rPr>
        <w:t xml:space="preserve"> </w:t>
      </w:r>
      <w:proofErr w:type="spellStart"/>
      <w:r w:rsidR="00DC3EC6" w:rsidRPr="00CF0079">
        <w:rPr>
          <w:rPrChange w:id="78" w:author="Mikkel Helding Vembye" w:date="2024-07-04T07:16:00Z">
            <w:rPr>
              <w:lang w:val="en-US"/>
            </w:rPr>
          </w:rPrChange>
        </w:rPr>
        <w:t>clinical</w:t>
      </w:r>
      <w:proofErr w:type="spellEnd"/>
      <w:r w:rsidR="00DC3EC6" w:rsidRPr="00CF0079">
        <w:rPr>
          <w:rPrChange w:id="79" w:author="Mikkel Helding Vembye" w:date="2024-07-04T07:16:00Z">
            <w:rPr>
              <w:lang w:val="en-US"/>
            </w:rPr>
          </w:rPrChange>
        </w:rPr>
        <w:t xml:space="preserve"> </w:t>
      </w:r>
      <w:proofErr w:type="spellStart"/>
      <w:r w:rsidR="00DC3EC6" w:rsidRPr="00CF0079">
        <w:rPr>
          <w:rPrChange w:id="80" w:author="Mikkel Helding Vembye" w:date="2024-07-04T07:16:00Z">
            <w:rPr>
              <w:lang w:val="en-US"/>
            </w:rPr>
          </w:rPrChange>
        </w:rPr>
        <w:t>systematic</w:t>
      </w:r>
      <w:proofErr w:type="spellEnd"/>
      <w:r w:rsidR="00DC3EC6" w:rsidRPr="00CF0079">
        <w:rPr>
          <w:rPrChange w:id="81" w:author="Mikkel Helding Vembye" w:date="2024-07-04T07:16:00Z">
            <w:rPr>
              <w:lang w:val="en-US"/>
            </w:rPr>
          </w:rPrChange>
        </w:rPr>
        <w:t xml:space="preserve"> </w:t>
      </w:r>
      <w:proofErr w:type="spellStart"/>
      <w:r w:rsidR="00DC3EC6" w:rsidRPr="00CF0079">
        <w:rPr>
          <w:rPrChange w:id="82" w:author="Mikkel Helding Vembye" w:date="2024-07-04T07:16:00Z">
            <w:rPr>
              <w:lang w:val="en-US"/>
            </w:rPr>
          </w:rPrChange>
        </w:rPr>
        <w:t>review</w:t>
      </w:r>
      <w:proofErr w:type="spellEnd"/>
      <w:r w:rsidR="00DC3EC6" w:rsidRPr="00CF0079">
        <w:rPr>
          <w:rPrChange w:id="83" w:author="Mikkel Helding Vembye" w:date="2024-07-04T07:16:00Z">
            <w:rPr>
              <w:lang w:val="en-US"/>
            </w:rPr>
          </w:rPrChange>
        </w:rPr>
        <w:t xml:space="preserve">.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proofErr w:type="spellStart"/>
      <w:r w:rsidR="00C812DA">
        <w:rPr>
          <w:lang w:val="en-US"/>
        </w:rPr>
        <w:t>Gargari</w:t>
      </w:r>
      <w:proofErr w:type="spellEnd"/>
      <w:r w:rsidR="00C812DA">
        <w:rPr>
          <w:lang w:val="en-US"/>
        </w:rPr>
        <w:t xml:space="preserve">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120D448C" w:rsidR="00D02FC4" w:rsidRDefault="006C1FAB" w:rsidP="00D02FC4">
      <w:pPr>
        <w:spacing w:after="0" w:line="360" w:lineRule="auto"/>
        <w:ind w:firstLine="1304"/>
        <w:jc w:val="both"/>
        <w:rPr>
          <w:lang w:val="en-US"/>
        </w:rPr>
      </w:pPr>
      <w:r w:rsidRPr="007332FC">
        <w:rPr>
          <w:lang w:val="en-US"/>
        </w:rPr>
        <w:t xml:space="preserve">On a related line of research, </w:t>
      </w:r>
      <w:proofErr w:type="spellStart"/>
      <w:r w:rsidRPr="007332FC">
        <w:rPr>
          <w:lang w:val="en-US"/>
        </w:rPr>
        <w:t>Alshami</w:t>
      </w:r>
      <w:proofErr w:type="spellEnd"/>
      <w:r w:rsidRPr="007332FC">
        <w:rPr>
          <w:lang w:val="en-US"/>
        </w:rPr>
        <w:t xml:space="preserve">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1" w:history="1">
        <w:proofErr w:type="spellStart"/>
        <w:r w:rsidRPr="00340FDD">
          <w:rPr>
            <w:rStyle w:val="Hyperlink"/>
            <w:color w:val="000000" w:themeColor="text1"/>
            <w:u w:val="none"/>
          </w:rPr>
          <w:t>Khraisha</w:t>
        </w:r>
        <w:proofErr w:type="spellEnd"/>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w:t>
      </w:r>
      <w:proofErr w:type="spellStart"/>
      <w:r w:rsidR="00DC3EC6">
        <w:rPr>
          <w:rStyle w:val="commaitem"/>
          <w:color w:val="000000" w:themeColor="text1"/>
        </w:rPr>
        <w:t>Issaiy</w:t>
      </w:r>
      <w:proofErr w:type="spellEnd"/>
      <w:r w:rsidR="00DC3EC6">
        <w:rPr>
          <w:rStyle w:val="commaitem"/>
          <w:color w:val="000000" w:themeColor="text1"/>
        </w:rPr>
        <w:t xml:space="preserve">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w:t>
      </w:r>
      <w:proofErr w:type="spellStart"/>
      <w:r>
        <w:rPr>
          <w:rStyle w:val="commaitem"/>
          <w:color w:val="000000" w:themeColor="text1"/>
        </w:rPr>
        <w:t>investigated</w:t>
      </w:r>
      <w:proofErr w:type="spellEnd"/>
      <w:r>
        <w:rPr>
          <w:rStyle w:val="commaitem"/>
          <w:color w:val="000000" w:themeColor="text1"/>
        </w:rPr>
        <w:t xml:space="preserve"> the TAB screening performance of </w:t>
      </w:r>
      <w:proofErr w:type="spellStart"/>
      <w:r>
        <w:rPr>
          <w:rStyle w:val="commaitem"/>
          <w:color w:val="000000" w:themeColor="text1"/>
        </w:rPr>
        <w:t>using</w:t>
      </w:r>
      <w:proofErr w:type="spellEnd"/>
      <w:r>
        <w:rPr>
          <w:rStyle w:val="commaitem"/>
          <w:color w:val="000000" w:themeColor="text1"/>
        </w:rPr>
        <w:t xml:space="preserve"> </w:t>
      </w:r>
      <w:r w:rsidRPr="007332FC">
        <w:rPr>
          <w:rFonts w:cs="Times New Roman"/>
          <w:szCs w:val="24"/>
        </w:rPr>
        <w:t xml:space="preserve">ChatGPT from the internet interface. </w:t>
      </w:r>
      <w:proofErr w:type="spellStart"/>
      <w:r w:rsidRPr="009A7B19">
        <w:rPr>
          <w:rFonts w:cs="Times New Roman"/>
          <w:szCs w:val="24"/>
          <w:lang w:val="en-US"/>
        </w:rPr>
        <w:t>Alshami</w:t>
      </w:r>
      <w:proofErr w:type="spellEnd"/>
      <w:r w:rsidRPr="009A7B19">
        <w:rPr>
          <w:rFonts w:cs="Times New Roman"/>
          <w:szCs w:val="24"/>
          <w:lang w:val="en-US"/>
        </w:rPr>
        <w:t xml:space="preserve">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r w:rsidR="00747CF2">
        <w:fldChar w:fldCharType="begin"/>
      </w:r>
      <w:r w:rsidR="00747CF2" w:rsidRPr="00747CF2">
        <w:rPr>
          <w:lang w:val="en-US"/>
          <w:rPrChange w:id="85" w:author="Frederikke Lykke Witthöft Schytt" w:date="2024-06-24T18:40:00Z">
            <w:rPr/>
          </w:rPrChange>
        </w:rPr>
        <w:instrText xml:space="preserve"> HYPERLINK "https://onlinelibrary.wiley.com/authored-by/Khraisha/Qusai" </w:instrText>
      </w:r>
      <w:r w:rsidR="00747CF2">
        <w:fldChar w:fldCharType="separate"/>
      </w:r>
      <w:proofErr w:type="spellStart"/>
      <w:r w:rsidRPr="00E96DD2">
        <w:rPr>
          <w:rStyle w:val="Hyperlink"/>
          <w:color w:val="000000" w:themeColor="text1"/>
          <w:u w:val="none"/>
          <w:lang w:val="en-US"/>
        </w:rPr>
        <w:t>Khraisha</w:t>
      </w:r>
      <w:proofErr w:type="spellEnd"/>
      <w:r w:rsidR="00747CF2">
        <w:rPr>
          <w:rStyle w:val="Hyperlink"/>
          <w:color w:val="000000" w:themeColor="text1"/>
          <w:u w:val="none"/>
          <w:lang w:val="en-US"/>
        </w:rPr>
        <w:fldChar w:fldCharType="end"/>
      </w:r>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w:t>
      </w:r>
      <w:proofErr w:type="spellStart"/>
      <w:r w:rsidR="00DC3EC6">
        <w:rPr>
          <w:rStyle w:val="commaitem"/>
          <w:color w:val="000000" w:themeColor="text1"/>
        </w:rPr>
        <w:t>Issaiy</w:t>
      </w:r>
      <w:proofErr w:type="spellEnd"/>
      <w:r w:rsidR="00DC3EC6">
        <w:rPr>
          <w:rStyle w:val="commaitem"/>
          <w:color w:val="000000" w:themeColor="text1"/>
        </w:rPr>
        <w:t xml:space="preserve">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proofErr w:type="spellStart"/>
      <w:r w:rsidRPr="007332FC">
        <w:rPr>
          <w:rStyle w:val="comma-separator"/>
          <w:color w:val="000000" w:themeColor="text1"/>
        </w:rPr>
        <w:t>found</w:t>
      </w:r>
      <w:proofErr w:type="spellEnd"/>
      <w:r w:rsidRPr="007332FC">
        <w:rPr>
          <w:rStyle w:val="comma-separator"/>
          <w:color w:val="000000" w:themeColor="text1"/>
        </w:rPr>
        <w:t xml:space="preserve"> </w:t>
      </w:r>
      <w:proofErr w:type="spellStart"/>
      <w:r w:rsidRPr="007332FC">
        <w:rPr>
          <w:rStyle w:val="comma-separator"/>
          <w:color w:val="000000" w:themeColor="text1"/>
        </w:rPr>
        <w:t>that</w:t>
      </w:r>
      <w:proofErr w:type="spellEnd"/>
      <w:r w:rsidRPr="007332FC">
        <w:rPr>
          <w:rStyle w:val="comma-separator"/>
          <w:color w:val="000000" w:themeColor="text1"/>
        </w:rPr>
        <w:t xml:space="preserve"> </w:t>
      </w:r>
      <w:proofErr w:type="spellStart"/>
      <w:r w:rsidRPr="007332FC">
        <w:rPr>
          <w:rStyle w:val="comma-separator"/>
          <w:color w:val="000000" w:themeColor="text1"/>
        </w:rPr>
        <w:t>using</w:t>
      </w:r>
      <w:proofErr w:type="spellEnd"/>
      <w:r w:rsidRPr="007332FC">
        <w:rPr>
          <w:rStyle w:val="comma-separator"/>
          <w:color w:val="000000" w:themeColor="text1"/>
        </w:rPr>
        <w:t xml:space="preserve">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t>
      </w:r>
      <w:proofErr w:type="spellStart"/>
      <w:r w:rsidRPr="007332FC">
        <w:rPr>
          <w:rStyle w:val="comma-separator"/>
          <w:color w:val="000000" w:themeColor="text1"/>
        </w:rPr>
        <w:t>worked</w:t>
      </w:r>
      <w:proofErr w:type="spellEnd"/>
      <w:r w:rsidRPr="007332FC">
        <w:rPr>
          <w:rStyle w:val="comma-separator"/>
          <w:color w:val="000000" w:themeColor="text1"/>
        </w:rPr>
        <w:t xml:space="preserve"> </w:t>
      </w:r>
      <w:proofErr w:type="spellStart"/>
      <w:r w:rsidRPr="007332FC">
        <w:rPr>
          <w:rStyle w:val="comma-separator"/>
          <w:color w:val="000000" w:themeColor="text1"/>
        </w:rPr>
        <w:t>insufficiently</w:t>
      </w:r>
      <w:proofErr w:type="spellEnd"/>
      <w:r w:rsidRPr="007332FC">
        <w:rPr>
          <w:rStyle w:val="comma-separator"/>
          <w:color w:val="000000" w:themeColor="text1"/>
        </w:rPr>
        <w:t xml:space="preserve"> </w:t>
      </w:r>
      <w:proofErr w:type="spellStart"/>
      <w:r w:rsidRPr="007332FC">
        <w:rPr>
          <w:rStyle w:val="comma-separator"/>
          <w:color w:val="000000" w:themeColor="text1"/>
        </w:rPr>
        <w:t>compared</w:t>
      </w:r>
      <w:proofErr w:type="spellEnd"/>
      <w:r w:rsidRPr="007332FC">
        <w:rPr>
          <w:rStyle w:val="comma-separator"/>
          <w:color w:val="000000" w:themeColor="text1"/>
        </w:rPr>
        <w:t xml:space="preserve">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w:t>
      </w:r>
      <w:proofErr w:type="spellStart"/>
      <w:r w:rsidRPr="007340E8">
        <w:rPr>
          <w:rStyle w:val="comma-separator"/>
          <w:color w:val="000000" w:themeColor="text1"/>
          <w:lang w:val="en-US"/>
        </w:rPr>
        <w:t>OpenAI’s</w:t>
      </w:r>
      <w:proofErr w:type="spellEnd"/>
      <w:r w:rsidRPr="007340E8">
        <w:rPr>
          <w:rStyle w:val="comma-separator"/>
          <w:color w:val="000000" w:themeColor="text1"/>
          <w:lang w:val="en-US"/>
        </w:rPr>
        <w:t xml:space="preserve">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w:t>
      </w:r>
      <w:ins w:id="86" w:author="Frederikke Lykke Witthöft Schytt" w:date="2024-06-24T23:52:00Z">
        <w:r w:rsidR="00517E7D">
          <w:rPr>
            <w:rStyle w:val="comma-separator"/>
            <w:color w:val="000000" w:themeColor="text1"/>
            <w:lang w:val="en-US"/>
          </w:rPr>
          <w:t>,</w:t>
        </w:r>
      </w:ins>
      <w:r w:rsidRPr="007340E8">
        <w:rPr>
          <w:rStyle w:val="comma-separator"/>
          <w:color w:val="000000" w:themeColor="text1"/>
          <w:lang w:val="en-US"/>
        </w:rPr>
        <w:t xml:space="preserve"> by any means</w:t>
      </w:r>
      <w:ins w:id="87" w:author="Frederikke Lykke Witthöft Schytt" w:date="2024-06-24T23:53:00Z">
        <w:r w:rsidR="00517E7D">
          <w:rPr>
            <w:rStyle w:val="comma-separator"/>
            <w:color w:val="000000" w:themeColor="text1"/>
            <w:lang w:val="en-US"/>
          </w:rPr>
          <w:t>,</w:t>
        </w:r>
      </w:ins>
      <w:r w:rsidRPr="007340E8">
        <w:rPr>
          <w:rStyle w:val="comma-separator"/>
          <w:color w:val="000000" w:themeColor="text1"/>
          <w:lang w:val="en-US"/>
        </w:rPr>
        <w:t xml:space="preserve"> to replicate our results obtained from the API models with the models available in the ChatGPT interface. We, therefore, </w:t>
      </w:r>
      <w:r w:rsidRPr="007340E8">
        <w:rPr>
          <w:rStyle w:val="comma-separator"/>
          <w:color w:val="000000" w:themeColor="text1"/>
          <w:lang w:val="en-US"/>
        </w:rPr>
        <w:lastRenderedPageBreak/>
        <w:t xml:space="preserve">consider it pivotal that future research clearly distinguishes between </w:t>
      </w:r>
      <w:proofErr w:type="spellStart"/>
      <w:r w:rsidRPr="007340E8">
        <w:rPr>
          <w:rStyle w:val="comma-separator"/>
          <w:color w:val="000000" w:themeColor="text1"/>
          <w:lang w:val="en-US"/>
        </w:rPr>
        <w:t>OpenAI’s</w:t>
      </w:r>
      <w:proofErr w:type="spellEnd"/>
      <w:r w:rsidRPr="007340E8">
        <w:rPr>
          <w:rStyle w:val="comma-separator"/>
          <w:color w:val="000000" w:themeColor="text1"/>
          <w:lang w:val="en-US"/>
        </w:rPr>
        <w:t xml:space="preserve">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w:t>
      </w:r>
      <w:proofErr w:type="spellStart"/>
      <w:r w:rsidRPr="007340E8">
        <w:rPr>
          <w:rStyle w:val="comma-separator"/>
          <w:color w:val="000000" w:themeColor="text1"/>
          <w:lang w:val="en-US"/>
        </w:rPr>
        <w:t>OpenAIs</w:t>
      </w:r>
      <w:proofErr w:type="spellEnd"/>
      <w:r w:rsidRPr="007340E8">
        <w:rPr>
          <w:rStyle w:val="comma-separator"/>
          <w:color w:val="000000" w:themeColor="text1"/>
          <w:lang w:val="en-US"/>
        </w:rPr>
        <w:t xml:space="preserve">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w:t>
      </w:r>
      <w:proofErr w:type="spellStart"/>
      <w:r w:rsidR="00D02FC4">
        <w:rPr>
          <w:lang w:val="en-US"/>
        </w:rPr>
        <w:t>Syriani</w:t>
      </w:r>
      <w:proofErr w:type="spellEnd"/>
      <w:r w:rsidR="00D02FC4">
        <w:rPr>
          <w:lang w:val="en-US"/>
        </w:rPr>
        <w:t xml:space="preserve">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w:t>
      </w:r>
      <w:proofErr w:type="spellStart"/>
      <w:r w:rsidR="00DC3EC6">
        <w:rPr>
          <w:lang w:val="en-US"/>
        </w:rPr>
        <w:t>Gargari</w:t>
      </w:r>
      <w:proofErr w:type="spellEnd"/>
      <w:r w:rsidR="00DC3EC6">
        <w:rPr>
          <w:lang w:val="en-US"/>
        </w:rPr>
        <w:t xml:space="preserve">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4505128D" w:rsidR="003B4C84" w:rsidRDefault="00DA5E2D" w:rsidP="00542711">
      <w:pPr>
        <w:spacing w:after="0" w:line="360" w:lineRule="auto"/>
        <w:jc w:val="both"/>
        <w:rPr>
          <w:lang w:val="en-US"/>
        </w:rPr>
      </w:pPr>
      <w:commentRangeStart w:id="88"/>
      <w:commentRangeStart w:id="89"/>
      <w:commentRangeStart w:id="90"/>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 xml:space="preserve">Compared with traditional machine learning algorithms, we will also show that the GPT-4 has the ability </w:t>
      </w:r>
      <w:r w:rsidR="00E11D90">
        <w:rPr>
          <w:lang w:val="en-US"/>
        </w:rPr>
        <w:t xml:space="preserve">in some cases </w:t>
      </w:r>
      <w:r w:rsidR="00A44FFC">
        <w:rPr>
          <w:lang w:val="en-US"/>
        </w:rPr>
        <w:t>to find almost all relevant studies.</w:t>
      </w:r>
      <w:r w:rsidR="00542711">
        <w:rPr>
          <w:lang w:val="en-US"/>
        </w:rPr>
        <w:t xml:space="preserve"> </w:t>
      </w:r>
      <w:commentRangeEnd w:id="88"/>
      <w:r w:rsidR="006D4C0B">
        <w:rPr>
          <w:rStyle w:val="CommentReference"/>
        </w:rPr>
        <w:commentReference w:id="88"/>
      </w:r>
      <w:commentRangeEnd w:id="89"/>
      <w:r w:rsidR="00273914">
        <w:rPr>
          <w:rStyle w:val="CommentReference"/>
        </w:rPr>
        <w:commentReference w:id="89"/>
      </w:r>
      <w:commentRangeEnd w:id="90"/>
      <w:r w:rsidR="00CF0079">
        <w:rPr>
          <w:rStyle w:val="CommentReference"/>
        </w:rPr>
        <w:commentReference w:id="90"/>
      </w:r>
    </w:p>
    <w:p w14:paraId="2249C348" w14:textId="22618FD8" w:rsidR="00542711" w:rsidRDefault="00DA5E2D" w:rsidP="00B23B21">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w:t>
      </w:r>
      <w:ins w:id="91" w:author="Frederikke Lykke Witthöft Schytt" w:date="2024-06-27T14:16:00Z">
        <w:r w:rsidR="009A70B0">
          <w:rPr>
            <w:lang w:val="en-US"/>
          </w:rPr>
          <w:t>,</w:t>
        </w:r>
      </w:ins>
      <w:r w:rsidR="003B4C84">
        <w:rPr>
          <w:lang w:val="en-US"/>
        </w:rPr>
        <w:t xml:space="preserve"> if the GPT API mode</w:t>
      </w:r>
      <w:r>
        <w:rPr>
          <w:lang w:val="en-US"/>
        </w:rPr>
        <w:t>l, for example,</w:t>
      </w:r>
      <w:r w:rsidR="003B4C84">
        <w:rPr>
          <w:lang w:val="en-US"/>
        </w:rPr>
        <w:t xml:space="preserve"> does not have enough information to make a reliable decision, </w:t>
      </w:r>
      <w:ins w:id="92" w:author="Frederikke Lykke Witthöft Schytt" w:date="2024-06-27T14:16:00Z">
        <w:r w:rsidR="009A70B0">
          <w:rPr>
            <w:lang w:val="en-US"/>
          </w:rPr>
          <w:t xml:space="preserve">then </w:t>
        </w:r>
      </w:ins>
      <w:r w:rsidR="003B4C84">
        <w:rPr>
          <w:lang w:val="en-US"/>
        </w:rPr>
        <w:t>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w:t>
      </w:r>
      <w:r w:rsidR="003B4C84">
        <w:rPr>
          <w:lang w:val="en-US"/>
        </w:rPr>
        <w:lastRenderedPageBreak/>
        <w:t>= {exc</w:t>
      </w:r>
      <w:r w:rsidR="00511534">
        <w:rPr>
          <w:lang w:val="en-US"/>
        </w:rPr>
        <w:t>l</w:t>
      </w:r>
      <w:r w:rsidR="003B4C84">
        <w:rPr>
          <w:lang w:val="en-US"/>
        </w:rPr>
        <w:t xml:space="preserve">ude}) and/or descriptive responses back from their screening requests. </w:t>
      </w:r>
      <w:r w:rsidR="00B23B21">
        <w:rPr>
          <w:lang w:val="en-US"/>
        </w:rPr>
        <w:t xml:space="preserve">We consider the simple function call to be the main </w:t>
      </w:r>
      <w:commentRangeStart w:id="93"/>
      <w:r w:rsidR="00B23B21" w:rsidRPr="00B06C7F">
        <w:rPr>
          <w:highlight w:val="yellow"/>
          <w:lang w:val="en-US"/>
          <w:rPrChange w:id="94" w:author="Frederikke Lykke Witthöft Schytt" w:date="2024-06-27T14:24:00Z">
            <w:rPr>
              <w:lang w:val="en-US"/>
            </w:rPr>
          </w:rPrChange>
        </w:rPr>
        <w:t>workhorse</w:t>
      </w:r>
      <w:commentRangeEnd w:id="93"/>
      <w:r w:rsidR="00AA0A75">
        <w:rPr>
          <w:rStyle w:val="CommentReference"/>
        </w:rPr>
        <w:commentReference w:id="93"/>
      </w:r>
      <w:r w:rsidR="00515E21">
        <w:rPr>
          <w:lang w:val="en-US"/>
        </w:rPr>
        <w:t>, h</w:t>
      </w:r>
      <w:r w:rsidR="00B23B21">
        <w:rPr>
          <w:lang w:val="en-US"/>
        </w:rPr>
        <w:t>owever, g</w:t>
      </w:r>
      <w:r w:rsidR="003B4C84">
        <w:rPr>
          <w:lang w:val="en-US"/>
        </w:rPr>
        <w:t>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4569E682" w:rsidR="003B4C84" w:rsidRDefault="003B4C84" w:rsidP="00542711">
      <w:pPr>
        <w:spacing w:after="0" w:line="360" w:lineRule="auto"/>
        <w:jc w:val="both"/>
        <w:rPr>
          <w:lang w:val="en-US"/>
        </w:rPr>
      </w:pPr>
      <w:r>
        <w:rPr>
          <w:lang w:val="en-US"/>
        </w:rPr>
        <w:tab/>
        <w:t xml:space="preserve">The main difference between this paper and </w:t>
      </w:r>
      <w:del w:id="95" w:author="Frederikke Lykke Witthöft Schytt" w:date="2024-06-27T14:24:00Z">
        <w:r w:rsidDel="00B06C7F">
          <w:rPr>
            <w:lang w:val="en-US"/>
          </w:rPr>
          <w:delText xml:space="preserve">the </w:delText>
        </w:r>
      </w:del>
      <w:r>
        <w:rPr>
          <w:lang w:val="en-US"/>
        </w:rPr>
        <w:t>previous evaluation</w:t>
      </w:r>
      <w:ins w:id="96" w:author="Frederikke Lykke Witthöft Schytt" w:date="2024-06-27T14:25:00Z">
        <w:r w:rsidR="00B06C7F">
          <w:rPr>
            <w:lang w:val="en-US"/>
          </w:rPr>
          <w:t>s</w:t>
        </w:r>
      </w:ins>
      <w:r>
        <w:rPr>
          <w:lang w:val="en-US"/>
        </w:rPr>
        <w:t xml:space="preserve">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w:t>
      </w:r>
      <w:commentRangeStart w:id="97"/>
      <w:r w:rsidR="00C36576" w:rsidRPr="00AA0A75">
        <w:rPr>
          <w:lang w:val="en-US"/>
        </w:rPr>
        <w:t>technically</w:t>
      </w:r>
      <w:commentRangeEnd w:id="97"/>
      <w:r w:rsidR="00AA0A75" w:rsidRPr="00AA0A75">
        <w:rPr>
          <w:rStyle w:val="CommentReference"/>
        </w:rPr>
        <w:commentReference w:id="97"/>
      </w:r>
      <w:r w:rsidR="00C36576">
        <w:rPr>
          <w:lang w:val="en-US"/>
        </w:rPr>
        <w:t xml:space="preserve"> </w:t>
      </w:r>
      <w:r>
        <w:rPr>
          <w:lang w:val="en-US"/>
        </w:rPr>
        <w:t>quality-assur</w:t>
      </w:r>
      <w:r w:rsidR="00DA5E2D">
        <w:rPr>
          <w:lang w:val="en-US"/>
        </w:rPr>
        <w:t>ing</w:t>
      </w:r>
      <w:r>
        <w:rPr>
          <w:lang w:val="en-US"/>
        </w:rPr>
        <w:t xml:space="preserve"> </w:t>
      </w:r>
      <w:r w:rsidR="00C36576">
        <w:rPr>
          <w:lang w:val="en-US"/>
        </w:rPr>
        <w:t xml:space="preserve">it </w:t>
      </w:r>
      <w:r>
        <w:rPr>
          <w:lang w:val="en-US"/>
        </w:rPr>
        <w:t>via the conduct of t</w:t>
      </w:r>
      <w:ins w:id="98" w:author="Frederikke Lykke Witthöft Schytt" w:date="2024-06-27T14:26:00Z">
        <w:r w:rsidR="008422C9">
          <w:rPr>
            <w:lang w:val="en-US"/>
          </w:rPr>
          <w:t>w</w:t>
        </w:r>
      </w:ins>
      <w:r>
        <w:rPr>
          <w:lang w:val="en-US"/>
        </w:rPr>
        <w:t xml:space="preserve">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w:t>
      </w:r>
      <w:proofErr w:type="spellStart"/>
      <w:r w:rsidR="00FC51DF">
        <w:rPr>
          <w:lang w:val="en-US"/>
        </w:rPr>
        <w:t>top_p</w:t>
      </w:r>
      <w:proofErr w:type="spellEnd"/>
      <w:r w:rsidR="00FC51DF">
        <w:rPr>
          <w:lang w:val="en-US"/>
        </w:rPr>
        <w:t xml:space="preserve">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to conduct the same request (i.e., asking the </w:t>
      </w:r>
      <w:r w:rsidR="00DA5E2D">
        <w:rPr>
          <w:lang w:val="en-US"/>
        </w:rPr>
        <w:t xml:space="preserve">exact </w:t>
      </w:r>
      <w:r w:rsidR="00802447">
        <w:rPr>
          <w:lang w:val="en-US"/>
        </w:rPr>
        <w:t xml:space="preserve">same question) multiple times to avoid random noise in the model response (especially </w:t>
      </w:r>
      <w:ins w:id="99" w:author="Frederikke Lykke Witthöft Schytt" w:date="2024-06-27T14:31:00Z">
        <w:r w:rsidR="00FC51DF">
          <w:rPr>
            <w:lang w:val="en-US"/>
          </w:rPr>
          <w:t xml:space="preserve">relevant </w:t>
        </w:r>
      </w:ins>
      <w:r w:rsidR="00802447">
        <w:rPr>
          <w:lang w:val="en-US"/>
        </w:rPr>
        <w:t>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ins w:id="100" w:author="Frederikke Lykke Witthöft Schytt" w:date="2024-06-27T14:32:00Z">
        <w:r w:rsidR="00FC51DF">
          <w:rPr>
            <w:lang w:val="en-US"/>
          </w:rPr>
          <w:t>, and</w:t>
        </w:r>
      </w:ins>
      <w:del w:id="101" w:author="Frederikke Lykke Witthöft Schytt" w:date="2024-06-27T14:32:00Z">
        <w:r w:rsidR="00C36576" w:rsidDel="00FC51DF">
          <w:rPr>
            <w:lang w:val="en-US"/>
          </w:rPr>
          <w:delText>.</w:delText>
        </w:r>
      </w:del>
      <w:r w:rsidR="00C36576">
        <w:rPr>
          <w:lang w:val="en-US"/>
        </w:rPr>
        <w:t xml:space="preserve"> </w:t>
      </w:r>
      <w:ins w:id="102" w:author="Frederikke Lykke Witthöft Schytt" w:date="2024-06-27T14:32:00Z">
        <w:r w:rsidR="00FC51DF">
          <w:rPr>
            <w:lang w:val="en-US"/>
          </w:rPr>
          <w:t>t</w:t>
        </w:r>
      </w:ins>
      <w:del w:id="103" w:author="Frederikke Lykke Witthöft Schytt" w:date="2024-06-27T14:32:00Z">
        <w:r w:rsidR="00C36576" w:rsidDel="00FC51DF">
          <w:rPr>
            <w:lang w:val="en-US"/>
          </w:rPr>
          <w:delText>T</w:delText>
        </w:r>
      </w:del>
      <w:r w:rsidR="00C36576">
        <w:rPr>
          <w:lang w:val="en-US"/>
        </w:rPr>
        <w:t>he</w:t>
      </w:r>
      <w:r w:rsidR="00A455C9">
        <w:rPr>
          <w:lang w:val="en-US"/>
        </w:rPr>
        <w:t xml:space="preserve"> specific</w:t>
      </w:r>
      <w:r w:rsidR="00C36576">
        <w:rPr>
          <w:lang w:val="en-US"/>
        </w:rPr>
        <w:t xml:space="preserve"> inclusion threshold can 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4A05D509" w:rsidR="00F9103F" w:rsidRDefault="00F9103F" w:rsidP="00690BFB">
      <w:pPr>
        <w:spacing w:after="0" w:line="360" w:lineRule="auto"/>
        <w:ind w:firstLine="1304"/>
        <w:jc w:val="both"/>
        <w:rPr>
          <w:lang w:val="en-US"/>
        </w:rPr>
      </w:pPr>
      <w:del w:id="104" w:author="Frederikke Lykke Witthöft Schytt" w:date="2024-06-27T14:35:00Z">
        <w:r w:rsidDel="00FC51DF">
          <w:rPr>
            <w:lang w:val="en-US"/>
          </w:rPr>
          <w:delText>T</w:delText>
        </w:r>
        <w:r w:rsidR="00C36576" w:rsidDel="00FC51DF">
          <w:rPr>
            <w:lang w:val="en-US"/>
          </w:rPr>
          <w:delText xml:space="preserve">o </w:delText>
        </w:r>
        <w:r w:rsidDel="00FC51DF">
          <w:rPr>
            <w:lang w:val="en-US"/>
          </w:rPr>
          <w:delText>conduct</w:delText>
        </w:r>
        <w:r w:rsidR="00C36576" w:rsidDel="00FC51DF">
          <w:rPr>
            <w:lang w:val="en-US"/>
          </w:rPr>
          <w:delText xml:space="preserve"> a</w:delText>
        </w:r>
      </w:del>
      <w:ins w:id="105" w:author="Frederikke Lykke Witthöft Schytt" w:date="2024-06-27T14:35:00Z">
        <w:r w:rsidR="00FC51DF">
          <w:rPr>
            <w:lang w:val="en-US"/>
          </w:rPr>
          <w:t>A</w:t>
        </w:r>
      </w:ins>
      <w:r w:rsidR="00C36576">
        <w:rPr>
          <w:lang w:val="en-US"/>
        </w:rPr>
        <w:t xml:space="preserve"> fair assessment of GPT's ability to </w:t>
      </w:r>
      <w:del w:id="106" w:author="Frederikke Lykke Witthöft Schytt" w:date="2024-06-27T14:34:00Z">
        <w:r w:rsidR="00C36576" w:rsidDel="00FC51DF">
          <w:rPr>
            <w:lang w:val="en-US"/>
          </w:rPr>
          <w:delText xml:space="preserve">conduct </w:delText>
        </w:r>
      </w:del>
      <w:ins w:id="107" w:author="Frederikke Lykke Witthöft Schytt" w:date="2024-06-27T14:35:00Z">
        <w:r w:rsidR="00FC51DF">
          <w:rPr>
            <w:lang w:val="en-US"/>
          </w:rPr>
          <w:t>conduct</w:t>
        </w:r>
      </w:ins>
      <w:ins w:id="108" w:author="Frederikke Lykke Witthöft Schytt" w:date="2024-06-27T14:34:00Z">
        <w:r w:rsidR="00FC51DF">
          <w:rPr>
            <w:lang w:val="en-US"/>
          </w:rPr>
          <w:t xml:space="preserve"> </w:t>
        </w:r>
      </w:ins>
      <w:r w:rsidR="00C36576">
        <w:rPr>
          <w:lang w:val="en-US"/>
        </w:rPr>
        <w:t>TAB screening relative to humans</w:t>
      </w:r>
      <w:r>
        <w:rPr>
          <w:lang w:val="en-US"/>
        </w:rPr>
        <w:t xml:space="preserve"> but also to outline reliable guidelines on when</w:t>
      </w:r>
      <w:r w:rsidR="00A455C9">
        <w:rPr>
          <w:lang w:val="en-US"/>
        </w:rPr>
        <w:t xml:space="preserve"> (and </w:t>
      </w:r>
      <w:ins w:id="109" w:author="Frederikke Lykke Witthöft Schytt" w:date="2024-06-27T14:34:00Z">
        <w:r w:rsidR="00FC51DF">
          <w:rPr>
            <w:lang w:val="en-US"/>
          </w:rPr>
          <w:t xml:space="preserve">when </w:t>
        </w:r>
      </w:ins>
      <w:r w:rsidR="00A455C9">
        <w:rPr>
          <w:lang w:val="en-US"/>
        </w:rPr>
        <w:t>not)</w:t>
      </w:r>
      <w:r>
        <w:rPr>
          <w:lang w:val="en-US"/>
        </w:rPr>
        <w:t xml:space="preserve">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w:t>
      </w:r>
      <w:r w:rsidR="00A455C9">
        <w:rPr>
          <w:lang w:val="en-US"/>
        </w:rPr>
        <w:t xml:space="preserve">also </w:t>
      </w:r>
      <w:r w:rsidR="00CE7E7D">
        <w:rPr>
          <w:lang w:val="en-US"/>
        </w:rPr>
        <w:t xml:space="preserve">to put forward a tentative benchmark scheme </w:t>
      </w:r>
      <w:r w:rsidR="000D2E6D">
        <w:rPr>
          <w:lang w:val="en-US"/>
        </w:rPr>
        <w:t xml:space="preserve">to </w:t>
      </w:r>
      <w:r w:rsidR="00CE7E7D">
        <w:rPr>
          <w:lang w:val="en-US"/>
        </w:rPr>
        <w:t xml:space="preserve">which all types of </w:t>
      </w:r>
      <w:r w:rsidR="00A455C9">
        <w:rPr>
          <w:lang w:val="en-US"/>
        </w:rPr>
        <w:t>automated</w:t>
      </w:r>
      <w:r w:rsidR="00CE7E7D">
        <w:rPr>
          <w:lang w:val="en-US"/>
        </w:rPr>
        <w:t xml:space="preserve"> screening tools can be compared. </w:t>
      </w:r>
      <w:r>
        <w:rPr>
          <w:lang w:val="en-US"/>
        </w:rPr>
        <w:t xml:space="preserve"> </w:t>
      </w:r>
    </w:p>
    <w:p w14:paraId="0015B9A2" w14:textId="31D2AEC4"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 xml:space="preserve">Yet </w:t>
      </w:r>
      <w:proofErr w:type="spellStart"/>
      <w:r w:rsidRPr="007332FC">
        <w:t>Gargari</w:t>
      </w:r>
      <w:proofErr w:type="spellEnd"/>
      <w:r w:rsidRPr="007332FC">
        <w:t xml:space="preserve">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CF0079">
        <w:rPr>
          <w:rPrChange w:id="110" w:author="Mikkel Helding Vembye" w:date="2024-07-04T07:16:00Z">
            <w:rPr/>
          </w:rPrChange>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CF0079">
        <w:rPr>
          <w:noProof/>
        </w:rPr>
        <w:t>(2024)</w:t>
      </w:r>
      <w:r w:rsidR="005374FF">
        <w:rPr>
          <w:lang w:val="en-US"/>
        </w:rPr>
        <w:fldChar w:fldCharType="end"/>
      </w:r>
      <w:r w:rsidR="005374FF" w:rsidRPr="00CF0079">
        <w:t xml:space="preserve"> </w:t>
      </w:r>
      <w:proofErr w:type="spellStart"/>
      <w:r w:rsidR="005374FF" w:rsidRPr="00CF0079">
        <w:t>sugges</w:t>
      </w:r>
      <w:r w:rsidRPr="00CF0079">
        <w:t>ted</w:t>
      </w:r>
      <w:proofErr w:type="spellEnd"/>
      <w:r w:rsidR="005374FF" w:rsidRPr="00CF0079">
        <w:t xml:space="preserve"> </w:t>
      </w:r>
      <w:proofErr w:type="spellStart"/>
      <w:r w:rsidR="005374FF" w:rsidRPr="00CF0079">
        <w:t>that</w:t>
      </w:r>
      <w:proofErr w:type="spellEnd"/>
      <w:r w:rsidR="005374FF" w:rsidRPr="00CF0079">
        <w:t xml:space="preserve"> </w:t>
      </w:r>
      <w:proofErr w:type="spellStart"/>
      <w:r w:rsidR="006D57CE" w:rsidRPr="00CF0079">
        <w:t>broader</w:t>
      </w:r>
      <w:proofErr w:type="spellEnd"/>
      <w:r w:rsidR="006D57CE" w:rsidRPr="00CF0079">
        <w:t xml:space="preserve"> </w:t>
      </w:r>
      <w:r w:rsidR="005374FF" w:rsidRPr="00CF0079">
        <w:t xml:space="preserve">and </w:t>
      </w:r>
      <w:proofErr w:type="spellStart"/>
      <w:r w:rsidRPr="00CF0079">
        <w:t>less</w:t>
      </w:r>
      <w:proofErr w:type="spellEnd"/>
      <w:r w:rsidRPr="00CF0079">
        <w:t xml:space="preserve"> </w:t>
      </w:r>
      <w:proofErr w:type="spellStart"/>
      <w:r w:rsidRPr="00CF0079">
        <w:t>specific</w:t>
      </w:r>
      <w:proofErr w:type="spellEnd"/>
      <w:r w:rsidR="005374FF" w:rsidRPr="00CF0079">
        <w:t xml:space="preserve"> prompts do not perform </w:t>
      </w:r>
      <w:proofErr w:type="spellStart"/>
      <w:r w:rsidR="005374FF" w:rsidRPr="00CF0079">
        <w:t>well</w:t>
      </w:r>
      <w:proofErr w:type="spellEnd"/>
      <w:r w:rsidR="005374FF" w:rsidRPr="00CF0079">
        <w:t xml:space="preserve"> in terms of </w:t>
      </w:r>
      <w:proofErr w:type="spellStart"/>
      <w:r w:rsidR="005374FF" w:rsidRPr="00CF0079">
        <w:t>finding</w:t>
      </w:r>
      <w:proofErr w:type="spellEnd"/>
      <w:r w:rsidR="005374FF" w:rsidRPr="00CF0079">
        <w:t xml:space="preserve">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two types of screenings</w:t>
      </w:r>
      <w:r>
        <w:rPr>
          <w:lang w:val="en-US"/>
        </w:rPr>
        <w:t xml:space="preserve"> coined</w:t>
      </w:r>
      <w:r w:rsidR="000B0E90">
        <w:rPr>
          <w:lang w:val="en-US"/>
        </w:rPr>
        <w:t xml:space="preserve"> as</w:t>
      </w:r>
      <w:r>
        <w:rPr>
          <w:lang w:val="en-US"/>
        </w:rPr>
        <w:t xml:space="preserve"> </w:t>
      </w:r>
      <w:r w:rsidRPr="00DA5E2D">
        <w:rPr>
          <w:i/>
          <w:lang w:val="en-US"/>
        </w:rPr>
        <w:t>hierarchical screening</w:t>
      </w:r>
      <w:r w:rsidR="004A13C6">
        <w:rPr>
          <w:i/>
          <w:lang w:val="en-US"/>
        </w:rPr>
        <w:t xml:space="preserve"> </w:t>
      </w:r>
      <w:r w:rsidR="004A13C6">
        <w:rPr>
          <w:lang w:val="en-US"/>
        </w:rPr>
        <w:t xml:space="preserve">and </w:t>
      </w:r>
      <w:r w:rsidR="004A13C6">
        <w:rPr>
          <w:i/>
          <w:lang w:val="en-US"/>
        </w:rPr>
        <w:t>multiple-prompt screening</w:t>
      </w:r>
      <w:r w:rsidR="000B0E90">
        <w:rPr>
          <w:lang w:val="en-US"/>
        </w:rPr>
        <w:t xml:space="preserve">, </w:t>
      </w:r>
      <w:r w:rsidR="000B0E90">
        <w:rPr>
          <w:lang w:val="en-US"/>
        </w:rPr>
        <w:lastRenderedPageBreak/>
        <w:t>respectively</w:t>
      </w:r>
      <w:r w:rsidR="001936BF">
        <w:rPr>
          <w:lang w:val="en-US"/>
        </w:rPr>
        <w:t xml:space="preserve">, and show that they can make GPT API models work within </w:t>
      </w:r>
      <w:r w:rsidR="00B23B21">
        <w:rPr>
          <w:lang w:val="en-US"/>
        </w:rPr>
        <w:t>highly</w:t>
      </w:r>
      <w:r w:rsidR="001936BF">
        <w:rPr>
          <w:lang w:val="en-US"/>
        </w:rPr>
        <w:t xml:space="preserve"> complex review settings. </w:t>
      </w:r>
      <w:r>
        <w:rPr>
          <w:lang w:val="en-US"/>
        </w:rPr>
        <w:t>With th</w:t>
      </w:r>
      <w:r w:rsidR="00511534">
        <w:rPr>
          <w:lang w:val="en-US"/>
        </w:rPr>
        <w:t>ese</w:t>
      </w:r>
      <w:r w:rsidR="00751D45">
        <w:rPr>
          <w:lang w:val="en-US"/>
        </w:rPr>
        <w:t xml:space="preserve"> screening</w:t>
      </w:r>
      <w:r>
        <w:rPr>
          <w:lang w:val="en-US"/>
        </w:rPr>
        <w:t xml:space="preserve"> approach</w:t>
      </w:r>
      <w:r w:rsidR="00511534">
        <w:rPr>
          <w:lang w:val="en-US"/>
        </w:rPr>
        <w:t>es</w:t>
      </w:r>
      <w:r>
        <w:rPr>
          <w:lang w:val="en-US"/>
        </w:rPr>
        <w:t xml:space="preserve">, </w:t>
      </w:r>
      <w:r w:rsidR="006D57CE">
        <w:rPr>
          <w:lang w:val="en-US"/>
        </w:rPr>
        <w:t xml:space="preserve">we suggest </w:t>
      </w:r>
      <w:r>
        <w:rPr>
          <w:lang w:val="en-US"/>
        </w:rPr>
        <w:t>making one concise prompt per inclusion (and/or exclusion) criterion</w:t>
      </w:r>
      <w:ins w:id="111" w:author="Frederikke Lykke Witthöft Schytt" w:date="2024-06-28T23:53:00Z">
        <w:r w:rsidR="00C1394D">
          <w:rPr>
            <w:lang w:val="en-US"/>
          </w:rPr>
          <w:t xml:space="preserve"> or dom</w:t>
        </w:r>
      </w:ins>
      <w:ins w:id="112" w:author="Frederikke Lykke Witthöft Schytt" w:date="2024-06-28T23:54:00Z">
        <w:r w:rsidR="00C1394D">
          <w:rPr>
            <w:lang w:val="en-US"/>
          </w:rPr>
          <w:t>ain</w:t>
        </w:r>
      </w:ins>
      <w:r>
        <w:rPr>
          <w:lang w:val="en-US"/>
        </w:rPr>
        <w:t>. In th</w:t>
      </w:r>
      <w:r w:rsidR="00511534">
        <w:rPr>
          <w:lang w:val="en-US"/>
        </w:rPr>
        <w:t>ese</w:t>
      </w:r>
      <w:r>
        <w:rPr>
          <w:lang w:val="en-US"/>
        </w:rPr>
        <w:t xml:space="preserve"> type</w:t>
      </w:r>
      <w:r w:rsidR="00511534">
        <w:rPr>
          <w:lang w:val="en-US"/>
        </w:rPr>
        <w:t>s</w:t>
      </w:r>
      <w:r>
        <w:rPr>
          <w:lang w:val="en-US"/>
        </w:rPr>
        <w:t xml:space="preserve"> of screening</w:t>
      </w:r>
      <w:r w:rsidR="00511534">
        <w:rPr>
          <w:lang w:val="en-US"/>
        </w:rPr>
        <w:t>s</w:t>
      </w:r>
      <w:r>
        <w:rPr>
          <w:lang w:val="en-US"/>
        </w:rPr>
        <w:t>, studies are only considered relevant if included on all or close to all (say 5 out of 6) of the used prompts.</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50716D34" w14:textId="77777777" w:rsidR="005001A6" w:rsidRDefault="005001A6" w:rsidP="006F63D8">
      <w:pPr>
        <w:spacing w:after="0" w:line="360" w:lineRule="auto"/>
        <w:rPr>
          <w:b/>
          <w:lang w:val="en-US"/>
        </w:rPr>
      </w:pP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722BEEA4"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w:t>
      </w:r>
      <w:proofErr w:type="spellStart"/>
      <w:r>
        <w:rPr>
          <w:lang w:val="en-US"/>
        </w:rPr>
        <w:t>Syriani</w:t>
      </w:r>
      <w:proofErr w:type="spellEnd"/>
      <w:r>
        <w:rPr>
          <w:lang w:val="en-US"/>
        </w:rPr>
        <w:t xml:space="preserve">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CF0079"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3A119B9A"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CF0079"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5DDC213"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76BE09EB"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w:t>
      </w:r>
      <w:r w:rsidR="00D0040B">
        <w:rPr>
          <w:rFonts w:eastAsiaTheme="minorEastAsia"/>
          <w:lang w:val="en-US"/>
        </w:rPr>
        <w:lastRenderedPageBreak/>
        <w:t xml:space="preserve">absolute most important performance measure </w:t>
      </w:r>
      <w:del w:id="113" w:author="Frederikke Lykke Witthöft Schytt" w:date="2024-06-28T23:59:00Z">
        <w:r w:rsidR="00D0040B" w:rsidDel="00C1394D">
          <w:rPr>
            <w:rFonts w:eastAsiaTheme="minorEastAsia"/>
            <w:lang w:val="en-US"/>
          </w:rPr>
          <w:delText xml:space="preserve">in our case </w:delText>
        </w:r>
      </w:del>
      <w:r w:rsidR="00D0040B">
        <w:rPr>
          <w:rFonts w:eastAsiaTheme="minorEastAsia"/>
          <w:lang w:val="en-US"/>
        </w:rPr>
        <w:t>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del w:id="114" w:author="Frederikke Lykke Witthöft Schytt" w:date="2024-06-29T00:00:00Z">
        <w:r w:rsidDel="003049FD">
          <w:rPr>
            <w:rFonts w:eastAsiaTheme="minorEastAsia"/>
            <w:lang w:val="en-US"/>
          </w:rPr>
          <w:delText xml:space="preserve">“just” </w:delText>
        </w:r>
      </w:del>
      <w:ins w:id="115" w:author="Frederikke Lykke Witthöft Schytt" w:date="2024-06-29T00:00:00Z">
        <w:r w:rsidR="003049FD">
          <w:rPr>
            <w:rFonts w:eastAsiaTheme="minorEastAsia"/>
            <w:lang w:val="en-US"/>
          </w:rPr>
          <w:t xml:space="preserve">on the other hand </w:t>
        </w:r>
      </w:ins>
      <w:r>
        <w:rPr>
          <w:rFonts w:eastAsiaTheme="minorEastAsia"/>
          <w:lang w:val="en-US"/>
        </w:rPr>
        <w:t>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w:t>
      </w:r>
      <w:del w:id="116" w:author="Frederikke Lykke Witthöft Schytt" w:date="2024-06-29T00:04:00Z">
        <w:r w:rsidDel="003049FD">
          <w:rPr>
            <w:rFonts w:eastAsiaTheme="minorEastAsia"/>
            <w:lang w:val="en-US"/>
          </w:rPr>
          <w:delText xml:space="preserve">that </w:delText>
        </w:r>
      </w:del>
      <w:ins w:id="117" w:author="Frederikke Lykke Witthöft Schytt" w:date="2024-06-29T00:04:00Z">
        <w:r w:rsidR="003049FD">
          <w:rPr>
            <w:rFonts w:eastAsiaTheme="minorEastAsia"/>
            <w:lang w:val="en-US"/>
          </w:rPr>
          <w:t xml:space="preserve">this aspect </w:t>
        </w:r>
      </w:ins>
      <w:r>
        <w:rPr>
          <w:rFonts w:eastAsiaTheme="minorEastAsia"/>
          <w:lang w:val="en-US"/>
        </w:rPr>
        <w:t xml:space="preserve">in the following sections.  </w:t>
      </w:r>
    </w:p>
    <w:p w14:paraId="644BDF7F" w14:textId="66BE15C9" w:rsidR="000F40C7"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548F4103" w14:textId="16BE0521" w:rsidR="00F967D3" w:rsidRDefault="00F967D3" w:rsidP="00F967D3">
      <w:pPr>
        <w:spacing w:after="0" w:line="360" w:lineRule="auto"/>
        <w:ind w:firstLine="1304"/>
        <w:jc w:val="both"/>
        <w:rPr>
          <w:rFonts w:eastAsiaTheme="minorEastAsia"/>
          <w:lang w:val="en-US"/>
        </w:rPr>
      </w:pPr>
    </w:p>
    <w:p w14:paraId="12D79231" w14:textId="7310150D" w:rsidR="00F967D3" w:rsidRDefault="00F967D3" w:rsidP="00F967D3">
      <w:pPr>
        <w:spacing w:after="0" w:line="360" w:lineRule="auto"/>
        <w:ind w:firstLine="1304"/>
        <w:jc w:val="both"/>
        <w:rPr>
          <w:rFonts w:eastAsiaTheme="minorEastAsia"/>
          <w:lang w:val="en-US"/>
        </w:rPr>
      </w:pPr>
    </w:p>
    <w:p w14:paraId="4B0476DA" w14:textId="05506F07" w:rsidR="00F967D3" w:rsidRDefault="00F967D3" w:rsidP="00F967D3">
      <w:pPr>
        <w:spacing w:after="0" w:line="360" w:lineRule="auto"/>
        <w:ind w:firstLine="1304"/>
        <w:jc w:val="both"/>
        <w:rPr>
          <w:rFonts w:eastAsiaTheme="minorEastAsia"/>
          <w:lang w:val="en-US"/>
        </w:rPr>
      </w:pPr>
    </w:p>
    <w:p w14:paraId="79C00D3F" w14:textId="57C92272" w:rsidR="00F967D3" w:rsidRDefault="00F967D3" w:rsidP="00F967D3">
      <w:pPr>
        <w:spacing w:after="0" w:line="360" w:lineRule="auto"/>
        <w:ind w:firstLine="1304"/>
        <w:jc w:val="both"/>
        <w:rPr>
          <w:rFonts w:eastAsiaTheme="minorEastAsia"/>
          <w:lang w:val="en-US"/>
        </w:rPr>
      </w:pPr>
    </w:p>
    <w:p w14:paraId="5A3B534B" w14:textId="30F742F5" w:rsidR="00F967D3" w:rsidRDefault="00F967D3" w:rsidP="00F967D3">
      <w:pPr>
        <w:spacing w:after="0" w:line="360" w:lineRule="auto"/>
        <w:ind w:firstLine="1304"/>
        <w:jc w:val="both"/>
        <w:rPr>
          <w:rFonts w:eastAsiaTheme="minorEastAsia"/>
          <w:lang w:val="en-US"/>
        </w:rPr>
      </w:pPr>
    </w:p>
    <w:p w14:paraId="18D07B43" w14:textId="11156D0B" w:rsidR="00F967D3" w:rsidRDefault="00F967D3" w:rsidP="00F967D3">
      <w:pPr>
        <w:spacing w:after="0" w:line="360" w:lineRule="auto"/>
        <w:ind w:firstLine="1304"/>
        <w:jc w:val="both"/>
        <w:rPr>
          <w:rFonts w:eastAsiaTheme="minorEastAsia"/>
          <w:lang w:val="en-US"/>
        </w:rPr>
      </w:pPr>
    </w:p>
    <w:p w14:paraId="7E04FF35" w14:textId="20BF87A5" w:rsidR="00F967D3" w:rsidRDefault="00F967D3" w:rsidP="00F967D3">
      <w:pPr>
        <w:spacing w:after="0" w:line="360" w:lineRule="auto"/>
        <w:ind w:firstLine="1304"/>
        <w:jc w:val="both"/>
        <w:rPr>
          <w:rFonts w:eastAsiaTheme="minorEastAsia"/>
          <w:lang w:val="en-US"/>
        </w:rPr>
      </w:pPr>
    </w:p>
    <w:p w14:paraId="6EC3944A" w14:textId="601CC26F" w:rsidR="00F967D3" w:rsidRDefault="00F967D3" w:rsidP="00F967D3">
      <w:pPr>
        <w:spacing w:after="0" w:line="360" w:lineRule="auto"/>
        <w:ind w:firstLine="1304"/>
        <w:jc w:val="both"/>
        <w:rPr>
          <w:rFonts w:eastAsiaTheme="minorEastAsia"/>
          <w:lang w:val="en-US"/>
        </w:rPr>
      </w:pPr>
    </w:p>
    <w:p w14:paraId="4A5BF75D" w14:textId="452D78DC" w:rsidR="00F967D3" w:rsidRDefault="00F967D3" w:rsidP="00F967D3">
      <w:pPr>
        <w:spacing w:after="0" w:line="360" w:lineRule="auto"/>
        <w:ind w:firstLine="1304"/>
        <w:jc w:val="both"/>
        <w:rPr>
          <w:rFonts w:eastAsiaTheme="minorEastAsia"/>
          <w:lang w:val="en-US"/>
        </w:rPr>
      </w:pPr>
    </w:p>
    <w:p w14:paraId="7C827419" w14:textId="33ACDDAA" w:rsidR="00F967D3" w:rsidRDefault="00F967D3" w:rsidP="00F967D3">
      <w:pPr>
        <w:spacing w:after="0" w:line="360" w:lineRule="auto"/>
        <w:ind w:firstLine="1304"/>
        <w:jc w:val="both"/>
        <w:rPr>
          <w:rFonts w:eastAsiaTheme="minorEastAsia"/>
          <w:lang w:val="en-US"/>
        </w:rPr>
      </w:pPr>
    </w:p>
    <w:p w14:paraId="09C0A2E5" w14:textId="3E35E064" w:rsidR="00F967D3" w:rsidRDefault="00F967D3" w:rsidP="00F967D3">
      <w:pPr>
        <w:spacing w:after="0" w:line="360" w:lineRule="auto"/>
        <w:ind w:firstLine="1304"/>
        <w:jc w:val="both"/>
        <w:rPr>
          <w:rFonts w:eastAsiaTheme="minorEastAsia"/>
          <w:lang w:val="en-US"/>
        </w:rPr>
      </w:pPr>
    </w:p>
    <w:p w14:paraId="33EE34D2" w14:textId="546D239F" w:rsidR="00F967D3" w:rsidRDefault="00F967D3" w:rsidP="00F967D3">
      <w:pPr>
        <w:spacing w:after="0" w:line="360" w:lineRule="auto"/>
        <w:ind w:firstLine="1304"/>
        <w:jc w:val="both"/>
        <w:rPr>
          <w:rFonts w:eastAsiaTheme="minorEastAsia"/>
          <w:lang w:val="en-US"/>
        </w:rPr>
      </w:pPr>
    </w:p>
    <w:p w14:paraId="79FC619A" w14:textId="62393ECA" w:rsidR="00F967D3" w:rsidRDefault="00F967D3" w:rsidP="00F967D3">
      <w:pPr>
        <w:spacing w:after="0" w:line="360" w:lineRule="auto"/>
        <w:ind w:firstLine="1304"/>
        <w:jc w:val="both"/>
        <w:rPr>
          <w:rFonts w:eastAsiaTheme="minorEastAsia"/>
          <w:lang w:val="en-US"/>
        </w:rPr>
      </w:pPr>
    </w:p>
    <w:p w14:paraId="492AB050" w14:textId="05BABA3E" w:rsidR="00F967D3" w:rsidRDefault="00F967D3" w:rsidP="00F967D3">
      <w:pPr>
        <w:spacing w:after="0" w:line="360" w:lineRule="auto"/>
        <w:ind w:firstLine="1304"/>
        <w:jc w:val="both"/>
        <w:rPr>
          <w:rFonts w:eastAsiaTheme="minorEastAsia"/>
          <w:lang w:val="en-US"/>
        </w:rPr>
      </w:pPr>
    </w:p>
    <w:p w14:paraId="67879372" w14:textId="57305BB9" w:rsidR="00F967D3" w:rsidRDefault="00F967D3" w:rsidP="00F967D3">
      <w:pPr>
        <w:spacing w:after="0" w:line="360" w:lineRule="auto"/>
        <w:ind w:firstLine="1304"/>
        <w:jc w:val="both"/>
        <w:rPr>
          <w:rFonts w:eastAsiaTheme="minorEastAsia"/>
          <w:lang w:val="en-US"/>
        </w:rPr>
      </w:pPr>
    </w:p>
    <w:p w14:paraId="753BA3D7" w14:textId="77777777" w:rsidR="00F967D3" w:rsidRDefault="00F967D3" w:rsidP="00F967D3">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lastRenderedPageBreak/>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3C070E" w:rsidRDefault="003C070E"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3C070E" w:rsidRDefault="003C070E"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3C070E" w:rsidRDefault="003C070E"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3C070E" w:rsidRDefault="003C070E"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3C070E" w:rsidRPr="0029632B" w:rsidRDefault="003C070E"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3C070E" w:rsidRPr="0029632B" w:rsidRDefault="003C070E"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3C070E" w:rsidRDefault="003C070E"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3C070E" w:rsidRDefault="003C070E"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3C070E" w:rsidRPr="0029632B" w:rsidRDefault="003C070E"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3C070E" w:rsidRPr="0029632B" w:rsidRDefault="003C070E"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3C070E" w:rsidRDefault="003C070E"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3C070E" w:rsidRDefault="003C070E"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3C070E" w:rsidRDefault="003C070E"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3C070E" w:rsidRDefault="003C070E"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3C070E" w:rsidRDefault="003C070E"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3C070E" w:rsidRDefault="003C070E"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3C070E" w:rsidRPr="0029632B" w:rsidRDefault="003C070E"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3C070E" w:rsidRPr="0029632B" w:rsidRDefault="003C070E"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3C070E" w:rsidRDefault="003C070E"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3C070E" w:rsidRDefault="003C070E"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3C070E" w:rsidRPr="0029632B" w:rsidRDefault="003C070E"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3C070E" w:rsidRPr="0029632B" w:rsidRDefault="003C070E"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3C070E" w:rsidRDefault="003C070E"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3C070E" w:rsidRDefault="003C070E"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334DAC68"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w:t>
      </w:r>
      <w:r w:rsidR="005C01DD">
        <w:rPr>
          <w:rFonts w:eastAsiaTheme="minorEastAsia"/>
          <w:lang w:val="en-US"/>
        </w:rPr>
        <w:lastRenderedPageBreak/>
        <w:t xml:space="preserve">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1869C74"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0CAA90F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proofErr w:type="gramStart"/>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118"/>
      <w:commentRangeStart w:id="119"/>
      <w:commentRangeStart w:id="120"/>
      <w:r w:rsidR="00B740D9" w:rsidRPr="00DD4509">
        <w:rPr>
          <w:b/>
          <w:lang w:val="en-US"/>
        </w:rPr>
        <w:t>H</w:t>
      </w:r>
      <w:r>
        <w:rPr>
          <w:b/>
          <w:lang w:val="en-US"/>
        </w:rPr>
        <w:t>uman</w:t>
      </w:r>
      <w:proofErr w:type="gramEnd"/>
      <w:r>
        <w:rPr>
          <w:b/>
          <w:lang w:val="en-US"/>
        </w:rPr>
        <w:t xml:space="preserve"> </w:t>
      </w:r>
      <w:r w:rsidR="00296111">
        <w:rPr>
          <w:b/>
          <w:lang w:val="en-US"/>
        </w:rPr>
        <w:t xml:space="preserve">screening performance for </w:t>
      </w:r>
      <w:r w:rsidR="00AD3408">
        <w:rPr>
          <w:b/>
          <w:lang w:val="en-US"/>
        </w:rPr>
        <w:t xml:space="preserve">benchmark development </w:t>
      </w:r>
      <w:commentRangeEnd w:id="118"/>
      <w:r w:rsidR="0007719B">
        <w:rPr>
          <w:rStyle w:val="CommentReference"/>
        </w:rPr>
        <w:commentReference w:id="118"/>
      </w:r>
      <w:commentRangeEnd w:id="119"/>
      <w:r w:rsidR="00F30296">
        <w:rPr>
          <w:rStyle w:val="CommentReference"/>
        </w:rPr>
        <w:commentReference w:id="119"/>
      </w:r>
      <w:commentRangeEnd w:id="120"/>
      <w:r w:rsidR="00CF0079">
        <w:rPr>
          <w:rStyle w:val="CommentReference"/>
        </w:rPr>
        <w:commentReference w:id="120"/>
      </w:r>
    </w:p>
    <w:p w14:paraId="1FDBE377" w14:textId="48C3CDDB"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CB2AE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EC6A78" w:rsidRPr="00EC6A78">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ins w:id="121" w:author="Frederikke Lykke Witthöft Schytt" w:date="2024-06-29T00:08:00Z">
        <w:r w:rsidR="003049FD">
          <w:rPr>
            <w:lang w:val="en-US"/>
          </w:rPr>
          <w:t>,</w:t>
        </w:r>
      </w:ins>
      <w:r w:rsidR="00542ED6">
        <w:rPr>
          <w:lang w:val="en-US"/>
        </w:rPr>
        <w:t xml:space="preserve"> as a community</w:t>
      </w:r>
      <w:r>
        <w:rPr>
          <w:lang w:val="en-US"/>
        </w:rPr>
        <w:t xml:space="preserve"> </w:t>
      </w:r>
      <w:r w:rsidR="00542ED6">
        <w:rPr>
          <w:lang w:val="en-US"/>
        </w:rPr>
        <w:t>primarily</w:t>
      </w:r>
      <w:ins w:id="122" w:author="Frederikke Lykke Witthöft Schytt" w:date="2024-06-29T00:08:00Z">
        <w:r w:rsidR="003049FD">
          <w:rPr>
            <w:lang w:val="en-US"/>
          </w:rPr>
          <w:t>,</w:t>
        </w:r>
      </w:ins>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EC6A78">
        <w:rPr>
          <w:lang w:val="en-US"/>
        </w:rPr>
        <w:t xml:space="preserve">to be </w:t>
      </w:r>
      <w:r>
        <w:rPr>
          <w:lang w:val="en-US"/>
        </w:rPr>
        <w:t>doomed to fail.</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ins w:id="123" w:author="Frederikke Lykke Witthöft Schytt" w:date="2024-06-29T00:10:00Z">
        <w:r w:rsidR="009D2A7A">
          <w:rPr>
            <w:lang w:val="en-US"/>
          </w:rPr>
          <w:t>, however,</w:t>
        </w:r>
      </w:ins>
      <w:r w:rsidR="001D295A">
        <w:rPr>
          <w:lang w:val="en-US"/>
        </w:rPr>
        <w:t xml:space="preserve"> </w:t>
      </w:r>
      <w:del w:id="124" w:author="Frederikke Lykke Witthöft Schytt" w:date="2024-06-29T00:10:00Z">
        <w:r w:rsidR="001D295A" w:rsidDel="009D2A7A">
          <w:rPr>
            <w:lang w:val="en-US"/>
          </w:rPr>
          <w:delText>but</w:delText>
        </w:r>
        <w:r w:rsidR="00C65579" w:rsidDel="009D2A7A">
          <w:rPr>
            <w:lang w:val="en-US"/>
          </w:rPr>
          <w:delText xml:space="preserve"> </w:delText>
        </w:r>
      </w:del>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bookmarkStart w:id="125" w:name="_Hlk170971581"/>
      <w:commentRangeStart w:id="126"/>
      <w:commentRangeStart w:id="127"/>
      <w:ins w:id="128" w:author="Frederikke Lykke Witthöft Schytt" w:date="2024-06-29T00:11:00Z">
        <w:r w:rsidR="009D2A7A">
          <w:rPr>
            <w:lang w:val="en-US"/>
          </w:rPr>
          <w:t xml:space="preserve">The purpose of this scheme is to </w:t>
        </w:r>
      </w:ins>
      <w:ins w:id="129" w:author="Frederikke Lykke Witthöft Schytt" w:date="2024-06-29T00:12:00Z">
        <w:r w:rsidR="009D2A7A">
          <w:rPr>
            <w:lang w:val="en-US"/>
          </w:rPr>
          <w:t>aid</w:t>
        </w:r>
      </w:ins>
      <w:ins w:id="130" w:author="Frederikke Lykke Witthöft Schytt" w:date="2024-06-29T00:16:00Z">
        <w:r w:rsidR="009D2A7A">
          <w:rPr>
            <w:lang w:val="en-US"/>
          </w:rPr>
          <w:t xml:space="preserve"> to</w:t>
        </w:r>
      </w:ins>
      <w:ins w:id="131" w:author="Frederikke Lykke Witthöft Schytt" w:date="2024-06-29T00:12:00Z">
        <w:r w:rsidR="009D2A7A">
          <w:rPr>
            <w:lang w:val="en-US"/>
          </w:rPr>
          <w:t xml:space="preserve"> and establish a common guideline for evaluating the automated screening results</w:t>
        </w:r>
      </w:ins>
      <w:ins w:id="132" w:author="Frederikke Lykke Witthöft Schytt" w:date="2024-06-29T00:13:00Z">
        <w:r w:rsidR="009D2A7A">
          <w:rPr>
            <w:lang w:val="en-US"/>
          </w:rPr>
          <w:t xml:space="preserve"> for systematic reviews across different fields of research.</w:t>
        </w:r>
      </w:ins>
      <w:ins w:id="133" w:author="Frederikke Lykke Witthöft Schytt" w:date="2024-06-29T00:12:00Z">
        <w:r w:rsidR="009D2A7A">
          <w:rPr>
            <w:lang w:val="en-US"/>
          </w:rPr>
          <w:t xml:space="preserve"> </w:t>
        </w:r>
      </w:ins>
      <w:r w:rsidR="00352B7C">
        <w:rPr>
          <w:lang w:val="en-US"/>
        </w:rPr>
        <w:t xml:space="preserve"> </w:t>
      </w:r>
      <w:commentRangeEnd w:id="126"/>
      <w:r w:rsidR="009D2A7A">
        <w:rPr>
          <w:rStyle w:val="CommentReference"/>
        </w:rPr>
        <w:commentReference w:id="126"/>
      </w:r>
      <w:commentRangeEnd w:id="127"/>
      <w:r w:rsidR="00CF0079">
        <w:rPr>
          <w:rStyle w:val="CommentReference"/>
        </w:rPr>
        <w:commentReference w:id="127"/>
      </w:r>
    </w:p>
    <w:bookmarkEnd w:id="125"/>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79580629" w:rsidR="00A46794" w:rsidRDefault="0045186C" w:rsidP="00A46794">
      <w:pPr>
        <w:spacing w:after="0" w:line="360" w:lineRule="auto"/>
        <w:jc w:val="both"/>
        <w:rPr>
          <w:lang w:val="en-US"/>
        </w:rPr>
      </w:pPr>
      <w:r>
        <w:rPr>
          <w:lang w:val="en-US"/>
        </w:rPr>
        <w:lastRenderedPageBreak/>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ins w:id="134" w:author="Frederikke Lykke Witthöft Schytt" w:date="2024-06-29T00:23:00Z">
        <w:r w:rsidR="006A17D8">
          <w:rPr>
            <w:lang w:val="en-US"/>
          </w:rPr>
          <w:t>,</w:t>
        </w:r>
      </w:ins>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were conducted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commentRangeStart w:id="135"/>
      <w:commentRangeStart w:id="136"/>
      <w:r w:rsidRPr="00487B81">
        <w:rPr>
          <w:lang w:val="en-US"/>
        </w:rPr>
        <w:t>T</w:t>
      </w:r>
      <w:r w:rsidR="00487B81">
        <w:rPr>
          <w:lang w:val="en-US"/>
        </w:rPr>
        <w:t>ABLE</w:t>
      </w:r>
      <w:r w:rsidRPr="00487B81">
        <w:rPr>
          <w:lang w:val="en-US"/>
        </w:rPr>
        <w:t xml:space="preserve"> 2</w:t>
      </w:r>
      <w:commentRangeEnd w:id="135"/>
      <w:r w:rsidR="006A17D8">
        <w:rPr>
          <w:rStyle w:val="CommentReference"/>
        </w:rPr>
        <w:commentReference w:id="135"/>
      </w:r>
      <w:commentRangeEnd w:id="136"/>
      <w:r w:rsidR="00CF0079">
        <w:rPr>
          <w:rStyle w:val="CommentReference"/>
        </w:rPr>
        <w:commentReference w:id="136"/>
      </w:r>
      <w:r w:rsidRPr="00487B81">
        <w:rPr>
          <w:lang w:val="en-US"/>
        </w:rPr>
        <w:t>: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3C070E"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proofErr w:type="spellStart"/>
            <w:r w:rsidRPr="0040019C">
              <w:rPr>
                <w:rFonts w:cs="Times New Roman"/>
                <w:b/>
                <w:sz w:val="22"/>
                <w:lang w:val="en-US"/>
              </w:rPr>
              <w:t>Ass.</w:t>
            </w:r>
            <w:r w:rsidR="005F5FAC" w:rsidRPr="0040019C">
              <w:rPr>
                <w:rFonts w:cs="Times New Roman"/>
                <w:b/>
                <w:sz w:val="22"/>
                <w:vertAlign w:val="superscript"/>
                <w:lang w:val="en-US"/>
              </w:rPr>
              <w:t>a</w:t>
            </w:r>
            <w:proofErr w:type="spellEnd"/>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proofErr w:type="spellStart"/>
            <w:r w:rsidRPr="0040019C">
              <w:rPr>
                <w:rFonts w:cs="Times New Roman"/>
                <w:b/>
                <w:sz w:val="22"/>
                <w:lang w:val="en-US"/>
              </w:rPr>
              <w:t>Aut.</w:t>
            </w:r>
            <w:r w:rsidR="005F5FAC" w:rsidRPr="0040019C">
              <w:rPr>
                <w:rFonts w:cs="Times New Roman"/>
                <w:b/>
                <w:sz w:val="22"/>
                <w:vertAlign w:val="superscript"/>
                <w:lang w:val="en-US"/>
              </w:rPr>
              <w:t>b</w:t>
            </w:r>
            <w:proofErr w:type="spellEnd"/>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40019C" w:rsidRDefault="00D04E6F" w:rsidP="006F63D8">
            <w:pPr>
              <w:ind w:left="164"/>
              <w:rPr>
                <w:rFonts w:cs="Times New Roman"/>
                <w:sz w:val="22"/>
                <w:lang w:val="en-US"/>
              </w:rPr>
            </w:pPr>
            <w:r w:rsidRPr="0040019C">
              <w:rPr>
                <w:rFonts w:cs="Times New Roman"/>
                <w:sz w:val="22"/>
                <w:lang w:val="en-US"/>
              </w:rPr>
              <w:lastRenderedPageBreak/>
              <w:t xml:space="preserve">Bondebjerg et al. </w:t>
            </w:r>
            <w:r w:rsidRPr="0040019C">
              <w:rPr>
                <w:rFonts w:cs="Times New Roman"/>
                <w:sz w:val="22"/>
                <w:lang w:val="en-US"/>
              </w:rPr>
              <w:fldChar w:fldCharType="begin" w:fldLock="1"/>
            </w:r>
            <w:r w:rsidRPr="0040019C">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CF0079" w14:paraId="75B0FFAF" w14:textId="77777777" w:rsidTr="007F4727">
        <w:tc>
          <w:tcPr>
            <w:tcW w:w="1916" w:type="dxa"/>
            <w:tcBorders>
              <w:top w:val="nil"/>
              <w:left w:val="nil"/>
              <w:bottom w:val="nil"/>
              <w:right w:val="nil"/>
            </w:tcBorders>
          </w:tcPr>
          <w:p w14:paraId="1EB677C2" w14:textId="7777777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Pr="0040019C">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CF0079">
              <w:rPr>
                <w:rFonts w:cs="Times New Roman"/>
                <w:sz w:val="22"/>
                <w:lang w:val="en-US"/>
                <w:rPrChange w:id="137" w:author="Mikkel Helding Vembye" w:date="2024-07-04T07:16:00Z">
                  <w:rPr>
                    <w:rFonts w:cs="Times New Roman"/>
                    <w:sz w:val="22"/>
                  </w:rPr>
                </w:rPrChange>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sidRPr="0040019C">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CF0079" w14:paraId="733A88CD" w14:textId="77777777" w:rsidTr="007F4727">
        <w:tc>
          <w:tcPr>
            <w:tcW w:w="1916" w:type="dxa"/>
            <w:tcBorders>
              <w:top w:val="nil"/>
              <w:left w:val="nil"/>
              <w:bottom w:val="nil"/>
              <w:right w:val="nil"/>
            </w:tcBorders>
          </w:tcPr>
          <w:p w14:paraId="224DE16D" w14:textId="77777777" w:rsidR="00D04E6F" w:rsidRPr="0040019C" w:rsidRDefault="00D04E6F" w:rsidP="006F63D8">
            <w:pPr>
              <w:ind w:left="164"/>
              <w:rPr>
                <w:rFonts w:cs="Times New Roman"/>
                <w:sz w:val="22"/>
                <w:lang w:val="en-US"/>
              </w:rPr>
            </w:pPr>
            <w:r w:rsidRPr="00C1394D">
              <w:rPr>
                <w:rFonts w:cs="Times New Roman"/>
                <w:sz w:val="22"/>
                <w:lang w:val="en-US"/>
                <w:rPrChange w:id="138" w:author="Frederikke Lykke Witthöft Schytt" w:date="2024-06-28T23:53:00Z">
                  <w:rPr>
                    <w:rFonts w:cs="Times New Roman"/>
                    <w:sz w:val="22"/>
                  </w:rPr>
                </w:rPrChange>
              </w:rPr>
              <w:t xml:space="preserve">Dalgaard, Bondebjerg, </w:t>
            </w:r>
            <w:proofErr w:type="spellStart"/>
            <w:r w:rsidRPr="00C1394D">
              <w:rPr>
                <w:rFonts w:cs="Times New Roman"/>
                <w:sz w:val="22"/>
                <w:lang w:val="en-US"/>
                <w:rPrChange w:id="139" w:author="Frederikke Lykke Witthöft Schytt" w:date="2024-06-28T23:53:00Z">
                  <w:rPr>
                    <w:rFonts w:cs="Times New Roman"/>
                    <w:sz w:val="22"/>
                  </w:rPr>
                </w:rPrChange>
              </w:rPr>
              <w:t>Viinholt</w:t>
            </w:r>
            <w:proofErr w:type="spellEnd"/>
            <w:r w:rsidRPr="00C1394D">
              <w:rPr>
                <w:rFonts w:cs="Times New Roman"/>
                <w:sz w:val="22"/>
                <w:lang w:val="en-US"/>
                <w:rPrChange w:id="140" w:author="Frederikke Lykke Witthöft Schytt" w:date="2024-06-28T23:53:00Z">
                  <w:rPr>
                    <w:rFonts w:cs="Times New Roman"/>
                    <w:sz w:val="22"/>
                  </w:rPr>
                </w:rPrChange>
              </w:rPr>
              <w:t xml:space="preserve"> et al. </w:t>
            </w:r>
            <w:r w:rsidRPr="0040019C">
              <w:rPr>
                <w:rFonts w:cs="Times New Roman"/>
                <w:sz w:val="22"/>
                <w:lang w:val="en-US"/>
              </w:rPr>
              <w:fldChar w:fldCharType="begin" w:fldLock="1"/>
            </w:r>
            <w:r w:rsidRPr="00C1394D">
              <w:rPr>
                <w:rFonts w:cs="Times New Roman"/>
                <w:sz w:val="22"/>
                <w:lang w:val="en-US"/>
                <w:rPrChange w:id="141" w:author="Frederikke Lykke Witthöft Schytt" w:date="2024-06-28T23:53:00Z">
                  <w:rPr>
                    <w:rFonts w:cs="Times New Roman"/>
                    <w:sz w:val="22"/>
                  </w:rPr>
                </w:rPrChange>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40019C">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747CF2">
              <w:rPr>
                <w:rFonts w:cs="Times New Roman"/>
                <w:sz w:val="22"/>
                <w:lang w:val="en-US"/>
                <w:rPrChange w:id="142" w:author="Frederikke Lykke Witthöft Schytt" w:date="2024-06-24T18:40:00Z">
                  <w:rPr>
                    <w:rFonts w:cs="Times New Roman"/>
                    <w:sz w:val="22"/>
                  </w:rPr>
                </w:rPrChange>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Pr="0040019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CF0079" w14:paraId="4F8C9BCA" w14:textId="77777777" w:rsidTr="007F4727">
        <w:tc>
          <w:tcPr>
            <w:tcW w:w="1916" w:type="dxa"/>
            <w:tcBorders>
              <w:top w:val="nil"/>
              <w:left w:val="nil"/>
              <w:bottom w:val="nil"/>
              <w:right w:val="nil"/>
            </w:tcBorders>
          </w:tcPr>
          <w:p w14:paraId="279F142A"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CF0079" w14:paraId="77D7F058" w14:textId="77777777" w:rsidTr="007F4727">
        <w:tc>
          <w:tcPr>
            <w:tcW w:w="1916" w:type="dxa"/>
            <w:tcBorders>
              <w:top w:val="nil"/>
              <w:left w:val="nil"/>
              <w:bottom w:val="nil"/>
              <w:right w:val="nil"/>
            </w:tcBorders>
          </w:tcPr>
          <w:p w14:paraId="21995E22" w14:textId="77777777"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CF0079" w14:paraId="45BA78C6" w14:textId="77777777" w:rsidTr="007F4727">
        <w:tc>
          <w:tcPr>
            <w:tcW w:w="1916" w:type="dxa"/>
            <w:tcBorders>
              <w:top w:val="nil"/>
              <w:left w:val="nil"/>
              <w:bottom w:val="nil"/>
              <w:right w:val="nil"/>
            </w:tcBorders>
          </w:tcPr>
          <w:p w14:paraId="322C6378"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CF0079" w14:paraId="799F5C45" w14:textId="77777777" w:rsidTr="007F4727">
        <w:tc>
          <w:tcPr>
            <w:tcW w:w="1916" w:type="dxa"/>
            <w:tcBorders>
              <w:top w:val="nil"/>
              <w:left w:val="nil"/>
              <w:bottom w:val="nil"/>
              <w:right w:val="nil"/>
            </w:tcBorders>
          </w:tcPr>
          <w:p w14:paraId="1DB816A7"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CF0079" w14:paraId="3EBF81A0" w14:textId="77777777" w:rsidTr="007F4727">
        <w:tc>
          <w:tcPr>
            <w:tcW w:w="1916" w:type="dxa"/>
            <w:tcBorders>
              <w:top w:val="nil"/>
              <w:left w:val="nil"/>
              <w:bottom w:val="nil"/>
              <w:right w:val="nil"/>
            </w:tcBorders>
          </w:tcPr>
          <w:p w14:paraId="71A3B1C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CF0079" w14:paraId="080316F7" w14:textId="77777777" w:rsidTr="007F4727">
        <w:tc>
          <w:tcPr>
            <w:tcW w:w="1916" w:type="dxa"/>
            <w:tcBorders>
              <w:top w:val="nil"/>
              <w:left w:val="nil"/>
              <w:bottom w:val="nil"/>
              <w:right w:val="nil"/>
            </w:tcBorders>
          </w:tcPr>
          <w:p w14:paraId="53DCA32D"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w:t>
            </w:r>
            <w:proofErr w:type="spellStart"/>
            <w:r w:rsidRPr="0040019C">
              <w:rPr>
                <w:rFonts w:cs="Times New Roman"/>
                <w:sz w:val="22"/>
                <w:lang w:val="en-US"/>
              </w:rPr>
              <w:t>Smedslund</w:t>
            </w:r>
            <w:proofErr w:type="spellEnd"/>
            <w:r w:rsidRPr="0040019C">
              <w:rPr>
                <w:rFonts w:cs="Times New Roman"/>
                <w:sz w:val="22"/>
                <w:lang w:val="en-US"/>
              </w:rPr>
              <w:t xml:space="preserve">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Pr="0040019C">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3805FCFF"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751CD5" w:rsidRPr="0040019C">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C1394D" w:rsidP="006F63D8">
            <w:pPr>
              <w:rPr>
                <w:rFonts w:cs="Times New Roman"/>
                <w:noProof/>
                <w:sz w:val="22"/>
                <w:lang w:val="en-US"/>
              </w:rPr>
            </w:pPr>
            <w:r>
              <w:fldChar w:fldCharType="begin"/>
            </w:r>
            <w:r w:rsidRPr="00C1394D">
              <w:rPr>
                <w:lang w:val="en-US"/>
                <w:rPrChange w:id="143" w:author="Frederikke Lykke Witthöft Schytt" w:date="2024-06-28T23:53:00Z">
                  <w:rPr/>
                </w:rPrChange>
              </w:rPr>
              <w:instrText xml:space="preserve"> HYPERLINK "https://onlinelibrary.wiley.com/doi/10.1002/cl2.1212" </w:instrText>
            </w:r>
            <w:r>
              <w:fldChar w:fldCharType="separate"/>
            </w:r>
            <w:r w:rsidR="00A85382" w:rsidRPr="0040019C">
              <w:rPr>
                <w:rStyle w:val="Hyperlink"/>
                <w:color w:val="auto"/>
                <w:sz w:val="22"/>
                <w:u w:val="none"/>
                <w:lang w:val="en"/>
              </w:rPr>
              <w:t>PROTOCOL: Testing frequency and student achievement: A systematic review</w:t>
            </w:r>
            <w:r>
              <w:rPr>
                <w:rStyle w:val="Hyperlink"/>
                <w:color w:val="auto"/>
                <w:sz w:val="22"/>
                <w:u w:val="none"/>
                <w:lang w:val="en"/>
              </w:rPr>
              <w:fldChar w:fldCharType="end"/>
            </w:r>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Pr="0040019C">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Pr="0040019C">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Pr="0040019C">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Pr="0040019C">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40019C" w:rsidRDefault="00D04E6F" w:rsidP="006F63D8">
            <w:pPr>
              <w:ind w:left="164"/>
              <w:rPr>
                <w:rFonts w:cs="Times New Roman"/>
                <w:sz w:val="22"/>
                <w:lang w:val="en-US"/>
              </w:rPr>
            </w:pPr>
            <w:r w:rsidRPr="0040019C">
              <w:rPr>
                <w:noProof/>
                <w:sz w:val="22"/>
                <w:lang w:val="en-US"/>
              </w:rPr>
              <w:lastRenderedPageBreak/>
              <w:t xml:space="preserve">Johansen et al. </w:t>
            </w:r>
            <w:r w:rsidRPr="0040019C">
              <w:rPr>
                <w:noProof/>
                <w:sz w:val="22"/>
                <w:lang w:val="en-US"/>
              </w:rPr>
              <w:fldChar w:fldCharType="begin" w:fldLock="1"/>
            </w:r>
            <w:r w:rsidRPr="0040019C">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Pr="0040019C">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w:t>
      </w:r>
      <w:proofErr w:type="spellStart"/>
      <w:r w:rsidRPr="005F5FAC">
        <w:rPr>
          <w:sz w:val="20"/>
          <w:lang w:val="en-US"/>
        </w:rPr>
        <w:t>Aut</w:t>
      </w:r>
      <w:proofErr w:type="spellEnd"/>
      <w:r w:rsidRPr="005F5FAC">
        <w:rPr>
          <w:sz w:val="20"/>
          <w:lang w:val="en-US"/>
        </w:rPr>
        <w:t>. denote authors of the review</w:t>
      </w: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7183E636"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w:t>
      </w:r>
      <w:proofErr w:type="spellStart"/>
      <w:r>
        <w:rPr>
          <w:rFonts w:eastAsiaTheme="minorEastAsia"/>
          <w:lang w:val="en-US"/>
        </w:rPr>
        <w:t>metafor</w:t>
      </w:r>
      <w:proofErr w:type="spellEnd"/>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w:t>
      </w:r>
      <w:proofErr w:type="spellStart"/>
      <w:r>
        <w:rPr>
          <w:rFonts w:eastAsiaTheme="minorEastAsia"/>
          <w:lang w:val="en-US"/>
        </w:rPr>
        <w:t>ris</w:t>
      </w:r>
      <w:proofErr w:type="spellEnd"/>
      <w:r>
        <w:rPr>
          <w:rFonts w:eastAsiaTheme="minorEastAsia"/>
          <w:lang w:val="en-US"/>
        </w:rPr>
        <w:t xml:space="preserve">-file data, we used the </w:t>
      </w:r>
      <w:proofErr w:type="spellStart"/>
      <w:r>
        <w:rPr>
          <w:rFonts w:eastAsiaTheme="minorEastAsia"/>
          <w:lang w:val="en-US"/>
        </w:rPr>
        <w:t>revtools</w:t>
      </w:r>
      <w:proofErr w:type="spellEnd"/>
      <w:r>
        <w:rPr>
          <w:rFonts w:eastAsiaTheme="minorEastAsia"/>
          <w:lang w:val="en-US"/>
        </w:rPr>
        <w:t xml:space="preserve">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r w:rsidR="00C1394D">
        <w:fldChar w:fldCharType="begin"/>
      </w:r>
      <w:r w:rsidR="00C1394D" w:rsidRPr="00C1394D">
        <w:rPr>
          <w:lang w:val="en-US"/>
          <w:rPrChange w:id="144" w:author="Frederikke Lykke Witthöft Schytt" w:date="2024-06-28T23:53:00Z">
            <w:rPr/>
          </w:rPrChange>
        </w:rPr>
        <w:instrText xml:space="preserve"> HYPERLINK "https://osf.io/apdfw/" </w:instrText>
      </w:r>
      <w:r w:rsidR="00C1394D">
        <w:fldChar w:fldCharType="separate"/>
      </w:r>
      <w:r w:rsidR="00C3763F" w:rsidRPr="00747CF2">
        <w:rPr>
          <w:rStyle w:val="Hyperlink"/>
          <w:lang w:val="en-US"/>
        </w:rPr>
        <w:t>https://osf.io/apdfw/</w:t>
      </w:r>
      <w:r w:rsidR="00C1394D">
        <w:rPr>
          <w:rStyle w:val="Hyperlink"/>
          <w:lang w:val="en-US"/>
        </w:rPr>
        <w:fldChar w:fldCharType="end"/>
      </w:r>
      <w:r w:rsidR="00C3763F" w:rsidRPr="00747CF2">
        <w:rPr>
          <w:lang w:val="en-US"/>
        </w:rPr>
        <w:t>.</w:t>
      </w:r>
      <w:r w:rsidR="00C3763F">
        <w:rPr>
          <w:rStyle w:val="Hyperlink"/>
          <w:lang w:val="en-US"/>
        </w:rPr>
        <w:t xml:space="preserve"> </w:t>
      </w:r>
    </w:p>
    <w:p w14:paraId="463DAAE1" w14:textId="4EB0F661"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proofErr w:type="spellStart"/>
      <w:r w:rsidR="005C001E">
        <w:rPr>
          <w:rFonts w:eastAsiaTheme="minorEastAsia"/>
          <w:i/>
          <w:lang w:val="en-US"/>
        </w:rPr>
        <w:t>nMCC</w:t>
      </w:r>
      <w:proofErr w:type="spellEnd"/>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w:t>
      </w:r>
      <w:ins w:id="145" w:author="Frederikke Lykke Witthöft Schytt" w:date="2024-06-29T00:31:00Z">
        <w:r w:rsidR="00E110D4">
          <w:rPr>
            <w:rFonts w:eastAsiaTheme="minorEastAsia"/>
            <w:lang w:val="en-US"/>
          </w:rPr>
          <w:t>es</w:t>
        </w:r>
      </w:ins>
      <w:del w:id="146" w:author="Frederikke Lykke Witthöft Schytt" w:date="2024-06-29T00:31:00Z">
        <w:r w:rsidR="005C001E" w:rsidDel="00E110D4">
          <w:rPr>
            <w:rFonts w:eastAsiaTheme="minorEastAsia"/>
            <w:lang w:val="en-US"/>
          </w:rPr>
          <w:delText>is</w:delText>
        </w:r>
      </w:del>
      <w:r w:rsidR="005C001E">
        <w:rPr>
          <w:rFonts w:eastAsiaTheme="minorEastAsia"/>
          <w:lang w:val="en-US"/>
        </w:rPr>
        <w:t xml:space="preserve">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195F6331"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proofErr w:type="spellStart"/>
      <w:r w:rsidR="00C3763F">
        <w:rPr>
          <w:rFonts w:eastAsiaTheme="minorEastAsia"/>
          <w:i/>
          <w:lang w:val="en-US"/>
        </w:rPr>
        <w:t>nMCC</w:t>
      </w:r>
      <w:proofErr w:type="spellEnd"/>
      <w:r w:rsidR="00C3763F">
        <w:rPr>
          <w:rFonts w:eastAsiaTheme="minorEastAsia"/>
          <w:i/>
          <w:lang w:val="en-US"/>
        </w:rPr>
        <w:t xml:space="preserve">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ins w:id="147" w:author="Frederikke Lykke Witthöft Schytt" w:date="2024-06-29T00:31:00Z">
        <w:r w:rsidR="00E110D4">
          <w:rPr>
            <w:rFonts w:eastAsiaTheme="minorEastAsia"/>
            <w:lang w:val="en-US"/>
          </w:rPr>
          <w:t xml:space="preserve">an </w:t>
        </w:r>
      </w:ins>
      <w:r w:rsidR="00CA7E26">
        <w:rPr>
          <w:rFonts w:eastAsiaTheme="minorEastAsia"/>
          <w:lang w:val="en-US"/>
        </w:rPr>
        <w:t>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perfor</w:t>
      </w:r>
      <w:r w:rsidR="00032250">
        <w:rPr>
          <w:rFonts w:eastAsiaTheme="minorEastAsia"/>
          <w:lang w:val="en-US"/>
        </w:rPr>
        <w:lastRenderedPageBreak/>
        <w:t xml:space="preserve">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t>
      </w:r>
      <w:commentRangeStart w:id="148"/>
      <w:commentRangeStart w:id="149"/>
      <w:r w:rsidR="00C7413A" w:rsidRPr="00E110D4">
        <w:rPr>
          <w:rFonts w:eastAsiaTheme="minorEastAsia"/>
          <w:highlight w:val="yellow"/>
          <w:lang w:val="en-US"/>
          <w:rPrChange w:id="150" w:author="Frederikke Lykke Witthöft Schytt" w:date="2024-06-29T00:33:00Z">
            <w:rPr>
              <w:rFonts w:eastAsiaTheme="minorEastAsia"/>
              <w:lang w:val="en-US"/>
            </w:rPr>
          </w:rPrChange>
        </w:rPr>
        <w:t>working horse</w:t>
      </w:r>
      <w:r w:rsidR="00032250">
        <w:rPr>
          <w:rFonts w:eastAsiaTheme="minorEastAsia"/>
          <w:lang w:val="en-US"/>
        </w:rPr>
        <w:t xml:space="preserve"> </w:t>
      </w:r>
      <w:commentRangeEnd w:id="148"/>
      <w:r w:rsidR="00E110D4">
        <w:rPr>
          <w:rStyle w:val="CommentReference"/>
        </w:rPr>
        <w:commentReference w:id="148"/>
      </w:r>
      <w:commentRangeEnd w:id="149"/>
      <w:r w:rsidR="00CF0079">
        <w:rPr>
          <w:rStyle w:val="CommentReference"/>
        </w:rPr>
        <w:commentReference w:id="149"/>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ins w:id="151" w:author="Frederikke Lykke Witthöft Schytt" w:date="2024-06-29T00:34:00Z">
        <w:r w:rsidR="00E110D4">
          <w:rPr>
            <w:rFonts w:eastAsiaTheme="minorEastAsia"/>
            <w:lang w:val="en-US"/>
          </w:rPr>
          <w:t>t</w:t>
        </w:r>
      </w:ins>
      <w:r w:rsidR="00032250">
        <w:rPr>
          <w:rFonts w:eastAsiaTheme="minorEastAsia"/>
          <w:lang w:val="en-US"/>
        </w:rPr>
        <w:t xml:space="preserve">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proofErr w:type="gramStart"/>
      <w:r w:rsidR="001A0C60" w:rsidRPr="002429D3">
        <w:rPr>
          <w:i/>
          <w:lang w:val="en-US"/>
        </w:rPr>
        <w:t>CI</w:t>
      </w:r>
      <w:r w:rsidR="001A0C60">
        <w:rPr>
          <w:lang w:val="en-US"/>
        </w:rPr>
        <w:t>[</w:t>
      </w:r>
      <w:proofErr w:type="gramEnd"/>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proofErr w:type="gramStart"/>
      <w:r w:rsidR="002429D3">
        <w:rPr>
          <w:i/>
          <w:lang w:val="en-US"/>
        </w:rPr>
        <w:t>F</w:t>
      </w:r>
      <w:r w:rsidR="002429D3">
        <w:rPr>
          <w:lang w:val="en-US"/>
        </w:rPr>
        <w:t>(</w:t>
      </w:r>
      <w:proofErr w:type="gramEnd"/>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proofErr w:type="gramStart"/>
      <w:r w:rsidR="000837FF">
        <w:rPr>
          <w:i/>
          <w:lang w:val="en-US"/>
        </w:rPr>
        <w:t>CI</w:t>
      </w:r>
      <w:r w:rsidR="000837FF">
        <w:rPr>
          <w:lang w:val="en-US"/>
        </w:rPr>
        <w:t>[</w:t>
      </w:r>
      <w:proofErr w:type="gramEnd"/>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proofErr w:type="gramStart"/>
      <w:r w:rsidR="000837FF">
        <w:rPr>
          <w:i/>
          <w:lang w:val="en-US"/>
        </w:rPr>
        <w:t>F</w:t>
      </w:r>
      <w:r w:rsidR="000837FF">
        <w:rPr>
          <w:lang w:val="en-US"/>
        </w:rPr>
        <w:t>(</w:t>
      </w:r>
      <w:proofErr w:type="gramEnd"/>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3E9588F2"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proofErr w:type="gramStart"/>
      <w:r>
        <w:rPr>
          <w:i/>
          <w:lang w:val="en-US"/>
        </w:rPr>
        <w:t>CI</w:t>
      </w:r>
      <w:r>
        <w:rPr>
          <w:lang w:val="en-US"/>
        </w:rPr>
        <w:t>[</w:t>
      </w:r>
      <w:proofErr w:type="gramEnd"/>
      <w:r>
        <w:rPr>
          <w:lang w:val="en-US"/>
        </w:rPr>
        <w:t>0.8</w:t>
      </w:r>
      <w:r w:rsidR="00A64730">
        <w:rPr>
          <w:lang w:val="en-US"/>
        </w:rPr>
        <w:t>57</w:t>
      </w:r>
      <w:r>
        <w:rPr>
          <w:lang w:val="en-US"/>
        </w:rPr>
        <w:t>, 0.89</w:t>
      </w:r>
      <w:r w:rsidR="00A64730">
        <w:rPr>
          <w:lang w:val="en-US"/>
        </w:rPr>
        <w:t>0</w:t>
      </w:r>
      <w:r>
        <w:rPr>
          <w:lang w:val="en-US"/>
        </w:rPr>
        <w:t>], and for author</w:t>
      </w:r>
      <w:del w:id="152" w:author="Frederikke Lykke Witthöft Schytt" w:date="2024-06-29T00:37:00Z">
        <w:r w:rsidDel="00E110D4">
          <w:rPr>
            <w:lang w:val="en-US"/>
          </w:rPr>
          <w:delText>s</w:delText>
        </w:r>
      </w:del>
      <w:r>
        <w:rPr>
          <w:lang w:val="en-US"/>
        </w:rPr>
        <w:t xml:space="preserve">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proofErr w:type="gramStart"/>
      <w:r w:rsidR="00610A3E">
        <w:rPr>
          <w:i/>
          <w:lang w:val="en-US"/>
        </w:rPr>
        <w:t>F</w:t>
      </w:r>
      <w:r w:rsidR="00610A3E">
        <w:rPr>
          <w:lang w:val="en-US"/>
        </w:rPr>
        <w:t>(</w:t>
      </w:r>
      <w:proofErr w:type="gramEnd"/>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proofErr w:type="spellStart"/>
      <w:r w:rsidR="00C3763F">
        <w:rPr>
          <w:i/>
          <w:lang w:val="en-US"/>
        </w:rPr>
        <w:t>nMCC</w:t>
      </w:r>
      <w:proofErr w:type="spellEnd"/>
      <w:r w:rsidR="00C3763F">
        <w:rPr>
          <w:i/>
          <w:lang w:val="en-US"/>
        </w:rPr>
        <w:t xml:space="preserve">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proofErr w:type="gramStart"/>
      <w:r>
        <w:rPr>
          <w:i/>
          <w:lang w:val="en-US"/>
        </w:rPr>
        <w:t>CI</w:t>
      </w:r>
      <w:r>
        <w:rPr>
          <w:lang w:val="en-US"/>
        </w:rPr>
        <w:t>[</w:t>
      </w:r>
      <w:proofErr w:type="gramEnd"/>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These averages were found to be statistically different</w:t>
      </w:r>
      <w:ins w:id="153" w:author="Frederikke Lykke Witthöft Schytt" w:date="2024-06-29T00:38:00Z">
        <w:r w:rsidR="00E110D4">
          <w:rPr>
            <w:lang w:val="en-US"/>
          </w:rPr>
          <w:t xml:space="preserve"> from one another</w:t>
        </w:r>
      </w:ins>
      <w:r w:rsidR="00610A3E">
        <w:rPr>
          <w:lang w:val="en-US"/>
        </w:rPr>
        <w:t xml:space="preserve"> with </w:t>
      </w:r>
      <w:proofErr w:type="gramStart"/>
      <w:r w:rsidR="00610A3E">
        <w:rPr>
          <w:i/>
          <w:lang w:val="en-US"/>
        </w:rPr>
        <w:t>F</w:t>
      </w:r>
      <w:r w:rsidR="00610A3E">
        <w:rPr>
          <w:lang w:val="en-US"/>
        </w:rPr>
        <w:t>(</w:t>
      </w:r>
      <w:proofErr w:type="gramEnd"/>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40AEDC6F" w:rsidR="009A0D77" w:rsidRDefault="00610A3E" w:rsidP="00610A3E">
      <w:pPr>
        <w:spacing w:after="0" w:line="360" w:lineRule="auto"/>
        <w:ind w:firstLine="1304"/>
        <w:jc w:val="both"/>
        <w:rPr>
          <w:lang w:val="en-US"/>
        </w:rPr>
      </w:pPr>
      <w:r>
        <w:rPr>
          <w:lang w:val="en-US"/>
        </w:rPr>
        <w:lastRenderedPageBreak/>
        <w:t xml:space="preserve">Based on these results it </w:t>
      </w:r>
      <w:del w:id="154" w:author="Frederikke Lykke Witthöft Schytt" w:date="2024-06-29T00:38:00Z">
        <w:r w:rsidDel="00E110D4">
          <w:rPr>
            <w:lang w:val="en-US"/>
          </w:rPr>
          <w:delText>might look like</w:delText>
        </w:r>
      </w:del>
      <w:ins w:id="155" w:author="Frederikke Lykke Witthöft Schytt" w:date="2024-06-29T00:38:00Z">
        <w:r w:rsidR="00E110D4">
          <w:rPr>
            <w:lang w:val="en-US"/>
          </w:rPr>
          <w:t>seems</w:t>
        </w:r>
      </w:ins>
      <w:r>
        <w:rPr>
          <w:lang w:val="en-US"/>
        </w:rPr>
        <w:t xml:space="preserv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proofErr w:type="gramStart"/>
      <w:r>
        <w:rPr>
          <w:i/>
          <w:lang w:val="en-US"/>
        </w:rPr>
        <w:t>CI</w:t>
      </w:r>
      <w:r>
        <w:rPr>
          <w:lang w:val="en-US"/>
        </w:rPr>
        <w:t>[</w:t>
      </w:r>
      <w:proofErr w:type="gramEnd"/>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proofErr w:type="gramStart"/>
      <w:r>
        <w:rPr>
          <w:i/>
          <w:lang w:val="en-US"/>
        </w:rPr>
        <w:t>CI</w:t>
      </w:r>
      <w:r>
        <w:rPr>
          <w:lang w:val="en-US"/>
        </w:rPr>
        <w:t>[</w:t>
      </w:r>
      <w:proofErr w:type="gramEnd"/>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proofErr w:type="spellStart"/>
      <w:r w:rsidR="00C3763F" w:rsidRPr="00E110D4">
        <w:rPr>
          <w:i/>
          <w:lang w:val="en-US"/>
          <w:rPrChange w:id="156" w:author="Frederikke Lykke Witthöft Schytt" w:date="2024-06-29T00:39:00Z">
            <w:rPr>
              <w:lang w:val="en-US"/>
            </w:rPr>
          </w:rPrChange>
        </w:rPr>
        <w:t>nMCC</w:t>
      </w:r>
      <w:proofErr w:type="spellEnd"/>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proofErr w:type="gramStart"/>
      <w:r w:rsidR="009A0D77">
        <w:rPr>
          <w:i/>
          <w:lang w:val="en-US"/>
        </w:rPr>
        <w:t>CI</w:t>
      </w:r>
      <w:r w:rsidR="009A0D77">
        <w:rPr>
          <w:lang w:val="en-US"/>
        </w:rPr>
        <w:t>[</w:t>
      </w:r>
      <w:proofErr w:type="gramEnd"/>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3C070E" w:rsidRDefault="003C070E">
                            <w:pPr>
                              <w:rPr>
                                <w:noProof/>
                                <w:lang w:val="en-US"/>
                              </w:rPr>
                            </w:pPr>
                          </w:p>
                          <w:p w14:paraId="51D821A5" w14:textId="77777777" w:rsidR="003C070E" w:rsidRDefault="003C070E">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C070E" w:rsidRPr="0011702D" w:rsidRDefault="003C070E">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2">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C070E" w:rsidRPr="0035608F" w:rsidRDefault="003C070E"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C070E" w:rsidRPr="00747CF2" w:rsidRDefault="003C070E">
                            <w:pPr>
                              <w:rPr>
                                <w:lang w:val="en-US"/>
                                <w:rPrChange w:id="157" w:author="Frederikke Lykke Witthöft Schytt" w:date="2024-06-24T18:40:00Z">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3C070E" w:rsidRDefault="003C070E">
                      <w:pPr>
                        <w:rPr>
                          <w:noProof/>
                          <w:lang w:val="en-US"/>
                        </w:rPr>
                      </w:pPr>
                    </w:p>
                    <w:p w14:paraId="51D821A5" w14:textId="77777777" w:rsidR="003C070E" w:rsidRDefault="003C070E">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C070E" w:rsidRPr="0011702D" w:rsidRDefault="003C070E">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2">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C070E" w:rsidRPr="0035608F" w:rsidRDefault="003C070E"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C070E" w:rsidRPr="00747CF2" w:rsidRDefault="003C070E">
                      <w:pPr>
                        <w:rPr>
                          <w:lang w:val="en-US"/>
                          <w:rPrChange w:id="158" w:author="Frederikke Lykke Witthöft Schytt" w:date="2024-06-24T18:40:00Z">
                            <w:rPr/>
                          </w:rPrChange>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02776CF5" w:rsidR="00C3763F" w:rsidRDefault="002F549D" w:rsidP="002F549D">
      <w:pPr>
        <w:spacing w:after="0" w:line="360" w:lineRule="auto"/>
        <w:jc w:val="both"/>
        <w:rPr>
          <w:lang w:val="en-US"/>
        </w:rPr>
      </w:pPr>
      <w:del w:id="159" w:author="Frederikke Lykke Witthöft Schytt" w:date="2024-06-29T00:41:00Z">
        <w:r w:rsidDel="00B00489">
          <w:rPr>
            <w:lang w:val="en-US"/>
          </w:rPr>
          <w:delText xml:space="preserve">Bearing </w:delText>
        </w:r>
      </w:del>
      <w:ins w:id="160" w:author="Frederikke Lykke Witthöft Schytt" w:date="2024-06-29T00:42:00Z">
        <w:r w:rsidR="00B00489">
          <w:rPr>
            <w:lang w:val="en-US"/>
          </w:rPr>
          <w:t>Using</w:t>
        </w:r>
      </w:ins>
      <w:del w:id="161" w:author="Frederikke Lykke Witthöft Schytt" w:date="2024-06-29T00:42:00Z">
        <w:r w:rsidDel="00B00489">
          <w:rPr>
            <w:lang w:val="en-US"/>
          </w:rPr>
          <w:delText>on</w:delText>
        </w:r>
      </w:del>
      <w:r>
        <w:rPr>
          <w:lang w:val="en-US"/>
        </w:rPr>
        <w:t xml:space="preserve">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w:t>
      </w:r>
      <w:del w:id="162" w:author="Frederikke Lykke Witthöft Schytt" w:date="2024-06-29T00:43:00Z">
        <w:r w:rsidDel="00B00489">
          <w:rPr>
            <w:lang w:val="en-US"/>
          </w:rPr>
          <w:delText xml:space="preserve"> </w:delText>
        </w:r>
      </w:del>
      <w:r>
        <w:rPr>
          <w:lang w:val="en-US"/>
        </w:rPr>
        <w:t xml:space="preserve">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w:t>
      </w:r>
      <w:del w:id="163" w:author="Frederikke Lykke Witthöft Schytt" w:date="2024-06-29T00:43:00Z">
        <w:r w:rsidDel="00B00489">
          <w:rPr>
            <w:lang w:val="en-US"/>
          </w:rPr>
          <w:delText>Also</w:delText>
        </w:r>
      </w:del>
      <w:ins w:id="164" w:author="Frederikke Lykke Witthöft Schytt" w:date="2024-06-29T00:43:00Z">
        <w:r w:rsidR="00B00489">
          <w:rPr>
            <w:lang w:val="en-US"/>
          </w:rPr>
          <w:t>Furthermore</w:t>
        </w:r>
      </w:ins>
      <w:r>
        <w:rPr>
          <w:lang w:val="en-US"/>
        </w:rPr>
        <w:t>, we believe that automated tools can still be viable even when they yield a recall rate</w:t>
      </w:r>
      <w:r w:rsidR="00326B48">
        <w:rPr>
          <w:lang w:val="en-US"/>
        </w:rPr>
        <w:t xml:space="preserve"> between 50-75%</w:t>
      </w:r>
      <w:r>
        <w:rPr>
          <w:lang w:val="en-US"/>
        </w:rPr>
        <w:t xml:space="preserve">. </w:t>
      </w:r>
      <w:commentRangeStart w:id="165"/>
      <w:commentRangeStart w:id="166"/>
      <w:r>
        <w:rPr>
          <w:lang w:val="en-US"/>
        </w:rPr>
        <w:t>Under such conditions, the automated tool could function as an extra assurance, working as a third screener that forces the duplicate human screeners to double-check close-to-relevant study records.</w:t>
      </w:r>
      <w:commentRangeEnd w:id="165"/>
      <w:r w:rsidR="00B00489">
        <w:rPr>
          <w:rStyle w:val="CommentReference"/>
        </w:rPr>
        <w:commentReference w:id="165"/>
      </w:r>
      <w:commentRangeEnd w:id="166"/>
      <w:r w:rsidR="00CF0079">
        <w:rPr>
          <w:rStyle w:val="CommentReference"/>
        </w:rPr>
        <w:commentReference w:id="166"/>
      </w:r>
      <w:r>
        <w:rPr>
          <w:lang w:val="en-US"/>
        </w:rPr>
        <w:t xml:space="preserve"> This would enhance the screening, ensuring that the human screeners have not overlooked any relevant records. </w:t>
      </w:r>
    </w:p>
    <w:p w14:paraId="34C0694C" w14:textId="511A82CA"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 xml:space="preserve">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 xml:space="preserve">fewer or </w:t>
      </w:r>
      <w:r w:rsidR="000B782A">
        <w:rPr>
          <w:lang w:val="en-US"/>
        </w:rPr>
        <w:lastRenderedPageBreak/>
        <w:t>no</w:t>
      </w:r>
      <w:r>
        <w:rPr>
          <w:lang w:val="en-US"/>
        </w:rPr>
        <w:t xml:space="preserve"> relevant studies</w:t>
      </w:r>
      <w:r w:rsidR="000B782A">
        <w:rPr>
          <w:lang w:val="en-US"/>
        </w:rPr>
        <w:t xml:space="preserve"> are missed</w:t>
      </w:r>
      <w:r>
        <w:rPr>
          <w:lang w:val="en-US"/>
        </w:rPr>
        <w:t xml:space="preserve">. Thus, we think that a specificity rate equal to or above 80% is acceptable as long as the recall rate is also equal to or above 80% (c.f. Figure 1). Consequently, we suggest that automated screening performances that reach recall and specificity rates above 80% should be accepted as independent screeners in high-standard systematic reviews. </w:t>
      </w:r>
    </w:p>
    <w:p w14:paraId="02EB66FB" w14:textId="3F9DA26F"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747CF2">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747CF2">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747CF2">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747CF2">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747CF2">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747CF2">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747CF2">
            <w:pPr>
              <w:jc w:val="both"/>
              <w:rPr>
                <w:b/>
                <w:sz w:val="22"/>
                <w:lang w:val="en-US"/>
              </w:rPr>
            </w:pPr>
            <w:r w:rsidRPr="00583E51">
              <w:rPr>
                <w:b/>
                <w:sz w:val="22"/>
                <w:lang w:val="en-US"/>
              </w:rPr>
              <w:t>0.95 &lt;</w:t>
            </w:r>
          </w:p>
        </w:tc>
      </w:tr>
      <w:tr w:rsidR="002F549D" w:rsidRPr="00CF0079"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747CF2">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747CF2">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747CF2">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747CF2">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747CF2">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CF0079"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747CF2">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747CF2">
            <w:pPr>
              <w:rPr>
                <w:sz w:val="22"/>
                <w:lang w:val="en-US"/>
              </w:rPr>
            </w:pPr>
            <w:r w:rsidRPr="004E7552">
              <w:rPr>
                <w:sz w:val="22"/>
                <w:lang w:val="en-US"/>
              </w:rPr>
              <w:t xml:space="preserve">Ineligible </w:t>
            </w:r>
          </w:p>
          <w:p w14:paraId="07D04792" w14:textId="77777777" w:rsidR="002F549D" w:rsidRPr="004E7552" w:rsidRDefault="002F549D" w:rsidP="00747CF2">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747CF2">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747CF2">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747CF2">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747CF2">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25C9E1F7"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762EAF">
        <w:rPr>
          <w:lang w:val="en-US"/>
        </w:rPr>
        <w:t xml:space="preserve">.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4D5AC5EF" w14:textId="53FBF9ED" w:rsidR="00606EB4" w:rsidRDefault="00606EB4" w:rsidP="00D64633">
      <w:pPr>
        <w:spacing w:after="0" w:line="360" w:lineRule="auto"/>
        <w:jc w:val="both"/>
        <w:rPr>
          <w:lang w:val="en-US"/>
        </w:rPr>
      </w:pPr>
      <w:r>
        <w:rPr>
          <w:lang w:val="en-US"/>
        </w:rPr>
        <w:t>In the following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 since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xml:space="preserve">. </w:t>
      </w:r>
      <w:commentRangeStart w:id="172"/>
      <w:commentRangeStart w:id="173"/>
      <w:r w:rsidR="00273FAD">
        <w:rPr>
          <w:lang w:val="en-US"/>
        </w:rPr>
        <w:t>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commentRangeEnd w:id="172"/>
      <w:r w:rsidR="00F30296">
        <w:rPr>
          <w:rStyle w:val="CommentReference"/>
        </w:rPr>
        <w:commentReference w:id="172"/>
      </w:r>
      <w:commentRangeEnd w:id="173"/>
      <w:r w:rsidR="00CF0079">
        <w:rPr>
          <w:rStyle w:val="CommentReference"/>
        </w:rPr>
        <w:commentReference w:id="173"/>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6B807C39"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w:t>
      </w:r>
      <w:proofErr w:type="spellStart"/>
      <w:r w:rsidRPr="00597AE8">
        <w:rPr>
          <w:rFonts w:cs="Times New Roman"/>
          <w:lang w:val="en-US"/>
        </w:rPr>
        <w:t>AIscreenR’s</w:t>
      </w:r>
      <w:proofErr w:type="spellEnd"/>
      <w:r w:rsidRPr="00597AE8">
        <w:rPr>
          <w:rFonts w:cs="Times New Roman"/>
          <w:lang w:val="en-US"/>
        </w:rPr>
        <w:t xml:space="preserve">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07F3FF50"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w:t>
      </w:r>
      <w:ins w:id="174" w:author="Frederikke Lykke Witthöft Schytt" w:date="2024-06-29T01:02:00Z">
        <w:r w:rsidR="00341368">
          <w:rPr>
            <w:rFonts w:cs="Times New Roman"/>
            <w:lang w:val="en-US"/>
          </w:rPr>
          <w:t xml:space="preserve"> that</w:t>
        </w:r>
      </w:ins>
      <w:r w:rsidR="00333AF9">
        <w:rPr>
          <w:rFonts w:cs="Times New Roman"/>
          <w:lang w:val="en-US"/>
        </w:rPr>
        <w:t xml:space="preserve"> it </w:t>
      </w:r>
      <w:r w:rsidR="000E2DE6">
        <w:rPr>
          <w:rFonts w:cs="Times New Roman"/>
          <w:lang w:val="en-US"/>
        </w:rPr>
        <w:t xml:space="preserve">draws on a published open-access review, meaning </w:t>
      </w:r>
      <w:proofErr w:type="spellStart"/>
      <w:r w:rsidR="00413D40">
        <w:rPr>
          <w:rFonts w:cs="Times New Roman"/>
          <w:lang w:val="en-US"/>
        </w:rPr>
        <w:t>OpenAI’s</w:t>
      </w:r>
      <w:proofErr w:type="spellEnd"/>
      <w:r w:rsidR="00413D40">
        <w:rPr>
          <w:rFonts w:cs="Times New Roman"/>
          <w:lang w:val="en-US"/>
        </w:rPr>
        <w:t xml:space="preserve">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w:t>
      </w:r>
      <w:proofErr w:type="spellStart"/>
      <w:r w:rsidR="000E2DE6">
        <w:rPr>
          <w:rFonts w:cs="Times New Roman"/>
          <w:lang w:val="en-US"/>
        </w:rPr>
        <w:t>OpenAI’s</w:t>
      </w:r>
      <w:proofErr w:type="spellEnd"/>
      <w:r w:rsidR="000E2DE6">
        <w:rPr>
          <w:rFonts w:cs="Times New Roman"/>
          <w:lang w:val="en-US"/>
        </w:rPr>
        <w:t xml:space="preserve">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w:t>
      </w:r>
      <w:proofErr w:type="spellStart"/>
      <w:r w:rsidR="000E2DE6">
        <w:rPr>
          <w:rFonts w:cs="Times New Roman"/>
          <w:lang w:val="en-US"/>
        </w:rPr>
        <w:t>programme</w:t>
      </w:r>
      <w:proofErr w:type="spellEnd"/>
      <w:r w:rsidR="000E2DE6">
        <w:rPr>
          <w:rFonts w:cs="Times New Roman"/>
          <w:lang w:val="en-US"/>
        </w:rPr>
        <w:t xml:space="preserve"> on anxiety symptoms in children and adolescents</w:t>
      </w:r>
      <w:r w:rsidR="00333AF9">
        <w:rPr>
          <w:rFonts w:cs="Times New Roman"/>
          <w:lang w:val="en-US"/>
        </w:rPr>
        <w:t xml:space="preserve"> </w:t>
      </w:r>
      <w:r w:rsidR="00611A91">
        <w:rPr>
          <w:rFonts w:cs="Times New Roman"/>
          <w:lang w:val="en-US"/>
        </w:rPr>
        <w:t>conducted by Filges</w:t>
      </w:r>
      <w:ins w:id="175" w:author="Frederikke Lykke Witthöft Schytt" w:date="2024-06-29T01:03:00Z">
        <w:r w:rsidR="00341368">
          <w:rPr>
            <w:rFonts w:cs="Times New Roman"/>
            <w:lang w:val="en-US"/>
          </w:rPr>
          <w:t>,</w:t>
        </w:r>
      </w:ins>
      <w:r w:rsidR="00611A91">
        <w:rPr>
          <w:rFonts w:cs="Times New Roman"/>
          <w:lang w:val="en-US"/>
        </w:rPr>
        <w:t xml:space="preserve"> </w:t>
      </w:r>
      <w:proofErr w:type="spellStart"/>
      <w:r w:rsidR="00611A91">
        <w:rPr>
          <w:rFonts w:cs="Times New Roman"/>
          <w:lang w:val="en-US"/>
        </w:rPr>
        <w:t>Smedslund</w:t>
      </w:r>
      <w:proofErr w:type="spellEnd"/>
      <w:r w:rsidR="00611A91">
        <w:rPr>
          <w:rFonts w:cs="Times New Roman"/>
          <w:lang w:val="en-US"/>
        </w:rPr>
        <w:t xml:space="preserve">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77777777"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7051A9">
        <w:rPr>
          <w:rFonts w:cs="Times New Roman"/>
          <w:lang w:val="en-US"/>
        </w:rPr>
        <w:t xml:space="preserve">very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747CF2">
        <w:rPr>
          <w:lang w:val="en-US"/>
        </w:rPr>
        <w:t xml:space="preserve">the effects of different testing frequencies on student achievement </w:t>
      </w:r>
      <w:r w:rsidR="00CB2AEE">
        <w:fldChar w:fldCharType="begin" w:fldLock="1"/>
      </w:r>
      <w:r w:rsidR="00DC62E2" w:rsidRPr="00747CF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70555F" w:rsidRPr="00747CF2">
        <w:rPr>
          <w:noProof/>
          <w:lang w:val="en-US"/>
        </w:rPr>
        <w:t>(Thomsen et al., 2022)</w:t>
      </w:r>
      <w:r w:rsidR="00CB2AEE">
        <w:fldChar w:fldCharType="end"/>
      </w:r>
      <w:r w:rsidR="00CB2AEE" w:rsidRPr="00747CF2">
        <w:rPr>
          <w:lang w:val="en-US"/>
        </w:rPr>
        <w:t xml:space="preserve">. </w:t>
      </w:r>
      <w:r w:rsidR="00D955EF" w:rsidRPr="00747CF2">
        <w:rPr>
          <w:lang w:val="en-US"/>
        </w:rPr>
        <w:t>We considered this to be a</w:t>
      </w:r>
      <w:r w:rsidR="00322EF3" w:rsidRPr="00747CF2">
        <w:rPr>
          <w:lang w:val="en-US"/>
        </w:rPr>
        <w:t xml:space="preserve"> </w:t>
      </w:r>
      <w:r w:rsidR="00D955EF" w:rsidRPr="00747CF2">
        <w:rPr>
          <w:lang w:val="en-US"/>
        </w:rPr>
        <w:t>difficult screening case because the review draws on rather subtle inclusion/exclusion criteria</w:t>
      </w:r>
      <w:r w:rsidR="00322EF3" w:rsidRPr="00747CF2">
        <w:rPr>
          <w:lang w:val="en-US"/>
        </w:rPr>
        <w:t xml:space="preserve"> that include notions that are not well-defined</w:t>
      </w:r>
      <w:r w:rsidR="00D955EF" w:rsidRPr="00747CF2">
        <w:rPr>
          <w:lang w:val="en-US"/>
        </w:rPr>
        <w:t xml:space="preserve">. </w:t>
      </w:r>
      <w:r w:rsidR="00606587" w:rsidRPr="00747CF2">
        <w:rPr>
          <w:lang w:val="en-US"/>
        </w:rPr>
        <w:t>One of the reasons why</w:t>
      </w:r>
      <w:r w:rsidR="00D955EF" w:rsidRPr="00747CF2">
        <w:rPr>
          <w:lang w:val="en-US"/>
        </w:rPr>
        <w:t xml:space="preserve"> this particular case </w:t>
      </w:r>
      <w:r w:rsidR="00606587" w:rsidRPr="00747CF2">
        <w:rPr>
          <w:lang w:val="en-US"/>
        </w:rPr>
        <w:t xml:space="preserve">is </w:t>
      </w:r>
      <w:r w:rsidR="00D955EF" w:rsidRPr="00747CF2">
        <w:rPr>
          <w:lang w:val="en-US"/>
        </w:rPr>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w:t>
      </w:r>
      <w:proofErr w:type="spellStart"/>
      <w:r w:rsidR="00606587">
        <w:rPr>
          <w:rFonts w:cstheme="minorHAnsi"/>
          <w:lang w:val="en-US"/>
        </w:rPr>
        <w:t>summatively</w:t>
      </w:r>
      <w:proofErr w:type="spellEnd"/>
      <w:r w:rsidR="00606587">
        <w:rPr>
          <w:rFonts w:cstheme="minorHAnsi"/>
          <w:lang w:val="en-US"/>
        </w:rPr>
        <w:t xml:space="preserve">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w:t>
      </w:r>
      <w:commentRangeStart w:id="176"/>
      <w:commentRangeStart w:id="177"/>
      <w:r w:rsidR="00606587">
        <w:rPr>
          <w:rFonts w:cstheme="minorHAnsi"/>
          <w:lang w:val="en-US"/>
        </w:rPr>
        <w:t>.</w:t>
      </w:r>
      <w:commentRangeEnd w:id="176"/>
      <w:r w:rsidR="00341368">
        <w:rPr>
          <w:rStyle w:val="CommentReference"/>
        </w:rPr>
        <w:commentReference w:id="176"/>
      </w:r>
      <w:commentRangeEnd w:id="177"/>
      <w:r w:rsidR="003C070E">
        <w:rPr>
          <w:rStyle w:val="CommentReference"/>
        </w:rPr>
        <w:commentReference w:id="177"/>
      </w:r>
      <w:r w:rsidR="00606587">
        <w:rPr>
          <w:rFonts w:cstheme="minorHAnsi"/>
          <w:lang w:val="en-US"/>
        </w:rPr>
        <w:t xml:space="preserve"> Judging the eligibility of particular interventions therefore requires subject matter familiarity.</w:t>
      </w:r>
      <w:r w:rsidR="00D955EF">
        <w:rPr>
          <w:rFonts w:cs="Times New Roman"/>
          <w:lang w:val="en-US"/>
        </w:rPr>
        <w:t xml:space="preserve"> </w:t>
      </w:r>
      <w:r w:rsidR="00D955EF" w:rsidRPr="00747CF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747CF2">
        <w:rPr>
          <w:lang w:val="en-US"/>
        </w:rPr>
        <w:t xml:space="preserve">The data we used for the experiment consisted of </w:t>
      </w:r>
      <w:r w:rsidR="00CB2AEE" w:rsidRPr="00747CF2">
        <w:rPr>
          <w:lang w:val="en-US"/>
        </w:rPr>
        <w:t xml:space="preserve">2000 </w:t>
      </w:r>
      <w:r w:rsidR="008560D4" w:rsidRPr="00747CF2">
        <w:rPr>
          <w:lang w:val="en-US"/>
        </w:rPr>
        <w:t>ir</w:t>
      </w:r>
      <w:r w:rsidR="00CB2AEE" w:rsidRPr="00747CF2">
        <w:rPr>
          <w:lang w:val="en-US"/>
        </w:rPr>
        <w:t xml:space="preserve">relevant </w:t>
      </w:r>
      <w:r w:rsidR="008560D4" w:rsidRPr="00747CF2">
        <w:rPr>
          <w:lang w:val="en-US"/>
        </w:rPr>
        <w:t xml:space="preserve">and 100 relevant records </w:t>
      </w:r>
      <w:r w:rsidR="00D955EF" w:rsidRPr="00747CF2">
        <w:rPr>
          <w:lang w:val="en-US"/>
        </w:rPr>
        <w:t xml:space="preserve">randomly sampled </w:t>
      </w:r>
      <w:r w:rsidR="00CB2AEE" w:rsidRPr="00747CF2">
        <w:rPr>
          <w:lang w:val="en-US"/>
        </w:rPr>
        <w:t xml:space="preserve">from the total pool of </w:t>
      </w:r>
      <w:r w:rsidR="008560D4" w:rsidRPr="00747CF2">
        <w:rPr>
          <w:lang w:val="en-US"/>
        </w:rPr>
        <w:t xml:space="preserve">5612 irrelevant and 627 relevant records. We did so to ease </w:t>
      </w:r>
      <w:r w:rsidR="00AD057D" w:rsidRPr="00747CF2">
        <w:rPr>
          <w:lang w:val="en-US"/>
        </w:rPr>
        <w:t xml:space="preserve">the </w:t>
      </w:r>
      <w:r w:rsidR="008560D4" w:rsidRPr="00747CF2">
        <w:rPr>
          <w:lang w:val="en-US"/>
        </w:rPr>
        <w:t>screening since this screening was based on multi-prompt screening, meaning that all title and abstract records were screened with six individual prompts each including on</w:t>
      </w:r>
      <w:r w:rsidR="00917BD7" w:rsidRPr="00747CF2">
        <w:rPr>
          <w:lang w:val="en-US"/>
        </w:rPr>
        <w:t>e</w:t>
      </w:r>
      <w:r w:rsidR="008560D4" w:rsidRPr="00747CF2">
        <w:rPr>
          <w:lang w:val="en-US"/>
        </w:rPr>
        <w:t xml:space="preserve"> inclusion criteri</w:t>
      </w:r>
      <w:r w:rsidR="00911363" w:rsidRPr="00747CF2">
        <w:rPr>
          <w:lang w:val="en-US"/>
        </w:rPr>
        <w:t>on</w:t>
      </w:r>
      <w:r w:rsidR="00917BD7" w:rsidRPr="00747CF2">
        <w:rPr>
          <w:lang w:val="en-US"/>
        </w:rPr>
        <w:t>.</w:t>
      </w:r>
      <w:r w:rsidR="008560D4" w:rsidRPr="00747CF2">
        <w:rPr>
          <w:lang w:val="en-US"/>
        </w:rPr>
        <w:t xml:space="preserve"> </w:t>
      </w:r>
      <w:r w:rsidR="008B43CA">
        <w:rPr>
          <w:lang w:val="en-US"/>
        </w:rPr>
        <w:tab/>
      </w:r>
    </w:p>
    <w:p w14:paraId="51DC883A" w14:textId="0022F0EA" w:rsidR="004D23EE" w:rsidRDefault="00967FBA" w:rsidP="00606587">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654DD66D" w14:textId="420195CC" w:rsidR="00AE3D2A" w:rsidRPr="00747CF2" w:rsidRDefault="00CC5A94" w:rsidP="004D23EE">
      <w:pPr>
        <w:spacing w:after="0" w:line="360" w:lineRule="auto"/>
        <w:jc w:val="both"/>
        <w:rPr>
          <w:lang w:val="en-US"/>
        </w:rPr>
      </w:pPr>
      <w:r>
        <w:rPr>
          <w:lang w:val="en-US"/>
        </w:rPr>
        <w:t xml:space="preserve">  </w:t>
      </w:r>
      <w:r w:rsidR="00514F0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04E57B2A"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3C070E" w:rsidRPr="002C471E" w:rsidRDefault="003C070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3C070E" w:rsidRPr="002C471E" w:rsidRDefault="003C070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3C070E" w:rsidRDefault="003C070E"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3C070E" w:rsidRDefault="003C070E"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3C070E" w:rsidRDefault="003C070E"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3C070E" w:rsidRDefault="003C070E"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3C070E" w:rsidRPr="008A477D" w:rsidRDefault="003C070E"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3C070E" w:rsidRPr="008A477D" w:rsidRDefault="003C070E"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19128E8C"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3C070E" w:rsidRPr="00515C28" w:rsidRDefault="003C070E"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C070E" w:rsidRPr="007B20AC" w:rsidRDefault="003C070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3C070E" w:rsidRPr="00515C28" w:rsidRDefault="003C070E"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C070E" w:rsidRPr="007B20AC" w:rsidRDefault="003C070E">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4F922E32" w14:textId="40C50F60" w:rsidR="00B33FB9" w:rsidRPr="00877882" w:rsidRDefault="002D0DAF" w:rsidP="00B33FB9">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B7312F">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394EB1" w:rsidRPr="00394EB1">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1E49A4B6" w:rsidR="00575122" w:rsidRDefault="00575122" w:rsidP="00575122">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4211E06D" w14:textId="77777777" w:rsidR="00575122" w:rsidRDefault="00575122" w:rsidP="002D3CE4">
      <w:pPr>
        <w:spacing w:after="0" w:line="360" w:lineRule="auto"/>
        <w:jc w:val="both"/>
        <w:rPr>
          <w:b/>
          <w:lang w:val="en-US"/>
        </w:rPr>
      </w:pP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BA45C9D" w14:textId="46C8C579" w:rsidR="0096492D" w:rsidRPr="00B70A12"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w:t>
      </w:r>
      <w:proofErr w:type="spellStart"/>
      <w:r w:rsidR="004A6777">
        <w:rPr>
          <w:rFonts w:eastAsiaTheme="minorEastAsia"/>
          <w:lang w:val="en-US"/>
        </w:rPr>
        <w:t>as</w:t>
      </w:r>
      <w:proofErr w:type="spellEnd"/>
      <w:r w:rsidR="004A6777">
        <w:rPr>
          <w:rFonts w:eastAsiaTheme="minorEastAsia"/>
          <w:lang w:val="en-US"/>
        </w:rPr>
        <w:t xml:space="preserve"> also done by </w:t>
      </w:r>
      <w:proofErr w:type="spellStart"/>
      <w:r w:rsidR="004A6777">
        <w:rPr>
          <w:rFonts w:eastAsiaTheme="minorEastAsia"/>
          <w:lang w:val="en-US"/>
        </w:rPr>
        <w:t>Syriani</w:t>
      </w:r>
      <w:proofErr w:type="spellEnd"/>
      <w:r w:rsidR="004A6777">
        <w:rPr>
          <w:rFonts w:eastAsiaTheme="minorEastAsia"/>
          <w:lang w:val="en-US"/>
        </w:rPr>
        <w:t xml:space="preserve">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w:t>
      </w:r>
      <w:r w:rsidR="00B70A12">
        <w:rPr>
          <w:lang w:val="en-US"/>
        </w:rPr>
        <w:lastRenderedPageBreak/>
        <w:t>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 xml:space="preserve">e used invariant </w:t>
      </w:r>
      <w:proofErr w:type="spellStart"/>
      <w:r w:rsidR="004A6777">
        <w:rPr>
          <w:rFonts w:eastAsiaTheme="minorEastAsia"/>
          <w:lang w:val="en-US"/>
        </w:rPr>
        <w:t>top_p</w:t>
      </w:r>
      <w:proofErr w:type="spellEnd"/>
      <w:r w:rsidR="004A6777">
        <w:rPr>
          <w:rFonts w:eastAsiaTheme="minorEastAsia"/>
          <w:lang w:val="en-US"/>
        </w:rPr>
        <w:t xml:space="preserve">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w:t>
      </w:r>
      <w:proofErr w:type="gramStart"/>
      <w:r>
        <w:rPr>
          <w:lang w:val="en-US"/>
        </w:rPr>
        <w:t>these model</w:t>
      </w:r>
      <w:proofErr w:type="gramEnd"/>
      <w:r>
        <w:rPr>
          <w:lang w:val="en-US"/>
        </w:rPr>
        <w:t xml:space="preserve">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6A4E137F"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Yet</w:t>
      </w:r>
      <w:ins w:id="185" w:author="Frederikke Lykke Witthöft Schytt" w:date="2024-06-29T01:28:00Z">
        <w:r w:rsidR="00E812D0">
          <w:rPr>
            <w:rFonts w:cs="Times New Roman"/>
            <w:szCs w:val="24"/>
            <w:lang w:val="en-US"/>
          </w:rPr>
          <w:t>,</w:t>
        </w:r>
      </w:ins>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4ACD2A5D" w14:textId="7B0FEB98" w:rsidR="00726CD7"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 xml:space="preserve">This, </w:t>
      </w:r>
      <w:r w:rsidR="00A3534C">
        <w:rPr>
          <w:rFonts w:cs="Times New Roman"/>
          <w:szCs w:val="24"/>
          <w:lang w:val="en-US"/>
        </w:rPr>
        <w:lastRenderedPageBreak/>
        <w:t>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515E21">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C62E2" w:rsidRPr="00DC62E2">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Since these results are underpinned by data from an unpublished review, a side-effect of this experiment is further that it shows that GPT API models can work in complex settings</w:t>
      </w:r>
      <w:commentRangeStart w:id="186"/>
      <w:commentRangeStart w:id="187"/>
      <w:r w:rsidR="00AB0912">
        <w:rPr>
          <w:rFonts w:cs="Times New Roman"/>
          <w:szCs w:val="24"/>
          <w:lang w:val="en-US"/>
        </w:rPr>
        <w:t xml:space="preserve"> where they have not been pre-trained</w:t>
      </w:r>
      <w:commentRangeEnd w:id="186"/>
      <w:r w:rsidR="00DE7A86">
        <w:rPr>
          <w:rStyle w:val="CommentReference"/>
        </w:rPr>
        <w:commentReference w:id="186"/>
      </w:r>
      <w:commentRangeEnd w:id="187"/>
      <w:r w:rsidR="003C070E">
        <w:rPr>
          <w:rStyle w:val="CommentReference"/>
        </w:rPr>
        <w:commentReference w:id="187"/>
      </w:r>
      <w:r w:rsidR="00AB0912">
        <w:rPr>
          <w:rFonts w:cs="Times New Roman"/>
          <w:szCs w:val="24"/>
          <w:lang w:val="en-US"/>
        </w:rPr>
        <w:t xml:space="preserve">.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5BC49F3B" w14:textId="77777777" w:rsidR="0060422B" w:rsidRPr="00A449F4" w:rsidRDefault="0060422B"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w:t>
            </w:r>
            <w:proofErr w:type="gramStart"/>
            <w:r w:rsidRPr="008D1FE3">
              <w:rPr>
                <w:rFonts w:cs="Times New Roman"/>
                <w:b/>
                <w:sz w:val="20"/>
                <w:szCs w:val="20"/>
                <w:lang w:val="en-US"/>
              </w:rPr>
              <w:t>/(</w:t>
            </w:r>
            <w:proofErr w:type="gramEnd"/>
            <w:r w:rsidRPr="008D1FE3">
              <w:rPr>
                <w:rFonts w:cs="Times New Roman"/>
                <w:b/>
                <w:sz w:val="20"/>
                <w:szCs w:val="20"/>
                <w:lang w:val="en-US"/>
              </w:rPr>
              <w:t>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w:t>
            </w:r>
            <w:proofErr w:type="gramStart"/>
            <w:r w:rsidRPr="008D1FE3">
              <w:rPr>
                <w:rFonts w:cs="Times New Roman"/>
                <w:b/>
                <w:sz w:val="20"/>
                <w:szCs w:val="20"/>
                <w:lang w:val="en-US"/>
              </w:rPr>
              <w:t>/(</w:t>
            </w:r>
            <w:proofErr w:type="gramEnd"/>
            <w:r w:rsidRPr="008D1FE3">
              <w:rPr>
                <w:rFonts w:cs="Times New Roman"/>
                <w:b/>
                <w:sz w:val="20"/>
                <w:szCs w:val="20"/>
                <w:lang w:val="en-US"/>
              </w:rPr>
              <w:t>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proofErr w:type="spellStart"/>
            <w:r w:rsidRPr="008D1FE3">
              <w:rPr>
                <w:rFonts w:cs="Times New Roman"/>
                <w:b/>
                <w:sz w:val="20"/>
                <w:szCs w:val="20"/>
                <w:lang w:val="en-US"/>
              </w:rPr>
              <w:t>bAcc</w:t>
            </w:r>
            <w:proofErr w:type="spellEnd"/>
            <w:r w:rsidRPr="008D1FE3">
              <w:rPr>
                <w:rFonts w:cs="Times New Roman"/>
                <w:b/>
                <w:sz w:val="20"/>
                <w:szCs w:val="20"/>
                <w:lang w:val="en-US"/>
              </w:rPr>
              <w:t xml:space="preserve">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188" w:name="_Hlk169692566"/>
            <w:r>
              <w:rPr>
                <w:rFonts w:cs="Times New Roman"/>
                <w:sz w:val="20"/>
                <w:szCs w:val="20"/>
              </w:rPr>
              <w:t>1340</w:t>
            </w:r>
            <w:bookmarkEnd w:id="188"/>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0E0C5AA2" w14:textId="094149F3"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77777777" w:rsidR="003C5EE5" w:rsidRDefault="003C5EE5" w:rsidP="007A4482">
      <w:pPr>
        <w:spacing w:line="360" w:lineRule="auto"/>
        <w:ind w:firstLine="1304"/>
        <w:jc w:val="both"/>
        <w:rPr>
          <w:rFonts w:cs="Times New Roman"/>
          <w:szCs w:val="24"/>
          <w:lang w:val="en-US"/>
        </w:rPr>
      </w:pPr>
    </w:p>
    <w:p w14:paraId="5B5A349F" w14:textId="15A76ADF" w:rsidR="00F4767C" w:rsidRDefault="00AF2988" w:rsidP="007A4482">
      <w:pPr>
        <w:spacing w:line="360" w:lineRule="auto"/>
        <w:ind w:firstLine="1304"/>
        <w:jc w:val="both"/>
        <w:rPr>
          <w:rFonts w:cs="Times New Roman"/>
          <w:szCs w:val="20"/>
          <w:lang w:val="en-US"/>
        </w:rPr>
      </w:pPr>
      <w:r>
        <w:rPr>
          <w:rFonts w:cs="Times New Roman"/>
          <w:szCs w:val="24"/>
          <w:lang w:val="en-US"/>
        </w:rPr>
        <w:t xml:space="preserve">To </w:t>
      </w:r>
      <w:proofErr w:type="spellStart"/>
      <w:r>
        <w:rPr>
          <w:rFonts w:cs="Times New Roman"/>
          <w:szCs w:val="24"/>
          <w:lang w:val="en-US"/>
        </w:rPr>
        <w:t>summarise</w:t>
      </w:r>
      <w:proofErr w:type="spellEnd"/>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w:t>
      </w:r>
      <w:r>
        <w:rPr>
          <w:lang w:val="en-US"/>
        </w:rPr>
        <w:lastRenderedPageBreak/>
        <w:t>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A85382">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1363782" w14:textId="5317D6FA" w:rsidR="00296111" w:rsidRDefault="00FE5D2F" w:rsidP="0053327B">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549F25BC" w14:textId="77777777" w:rsidR="0053327B" w:rsidRPr="002900F6" w:rsidRDefault="0053327B" w:rsidP="0053327B">
      <w:pPr>
        <w:spacing w:after="0" w:line="360" w:lineRule="auto"/>
        <w:ind w:firstLine="1304"/>
        <w:jc w:val="both"/>
        <w:rPr>
          <w:rFonts w:cs="Times New Roman"/>
          <w:szCs w:val="20"/>
          <w:lang w:val="en-US"/>
        </w:rPr>
      </w:pP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4127DA93" w:rsidR="00C07B73" w:rsidRDefault="00130973" w:rsidP="006F63D8">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0E89BB75" w14:textId="77777777" w:rsidR="00D5471A" w:rsidRDefault="00D5471A" w:rsidP="00376504">
      <w:pPr>
        <w:spacing w:after="0" w:line="360" w:lineRule="auto"/>
        <w:jc w:val="both"/>
        <w:rPr>
          <w:lang w:val="en-US"/>
        </w:rPr>
      </w:pPr>
    </w:p>
    <w:p w14:paraId="59EC2A04" w14:textId="77777777" w:rsidR="00AB0A10" w:rsidRDefault="00AB0A1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747CF2">
        <w:tc>
          <w:tcPr>
            <w:tcW w:w="988" w:type="dxa"/>
          </w:tcPr>
          <w:p w14:paraId="0E1D4823" w14:textId="77777777" w:rsidR="00D5471A" w:rsidRDefault="00D5471A" w:rsidP="00747CF2">
            <w:pPr>
              <w:spacing w:line="360" w:lineRule="auto"/>
              <w:rPr>
                <w:b/>
                <w:lang w:val="en-US"/>
              </w:rPr>
            </w:pPr>
            <w:r>
              <w:rPr>
                <w:b/>
                <w:lang w:val="en-US"/>
              </w:rPr>
              <w:t>Step</w:t>
            </w:r>
          </w:p>
        </w:tc>
        <w:tc>
          <w:tcPr>
            <w:tcW w:w="8640" w:type="dxa"/>
          </w:tcPr>
          <w:p w14:paraId="146526A2" w14:textId="77777777" w:rsidR="00D5471A" w:rsidRDefault="00D5471A" w:rsidP="00747CF2">
            <w:pPr>
              <w:spacing w:line="360" w:lineRule="auto"/>
              <w:rPr>
                <w:b/>
                <w:lang w:val="en-US"/>
              </w:rPr>
            </w:pPr>
            <w:r>
              <w:rPr>
                <w:b/>
                <w:lang w:val="en-US"/>
              </w:rPr>
              <w:t>Reviewer action</w:t>
            </w:r>
          </w:p>
        </w:tc>
      </w:tr>
      <w:tr w:rsidR="00D5471A" w:rsidRPr="00CF0079" w14:paraId="37540F1B" w14:textId="77777777" w:rsidTr="00747CF2">
        <w:tc>
          <w:tcPr>
            <w:tcW w:w="988" w:type="dxa"/>
          </w:tcPr>
          <w:p w14:paraId="7EC3F431" w14:textId="77777777" w:rsidR="00D5471A" w:rsidRPr="00011FF4" w:rsidRDefault="00D5471A" w:rsidP="00747CF2">
            <w:pPr>
              <w:spacing w:line="360" w:lineRule="auto"/>
              <w:rPr>
                <w:lang w:val="en-US"/>
              </w:rPr>
            </w:pPr>
            <w:r w:rsidRPr="00011FF4">
              <w:rPr>
                <w:lang w:val="en-US"/>
              </w:rPr>
              <w:t>1</w:t>
            </w:r>
          </w:p>
        </w:tc>
        <w:tc>
          <w:tcPr>
            <w:tcW w:w="8640" w:type="dxa"/>
          </w:tcPr>
          <w:p w14:paraId="3E7C0838" w14:textId="77777777" w:rsidR="00D5471A" w:rsidRPr="00011FF4" w:rsidRDefault="00D5471A" w:rsidP="00747CF2">
            <w:pPr>
              <w:spacing w:line="360" w:lineRule="auto"/>
              <w:rPr>
                <w:lang w:val="en-US"/>
              </w:rPr>
            </w:pPr>
            <w:r>
              <w:rPr>
                <w:lang w:val="en-US"/>
              </w:rPr>
              <w:t>Find approximately 10 relevant study records (ideally more).</w:t>
            </w:r>
          </w:p>
        </w:tc>
      </w:tr>
      <w:tr w:rsidR="00D5471A" w:rsidRPr="00CF0079" w14:paraId="5D933411" w14:textId="77777777" w:rsidTr="00747CF2">
        <w:tc>
          <w:tcPr>
            <w:tcW w:w="988" w:type="dxa"/>
          </w:tcPr>
          <w:p w14:paraId="2ED45294" w14:textId="77777777" w:rsidR="00D5471A" w:rsidRPr="00011FF4" w:rsidRDefault="00D5471A" w:rsidP="00747CF2">
            <w:pPr>
              <w:spacing w:line="360" w:lineRule="auto"/>
              <w:rPr>
                <w:lang w:val="en-US"/>
              </w:rPr>
            </w:pPr>
            <w:r w:rsidRPr="00011FF4">
              <w:rPr>
                <w:lang w:val="en-US"/>
              </w:rPr>
              <w:t>2</w:t>
            </w:r>
          </w:p>
        </w:tc>
        <w:tc>
          <w:tcPr>
            <w:tcW w:w="8640" w:type="dxa"/>
          </w:tcPr>
          <w:p w14:paraId="2270D474" w14:textId="77777777" w:rsidR="00D5471A" w:rsidRPr="00011FF4" w:rsidRDefault="00D5471A" w:rsidP="00747CF2">
            <w:pPr>
              <w:spacing w:line="360" w:lineRule="auto"/>
              <w:rPr>
                <w:lang w:val="en-US"/>
              </w:rPr>
            </w:pPr>
            <w:r>
              <w:rPr>
                <w:lang w:val="en-US"/>
              </w:rPr>
              <w:t>Find a minimum of 200 irrelevant study records (ideally randomly sampled from the pool of records).</w:t>
            </w:r>
          </w:p>
        </w:tc>
      </w:tr>
      <w:tr w:rsidR="00D5471A" w:rsidRPr="00CF0079" w14:paraId="2784C36A" w14:textId="77777777" w:rsidTr="00747CF2">
        <w:tc>
          <w:tcPr>
            <w:tcW w:w="988" w:type="dxa"/>
          </w:tcPr>
          <w:p w14:paraId="7341466A" w14:textId="77777777" w:rsidR="00D5471A" w:rsidRPr="00011FF4" w:rsidRDefault="00D5471A" w:rsidP="00747CF2">
            <w:pPr>
              <w:spacing w:line="360" w:lineRule="auto"/>
              <w:rPr>
                <w:lang w:val="en-US"/>
              </w:rPr>
            </w:pPr>
            <w:r w:rsidRPr="00011FF4">
              <w:rPr>
                <w:lang w:val="en-US"/>
              </w:rPr>
              <w:t>3</w:t>
            </w:r>
          </w:p>
        </w:tc>
        <w:tc>
          <w:tcPr>
            <w:tcW w:w="8640" w:type="dxa"/>
          </w:tcPr>
          <w:p w14:paraId="2A375356" w14:textId="77777777" w:rsidR="00D5471A" w:rsidRPr="00011FF4" w:rsidRDefault="00D5471A" w:rsidP="00747CF2">
            <w:pPr>
              <w:spacing w:line="360" w:lineRule="auto"/>
              <w:rPr>
                <w:lang w:val="en-US"/>
              </w:rPr>
            </w:pPr>
            <w:r>
              <w:rPr>
                <w:lang w:val="en-US"/>
              </w:rPr>
              <w:t>Construct the test dataset by combining the records from steps 1 and 2.</w:t>
            </w:r>
          </w:p>
        </w:tc>
      </w:tr>
      <w:tr w:rsidR="00D5471A" w:rsidRPr="00CF0079" w14:paraId="494C7F9B" w14:textId="77777777" w:rsidTr="00747CF2">
        <w:tc>
          <w:tcPr>
            <w:tcW w:w="988" w:type="dxa"/>
          </w:tcPr>
          <w:p w14:paraId="2B4983B0" w14:textId="77777777" w:rsidR="00D5471A" w:rsidRPr="00011FF4" w:rsidRDefault="00D5471A" w:rsidP="00747CF2">
            <w:pPr>
              <w:spacing w:line="360" w:lineRule="auto"/>
              <w:rPr>
                <w:lang w:val="en-US"/>
              </w:rPr>
            </w:pPr>
            <w:r w:rsidRPr="00011FF4">
              <w:rPr>
                <w:lang w:val="en-US"/>
              </w:rPr>
              <w:t>4</w:t>
            </w:r>
          </w:p>
        </w:tc>
        <w:tc>
          <w:tcPr>
            <w:tcW w:w="8640" w:type="dxa"/>
          </w:tcPr>
          <w:p w14:paraId="3E4DCA09" w14:textId="77777777" w:rsidR="00D5471A" w:rsidRPr="00011FF4" w:rsidRDefault="00D5471A" w:rsidP="00747CF2">
            <w:pPr>
              <w:spacing w:line="360" w:lineRule="auto"/>
              <w:rPr>
                <w:lang w:val="en-US"/>
              </w:rPr>
            </w:pPr>
            <w:r>
              <w:rPr>
                <w:lang w:val="en-US"/>
              </w:rPr>
              <w:t>Develop one or multiple prompts and test the(</w:t>
            </w:r>
            <w:proofErr w:type="spellStart"/>
            <w:r>
              <w:rPr>
                <w:lang w:val="en-US"/>
              </w:rPr>
              <w:t>ir</w:t>
            </w:r>
            <w:proofErr w:type="spellEnd"/>
            <w:r>
              <w:rPr>
                <w:lang w:val="en-US"/>
              </w:rPr>
              <w:t>) performance.</w:t>
            </w:r>
          </w:p>
        </w:tc>
      </w:tr>
      <w:tr w:rsidR="00D5471A" w:rsidRPr="00CF0079" w14:paraId="1CB01AF5" w14:textId="77777777" w:rsidTr="00747CF2">
        <w:tc>
          <w:tcPr>
            <w:tcW w:w="988" w:type="dxa"/>
          </w:tcPr>
          <w:p w14:paraId="16C829F7" w14:textId="77777777" w:rsidR="00D5471A" w:rsidRPr="00011FF4" w:rsidRDefault="00D5471A" w:rsidP="00747CF2">
            <w:pPr>
              <w:spacing w:line="360" w:lineRule="auto"/>
              <w:rPr>
                <w:lang w:val="en-US"/>
              </w:rPr>
            </w:pPr>
            <w:r w:rsidRPr="00011FF4">
              <w:rPr>
                <w:lang w:val="en-US"/>
              </w:rPr>
              <w:t>5</w:t>
            </w:r>
          </w:p>
        </w:tc>
        <w:tc>
          <w:tcPr>
            <w:tcW w:w="8640" w:type="dxa"/>
          </w:tcPr>
          <w:p w14:paraId="17FE953E" w14:textId="77777777" w:rsidR="00D5471A" w:rsidRPr="00011FF4" w:rsidRDefault="00D5471A" w:rsidP="00747CF2">
            <w:pPr>
              <w:spacing w:line="360" w:lineRule="auto"/>
              <w:rPr>
                <w:lang w:val="en-US"/>
              </w:rPr>
            </w:pPr>
            <w:r>
              <w:rPr>
                <w:lang w:val="en-US"/>
              </w:rPr>
              <w:t xml:space="preserve">Repeat/refine step 4 until reaching a recall close to 80% or more, and a specificity between 90-100%. If this step cannot be fulfilled, we recommend not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CF0079" w14:paraId="58BCEBA6" w14:textId="77777777" w:rsidTr="00747CF2">
        <w:tc>
          <w:tcPr>
            <w:tcW w:w="988" w:type="dxa"/>
          </w:tcPr>
          <w:p w14:paraId="2B06DBA8" w14:textId="77777777" w:rsidR="00D5471A" w:rsidRPr="00011FF4" w:rsidRDefault="00D5471A" w:rsidP="00747CF2">
            <w:pPr>
              <w:spacing w:line="360" w:lineRule="auto"/>
              <w:rPr>
                <w:lang w:val="en-US"/>
              </w:rPr>
            </w:pPr>
            <w:r w:rsidRPr="00011FF4">
              <w:rPr>
                <w:lang w:val="en-US"/>
              </w:rPr>
              <w:t>6</w:t>
            </w:r>
          </w:p>
        </w:tc>
        <w:tc>
          <w:tcPr>
            <w:tcW w:w="8640" w:type="dxa"/>
          </w:tcPr>
          <w:p w14:paraId="41258DC7" w14:textId="77777777" w:rsidR="00D5471A" w:rsidRPr="00011FF4" w:rsidRDefault="00D5471A" w:rsidP="00747CF2">
            <w:pPr>
              <w:spacing w:line="360" w:lineRule="auto"/>
              <w:rPr>
                <w:lang w:val="en-US"/>
              </w:rPr>
            </w:pPr>
            <w:r>
              <w:rPr>
                <w:lang w:val="en-US"/>
              </w:rPr>
              <w:t>Manually single screen all study records (could be divided into batches of 500-1000 study records). If a GPT API model has shown to be a reliable second screener based on the text data, then this can be done by multiple reviewers/</w:t>
            </w:r>
            <w:proofErr w:type="spellStart"/>
            <w:r>
              <w:rPr>
                <w:lang w:val="en-US"/>
              </w:rPr>
              <w:t>screeeners</w:t>
            </w:r>
            <w:proofErr w:type="spellEnd"/>
            <w:r>
              <w:rPr>
                <w:lang w:val="en-US"/>
              </w:rPr>
              <w:t xml:space="preserve">.  </w:t>
            </w:r>
          </w:p>
        </w:tc>
      </w:tr>
      <w:tr w:rsidR="00D5471A" w:rsidRPr="00CF0079" w14:paraId="36D586E8" w14:textId="77777777" w:rsidTr="00747CF2">
        <w:tc>
          <w:tcPr>
            <w:tcW w:w="988" w:type="dxa"/>
          </w:tcPr>
          <w:p w14:paraId="62A92FC5" w14:textId="77777777" w:rsidR="00D5471A" w:rsidRPr="00011FF4" w:rsidRDefault="00D5471A" w:rsidP="00747CF2">
            <w:pPr>
              <w:spacing w:line="360" w:lineRule="auto"/>
              <w:rPr>
                <w:lang w:val="en-US"/>
              </w:rPr>
            </w:pPr>
            <w:r>
              <w:rPr>
                <w:lang w:val="en-US"/>
              </w:rPr>
              <w:t>7</w:t>
            </w:r>
          </w:p>
        </w:tc>
        <w:tc>
          <w:tcPr>
            <w:tcW w:w="8640" w:type="dxa"/>
          </w:tcPr>
          <w:p w14:paraId="0F9A8B0F" w14:textId="77777777" w:rsidR="00D5471A" w:rsidRDefault="00D5471A" w:rsidP="00747CF2">
            <w:pPr>
              <w:spacing w:line="360" w:lineRule="auto"/>
              <w:rPr>
                <w:lang w:val="en-US"/>
              </w:rPr>
            </w:pPr>
            <w:r>
              <w:rPr>
                <w:lang w:val="en-US"/>
              </w:rPr>
              <w:t xml:space="preserve">Download </w:t>
            </w:r>
            <w:proofErr w:type="spellStart"/>
            <w:r>
              <w:rPr>
                <w:lang w:val="en-US"/>
              </w:rPr>
              <w:t>ris</w:t>
            </w:r>
            <w:proofErr w:type="spellEnd"/>
            <w:r>
              <w:rPr>
                <w:lang w:val="en-US"/>
              </w:rPr>
              <w:t xml:space="preserve">-files individually for included and excluded references. Load this data into R and track the human decision. </w:t>
            </w:r>
          </w:p>
        </w:tc>
      </w:tr>
      <w:tr w:rsidR="00D5471A" w:rsidRPr="00CF0079" w14:paraId="47285601" w14:textId="77777777" w:rsidTr="00747CF2">
        <w:tc>
          <w:tcPr>
            <w:tcW w:w="988" w:type="dxa"/>
          </w:tcPr>
          <w:p w14:paraId="38A53E8F" w14:textId="77777777" w:rsidR="00D5471A" w:rsidRPr="00011FF4" w:rsidRDefault="00D5471A" w:rsidP="00747CF2">
            <w:pPr>
              <w:spacing w:line="360" w:lineRule="auto"/>
              <w:rPr>
                <w:lang w:val="en-US"/>
              </w:rPr>
            </w:pPr>
            <w:r>
              <w:rPr>
                <w:lang w:val="en-US"/>
              </w:rPr>
              <w:t>8</w:t>
            </w:r>
          </w:p>
        </w:tc>
        <w:tc>
          <w:tcPr>
            <w:tcW w:w="8640" w:type="dxa"/>
          </w:tcPr>
          <w:p w14:paraId="365DCA58" w14:textId="77777777" w:rsidR="00D5471A" w:rsidRPr="00011FF4" w:rsidRDefault="00D5471A" w:rsidP="00747CF2">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CF0079" w14:paraId="1E0EE3CA" w14:textId="77777777" w:rsidTr="00747CF2">
        <w:tc>
          <w:tcPr>
            <w:tcW w:w="988" w:type="dxa"/>
          </w:tcPr>
          <w:p w14:paraId="71783B81" w14:textId="77777777" w:rsidR="00D5471A" w:rsidRPr="00011FF4" w:rsidRDefault="00D5471A" w:rsidP="00747CF2">
            <w:pPr>
              <w:spacing w:line="360" w:lineRule="auto"/>
              <w:rPr>
                <w:lang w:val="en-US"/>
              </w:rPr>
            </w:pPr>
            <w:r>
              <w:rPr>
                <w:lang w:val="en-US"/>
              </w:rPr>
              <w:t>9</w:t>
            </w:r>
          </w:p>
        </w:tc>
        <w:tc>
          <w:tcPr>
            <w:tcW w:w="8640" w:type="dxa"/>
          </w:tcPr>
          <w:p w14:paraId="2C8FA738" w14:textId="77777777" w:rsidR="00D5471A" w:rsidRPr="00011FF4" w:rsidRDefault="00D5471A" w:rsidP="00747CF2">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226E278F" w14:textId="006621C0" w:rsidR="00376504" w:rsidRPr="00D64633" w:rsidRDefault="00D242D4" w:rsidP="001F1AD6">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w:t>
      </w:r>
      <w:del w:id="189" w:author="Frederikke Lykke Witthöft Schytt" w:date="2024-06-29T01:40:00Z">
        <w:r w:rsidR="00D20C2F" w:rsidDel="00B63CBE">
          <w:rPr>
            <w:lang w:val="en-US"/>
          </w:rPr>
          <w:delText xml:space="preserve">and </w:delText>
        </w:r>
      </w:del>
      <w:ins w:id="190" w:author="Frederikke Lykke Witthöft Schytt" w:date="2024-06-29T01:40:00Z">
        <w:r w:rsidR="00B63CBE">
          <w:rPr>
            <w:lang w:val="en-US"/>
          </w:rPr>
          <w:t xml:space="preserve">with the </w:t>
        </w:r>
      </w:ins>
      <w:r w:rsidR="00D20C2F">
        <w:rPr>
          <w:lang w:val="en-US"/>
        </w:rPr>
        <w:t xml:space="preserve">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w:t>
      </w:r>
      <w:r w:rsidR="00AE4E8F">
        <w:rPr>
          <w:lang w:val="en-US"/>
        </w:rPr>
        <w:lastRenderedPageBreak/>
        <w:t xml:space="preserve">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w:t>
      </w:r>
      <w:proofErr w:type="gramStart"/>
      <w:r w:rsidR="00045F4F">
        <w:rPr>
          <w:lang w:val="en-US"/>
        </w:rPr>
        <w:t>step</w:t>
      </w:r>
      <w:r w:rsidR="00AE4E8F">
        <w:rPr>
          <w:lang w:val="en-US"/>
        </w:rPr>
        <w:t xml:space="preserve"> in</w:t>
      </w:r>
      <w:proofErr w:type="gramEnd"/>
      <w:r w:rsidR="00AE4E8F">
        <w:rPr>
          <w:lang w:val="en-US"/>
        </w:rPr>
        <w:t xml:space="preserve">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3C070E" w:rsidRPr="00743706" w:rsidRDefault="003C070E"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3C070E" w:rsidRPr="00743706" w:rsidRDefault="003C070E"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3C070E" w:rsidRPr="00743706" w:rsidRDefault="003C070E" w:rsidP="00E144A9">
                            <w:pPr>
                              <w:rPr>
                                <w:i/>
                                <w:lang w:val="en-US"/>
                              </w:rPr>
                            </w:pPr>
                            <w:r w:rsidRPr="00743706">
                              <w:rPr>
                                <w:i/>
                                <w:lang w:val="en-US"/>
                              </w:rPr>
                              <w:t>If included, the record moves to next prompt, otherwise the record is excluded</w:t>
                            </w:r>
                          </w:p>
                          <w:p w14:paraId="62B93796" w14:textId="77777777" w:rsidR="003C070E" w:rsidRPr="00743706" w:rsidRDefault="003C070E"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3C070E" w:rsidRPr="00743706" w:rsidRDefault="003C070E" w:rsidP="00E144A9">
                      <w:pPr>
                        <w:rPr>
                          <w:i/>
                          <w:lang w:val="en-US"/>
                        </w:rPr>
                      </w:pPr>
                      <w:r w:rsidRPr="00743706">
                        <w:rPr>
                          <w:i/>
                          <w:lang w:val="en-US"/>
                        </w:rPr>
                        <w:t>If included, the record moves to next prompt, otherwise the record is excluded</w:t>
                      </w:r>
                    </w:p>
                    <w:p w14:paraId="62B93796" w14:textId="77777777" w:rsidR="003C070E" w:rsidRPr="00743706" w:rsidRDefault="003C070E"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3C070E" w:rsidRPr="00743706" w:rsidRDefault="003C070E"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3C070E" w:rsidRPr="00743706" w:rsidRDefault="003C070E"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3C070E" w:rsidRPr="00743706" w:rsidRDefault="003C070E" w:rsidP="00E144A9">
                            <w:pPr>
                              <w:rPr>
                                <w:i/>
                                <w:lang w:val="en-US"/>
                              </w:rPr>
                            </w:pPr>
                            <w:r w:rsidRPr="00743706">
                              <w:rPr>
                                <w:i/>
                                <w:lang w:val="en-US"/>
                              </w:rPr>
                              <w:t>If included, the record moves to next prompt, otherwise the record is excluded</w:t>
                            </w:r>
                          </w:p>
                          <w:p w14:paraId="617F1D39" w14:textId="77777777" w:rsidR="003C070E" w:rsidRPr="00743706" w:rsidRDefault="003C070E"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3C070E" w:rsidRPr="00743706" w:rsidRDefault="003C070E" w:rsidP="00E144A9">
                      <w:pPr>
                        <w:rPr>
                          <w:i/>
                          <w:lang w:val="en-US"/>
                        </w:rPr>
                      </w:pPr>
                      <w:r w:rsidRPr="00743706">
                        <w:rPr>
                          <w:i/>
                          <w:lang w:val="en-US"/>
                        </w:rPr>
                        <w:t>If included, the record moves to next prompt, otherwise the record is excluded</w:t>
                      </w:r>
                    </w:p>
                    <w:p w14:paraId="617F1D39" w14:textId="77777777" w:rsidR="003C070E" w:rsidRPr="00743706" w:rsidRDefault="003C070E"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3C070E" w:rsidRPr="00743706" w:rsidRDefault="003C070E"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3C070E" w:rsidRPr="00743706" w:rsidRDefault="003C070E"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3C070E" w:rsidRDefault="003C070E" w:rsidP="00E144A9">
                            <w:pPr>
                              <w:spacing w:after="0"/>
                            </w:pPr>
                          </w:p>
                          <w:p w14:paraId="304DA2F0" w14:textId="77777777" w:rsidR="003C070E" w:rsidRPr="0083250E" w:rsidRDefault="003C070E"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3C070E" w:rsidRDefault="003C070E" w:rsidP="00E144A9">
                      <w:pPr>
                        <w:spacing w:after="0"/>
                      </w:pPr>
                    </w:p>
                    <w:p w14:paraId="304DA2F0" w14:textId="77777777" w:rsidR="003C070E" w:rsidRPr="0083250E" w:rsidRDefault="003C070E"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w:lastRenderedPageBreak/>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3C070E" w:rsidRPr="00743706" w:rsidRDefault="003C070E"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3C070E" w:rsidRPr="00743706" w:rsidRDefault="003C070E"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589874F" w14:textId="77777777" w:rsidR="00E144A9" w:rsidRPr="00D64633" w:rsidRDefault="00E144A9" w:rsidP="00E144A9">
      <w:pPr>
        <w:spacing w:after="0" w:line="360" w:lineRule="auto"/>
        <w:jc w:val="both"/>
        <w:rPr>
          <w:lang w:val="en-US"/>
        </w:rPr>
      </w:pPr>
    </w:p>
    <w:p w14:paraId="6DC68303" w14:textId="0E314D7F" w:rsidR="00E144A9" w:rsidRPr="00D64633" w:rsidRDefault="005559D9" w:rsidP="00E144A9">
      <w:pPr>
        <w:spacing w:after="0" w:line="360" w:lineRule="auto"/>
        <w:jc w:val="both"/>
        <w:rPr>
          <w:lang w:val="en-US"/>
        </w:rPr>
      </w:pPr>
      <w:commentRangeStart w:id="191"/>
      <w:commentRangeStart w:id="192"/>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 xml:space="preserve">thereafter </w:t>
      </w:r>
      <w:commentRangeEnd w:id="191"/>
      <w:r w:rsidR="00B63CBE">
        <w:rPr>
          <w:rStyle w:val="CommentReference"/>
        </w:rPr>
        <w:commentReference w:id="191"/>
      </w:r>
      <w:commentRangeEnd w:id="192"/>
      <w:r w:rsidR="003C070E">
        <w:rPr>
          <w:rStyle w:val="CommentReference"/>
        </w:rPr>
        <w:commentReference w:id="192"/>
      </w:r>
      <w:r w:rsidR="00E144A9" w:rsidRPr="00D64633">
        <w:rPr>
          <w:lang w:val="en-US"/>
        </w:rPr>
        <w:t>(Brunton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xml:space="preserve">. </w:t>
      </w:r>
      <w:commentRangeStart w:id="193"/>
      <w:commentRangeStart w:id="194"/>
      <w:r w:rsidR="001F1AD6">
        <w:rPr>
          <w:lang w:val="en-US"/>
        </w:rPr>
        <w:t xml:space="preserve">Although </w:t>
      </w:r>
      <w:proofErr w:type="gramStart"/>
      <w:r w:rsidR="001F1AD6">
        <w:rPr>
          <w:lang w:val="en-US"/>
        </w:rPr>
        <w:t>more costly</w:t>
      </w:r>
      <w:proofErr w:type="gramEnd"/>
      <w:r w:rsidR="001F1AD6">
        <w:rPr>
          <w:lang w:val="en-US"/>
        </w:rPr>
        <w:t>,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w:t>
      </w:r>
      <w:commentRangeEnd w:id="193"/>
      <w:r w:rsidR="00B63CBE">
        <w:rPr>
          <w:rStyle w:val="CommentReference"/>
        </w:rPr>
        <w:commentReference w:id="193"/>
      </w:r>
      <w:commentRangeEnd w:id="194"/>
      <w:r w:rsidR="003C070E">
        <w:rPr>
          <w:rStyle w:val="CommentReference"/>
        </w:rPr>
        <w:commentReference w:id="194"/>
      </w:r>
      <w:r w:rsidR="00E144A9" w:rsidRPr="00D64633">
        <w:rPr>
          <w:lang w:val="en-US"/>
        </w:rPr>
        <w:t xml:space="preserve">.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w:t>
      </w:r>
      <w:proofErr w:type="spellStart"/>
      <w:r w:rsidR="00E221CE">
        <w:rPr>
          <w:lang w:val="en-US"/>
        </w:rPr>
        <w:t>sceening</w:t>
      </w:r>
      <w:proofErr w:type="spellEnd"/>
      <w:r w:rsidR="00E221CE">
        <w:rPr>
          <w:lang w:val="en-US"/>
        </w:rPr>
        <w:t xml:space="preserve">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xml:space="preserve">, we suggest that the reviewers screen all study records before initiating the </w:t>
      </w:r>
      <w:r w:rsidR="00687960">
        <w:rPr>
          <w:lang w:val="en-US"/>
        </w:rPr>
        <w:lastRenderedPageBreak/>
        <w:t>automated screening. Thereby, it is prevented that the human reviewers are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2810813" w14:textId="27389DBC" w:rsidR="00687960" w:rsidRDefault="005657C1" w:rsidP="005657C1">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4207F942"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 for example</w:t>
      </w:r>
      <w:ins w:id="196" w:author="Frederikke Lykke Witthöft Schytt" w:date="2024-06-29T01:59:00Z">
        <w:r w:rsidR="0086152B">
          <w:rPr>
            <w:lang w:val="en-US"/>
          </w:rPr>
          <w:t>,</w:t>
        </w:r>
      </w:ins>
      <w:r>
        <w:rPr>
          <w:lang w:val="en-US"/>
        </w:rPr>
        <w:t xml:space="preserv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w:t>
      </w:r>
      <w:r>
        <w:rPr>
          <w:lang w:val="en-US"/>
        </w:rPr>
        <w:lastRenderedPageBreak/>
        <w:t xml:space="preserve">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CF0079"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CF0079"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29427EC7"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r w:rsidR="00C1394D">
        <w:fldChar w:fldCharType="begin"/>
      </w:r>
      <w:r w:rsidR="00C1394D" w:rsidRPr="00C1394D">
        <w:rPr>
          <w:lang w:val="en-US"/>
          <w:rPrChange w:id="197" w:author="Frederikke Lykke Witthöft Schytt" w:date="2024-06-28T23:53:00Z">
            <w:rPr/>
          </w:rPrChange>
        </w:rPr>
        <w:instrText xml:space="preserve"> HYPERLINK "https://osf.io/apdfw/" </w:instrText>
      </w:r>
      <w:r w:rsidR="00C1394D">
        <w:fldChar w:fldCharType="separate"/>
      </w:r>
      <w:r w:rsidR="00B50203" w:rsidRPr="005A0A47">
        <w:rPr>
          <w:rStyle w:val="Hyperlink"/>
          <w:lang w:val="en-US"/>
        </w:rPr>
        <w:t>https://osf.io/apdfw/</w:t>
      </w:r>
      <w:r w:rsidR="00C1394D">
        <w:rPr>
          <w:rStyle w:val="Hyperlink"/>
          <w:lang w:val="en-US"/>
        </w:rPr>
        <w:fldChar w:fldCharType="end"/>
      </w:r>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an exact replication of our results since minor model decision deviations can appear from screening to screening. Yet, we still firmly believe that the overall patterns of our results can be replicated. Hereto, it is important to note that humans would </w:t>
      </w:r>
      <w:del w:id="198" w:author="Frederikke Lykke Witthöft Schytt" w:date="2024-06-29T02:01:00Z">
        <w:r w:rsidDel="00AA0A75">
          <w:rPr>
            <w:lang w:val="en-US"/>
          </w:rPr>
          <w:delText xml:space="preserve">properly </w:delText>
        </w:r>
      </w:del>
      <w:proofErr w:type="spellStart"/>
      <w:ins w:id="199" w:author="Frederikke Lykke Witthöft Schytt" w:date="2024-06-29T02:01:00Z">
        <w:r w:rsidR="00AA0A75">
          <w:rPr>
            <w:lang w:val="en-US"/>
          </w:rPr>
          <w:t>propably</w:t>
        </w:r>
        <w:proofErr w:type="spellEnd"/>
        <w:r w:rsidR="00AA0A75">
          <w:rPr>
            <w:lang w:val="en-US"/>
          </w:rPr>
          <w:t xml:space="preserve"> </w:t>
        </w:r>
      </w:ins>
      <w:r>
        <w:rPr>
          <w:lang w:val="en-US"/>
        </w:rPr>
        <w:t xml:space="preserve">also change their screening decisions if they had to reiterate their first TAB screening. Therefore, we consider these minor discrepancies to be very human-like. </w:t>
      </w:r>
      <w:r w:rsidR="000A26CA">
        <w:rPr>
          <w:lang w:val="en-US"/>
        </w:rPr>
        <w:t>Nonetheless, in future applications, users will be able to add a specific seed to the request body ensuring the reproducibility of the given screenings. Yet this functionality currently only exists in an experimental beta version</w:t>
      </w:r>
      <w:ins w:id="200" w:author="Frederikke Lykke Witthöft Schytt" w:date="2024-06-29T02:02:00Z">
        <w:r w:rsidR="00AA0A75">
          <w:rPr>
            <w:lang w:val="en-US"/>
          </w:rPr>
          <w:t xml:space="preserve"> which is</w:t>
        </w:r>
      </w:ins>
      <w:r w:rsidR="000A26CA">
        <w:rPr>
          <w:lang w:val="en-US"/>
        </w:rPr>
        <w:t xml:space="preserve"> why we did not use it</w:t>
      </w:r>
      <w:ins w:id="201" w:author="Frederikke Lykke Witthöft Schytt" w:date="2024-06-29T02:02:00Z">
        <w:r w:rsidR="00AA0A75">
          <w:rPr>
            <w:lang w:val="en-US"/>
          </w:rPr>
          <w:t xml:space="preserve"> in these experiments</w:t>
        </w:r>
      </w:ins>
      <w:r w:rsidR="000A26CA">
        <w:rPr>
          <w:lang w:val="en-US"/>
        </w:rPr>
        <w:t xml:space="preserve">. </w:t>
      </w:r>
    </w:p>
    <w:p w14:paraId="0D4192EB" w14:textId="4F44ED04" w:rsidR="00920DC0" w:rsidRDefault="008B6AF6" w:rsidP="00F757C5">
      <w:pPr>
        <w:spacing w:after="0" w:line="360" w:lineRule="auto"/>
        <w:ind w:firstLine="1304"/>
        <w:jc w:val="both"/>
        <w:rPr>
          <w:lang w:val="en-US"/>
        </w:rPr>
      </w:pPr>
      <w:r>
        <w:rPr>
          <w:lang w:val="en-US"/>
        </w:rPr>
        <w:t>Another clear limitation is that the models we drew on in this paper represent black box and close-end algorithms. Though, we can show that they can be used for TAB screening tasks</w:t>
      </w:r>
      <w:r w:rsidR="00F0340E">
        <w:rPr>
          <w:lang w:val="en-US"/>
        </w:rPr>
        <w:t xml:space="preserve"> at the </w:t>
      </w:r>
      <w:r w:rsidR="00F0340E">
        <w:rPr>
          <w:lang w:val="en-US"/>
        </w:rPr>
        <w:lastRenderedPageBreak/>
        <w:t>current state of time</w:t>
      </w:r>
      <w:r w:rsidR="00841CA6">
        <w:rPr>
          <w:lang w:val="en-US"/>
        </w:rPr>
        <w:t>,</w:t>
      </w:r>
      <w:r w:rsidR="00F0340E">
        <w:rPr>
          <w:lang w:val="en-US"/>
        </w:rPr>
        <w:t xml:space="preserve"> and with the current models</w:t>
      </w:r>
      <w:r>
        <w:rPr>
          <w:lang w:val="en-US"/>
        </w:rPr>
        <w:t xml:space="preserve">, we are not able to say anything about why they work. Model dependency is a major issue when working with GPT API models since we do not know how they are trained </w:t>
      </w:r>
      <w:r w:rsidR="008D3079">
        <w:rPr>
          <w:lang w:val="en-US"/>
        </w:rPr>
        <w:t>and</w:t>
      </w:r>
      <w:ins w:id="202" w:author="Frederikke Lykke Witthöft Schytt" w:date="2024-06-29T02:03:00Z">
        <w:r w:rsidR="00AA0A75">
          <w:rPr>
            <w:lang w:val="en-US"/>
          </w:rPr>
          <w:t>/or</w:t>
        </w:r>
      </w:ins>
      <w:r w:rsidR="008D3079">
        <w:rPr>
          <w:lang w:val="en-US"/>
        </w:rPr>
        <w:t xml:space="preserve"> </w:t>
      </w:r>
      <w:r>
        <w:rPr>
          <w:lang w:val="en-US"/>
        </w:rPr>
        <w:t>will develop. This also means</w:t>
      </w:r>
      <w:ins w:id="203" w:author="Frederikke Lykke Witthöft Schytt" w:date="2024-06-29T02:03:00Z">
        <w:r w:rsidR="00AA0A75">
          <w:rPr>
            <w:lang w:val="en-US"/>
          </w:rPr>
          <w:t xml:space="preserve"> that</w:t>
        </w:r>
      </w:ins>
      <w:r>
        <w:rPr>
          <w:lang w:val="en-US"/>
        </w:rPr>
        <w:t xml:space="preserve"> the generalizability across different models and over time is unclear. Consequently, we cannot infer that the results of our experiments are generalizable to other GPT-4 models such as the </w:t>
      </w:r>
      <w:r w:rsidR="003B63AD">
        <w:rPr>
          <w:lang w:val="en-US"/>
        </w:rPr>
        <w:t>GPT</w:t>
      </w:r>
      <w:r>
        <w:rPr>
          <w:lang w:val="en-US"/>
        </w:rPr>
        <w:t xml:space="preserve">-4o or the </w:t>
      </w:r>
      <w:r w:rsidR="003B63AD">
        <w:rPr>
          <w:lang w:val="en-US"/>
        </w:rPr>
        <w:t>GPT</w:t>
      </w:r>
      <w:r>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09006C">
        <w:rPr>
          <w:lang w:val="en-US"/>
        </w:rPr>
        <w:t xml:space="preserve">On a </w:t>
      </w:r>
      <w:r w:rsidR="00401E2B">
        <w:rPr>
          <w:lang w:val="en-US"/>
        </w:rPr>
        <w:t>similar but</w:t>
      </w:r>
      <w:r w:rsidR="0009006C">
        <w:rPr>
          <w:lang w:val="en-US"/>
        </w:rPr>
        <w:t xml:space="preserve"> technical line, it is furthermore extremely </w:t>
      </w:r>
      <w:r w:rsidR="00401E2B">
        <w:rPr>
          <w:lang w:val="en-US"/>
        </w:rPr>
        <w:t>demanding</w:t>
      </w:r>
      <w:r w:rsidR="0009006C">
        <w:rPr>
          <w:lang w:val="en-US"/>
        </w:rPr>
        <w:t xml:space="preserve"> and time-consuming </w:t>
      </w:r>
      <w:r w:rsidR="00006375">
        <w:rPr>
          <w:lang w:val="en-US"/>
        </w:rPr>
        <w:t>to be up-to-date with</w:t>
      </w:r>
      <w:r w:rsidR="0009006C">
        <w:rPr>
          <w:lang w:val="en-US"/>
        </w:rPr>
        <w:t xml:space="preserve"> new models</w:t>
      </w:r>
      <w:r w:rsidR="00006375">
        <w:rPr>
          <w:lang w:val="en-US"/>
        </w:rPr>
        <w:t xml:space="preserve"> and updates of models as well as</w:t>
      </w:r>
      <w:r w:rsidR="0009006C">
        <w:rPr>
          <w:lang w:val="en-US"/>
        </w:rPr>
        <w:t xml:space="preserve"> how to reach</w:t>
      </w:r>
      <w:r w:rsidR="00401E2B">
        <w:rPr>
          <w:lang w:val="en-US"/>
        </w:rPr>
        <w:t xml:space="preserve"> </w:t>
      </w:r>
      <w:r w:rsidR="0009006C">
        <w:rPr>
          <w:lang w:val="en-US"/>
        </w:rPr>
        <w:t>them via the API</w:t>
      </w:r>
      <w:r w:rsidR="00401E2B">
        <w:rPr>
          <w:lang w:val="en-US"/>
        </w:rPr>
        <w:t xml:space="preserve"> correctly</w:t>
      </w:r>
      <w:r w:rsidR="0009006C">
        <w:rPr>
          <w:lang w:val="en-US"/>
        </w:rPr>
        <w:t xml:space="preserve">. </w:t>
      </w:r>
      <w:r w:rsidR="00401E2B">
        <w:rPr>
          <w:lang w:val="en-US"/>
        </w:rPr>
        <w:t xml:space="preserve">Model deprecation is a serious threat to the validity of our suggested approach. For now, the gpt-4-0613 model is stable but we expect that this model will eventually deprecate. Therefore, future research must evaluate whether our results can be exerted with other GPT 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0A26CA">
        <w:rPr>
          <w:lang w:val="en-US"/>
        </w:rPr>
        <w:t xml:space="preserve"> etc</w:t>
      </w:r>
      <w:r w:rsidR="00401E2B">
        <w:rPr>
          <w:lang w:val="en-US"/>
        </w:rPr>
        <w:t>.</w:t>
      </w:r>
      <w:r w:rsidR="00920DC0">
        <w:rPr>
          <w:lang w:val="en-US"/>
        </w:rPr>
        <w:t xml:space="preserve"> The gpt-3.5-turbo-0613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application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p>
    <w:p w14:paraId="262B8CFA" w14:textId="785FA937" w:rsidR="00AD7769" w:rsidRDefault="00401E2B" w:rsidP="0018428A">
      <w:pPr>
        <w:spacing w:after="0" w:line="360" w:lineRule="auto"/>
        <w:ind w:firstLine="1304"/>
        <w:jc w:val="both"/>
        <w:rPr>
          <w:lang w:val="en-US"/>
        </w:rPr>
      </w:pPr>
      <w:r>
        <w:rPr>
          <w:lang w:val="en-US"/>
        </w:rPr>
        <w:t xml:space="preserve">  </w:t>
      </w:r>
    </w:p>
    <w:p w14:paraId="0E21D514" w14:textId="27D3B71E"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023B9BD8" w14:textId="5E158877" w:rsidR="00A21A6B" w:rsidRDefault="00A21A6B" w:rsidP="006F63D8">
      <w:pPr>
        <w:pStyle w:val="ListParagraph"/>
        <w:numPr>
          <w:ilvl w:val="0"/>
          <w:numId w:val="5"/>
        </w:numPr>
        <w:spacing w:after="0" w:line="360" w:lineRule="auto"/>
        <w:rPr>
          <w:lang w:val="en-US"/>
        </w:rPr>
      </w:pPr>
      <w:r>
        <w:rPr>
          <w:lang w:val="en-US"/>
        </w:rPr>
        <w:t xml:space="preserve">Prizing </w:t>
      </w:r>
      <w:r w:rsidR="00BA313E">
        <w:rPr>
          <w:lang w:val="en-US"/>
        </w:rPr>
        <w:t>(only use on a sub-sample of studies)</w:t>
      </w:r>
      <w:r w:rsidR="00060CB8">
        <w:rPr>
          <w:lang w:val="en-US"/>
        </w:rPr>
        <w:t xml:space="preserve"> gpt-4o is cheaper, and it could be advantageous to test if our results can be replicated with that model. </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515E21">
      <w:pPr>
        <w:pStyle w:val="ListParagraph"/>
        <w:numPr>
          <w:ilvl w:val="0"/>
          <w:numId w:val="5"/>
        </w:numPr>
        <w:spacing w:after="0" w:line="360" w:lineRule="auto"/>
        <w:jc w:val="both"/>
        <w:rPr>
          <w:lang w:val="en-US"/>
        </w:rPr>
      </w:pPr>
      <w:proofErr w:type="spellStart"/>
      <w:r>
        <w:rPr>
          <w:lang w:val="en-US"/>
        </w:rPr>
        <w:t>Convient</w:t>
      </w:r>
      <w:proofErr w:type="spellEnd"/>
      <w:r>
        <w:rPr>
          <w:lang w:val="en-US"/>
        </w:rPr>
        <w:t xml:space="preserve"> dataset used to construct the screening performance benchmark scheme.</w:t>
      </w:r>
    </w:p>
    <w:p w14:paraId="2F2056D3" w14:textId="12A6191E" w:rsidR="00C36ABB" w:rsidRDefault="00C36ABB" w:rsidP="00515E21">
      <w:pPr>
        <w:pStyle w:val="ListParagraph"/>
        <w:numPr>
          <w:ilvl w:val="0"/>
          <w:numId w:val="5"/>
        </w:numPr>
        <w:spacing w:after="0" w:line="360" w:lineRule="auto"/>
        <w:jc w:val="both"/>
        <w:rPr>
          <w:lang w:val="en-US"/>
        </w:rPr>
      </w:pPr>
      <w:r>
        <w:rPr>
          <w:lang w:val="en-US"/>
        </w:rPr>
        <w:t>Can be time-consuming constructing reliable multi-prompt screening</w:t>
      </w:r>
    </w:p>
    <w:p w14:paraId="091E4DD2" w14:textId="4442F96D" w:rsidR="00920DC0" w:rsidRPr="0011702D" w:rsidRDefault="00920DC0" w:rsidP="00515E21">
      <w:pPr>
        <w:pStyle w:val="ListParagraph"/>
        <w:numPr>
          <w:ilvl w:val="0"/>
          <w:numId w:val="5"/>
        </w:numPr>
        <w:spacing w:after="0" w:line="360" w:lineRule="auto"/>
        <w:jc w:val="both"/>
        <w:rPr>
          <w:lang w:val="en-US"/>
        </w:rPr>
      </w:pPr>
      <w:r>
        <w:rPr>
          <w:lang w:val="en-US"/>
        </w:rPr>
        <w:t>Although striving to be user-</w:t>
      </w:r>
      <w:proofErr w:type="spellStart"/>
      <w:r>
        <w:rPr>
          <w:lang w:val="en-US"/>
        </w:rPr>
        <w:t>friendsly</w:t>
      </w:r>
      <w:proofErr w:type="spellEnd"/>
      <w:r>
        <w:rPr>
          <w:lang w:val="en-US"/>
        </w:rPr>
        <w:t xml:space="preserve"> the </w:t>
      </w:r>
      <w:proofErr w:type="spellStart"/>
      <w:r>
        <w:rPr>
          <w:lang w:val="en-US"/>
        </w:rPr>
        <w:t>screeening</w:t>
      </w:r>
      <w:proofErr w:type="spellEnd"/>
      <w:r>
        <w:rPr>
          <w:lang w:val="en-US"/>
        </w:rPr>
        <w:t xml:space="preserve"> approach we suggested is function-based, meaning that user might be now know or learn how to use R. Thus, it can be </w:t>
      </w:r>
      <w:proofErr w:type="spellStart"/>
      <w:r>
        <w:rPr>
          <w:lang w:val="en-US"/>
        </w:rPr>
        <w:t>advanceous</w:t>
      </w:r>
      <w:proofErr w:type="spellEnd"/>
      <w:r>
        <w:rPr>
          <w:lang w:val="en-US"/>
        </w:rPr>
        <w:t xml:space="preserve"> to develop more generic </w:t>
      </w:r>
      <w:proofErr w:type="spellStart"/>
      <w:r>
        <w:rPr>
          <w:lang w:val="en-US"/>
        </w:rPr>
        <w:t>soluation</w:t>
      </w:r>
      <w:proofErr w:type="spellEnd"/>
      <w:r>
        <w:rPr>
          <w:lang w:val="en-US"/>
        </w:rPr>
        <w:t xml:space="preserve">. This could for example be to develop a shiny application </w:t>
      </w:r>
    </w:p>
    <w:p w14:paraId="68B4C971" w14:textId="68193B4C" w:rsidR="007B4CDF" w:rsidRPr="0011702D" w:rsidRDefault="007B4CDF" w:rsidP="00515E21">
      <w:pPr>
        <w:pStyle w:val="ListParagraph"/>
        <w:numPr>
          <w:ilvl w:val="0"/>
          <w:numId w:val="5"/>
        </w:numPr>
        <w:spacing w:after="0" w:line="360" w:lineRule="auto"/>
        <w:jc w:val="both"/>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0DE56BF9" w:rsidR="00495581" w:rsidRPr="00515E21" w:rsidRDefault="001B5D51" w:rsidP="00515E21">
      <w:pPr>
        <w:pStyle w:val="NormalWeb"/>
        <w:numPr>
          <w:ilvl w:val="0"/>
          <w:numId w:val="5"/>
        </w:numPr>
        <w:spacing w:line="360" w:lineRule="auto"/>
        <w:jc w:val="both"/>
      </w:pPr>
      <w:r w:rsidRPr="0011702D">
        <w:t xml:space="preserve">Shiny app to ease user set-up challenges </w:t>
      </w:r>
      <w:r>
        <w:fldChar w:fldCharType="begin" w:fldLock="1"/>
      </w:r>
      <w:r w:rsidR="00860934" w:rsidRPr="0011702D">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rPr>
        <w:t>(O’Connor et al., 2019)</w:t>
      </w:r>
      <w:r>
        <w:fldChar w:fldCharType="end"/>
      </w:r>
      <w:r w:rsidR="008E4A35" w:rsidRPr="0011702D">
        <w:t xml:space="preserve"> to make the workflow more user-friendly.</w:t>
      </w:r>
      <w:r w:rsidR="00515E21">
        <w:t xml:space="preserve"> Could potentially be added to screening software like the </w:t>
      </w:r>
      <w:proofErr w:type="spellStart"/>
      <w:r w:rsidR="00515E21">
        <w:t>eppi-reviwer</w:t>
      </w:r>
      <w:proofErr w:type="spellEnd"/>
      <w:r w:rsidR="00515E21">
        <w:t xml:space="preserve">, similar </w:t>
      </w:r>
      <w:r w:rsidR="00515E21">
        <w:lastRenderedPageBreak/>
        <w:t xml:space="preserve">to what has been done by EPPI </w:t>
      </w:r>
      <w:proofErr w:type="spellStart"/>
      <w:r w:rsidR="00515E21">
        <w:t>regading</w:t>
      </w:r>
      <w:proofErr w:type="spellEnd"/>
      <w:r w:rsidR="00515E21">
        <w:t xml:space="preserve"> the use of  GPT-4 modes for data extraction </w:t>
      </w:r>
      <w:r w:rsidR="00515E21">
        <w:fldChar w:fldCharType="begin" w:fldLock="1"/>
      </w:r>
      <w:r w:rsidR="00515E21">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2024)"},"properties":{"noteIndex":0},"schema":"https://github.com/citation-style-language/schema/raw/master/csl-citation.json"}</w:instrText>
      </w:r>
      <w:r w:rsidR="00515E21">
        <w:fldChar w:fldCharType="separate"/>
      </w:r>
      <w:r w:rsidR="00515E21" w:rsidRPr="00515E21">
        <w:rPr>
          <w:noProof/>
        </w:rPr>
        <w:t>(EPPI-Centre, 2024)</w:t>
      </w:r>
      <w:r w:rsidR="00515E21">
        <w:fldChar w:fldCharType="end"/>
      </w:r>
    </w:p>
    <w:p w14:paraId="30ED5369" w14:textId="36117CEE" w:rsidR="00515E21" w:rsidRDefault="00515E21" w:rsidP="00515E21">
      <w:pPr>
        <w:pStyle w:val="NormalWeb"/>
        <w:numPr>
          <w:ilvl w:val="0"/>
          <w:numId w:val="5"/>
        </w:numPr>
        <w:spacing w:line="360" w:lineRule="auto"/>
        <w:jc w:val="both"/>
      </w:pPr>
      <w:r>
        <w:t xml:space="preserve">Important to use other types of searches such as back and forward citation tracking </w:t>
      </w:r>
      <w:proofErr w:type="spellStart"/>
      <w:r>
        <w:t>etc</w:t>
      </w:r>
      <w:proofErr w:type="spellEnd"/>
      <w:r>
        <w:t xml:space="preserve"> (add more) to re-enter potentially missed studies. </w:t>
      </w:r>
    </w:p>
    <w:p w14:paraId="49BADBD3" w14:textId="77777777" w:rsidR="00515E21" w:rsidRPr="00515E21" w:rsidRDefault="00515E21" w:rsidP="00515E21">
      <w:pPr>
        <w:spacing w:after="0" w:line="360" w:lineRule="auto"/>
        <w:ind w:left="360"/>
        <w:jc w:val="both"/>
        <w:rPr>
          <w:lang w:val="en-US"/>
        </w:rPr>
      </w:pPr>
    </w:p>
    <w:p w14:paraId="064713E9" w14:textId="348D4AE4" w:rsidR="00C03E98" w:rsidRPr="00296111" w:rsidRDefault="00311FE2" w:rsidP="00515E21">
      <w:pPr>
        <w:spacing w:after="0" w:line="360" w:lineRule="auto"/>
        <w:jc w:val="both"/>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515E21">
      <w:pPr>
        <w:pStyle w:val="ListParagraph"/>
        <w:numPr>
          <w:ilvl w:val="0"/>
          <w:numId w:val="1"/>
        </w:numPr>
        <w:spacing w:after="0" w:line="360" w:lineRule="auto"/>
        <w:jc w:val="both"/>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515E21">
      <w:pPr>
        <w:pStyle w:val="ListParagraph"/>
        <w:numPr>
          <w:ilvl w:val="0"/>
          <w:numId w:val="1"/>
        </w:numPr>
        <w:spacing w:after="0" w:line="360" w:lineRule="auto"/>
        <w:jc w:val="both"/>
      </w:pPr>
      <w:r w:rsidRPr="0011702D">
        <w:rPr>
          <w:lang w:val="en-US"/>
        </w:rPr>
        <w:t xml:space="preserve">Reviewers should not consider screening prioritization methods and GPT screening as two incommensurable methods. </w:t>
      </w:r>
      <w:proofErr w:type="spellStart"/>
      <w:r w:rsidRPr="008E4A35">
        <w:t>Instead</w:t>
      </w:r>
      <w:proofErr w:type="spellEnd"/>
      <w:r w:rsidRPr="008E4A35">
        <w:t xml:space="preserve">, the </w:t>
      </w:r>
      <w:proofErr w:type="spellStart"/>
      <w:r w:rsidRPr="008E4A35">
        <w:t>strength</w:t>
      </w:r>
      <w:proofErr w:type="spellEnd"/>
      <w:r w:rsidRPr="008E4A35">
        <w:t xml:space="preserve"> from </w:t>
      </w:r>
      <w:proofErr w:type="spellStart"/>
      <w:r w:rsidRPr="008E4A35">
        <w:t>both</w:t>
      </w:r>
      <w:proofErr w:type="spellEnd"/>
      <w:r w:rsidRPr="008E4A35">
        <w:t xml:space="preserve"> </w:t>
      </w:r>
      <w:proofErr w:type="spellStart"/>
      <w:r w:rsidRPr="008E4A35">
        <w:t>should</w:t>
      </w:r>
      <w:proofErr w:type="spellEnd"/>
      <w:r w:rsidRPr="008E4A35">
        <w:t xml:space="preserve"> </w:t>
      </w:r>
      <w:proofErr w:type="spellStart"/>
      <w:r w:rsidRPr="008E4A35">
        <w:t>ideally</w:t>
      </w:r>
      <w:proofErr w:type="spellEnd"/>
      <w:r w:rsidRPr="008E4A35">
        <w:t xml:space="preserve"> </w:t>
      </w:r>
      <w:proofErr w:type="spellStart"/>
      <w:r w:rsidRPr="008E4A35">
        <w:t>be</w:t>
      </w:r>
      <w:proofErr w:type="spellEnd"/>
      <w:r w:rsidRPr="008E4A35">
        <w:t xml:space="preserve"> </w:t>
      </w:r>
      <w:proofErr w:type="spellStart"/>
      <w:r w:rsidRPr="008E4A35">
        <w:t>combined</w:t>
      </w:r>
      <w:proofErr w:type="spellEnd"/>
      <w:r w:rsidRPr="008E4A35">
        <w:t xml:space="preserve">. </w:t>
      </w:r>
    </w:p>
    <w:p w14:paraId="651F6427" w14:textId="77777777" w:rsidR="00521E21" w:rsidRPr="0011702D" w:rsidRDefault="00521E21" w:rsidP="00515E21">
      <w:pPr>
        <w:pStyle w:val="ListParagraph"/>
        <w:numPr>
          <w:ilvl w:val="0"/>
          <w:numId w:val="1"/>
        </w:numPr>
        <w:spacing w:after="0" w:line="360" w:lineRule="auto"/>
        <w:jc w:val="both"/>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515E21">
      <w:pPr>
        <w:pStyle w:val="ListParagraph"/>
        <w:numPr>
          <w:ilvl w:val="0"/>
          <w:numId w:val="1"/>
        </w:numPr>
        <w:spacing w:after="0" w:line="360" w:lineRule="auto"/>
        <w:jc w:val="both"/>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515E21">
      <w:pPr>
        <w:pStyle w:val="ListParagraph"/>
        <w:numPr>
          <w:ilvl w:val="0"/>
          <w:numId w:val="1"/>
        </w:numPr>
        <w:spacing w:after="0" w:line="360" w:lineRule="auto"/>
        <w:jc w:val="both"/>
        <w:rPr>
          <w:lang w:val="en-US"/>
        </w:rPr>
      </w:pPr>
      <w:r w:rsidRPr="0011702D">
        <w:rPr>
          <w:lang w:val="en-US"/>
        </w:rPr>
        <w:t xml:space="preserve">We believe that no automated tool should ever be at level 4 – there shall always be a human-in-the-loop to ensure adequate behavior the </w:t>
      </w:r>
      <w:proofErr w:type="spellStart"/>
      <w:r w:rsidRPr="0011702D">
        <w:rPr>
          <w:lang w:val="en-US"/>
        </w:rPr>
        <w:t>the</w:t>
      </w:r>
      <w:proofErr w:type="spellEnd"/>
      <w:r w:rsidRPr="0011702D">
        <w:rPr>
          <w:lang w:val="en-US"/>
        </w:rPr>
        <w:t xml:space="preserv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515E21">
      <w:pPr>
        <w:pStyle w:val="ListParagraph"/>
        <w:numPr>
          <w:ilvl w:val="0"/>
          <w:numId w:val="1"/>
        </w:numPr>
        <w:spacing w:after="0" w:line="360" w:lineRule="auto"/>
        <w:jc w:val="both"/>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7BED94B8" w:rsidR="008E4A35" w:rsidRPr="00A150FF" w:rsidRDefault="008E4A35" w:rsidP="00515E21">
      <w:pPr>
        <w:pStyle w:val="ListParagraph"/>
        <w:numPr>
          <w:ilvl w:val="0"/>
          <w:numId w:val="1"/>
        </w:numPr>
        <w:spacing w:after="0" w:line="360" w:lineRule="auto"/>
        <w:jc w:val="both"/>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r w:rsidR="00A150FF">
        <w:t xml:space="preserve">. </w:t>
      </w:r>
      <w:r w:rsidR="00A150FF">
        <w:rPr>
          <w:lang w:val="en-US"/>
        </w:rPr>
        <w:t>Combine with traditional classifier models</w:t>
      </w:r>
    </w:p>
    <w:p w14:paraId="0A400D4B" w14:textId="625ED9D7" w:rsidR="008F3446" w:rsidRDefault="008F3446" w:rsidP="00515E21">
      <w:pPr>
        <w:pStyle w:val="ListParagraph"/>
        <w:numPr>
          <w:ilvl w:val="0"/>
          <w:numId w:val="1"/>
        </w:numPr>
        <w:spacing w:after="0" w:line="360" w:lineRule="auto"/>
        <w:jc w:val="both"/>
        <w:rPr>
          <w:lang w:val="en-US"/>
        </w:rPr>
      </w:pPr>
      <w:r>
        <w:rPr>
          <w:lang w:val="en-US"/>
        </w:rPr>
        <w:t>Extra security in low-budget and/or time-limited projects where there is only access to a single screener.</w:t>
      </w:r>
    </w:p>
    <w:p w14:paraId="6BD8049D" w14:textId="02CD56E2" w:rsidR="00D06CB7" w:rsidRDefault="00D06CB7" w:rsidP="00515E21">
      <w:pPr>
        <w:pStyle w:val="ListParagraph"/>
        <w:numPr>
          <w:ilvl w:val="0"/>
          <w:numId w:val="1"/>
        </w:numPr>
        <w:spacing w:after="0" w:line="360" w:lineRule="auto"/>
        <w:jc w:val="both"/>
        <w:rPr>
          <w:lang w:val="en-US"/>
        </w:rPr>
      </w:pPr>
      <w:r>
        <w:rPr>
          <w:lang w:val="en-US"/>
        </w:rPr>
        <w:t>No need for unnecessary restriction on search string.</w:t>
      </w:r>
    </w:p>
    <w:p w14:paraId="1A8AC76A" w14:textId="558C6E12" w:rsidR="00927057" w:rsidRDefault="00927057" w:rsidP="00515E21">
      <w:pPr>
        <w:pStyle w:val="ListParagraph"/>
        <w:numPr>
          <w:ilvl w:val="0"/>
          <w:numId w:val="1"/>
        </w:numPr>
        <w:spacing w:after="0" w:line="360" w:lineRule="auto"/>
        <w:jc w:val="both"/>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515E21">
      <w:pPr>
        <w:pStyle w:val="ListParagraph"/>
        <w:numPr>
          <w:ilvl w:val="0"/>
          <w:numId w:val="1"/>
        </w:numPr>
        <w:spacing w:after="0" w:line="360" w:lineRule="auto"/>
        <w:jc w:val="both"/>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515E21">
      <w:pPr>
        <w:pStyle w:val="ListParagraph"/>
        <w:numPr>
          <w:ilvl w:val="0"/>
          <w:numId w:val="1"/>
        </w:numPr>
        <w:spacing w:after="0" w:line="360" w:lineRule="auto"/>
        <w:jc w:val="both"/>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515E21">
      <w:pPr>
        <w:pStyle w:val="ListParagraph"/>
        <w:numPr>
          <w:ilvl w:val="0"/>
          <w:numId w:val="1"/>
        </w:numPr>
        <w:spacing w:after="0" w:line="360" w:lineRule="auto"/>
        <w:jc w:val="both"/>
        <w:rPr>
          <w:lang w:val="en-US"/>
        </w:rPr>
      </w:pPr>
      <w:r>
        <w:rPr>
          <w:lang w:val="en-US"/>
        </w:rPr>
        <w:t xml:space="preserve">Requires continuous software development. </w:t>
      </w:r>
    </w:p>
    <w:p w14:paraId="78DD3C3C" w14:textId="0C2204B2" w:rsidR="00AF31B7" w:rsidRDefault="00AF31B7" w:rsidP="00515E21">
      <w:pPr>
        <w:pStyle w:val="ListParagraph"/>
        <w:numPr>
          <w:ilvl w:val="0"/>
          <w:numId w:val="1"/>
        </w:numPr>
        <w:spacing w:after="0" w:line="360" w:lineRule="auto"/>
        <w:jc w:val="both"/>
        <w:rPr>
          <w:lang w:val="en-US"/>
        </w:rPr>
      </w:pPr>
      <w:r w:rsidRPr="00AD3408">
        <w:rPr>
          <w:lang w:val="en-US"/>
        </w:rPr>
        <w:lastRenderedPageBreak/>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101AE8D3" w14:textId="1E31A90B" w:rsidR="00C05D15" w:rsidRDefault="00C05D15" w:rsidP="00AF31B7">
      <w:pPr>
        <w:pStyle w:val="ListParagraph"/>
        <w:numPr>
          <w:ilvl w:val="0"/>
          <w:numId w:val="1"/>
        </w:numPr>
        <w:spacing w:after="0" w:line="360" w:lineRule="auto"/>
        <w:rPr>
          <w:lang w:val="en-US"/>
        </w:rPr>
      </w:pPr>
      <w:r>
        <w:rPr>
          <w:lang w:val="en-US"/>
        </w:rPr>
        <w:t xml:space="preserve">The GPT API model seems generally to be over inclusive than human but this just force the reviewers to double-check close-to-relevant studies. </w:t>
      </w:r>
    </w:p>
    <w:p w14:paraId="073C8EE6" w14:textId="77777777" w:rsidR="0018428A" w:rsidRDefault="0018428A" w:rsidP="0018428A">
      <w:pPr>
        <w:pStyle w:val="ListParagraph"/>
        <w:numPr>
          <w:ilvl w:val="0"/>
          <w:numId w:val="1"/>
        </w:numPr>
        <w:spacing w:after="0" w:line="360" w:lineRule="auto"/>
        <w:rPr>
          <w:lang w:val="en-US"/>
        </w:rPr>
      </w:pPr>
      <w:r>
        <w:rPr>
          <w:lang w:val="en-US"/>
        </w:rPr>
        <w:t xml:space="preserve">Environmental impact (embrace the critiques from van </w:t>
      </w:r>
      <w:proofErr w:type="spellStart"/>
      <w:r>
        <w:rPr>
          <w:lang w:val="en-US"/>
        </w:rPr>
        <w:t>Lissa</w:t>
      </w:r>
      <w:proofErr w:type="spellEnd"/>
      <w:r>
        <w:rPr>
          <w:lang w:val="en-US"/>
        </w:rPr>
        <w:t>). Combine with traditional machine learning and text-mining tools to reduce the number of records needed to be screened by the GPT API model</w:t>
      </w:r>
    </w:p>
    <w:p w14:paraId="722EC4B0" w14:textId="77777777" w:rsidR="0018428A" w:rsidRDefault="0018428A" w:rsidP="00C513C0">
      <w:pPr>
        <w:pStyle w:val="ListParagraph"/>
        <w:spacing w:after="0" w:line="360" w:lineRule="auto"/>
        <w:rPr>
          <w:lang w:val="en-US"/>
        </w:rPr>
      </w:pP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proofErr w:type="gramStart"/>
      <w:r w:rsidR="00E82BE5" w:rsidRPr="0011702D">
        <w:rPr>
          <w:lang w:val="en-US"/>
        </w:rPr>
        <w:t>Also</w:t>
      </w:r>
      <w:proofErr w:type="gramEnd"/>
      <w:r w:rsidR="00E82BE5" w:rsidRPr="0011702D">
        <w:rPr>
          <w:lang w:val="en-US"/>
        </w:rPr>
        <w:t xml:space="preserve">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proofErr w:type="spellStart"/>
      <w:r w:rsidRPr="004315B1">
        <w:rPr>
          <w:rFonts w:cs="Times New Roman"/>
          <w:szCs w:val="20"/>
          <w:lang w:val="en-US"/>
        </w:rPr>
        <w:t>Olorisade</w:t>
      </w:r>
      <w:proofErr w:type="spellEnd"/>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r w:rsidR="00747CF2">
        <w:fldChar w:fldCharType="begin"/>
      </w:r>
      <w:r w:rsidR="00747CF2" w:rsidRPr="00747CF2">
        <w:rPr>
          <w:lang w:val="en-US"/>
          <w:rPrChange w:id="204" w:author="Frederikke Lykke Witthöft Schytt" w:date="2024-06-24T18:40:00Z">
            <w:rPr/>
          </w:rPrChange>
        </w:rPr>
        <w:instrText xml:space="preserve"> HYPERLINK "https://bit.ly/3spivoG" \t "_blank" </w:instrText>
      </w:r>
      <w:r w:rsidR="00747CF2">
        <w:fldChar w:fldCharType="separate"/>
      </w:r>
      <w:r w:rsidR="00117829" w:rsidRPr="00167EBB">
        <w:rPr>
          <w:rStyle w:val="Hyperlink"/>
          <w:lang w:val="en-US"/>
        </w:rPr>
        <w:t>bit.ly/3spivoG</w:t>
      </w:r>
      <w:r w:rsidR="00747CF2">
        <w:rPr>
          <w:rStyle w:val="Hyperlink"/>
          <w:lang w:val="en-US"/>
        </w:rPr>
        <w:fldChar w:fldCharType="end"/>
      </w:r>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205"/>
      <w:r>
        <w:rPr>
          <w:lang w:val="en-US"/>
        </w:rPr>
        <w:t xml:space="preserve">marks studies used for the benchmark development </w:t>
      </w:r>
      <w:commentRangeEnd w:id="205"/>
      <w:r w:rsidR="002E77C9">
        <w:rPr>
          <w:rStyle w:val="CommentReference"/>
        </w:rPr>
        <w:commentReference w:id="205"/>
      </w:r>
    </w:p>
    <w:p w14:paraId="768ABE30" w14:textId="2A9697A7" w:rsidR="00515E21" w:rsidRPr="00747CF2" w:rsidRDefault="00A23F06" w:rsidP="00515E21">
      <w:pPr>
        <w:widowControl w:val="0"/>
        <w:autoSpaceDE w:val="0"/>
        <w:autoSpaceDN w:val="0"/>
        <w:adjustRightInd w:val="0"/>
        <w:spacing w:after="0" w:line="360" w:lineRule="auto"/>
        <w:ind w:left="480" w:hanging="480"/>
        <w:rPr>
          <w:rFonts w:cs="Times New Roman"/>
          <w:noProof/>
          <w:szCs w:val="24"/>
          <w:lang w:val="en-US"/>
          <w:rPrChange w:id="206" w:author="Frederikke Lykke Witthöft Schytt" w:date="2024-06-24T18:40:00Z">
            <w:rPr>
              <w:rFonts w:cs="Times New Roman"/>
              <w:noProof/>
              <w:szCs w:val="24"/>
            </w:rPr>
          </w:rPrChange>
        </w:rPr>
      </w:pPr>
      <w:r>
        <w:fldChar w:fldCharType="begin" w:fldLock="1"/>
      </w:r>
      <w:r w:rsidRPr="001F0CFC">
        <w:rPr>
          <w:lang w:val="en-US"/>
        </w:rPr>
        <w:instrText xml:space="preserve">ADDIN Mendeley Bibliography CSL_BIBLIOGRAPHY </w:instrText>
      </w:r>
      <w:r>
        <w:fldChar w:fldCharType="separate"/>
      </w:r>
      <w:r w:rsidR="00515E21" w:rsidRPr="00747CF2">
        <w:rPr>
          <w:rFonts w:cs="Times New Roman"/>
          <w:noProof/>
          <w:szCs w:val="24"/>
          <w:lang w:val="en-US"/>
          <w:rPrChange w:id="207" w:author="Frederikke Lykke Witthöft Schytt" w:date="2024-06-24T18:40:00Z">
            <w:rPr>
              <w:rFonts w:cs="Times New Roman"/>
              <w:noProof/>
              <w:szCs w:val="24"/>
            </w:rPr>
          </w:rPrChange>
        </w:rPr>
        <w:t xml:space="preserve">Alshami, A., Elsayed, M., Ali, E., Eltoukhy, A. E. E., &amp; Zayed, T. (2023). Harnessing the power of ChatGPT for automating systematic review process: Methodology, case study, limitations, and future directions. </w:t>
      </w:r>
      <w:r w:rsidR="00515E21" w:rsidRPr="00747CF2">
        <w:rPr>
          <w:rFonts w:cs="Times New Roman"/>
          <w:i/>
          <w:iCs/>
          <w:noProof/>
          <w:szCs w:val="24"/>
          <w:lang w:val="en-US"/>
          <w:rPrChange w:id="208" w:author="Frederikke Lykke Witthöft Schytt" w:date="2024-06-24T18:40:00Z">
            <w:rPr>
              <w:rFonts w:cs="Times New Roman"/>
              <w:i/>
              <w:iCs/>
              <w:noProof/>
              <w:szCs w:val="24"/>
            </w:rPr>
          </w:rPrChange>
        </w:rPr>
        <w:t>Systems</w:t>
      </w:r>
      <w:r w:rsidR="00515E21" w:rsidRPr="00747CF2">
        <w:rPr>
          <w:rFonts w:cs="Times New Roman"/>
          <w:noProof/>
          <w:szCs w:val="24"/>
          <w:lang w:val="en-US"/>
          <w:rPrChange w:id="209" w:author="Frederikke Lykke Witthöft Schytt" w:date="2024-06-24T18:40:00Z">
            <w:rPr>
              <w:rFonts w:cs="Times New Roman"/>
              <w:noProof/>
              <w:szCs w:val="24"/>
            </w:rPr>
          </w:rPrChange>
        </w:rPr>
        <w:t xml:space="preserve">, </w:t>
      </w:r>
      <w:r w:rsidR="00515E21" w:rsidRPr="00747CF2">
        <w:rPr>
          <w:rFonts w:cs="Times New Roman"/>
          <w:i/>
          <w:iCs/>
          <w:noProof/>
          <w:szCs w:val="24"/>
          <w:lang w:val="en-US"/>
          <w:rPrChange w:id="210" w:author="Frederikke Lykke Witthöft Schytt" w:date="2024-06-24T18:40:00Z">
            <w:rPr>
              <w:rFonts w:cs="Times New Roman"/>
              <w:i/>
              <w:iCs/>
              <w:noProof/>
              <w:szCs w:val="24"/>
            </w:rPr>
          </w:rPrChange>
        </w:rPr>
        <w:t>11</w:t>
      </w:r>
      <w:r w:rsidR="00515E21" w:rsidRPr="00747CF2">
        <w:rPr>
          <w:rFonts w:cs="Times New Roman"/>
          <w:noProof/>
          <w:szCs w:val="24"/>
          <w:lang w:val="en-US"/>
          <w:rPrChange w:id="211" w:author="Frederikke Lykke Witthöft Schytt" w:date="2024-06-24T18:40:00Z">
            <w:rPr>
              <w:rFonts w:cs="Times New Roman"/>
              <w:noProof/>
              <w:szCs w:val="24"/>
            </w:rPr>
          </w:rPrChange>
        </w:rPr>
        <w:t>(7), 351.</w:t>
      </w:r>
    </w:p>
    <w:p w14:paraId="43AF413B"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12" w:author="Frederikke Lykke Witthöft Schytt" w:date="2024-06-24T18:40:00Z">
            <w:rPr>
              <w:rFonts w:cs="Times New Roman"/>
              <w:noProof/>
              <w:szCs w:val="24"/>
            </w:rPr>
          </w:rPrChange>
        </w:rPr>
      </w:pPr>
      <w:r w:rsidRPr="00747CF2">
        <w:rPr>
          <w:rFonts w:cs="Times New Roman"/>
          <w:noProof/>
          <w:szCs w:val="24"/>
          <w:lang w:val="en-US"/>
          <w:rPrChange w:id="213" w:author="Frederikke Lykke Witthöft Schytt" w:date="2024-06-24T18:40:00Z">
            <w:rPr>
              <w:rFonts w:cs="Times New Roman"/>
              <w:noProof/>
              <w:szCs w:val="24"/>
            </w:rPr>
          </w:rPrChange>
        </w:rPr>
        <w:t xml:space="preserve">Ames, H., Hestevik, C. H., &amp; Briggs, A. M. (2024). Acceptability, values, and preferences of older people for chronic low back pain management; a qualitative evidence synthesis. </w:t>
      </w:r>
      <w:r w:rsidRPr="00747CF2">
        <w:rPr>
          <w:rFonts w:cs="Times New Roman"/>
          <w:i/>
          <w:iCs/>
          <w:noProof/>
          <w:szCs w:val="24"/>
          <w:lang w:val="en-US"/>
          <w:rPrChange w:id="214" w:author="Frederikke Lykke Witthöft Schytt" w:date="2024-06-24T18:40:00Z">
            <w:rPr>
              <w:rFonts w:cs="Times New Roman"/>
              <w:i/>
              <w:iCs/>
              <w:noProof/>
              <w:szCs w:val="24"/>
            </w:rPr>
          </w:rPrChange>
        </w:rPr>
        <w:t>BMC Geriatrics</w:t>
      </w:r>
      <w:r w:rsidRPr="00747CF2">
        <w:rPr>
          <w:rFonts w:cs="Times New Roman"/>
          <w:noProof/>
          <w:szCs w:val="24"/>
          <w:lang w:val="en-US"/>
          <w:rPrChange w:id="215" w:author="Frederikke Lykke Witthöft Schytt" w:date="2024-06-24T18:40:00Z">
            <w:rPr>
              <w:rFonts w:cs="Times New Roman"/>
              <w:noProof/>
              <w:szCs w:val="24"/>
            </w:rPr>
          </w:rPrChange>
        </w:rPr>
        <w:t xml:space="preserve">, </w:t>
      </w:r>
      <w:r w:rsidRPr="00747CF2">
        <w:rPr>
          <w:rFonts w:cs="Times New Roman"/>
          <w:i/>
          <w:iCs/>
          <w:noProof/>
          <w:szCs w:val="24"/>
          <w:lang w:val="en-US"/>
          <w:rPrChange w:id="216" w:author="Frederikke Lykke Witthöft Schytt" w:date="2024-06-24T18:40:00Z">
            <w:rPr>
              <w:rFonts w:cs="Times New Roman"/>
              <w:i/>
              <w:iCs/>
              <w:noProof/>
              <w:szCs w:val="24"/>
            </w:rPr>
          </w:rPrChange>
        </w:rPr>
        <w:t>24</w:t>
      </w:r>
      <w:r w:rsidRPr="00747CF2">
        <w:rPr>
          <w:rFonts w:cs="Times New Roman"/>
          <w:noProof/>
          <w:szCs w:val="24"/>
          <w:lang w:val="en-US"/>
          <w:rPrChange w:id="217" w:author="Frederikke Lykke Witthöft Schytt" w:date="2024-06-24T18:40:00Z">
            <w:rPr>
              <w:rFonts w:cs="Times New Roman"/>
              <w:noProof/>
              <w:szCs w:val="24"/>
            </w:rPr>
          </w:rPrChange>
        </w:rPr>
        <w:t>(1), 1–22. https://doi.org/10.1186/s12877-023-04608-4</w:t>
      </w:r>
    </w:p>
    <w:p w14:paraId="35664FC6" w14:textId="77777777" w:rsidR="00515E21" w:rsidRPr="006D4C0B" w:rsidRDefault="00515E21" w:rsidP="00515E21">
      <w:pPr>
        <w:widowControl w:val="0"/>
        <w:autoSpaceDE w:val="0"/>
        <w:autoSpaceDN w:val="0"/>
        <w:adjustRightInd w:val="0"/>
        <w:spacing w:after="0" w:line="360" w:lineRule="auto"/>
        <w:ind w:left="480" w:hanging="480"/>
        <w:rPr>
          <w:rFonts w:cs="Times New Roman"/>
          <w:noProof/>
          <w:szCs w:val="24"/>
          <w:lang w:val="en-US"/>
          <w:rPrChange w:id="218" w:author="Frederikke Lykke Witthöft Schytt" w:date="2024-06-27T14:07:00Z">
            <w:rPr>
              <w:rFonts w:cs="Times New Roman"/>
              <w:noProof/>
              <w:szCs w:val="24"/>
            </w:rPr>
          </w:rPrChange>
        </w:rPr>
      </w:pPr>
      <w:r w:rsidRPr="00747CF2">
        <w:rPr>
          <w:rFonts w:cs="Times New Roman"/>
          <w:noProof/>
          <w:szCs w:val="24"/>
          <w:lang w:val="en-US"/>
          <w:rPrChange w:id="219" w:author="Frederikke Lykke Witthöft Schytt" w:date="2024-06-24T18:40:00Z">
            <w:rPr>
              <w:rFonts w:cs="Times New Roman"/>
              <w:noProof/>
              <w:szCs w:val="24"/>
            </w:rPr>
          </w:rPrChange>
        </w:rPr>
        <w:t xml:space="preserve">Boetje, J., &amp; van de Schoot, R. (2024). The SAFE procedure: a practical stopping heuristic for active learning-based screening in systematic reviews and meta-analyses. </w:t>
      </w:r>
      <w:r w:rsidRPr="006D4C0B">
        <w:rPr>
          <w:rFonts w:cs="Times New Roman"/>
          <w:i/>
          <w:iCs/>
          <w:noProof/>
          <w:szCs w:val="24"/>
          <w:lang w:val="en-US"/>
          <w:rPrChange w:id="220" w:author="Frederikke Lykke Witthöft Schytt" w:date="2024-06-27T14:07:00Z">
            <w:rPr>
              <w:rFonts w:cs="Times New Roman"/>
              <w:i/>
              <w:iCs/>
              <w:noProof/>
              <w:szCs w:val="24"/>
            </w:rPr>
          </w:rPrChange>
        </w:rPr>
        <w:t>Systematic Reviews</w:t>
      </w:r>
      <w:r w:rsidRPr="006D4C0B">
        <w:rPr>
          <w:rFonts w:cs="Times New Roman"/>
          <w:noProof/>
          <w:szCs w:val="24"/>
          <w:lang w:val="en-US"/>
          <w:rPrChange w:id="221" w:author="Frederikke Lykke Witthöft Schytt" w:date="2024-06-27T14:07:00Z">
            <w:rPr>
              <w:rFonts w:cs="Times New Roman"/>
              <w:noProof/>
              <w:szCs w:val="24"/>
            </w:rPr>
          </w:rPrChange>
        </w:rPr>
        <w:t xml:space="preserve">, </w:t>
      </w:r>
      <w:r w:rsidRPr="006D4C0B">
        <w:rPr>
          <w:rFonts w:cs="Times New Roman"/>
          <w:i/>
          <w:iCs/>
          <w:noProof/>
          <w:szCs w:val="24"/>
          <w:lang w:val="en-US"/>
          <w:rPrChange w:id="222" w:author="Frederikke Lykke Witthöft Schytt" w:date="2024-06-27T14:07:00Z">
            <w:rPr>
              <w:rFonts w:cs="Times New Roman"/>
              <w:i/>
              <w:iCs/>
              <w:noProof/>
              <w:szCs w:val="24"/>
            </w:rPr>
          </w:rPrChange>
        </w:rPr>
        <w:t>13</w:t>
      </w:r>
      <w:r w:rsidRPr="006D4C0B">
        <w:rPr>
          <w:rFonts w:cs="Times New Roman"/>
          <w:noProof/>
          <w:szCs w:val="24"/>
          <w:lang w:val="en-US"/>
          <w:rPrChange w:id="223" w:author="Frederikke Lykke Witthöft Schytt" w:date="2024-06-27T14:07:00Z">
            <w:rPr>
              <w:rFonts w:cs="Times New Roman"/>
              <w:noProof/>
              <w:szCs w:val="24"/>
            </w:rPr>
          </w:rPrChange>
        </w:rPr>
        <w:t>(1), 81.</w:t>
      </w:r>
    </w:p>
    <w:p w14:paraId="310F2284"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24" w:author="Frederikke Lykke Witthöft Schytt" w:date="2024-06-24T18:40:00Z">
            <w:rPr>
              <w:rFonts w:cs="Times New Roman"/>
              <w:noProof/>
              <w:szCs w:val="24"/>
            </w:rPr>
          </w:rPrChange>
        </w:rPr>
      </w:pPr>
      <w:r w:rsidRPr="006D4C0B">
        <w:rPr>
          <w:rFonts w:cs="Times New Roman"/>
          <w:noProof/>
          <w:szCs w:val="24"/>
          <w:lang w:val="en-US"/>
          <w:rPrChange w:id="225" w:author="Frederikke Lykke Witthöft Schytt" w:date="2024-06-27T14:07:00Z">
            <w:rPr>
              <w:rFonts w:cs="Times New Roman"/>
              <w:noProof/>
              <w:szCs w:val="24"/>
            </w:rPr>
          </w:rPrChange>
        </w:rPr>
        <w:t xml:space="preserve">Bøg, M., Filges, T., &amp; Jørgensen, A. M. K. (2018). </w:t>
      </w:r>
      <w:r w:rsidRPr="00747CF2">
        <w:rPr>
          <w:rFonts w:cs="Times New Roman"/>
          <w:noProof/>
          <w:szCs w:val="24"/>
          <w:lang w:val="en-US"/>
          <w:rPrChange w:id="226" w:author="Frederikke Lykke Witthöft Schytt" w:date="2024-06-24T18:40:00Z">
            <w:rPr>
              <w:rFonts w:cs="Times New Roman"/>
              <w:noProof/>
              <w:szCs w:val="24"/>
            </w:rPr>
          </w:rPrChange>
        </w:rPr>
        <w:t xml:space="preserve">Deployment of personnel to military operations: impact on mental health and social functioning. </w:t>
      </w:r>
      <w:r w:rsidRPr="00747CF2">
        <w:rPr>
          <w:rFonts w:cs="Times New Roman"/>
          <w:i/>
          <w:iCs/>
          <w:noProof/>
          <w:szCs w:val="24"/>
          <w:lang w:val="en-US"/>
          <w:rPrChange w:id="227"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228" w:author="Frederikke Lykke Witthöft Schytt" w:date="2024-06-24T18:40:00Z">
            <w:rPr>
              <w:rFonts w:cs="Times New Roman"/>
              <w:noProof/>
              <w:szCs w:val="24"/>
            </w:rPr>
          </w:rPrChange>
        </w:rPr>
        <w:t xml:space="preserve">, </w:t>
      </w:r>
      <w:r w:rsidRPr="00747CF2">
        <w:rPr>
          <w:rFonts w:cs="Times New Roman"/>
          <w:i/>
          <w:iCs/>
          <w:noProof/>
          <w:szCs w:val="24"/>
          <w:lang w:val="en-US"/>
          <w:rPrChange w:id="229" w:author="Frederikke Lykke Witthöft Schytt" w:date="2024-06-24T18:40:00Z">
            <w:rPr>
              <w:rFonts w:cs="Times New Roman"/>
              <w:i/>
              <w:iCs/>
              <w:noProof/>
              <w:szCs w:val="24"/>
            </w:rPr>
          </w:rPrChange>
        </w:rPr>
        <w:t>14</w:t>
      </w:r>
      <w:r w:rsidRPr="00747CF2">
        <w:rPr>
          <w:rFonts w:cs="Times New Roman"/>
          <w:noProof/>
          <w:szCs w:val="24"/>
          <w:lang w:val="en-US"/>
          <w:rPrChange w:id="230" w:author="Frederikke Lykke Witthöft Schytt" w:date="2024-06-24T18:40:00Z">
            <w:rPr>
              <w:rFonts w:cs="Times New Roman"/>
              <w:noProof/>
              <w:szCs w:val="24"/>
            </w:rPr>
          </w:rPrChange>
        </w:rPr>
        <w:t>(1), 1–127. https://doi.org/https://doi.org/10.4073/csr.2018.6</w:t>
      </w:r>
    </w:p>
    <w:p w14:paraId="2CABF5A6"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31" w:author="Frederikke Lykke Witthöft Schytt" w:date="2024-06-24T18:40:00Z">
            <w:rPr>
              <w:rFonts w:cs="Times New Roman"/>
              <w:noProof/>
              <w:szCs w:val="24"/>
            </w:rPr>
          </w:rPrChange>
        </w:rPr>
      </w:pPr>
      <w:r w:rsidRPr="00747CF2">
        <w:rPr>
          <w:rFonts w:cs="Times New Roman"/>
          <w:noProof/>
          <w:szCs w:val="24"/>
          <w:lang w:val="en-US"/>
          <w:rPrChange w:id="232" w:author="Frederikke Lykke Witthöft Schytt" w:date="2024-06-24T18:40:00Z">
            <w:rPr>
              <w:rFonts w:cs="Times New Roman"/>
              <w:noProof/>
              <w:szCs w:val="24"/>
            </w:rPr>
          </w:rPrChange>
        </w:rPr>
        <w:t xml:space="preserve">Bondebjerg, A., Dalgaard, N. T., Filges, T., &amp; Viinholt, B. C. A. (2023). The effects of small class sizes on students’ academic achievement, socioemotional development and well‐being in special education: A systematic review. </w:t>
      </w:r>
      <w:r w:rsidRPr="00747CF2">
        <w:rPr>
          <w:rFonts w:cs="Times New Roman"/>
          <w:i/>
          <w:iCs/>
          <w:noProof/>
          <w:szCs w:val="24"/>
          <w:lang w:val="en-US"/>
          <w:rPrChange w:id="233"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234" w:author="Frederikke Lykke Witthöft Schytt" w:date="2024-06-24T18:40:00Z">
            <w:rPr>
              <w:rFonts w:cs="Times New Roman"/>
              <w:noProof/>
              <w:szCs w:val="24"/>
            </w:rPr>
          </w:rPrChange>
        </w:rPr>
        <w:t xml:space="preserve">, </w:t>
      </w:r>
      <w:r w:rsidRPr="00747CF2">
        <w:rPr>
          <w:rFonts w:cs="Times New Roman"/>
          <w:i/>
          <w:iCs/>
          <w:noProof/>
          <w:szCs w:val="24"/>
          <w:lang w:val="en-US"/>
          <w:rPrChange w:id="235" w:author="Frederikke Lykke Witthöft Schytt" w:date="2024-06-24T18:40:00Z">
            <w:rPr>
              <w:rFonts w:cs="Times New Roman"/>
              <w:i/>
              <w:iCs/>
              <w:noProof/>
              <w:szCs w:val="24"/>
            </w:rPr>
          </w:rPrChange>
        </w:rPr>
        <w:t>19</w:t>
      </w:r>
      <w:r w:rsidRPr="00747CF2">
        <w:rPr>
          <w:rFonts w:cs="Times New Roman"/>
          <w:noProof/>
          <w:szCs w:val="24"/>
          <w:lang w:val="en-US"/>
          <w:rPrChange w:id="236" w:author="Frederikke Lykke Witthöft Schytt" w:date="2024-06-24T18:40:00Z">
            <w:rPr>
              <w:rFonts w:cs="Times New Roman"/>
              <w:noProof/>
              <w:szCs w:val="24"/>
            </w:rPr>
          </w:rPrChange>
        </w:rPr>
        <w:t>(3), e1345.</w:t>
      </w:r>
    </w:p>
    <w:p w14:paraId="5BFBB705"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37" w:author="Frederikke Lykke Witthöft Schytt" w:date="2024-06-24T18:40:00Z">
            <w:rPr>
              <w:rFonts w:cs="Times New Roman"/>
              <w:noProof/>
              <w:szCs w:val="24"/>
            </w:rPr>
          </w:rPrChange>
        </w:rPr>
      </w:pPr>
      <w:r w:rsidRPr="00CF0079">
        <w:rPr>
          <w:rFonts w:cs="Times New Roman"/>
          <w:noProof/>
          <w:szCs w:val="24"/>
        </w:rPr>
        <w:t>Bondebj</w:t>
      </w:r>
      <w:r w:rsidRPr="006D4C0B">
        <w:rPr>
          <w:rFonts w:cs="Times New Roman"/>
          <w:noProof/>
          <w:szCs w:val="24"/>
        </w:rPr>
        <w:t xml:space="preserve">erg, A., Filges, T., Pejtersen, J. H., Kildemoes, M. W., Burr, H., Hasle, P., Tompa, E., &amp; Bengtsen, E. (2023). </w:t>
      </w:r>
      <w:r w:rsidRPr="00747CF2">
        <w:rPr>
          <w:rFonts w:cs="Times New Roman"/>
          <w:noProof/>
          <w:szCs w:val="24"/>
          <w:lang w:val="en-US"/>
          <w:rPrChange w:id="238" w:author="Frederikke Lykke Witthöft Schytt" w:date="2024-06-24T18:40:00Z">
            <w:rPr>
              <w:rFonts w:cs="Times New Roman"/>
              <w:noProof/>
              <w:szCs w:val="24"/>
            </w:rPr>
          </w:rPrChange>
        </w:rPr>
        <w:t xml:space="preserve">Occupational health and safety regulatory interventions to improve the work environment: An evidence and gap map of effectiveness studies. </w:t>
      </w:r>
      <w:r w:rsidRPr="00747CF2">
        <w:rPr>
          <w:rFonts w:cs="Times New Roman"/>
          <w:i/>
          <w:iCs/>
          <w:noProof/>
          <w:szCs w:val="24"/>
          <w:lang w:val="en-US"/>
          <w:rPrChange w:id="239"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240" w:author="Frederikke Lykke Witthöft Schytt" w:date="2024-06-24T18:40:00Z">
            <w:rPr>
              <w:rFonts w:cs="Times New Roman"/>
              <w:noProof/>
              <w:szCs w:val="24"/>
            </w:rPr>
          </w:rPrChange>
        </w:rPr>
        <w:t xml:space="preserve">, </w:t>
      </w:r>
      <w:r w:rsidRPr="00747CF2">
        <w:rPr>
          <w:rFonts w:cs="Times New Roman"/>
          <w:i/>
          <w:iCs/>
          <w:noProof/>
          <w:szCs w:val="24"/>
          <w:lang w:val="en-US"/>
          <w:rPrChange w:id="241" w:author="Frederikke Lykke Witthöft Schytt" w:date="2024-06-24T18:40:00Z">
            <w:rPr>
              <w:rFonts w:cs="Times New Roman"/>
              <w:i/>
              <w:iCs/>
              <w:noProof/>
              <w:szCs w:val="24"/>
            </w:rPr>
          </w:rPrChange>
        </w:rPr>
        <w:t>19</w:t>
      </w:r>
      <w:r w:rsidRPr="00747CF2">
        <w:rPr>
          <w:rFonts w:cs="Times New Roman"/>
          <w:noProof/>
          <w:szCs w:val="24"/>
          <w:lang w:val="en-US"/>
          <w:rPrChange w:id="242" w:author="Frederikke Lykke Witthöft Schytt" w:date="2024-06-24T18:40:00Z">
            <w:rPr>
              <w:rFonts w:cs="Times New Roman"/>
              <w:noProof/>
              <w:szCs w:val="24"/>
            </w:rPr>
          </w:rPrChange>
        </w:rPr>
        <w:t>(4), e1371. https://doi.org/https://doi.org/10.1002/cl2.1371</w:t>
      </w:r>
    </w:p>
    <w:p w14:paraId="62A93339"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43" w:author="Frederikke Lykke Witthöft Schytt" w:date="2024-06-24T18:40:00Z">
            <w:rPr>
              <w:rFonts w:cs="Times New Roman"/>
              <w:noProof/>
              <w:szCs w:val="24"/>
            </w:rPr>
          </w:rPrChange>
        </w:rPr>
      </w:pPr>
      <w:r w:rsidRPr="00747CF2">
        <w:rPr>
          <w:rFonts w:cs="Times New Roman"/>
          <w:noProof/>
          <w:szCs w:val="24"/>
          <w:lang w:val="en-US"/>
          <w:rPrChange w:id="244" w:author="Frederikke Lykke Witthöft Schytt" w:date="2024-06-24T18:40:00Z">
            <w:rPr>
              <w:rFonts w:cs="Times New Roman"/>
              <w:noProof/>
              <w:szCs w:val="24"/>
            </w:rPr>
          </w:rPrChange>
        </w:rPr>
        <w:t xml:space="preserve">Borenstein, M., Hedges, L. V., Higgins, J. P. T., &amp; Rothstein, H. R. (2009). </w:t>
      </w:r>
      <w:r w:rsidRPr="00747CF2">
        <w:rPr>
          <w:rFonts w:cs="Times New Roman"/>
          <w:i/>
          <w:iCs/>
          <w:noProof/>
          <w:szCs w:val="24"/>
          <w:lang w:val="en-US"/>
          <w:rPrChange w:id="245" w:author="Frederikke Lykke Witthöft Schytt" w:date="2024-06-24T18:40:00Z">
            <w:rPr>
              <w:rFonts w:cs="Times New Roman"/>
              <w:i/>
              <w:iCs/>
              <w:noProof/>
              <w:szCs w:val="24"/>
            </w:rPr>
          </w:rPrChange>
        </w:rPr>
        <w:t>Introduction to meta-analysis</w:t>
      </w:r>
      <w:r w:rsidRPr="00747CF2">
        <w:rPr>
          <w:rFonts w:cs="Times New Roman"/>
          <w:noProof/>
          <w:szCs w:val="24"/>
          <w:lang w:val="en-US"/>
          <w:rPrChange w:id="246" w:author="Frederikke Lykke Witthöft Schytt" w:date="2024-06-24T18:40:00Z">
            <w:rPr>
              <w:rFonts w:cs="Times New Roman"/>
              <w:noProof/>
              <w:szCs w:val="24"/>
            </w:rPr>
          </w:rPrChange>
        </w:rPr>
        <w:t xml:space="preserve"> (1st ed.). John Wiley &amp; Sons.</w:t>
      </w:r>
    </w:p>
    <w:p w14:paraId="101F0DF1"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47" w:author="Frederikke Lykke Witthöft Schytt" w:date="2024-06-24T18:40:00Z">
            <w:rPr>
              <w:rFonts w:cs="Times New Roman"/>
              <w:noProof/>
              <w:szCs w:val="24"/>
            </w:rPr>
          </w:rPrChange>
        </w:rPr>
      </w:pPr>
      <w:r w:rsidRPr="00747CF2">
        <w:rPr>
          <w:rFonts w:cs="Times New Roman"/>
          <w:noProof/>
          <w:szCs w:val="24"/>
          <w:lang w:val="en-US"/>
          <w:rPrChange w:id="248" w:author="Frederikke Lykke Witthöft Schytt" w:date="2024-06-24T18:40:00Z">
            <w:rPr>
              <w:rFonts w:cs="Times New Roman"/>
              <w:noProof/>
              <w:szCs w:val="24"/>
            </w:rPr>
          </w:rPrChange>
        </w:rPr>
        <w:t xml:space="preserve">Bornmann, L., Haunschild, R., &amp; Mutz, R. (2021). Growth rates of modern science: a latent piecewise growth curve approach to model publication numbers from established and new literature databases. </w:t>
      </w:r>
      <w:r w:rsidRPr="00747CF2">
        <w:rPr>
          <w:rFonts w:cs="Times New Roman"/>
          <w:i/>
          <w:iCs/>
          <w:noProof/>
          <w:szCs w:val="24"/>
          <w:lang w:val="en-US"/>
          <w:rPrChange w:id="249" w:author="Frederikke Lykke Witthöft Schytt" w:date="2024-06-24T18:40:00Z">
            <w:rPr>
              <w:rFonts w:cs="Times New Roman"/>
              <w:i/>
              <w:iCs/>
              <w:noProof/>
              <w:szCs w:val="24"/>
            </w:rPr>
          </w:rPrChange>
        </w:rPr>
        <w:t>Humanities and Social Sciences Communications</w:t>
      </w:r>
      <w:r w:rsidRPr="00747CF2">
        <w:rPr>
          <w:rFonts w:cs="Times New Roman"/>
          <w:noProof/>
          <w:szCs w:val="24"/>
          <w:lang w:val="en-US"/>
          <w:rPrChange w:id="250" w:author="Frederikke Lykke Witthöft Schytt" w:date="2024-06-24T18:40:00Z">
            <w:rPr>
              <w:rFonts w:cs="Times New Roman"/>
              <w:noProof/>
              <w:szCs w:val="24"/>
            </w:rPr>
          </w:rPrChange>
        </w:rPr>
        <w:t xml:space="preserve">, </w:t>
      </w:r>
      <w:r w:rsidRPr="00747CF2">
        <w:rPr>
          <w:rFonts w:cs="Times New Roman"/>
          <w:i/>
          <w:iCs/>
          <w:noProof/>
          <w:szCs w:val="24"/>
          <w:lang w:val="en-US"/>
          <w:rPrChange w:id="251" w:author="Frederikke Lykke Witthöft Schytt" w:date="2024-06-24T18:40:00Z">
            <w:rPr>
              <w:rFonts w:cs="Times New Roman"/>
              <w:i/>
              <w:iCs/>
              <w:noProof/>
              <w:szCs w:val="24"/>
            </w:rPr>
          </w:rPrChange>
        </w:rPr>
        <w:t>8</w:t>
      </w:r>
      <w:r w:rsidRPr="00747CF2">
        <w:rPr>
          <w:rFonts w:cs="Times New Roman"/>
          <w:noProof/>
          <w:szCs w:val="24"/>
          <w:lang w:val="en-US"/>
          <w:rPrChange w:id="252" w:author="Frederikke Lykke Witthöft Schytt" w:date="2024-06-24T18:40:00Z">
            <w:rPr>
              <w:rFonts w:cs="Times New Roman"/>
              <w:noProof/>
              <w:szCs w:val="24"/>
            </w:rPr>
          </w:rPrChange>
        </w:rPr>
        <w:t>(1), 1–15.</w:t>
      </w:r>
    </w:p>
    <w:p w14:paraId="1266902C"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747CF2">
        <w:rPr>
          <w:rFonts w:cs="Times New Roman"/>
          <w:noProof/>
          <w:szCs w:val="24"/>
          <w:lang w:val="en-US"/>
          <w:rPrChange w:id="253" w:author="Frederikke Lykke Witthöft Schytt" w:date="2024-06-24T18:40:00Z">
            <w:rPr>
              <w:rFonts w:cs="Times New Roman"/>
              <w:noProof/>
              <w:szCs w:val="24"/>
            </w:rPr>
          </w:rPrChange>
        </w:rPr>
        <w:t xml:space="preserve">Burgard, T., &amp; Bittermann, A. (2023). Reducing Literature Screening Workload With Machine Learning. </w:t>
      </w:r>
      <w:r w:rsidRPr="00515E21">
        <w:rPr>
          <w:rFonts w:cs="Times New Roman"/>
          <w:i/>
          <w:iCs/>
          <w:noProof/>
          <w:szCs w:val="24"/>
        </w:rPr>
        <w:t>Zeitschrift Für Psychologie</w:t>
      </w:r>
      <w:r w:rsidRPr="00515E21">
        <w:rPr>
          <w:rFonts w:cs="Times New Roman"/>
          <w:noProof/>
          <w:szCs w:val="24"/>
        </w:rPr>
        <w:t>.</w:t>
      </w:r>
    </w:p>
    <w:p w14:paraId="03B5B59D"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54" w:author="Frederikke Lykke Witthöft Schytt" w:date="2024-06-24T18:40:00Z">
            <w:rPr>
              <w:rFonts w:cs="Times New Roman"/>
              <w:noProof/>
              <w:szCs w:val="24"/>
            </w:rPr>
          </w:rPrChange>
        </w:rPr>
      </w:pPr>
      <w:r w:rsidRPr="00515E21">
        <w:rPr>
          <w:rFonts w:cs="Times New Roman"/>
          <w:noProof/>
          <w:szCs w:val="24"/>
        </w:rPr>
        <w:t xml:space="preserve">Buscemi, N., Hartling, L., Vandermeer, B., Tjosvold, L., &amp; Klassen, T. P. (2006). </w:t>
      </w:r>
      <w:r w:rsidRPr="00747CF2">
        <w:rPr>
          <w:rFonts w:cs="Times New Roman"/>
          <w:noProof/>
          <w:szCs w:val="24"/>
          <w:lang w:val="en-US"/>
          <w:rPrChange w:id="255" w:author="Frederikke Lykke Witthöft Schytt" w:date="2024-06-24T18:40:00Z">
            <w:rPr>
              <w:rFonts w:cs="Times New Roman"/>
              <w:noProof/>
              <w:szCs w:val="24"/>
            </w:rPr>
          </w:rPrChange>
        </w:rPr>
        <w:t xml:space="preserve">Single data extraction generated more errors than double data extraction in systematic reviews. </w:t>
      </w:r>
      <w:r w:rsidRPr="00747CF2">
        <w:rPr>
          <w:rFonts w:cs="Times New Roman"/>
          <w:i/>
          <w:iCs/>
          <w:noProof/>
          <w:szCs w:val="24"/>
          <w:lang w:val="en-US"/>
          <w:rPrChange w:id="256" w:author="Frederikke Lykke Witthöft Schytt" w:date="2024-06-24T18:40:00Z">
            <w:rPr>
              <w:rFonts w:cs="Times New Roman"/>
              <w:i/>
              <w:iCs/>
              <w:noProof/>
              <w:szCs w:val="24"/>
            </w:rPr>
          </w:rPrChange>
        </w:rPr>
        <w:t>Journal of Clinical Epidemiology</w:t>
      </w:r>
      <w:r w:rsidRPr="00747CF2">
        <w:rPr>
          <w:rFonts w:cs="Times New Roman"/>
          <w:noProof/>
          <w:szCs w:val="24"/>
          <w:lang w:val="en-US"/>
          <w:rPrChange w:id="257" w:author="Frederikke Lykke Witthöft Schytt" w:date="2024-06-24T18:40:00Z">
            <w:rPr>
              <w:rFonts w:cs="Times New Roman"/>
              <w:noProof/>
              <w:szCs w:val="24"/>
            </w:rPr>
          </w:rPrChange>
        </w:rPr>
        <w:t xml:space="preserve">, </w:t>
      </w:r>
      <w:r w:rsidRPr="00747CF2">
        <w:rPr>
          <w:rFonts w:cs="Times New Roman"/>
          <w:i/>
          <w:iCs/>
          <w:noProof/>
          <w:szCs w:val="24"/>
          <w:lang w:val="en-US"/>
          <w:rPrChange w:id="258" w:author="Frederikke Lykke Witthöft Schytt" w:date="2024-06-24T18:40:00Z">
            <w:rPr>
              <w:rFonts w:cs="Times New Roman"/>
              <w:i/>
              <w:iCs/>
              <w:noProof/>
              <w:szCs w:val="24"/>
            </w:rPr>
          </w:rPrChange>
        </w:rPr>
        <w:t>59</w:t>
      </w:r>
      <w:r w:rsidRPr="00747CF2">
        <w:rPr>
          <w:rFonts w:cs="Times New Roman"/>
          <w:noProof/>
          <w:szCs w:val="24"/>
          <w:lang w:val="en-US"/>
          <w:rPrChange w:id="259" w:author="Frederikke Lykke Witthöft Schytt" w:date="2024-06-24T18:40:00Z">
            <w:rPr>
              <w:rFonts w:cs="Times New Roman"/>
              <w:noProof/>
              <w:szCs w:val="24"/>
            </w:rPr>
          </w:rPrChange>
        </w:rPr>
        <w:t>(7), 697–703.</w:t>
      </w:r>
    </w:p>
    <w:p w14:paraId="6D050267"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60" w:author="Frederikke Lykke Witthöft Schytt" w:date="2024-06-24T18:40:00Z">
            <w:rPr>
              <w:rFonts w:cs="Times New Roman"/>
              <w:noProof/>
              <w:szCs w:val="24"/>
            </w:rPr>
          </w:rPrChange>
        </w:rPr>
      </w:pPr>
      <w:r w:rsidRPr="00747CF2">
        <w:rPr>
          <w:rFonts w:cs="Times New Roman"/>
          <w:noProof/>
          <w:szCs w:val="24"/>
          <w:lang w:val="en-US"/>
          <w:rPrChange w:id="261" w:author="Frederikke Lykke Witthöft Schytt" w:date="2024-06-24T18:40:00Z">
            <w:rPr>
              <w:rFonts w:cs="Times New Roman"/>
              <w:noProof/>
              <w:szCs w:val="24"/>
            </w:rPr>
          </w:rPrChange>
        </w:rPr>
        <w:t xml:space="preserve">Campbell Collaboration. (2023). </w:t>
      </w:r>
      <w:r w:rsidRPr="00747CF2">
        <w:rPr>
          <w:rFonts w:cs="Times New Roman"/>
          <w:i/>
          <w:iCs/>
          <w:noProof/>
          <w:szCs w:val="24"/>
          <w:lang w:val="en-US"/>
          <w:rPrChange w:id="262" w:author="Frederikke Lykke Witthöft Schytt" w:date="2024-06-24T18:40:00Z">
            <w:rPr>
              <w:rFonts w:cs="Times New Roman"/>
              <w:i/>
              <w:iCs/>
              <w:noProof/>
              <w:szCs w:val="24"/>
            </w:rPr>
          </w:rPrChange>
        </w:rPr>
        <w:t>Stepping up evidence synthesis: faster, cheaper and more useful</w:t>
      </w:r>
      <w:r w:rsidRPr="00747CF2">
        <w:rPr>
          <w:rFonts w:cs="Times New Roman"/>
          <w:noProof/>
          <w:szCs w:val="24"/>
          <w:lang w:val="en-US"/>
          <w:rPrChange w:id="263" w:author="Frederikke Lykke Witthöft Schytt" w:date="2024-06-24T18:40:00Z">
            <w:rPr>
              <w:rFonts w:cs="Times New Roman"/>
              <w:noProof/>
              <w:szCs w:val="24"/>
            </w:rPr>
          </w:rPrChange>
        </w:rPr>
        <w:t xml:space="preserve">. </w:t>
      </w:r>
      <w:r w:rsidRPr="00747CF2">
        <w:rPr>
          <w:rFonts w:cs="Times New Roman"/>
          <w:noProof/>
          <w:szCs w:val="24"/>
          <w:lang w:val="en-US"/>
          <w:rPrChange w:id="264" w:author="Frederikke Lykke Witthöft Schytt" w:date="2024-06-24T18:40:00Z">
            <w:rPr>
              <w:rFonts w:cs="Times New Roman"/>
              <w:noProof/>
              <w:szCs w:val="24"/>
            </w:rPr>
          </w:rPrChange>
        </w:rPr>
        <w:lastRenderedPageBreak/>
        <w:t>https://www.campbellcollaboration.org/news-and-events/news/stepping-up-evidence-synthesis.html</w:t>
      </w:r>
    </w:p>
    <w:p w14:paraId="743A165C"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65" w:author="Frederikke Lykke Witthöft Schytt" w:date="2024-06-24T18:40:00Z">
            <w:rPr>
              <w:rFonts w:cs="Times New Roman"/>
              <w:noProof/>
              <w:szCs w:val="24"/>
            </w:rPr>
          </w:rPrChange>
        </w:rPr>
      </w:pPr>
      <w:r w:rsidRPr="00747CF2">
        <w:rPr>
          <w:rFonts w:cs="Times New Roman"/>
          <w:noProof/>
          <w:szCs w:val="24"/>
          <w:lang w:val="en-US"/>
          <w:rPrChange w:id="266" w:author="Frederikke Lykke Witthöft Schytt" w:date="2024-06-24T18:40:00Z">
            <w:rPr>
              <w:rFonts w:cs="Times New Roman"/>
              <w:noProof/>
              <w:szCs w:val="24"/>
            </w:rPr>
          </w:rPrChange>
        </w:rPr>
        <w:t xml:space="preserve">Campos, D. G., Fütterer, T., Gfrörer, T., Lavelle-Hill, R. E., Murayama, K., König, L., Hecht, M., Zitzmann, S., &amp; Scherer, R. (2023). </w:t>
      </w:r>
      <w:r w:rsidRPr="00747CF2">
        <w:rPr>
          <w:rFonts w:cs="Times New Roman"/>
          <w:i/>
          <w:iCs/>
          <w:noProof/>
          <w:szCs w:val="24"/>
          <w:lang w:val="en-US"/>
          <w:rPrChange w:id="267" w:author="Frederikke Lykke Witthöft Schytt" w:date="2024-06-24T18:40:00Z">
            <w:rPr>
              <w:rFonts w:cs="Times New Roman"/>
              <w:i/>
              <w:iCs/>
              <w:noProof/>
              <w:szCs w:val="24"/>
            </w:rPr>
          </w:rPrChange>
        </w:rPr>
        <w:t>Screening Smarter, Not Harder: A Comparative Analysis of Machine Learning Screening Algorithms and Heuristic Stopping Criteria for Systematic Reviews in Educational Research</w:t>
      </w:r>
      <w:r w:rsidRPr="00747CF2">
        <w:rPr>
          <w:rFonts w:cs="Times New Roman"/>
          <w:noProof/>
          <w:szCs w:val="24"/>
          <w:lang w:val="en-US"/>
          <w:rPrChange w:id="268" w:author="Frederikke Lykke Witthöft Schytt" w:date="2024-06-24T18:40:00Z">
            <w:rPr>
              <w:rFonts w:cs="Times New Roman"/>
              <w:noProof/>
              <w:szCs w:val="24"/>
            </w:rPr>
          </w:rPrChange>
        </w:rPr>
        <w:t>.</w:t>
      </w:r>
    </w:p>
    <w:p w14:paraId="7378CBD1"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69" w:author="Frederikke Lykke Witthöft Schytt" w:date="2024-06-24T18:40:00Z">
            <w:rPr>
              <w:rFonts w:cs="Times New Roman"/>
              <w:noProof/>
              <w:szCs w:val="24"/>
            </w:rPr>
          </w:rPrChange>
        </w:rPr>
      </w:pPr>
      <w:r w:rsidRPr="00747CF2">
        <w:rPr>
          <w:rFonts w:cs="Times New Roman"/>
          <w:noProof/>
          <w:szCs w:val="24"/>
          <w:lang w:val="en-US"/>
          <w:rPrChange w:id="270" w:author="Frederikke Lykke Witthöft Schytt" w:date="2024-06-24T18:40:00Z">
            <w:rPr>
              <w:rFonts w:cs="Times New Roman"/>
              <w:noProof/>
              <w:szCs w:val="24"/>
            </w:rPr>
          </w:rPrChange>
        </w:rPr>
        <w:t xml:space="preserve">Chicco, D., &amp; Jurman, G. (2023). The Matthews correlation coefficient (MCC) should replace the ROC AUC as the standard metric for assessing binary classification. </w:t>
      </w:r>
      <w:r w:rsidRPr="00747CF2">
        <w:rPr>
          <w:rFonts w:cs="Times New Roman"/>
          <w:i/>
          <w:iCs/>
          <w:noProof/>
          <w:szCs w:val="24"/>
          <w:lang w:val="en-US"/>
          <w:rPrChange w:id="271" w:author="Frederikke Lykke Witthöft Schytt" w:date="2024-06-24T18:40:00Z">
            <w:rPr>
              <w:rFonts w:cs="Times New Roman"/>
              <w:i/>
              <w:iCs/>
              <w:noProof/>
              <w:szCs w:val="24"/>
            </w:rPr>
          </w:rPrChange>
        </w:rPr>
        <w:t>BioData Mining</w:t>
      </w:r>
      <w:r w:rsidRPr="00747CF2">
        <w:rPr>
          <w:rFonts w:cs="Times New Roman"/>
          <w:noProof/>
          <w:szCs w:val="24"/>
          <w:lang w:val="en-US"/>
          <w:rPrChange w:id="272" w:author="Frederikke Lykke Witthöft Schytt" w:date="2024-06-24T18:40:00Z">
            <w:rPr>
              <w:rFonts w:cs="Times New Roman"/>
              <w:noProof/>
              <w:szCs w:val="24"/>
            </w:rPr>
          </w:rPrChange>
        </w:rPr>
        <w:t xml:space="preserve">, </w:t>
      </w:r>
      <w:r w:rsidRPr="00747CF2">
        <w:rPr>
          <w:rFonts w:cs="Times New Roman"/>
          <w:i/>
          <w:iCs/>
          <w:noProof/>
          <w:szCs w:val="24"/>
          <w:lang w:val="en-US"/>
          <w:rPrChange w:id="273" w:author="Frederikke Lykke Witthöft Schytt" w:date="2024-06-24T18:40:00Z">
            <w:rPr>
              <w:rFonts w:cs="Times New Roman"/>
              <w:i/>
              <w:iCs/>
              <w:noProof/>
              <w:szCs w:val="24"/>
            </w:rPr>
          </w:rPrChange>
        </w:rPr>
        <w:t>16</w:t>
      </w:r>
      <w:r w:rsidRPr="00747CF2">
        <w:rPr>
          <w:rFonts w:cs="Times New Roman"/>
          <w:noProof/>
          <w:szCs w:val="24"/>
          <w:lang w:val="en-US"/>
          <w:rPrChange w:id="274" w:author="Frederikke Lykke Witthöft Schytt" w:date="2024-06-24T18:40:00Z">
            <w:rPr>
              <w:rFonts w:cs="Times New Roman"/>
              <w:noProof/>
              <w:szCs w:val="24"/>
            </w:rPr>
          </w:rPrChange>
        </w:rPr>
        <w:t>(1), 1–23.</w:t>
      </w:r>
    </w:p>
    <w:p w14:paraId="7C300FA0"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75" w:author="Frederikke Lykke Witthöft Schytt" w:date="2024-06-24T18:40:00Z">
            <w:rPr>
              <w:rFonts w:cs="Times New Roman"/>
              <w:noProof/>
              <w:szCs w:val="24"/>
            </w:rPr>
          </w:rPrChange>
        </w:rPr>
      </w:pPr>
      <w:r w:rsidRPr="00747CF2">
        <w:rPr>
          <w:rFonts w:cs="Times New Roman"/>
          <w:noProof/>
          <w:szCs w:val="24"/>
          <w:lang w:val="en-US"/>
          <w:rPrChange w:id="276" w:author="Frederikke Lykke Witthöft Schytt" w:date="2024-06-24T18:40:00Z">
            <w:rPr>
              <w:rFonts w:cs="Times New Roman"/>
              <w:noProof/>
              <w:szCs w:val="24"/>
            </w:rPr>
          </w:rPrChange>
        </w:rPr>
        <w:t xml:space="preserve">Cohen, A. M., Hersh, W. R., Peterson, K., &amp; Yen, P.-Y. (2006). Reducing workload in systematic review preparation using automated citation classification. </w:t>
      </w:r>
      <w:r w:rsidRPr="00747CF2">
        <w:rPr>
          <w:rFonts w:cs="Times New Roman"/>
          <w:i/>
          <w:iCs/>
          <w:noProof/>
          <w:szCs w:val="24"/>
          <w:lang w:val="en-US"/>
          <w:rPrChange w:id="277" w:author="Frederikke Lykke Witthöft Schytt" w:date="2024-06-24T18:40:00Z">
            <w:rPr>
              <w:rFonts w:cs="Times New Roman"/>
              <w:i/>
              <w:iCs/>
              <w:noProof/>
              <w:szCs w:val="24"/>
            </w:rPr>
          </w:rPrChange>
        </w:rPr>
        <w:t>Journal of the American Medical Informatics Association</w:t>
      </w:r>
      <w:r w:rsidRPr="00747CF2">
        <w:rPr>
          <w:rFonts w:cs="Times New Roman"/>
          <w:noProof/>
          <w:szCs w:val="24"/>
          <w:lang w:val="en-US"/>
          <w:rPrChange w:id="278" w:author="Frederikke Lykke Witthöft Schytt" w:date="2024-06-24T18:40:00Z">
            <w:rPr>
              <w:rFonts w:cs="Times New Roman"/>
              <w:noProof/>
              <w:szCs w:val="24"/>
            </w:rPr>
          </w:rPrChange>
        </w:rPr>
        <w:t xml:space="preserve">, </w:t>
      </w:r>
      <w:r w:rsidRPr="00747CF2">
        <w:rPr>
          <w:rFonts w:cs="Times New Roman"/>
          <w:i/>
          <w:iCs/>
          <w:noProof/>
          <w:szCs w:val="24"/>
          <w:lang w:val="en-US"/>
          <w:rPrChange w:id="279" w:author="Frederikke Lykke Witthöft Schytt" w:date="2024-06-24T18:40:00Z">
            <w:rPr>
              <w:rFonts w:cs="Times New Roman"/>
              <w:i/>
              <w:iCs/>
              <w:noProof/>
              <w:szCs w:val="24"/>
            </w:rPr>
          </w:rPrChange>
        </w:rPr>
        <w:t>13</w:t>
      </w:r>
      <w:r w:rsidRPr="00747CF2">
        <w:rPr>
          <w:rFonts w:cs="Times New Roman"/>
          <w:noProof/>
          <w:szCs w:val="24"/>
          <w:lang w:val="en-US"/>
          <w:rPrChange w:id="280" w:author="Frederikke Lykke Witthöft Schytt" w:date="2024-06-24T18:40:00Z">
            <w:rPr>
              <w:rFonts w:cs="Times New Roman"/>
              <w:noProof/>
              <w:szCs w:val="24"/>
            </w:rPr>
          </w:rPrChange>
        </w:rPr>
        <w:t>(2), 206–219.</w:t>
      </w:r>
    </w:p>
    <w:p w14:paraId="5AD47352"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81" w:author="Frederikke Lykke Witthöft Schytt" w:date="2024-06-24T18:40:00Z">
            <w:rPr>
              <w:rFonts w:cs="Times New Roman"/>
              <w:noProof/>
              <w:szCs w:val="24"/>
            </w:rPr>
          </w:rPrChange>
        </w:rPr>
      </w:pPr>
      <w:r w:rsidRPr="00747CF2">
        <w:rPr>
          <w:rFonts w:cs="Times New Roman"/>
          <w:noProof/>
          <w:szCs w:val="24"/>
          <w:lang w:val="en-US"/>
          <w:rPrChange w:id="282" w:author="Frederikke Lykke Witthöft Schytt" w:date="2024-06-24T18:40:00Z">
            <w:rPr>
              <w:rFonts w:cs="Times New Roman"/>
              <w:noProof/>
              <w:szCs w:val="24"/>
            </w:rPr>
          </w:rPrChange>
        </w:rPr>
        <w:t xml:space="preserve">Dalgaard, N. T., Bondebjerg, A., Klokker, R., Viinholt, B. C. A., &amp; Dietrichson, J. (2022). Adult/child ratio and group size in early childhood education or care to promote the development of children aged 0–5 years: A systematic review. </w:t>
      </w:r>
      <w:r w:rsidRPr="00747CF2">
        <w:rPr>
          <w:rFonts w:cs="Times New Roman"/>
          <w:i/>
          <w:iCs/>
          <w:noProof/>
          <w:szCs w:val="24"/>
          <w:lang w:val="en-US"/>
          <w:rPrChange w:id="283"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284" w:author="Frederikke Lykke Witthöft Schytt" w:date="2024-06-24T18:40:00Z">
            <w:rPr>
              <w:rFonts w:cs="Times New Roman"/>
              <w:noProof/>
              <w:szCs w:val="24"/>
            </w:rPr>
          </w:rPrChange>
        </w:rPr>
        <w:t xml:space="preserve">, </w:t>
      </w:r>
      <w:r w:rsidRPr="00747CF2">
        <w:rPr>
          <w:rFonts w:cs="Times New Roman"/>
          <w:i/>
          <w:iCs/>
          <w:noProof/>
          <w:szCs w:val="24"/>
          <w:lang w:val="en-US"/>
          <w:rPrChange w:id="285" w:author="Frederikke Lykke Witthöft Schytt" w:date="2024-06-24T18:40:00Z">
            <w:rPr>
              <w:rFonts w:cs="Times New Roman"/>
              <w:i/>
              <w:iCs/>
              <w:noProof/>
              <w:szCs w:val="24"/>
            </w:rPr>
          </w:rPrChange>
        </w:rPr>
        <w:t>18</w:t>
      </w:r>
      <w:r w:rsidRPr="00747CF2">
        <w:rPr>
          <w:rFonts w:cs="Times New Roman"/>
          <w:noProof/>
          <w:szCs w:val="24"/>
          <w:lang w:val="en-US"/>
          <w:rPrChange w:id="286" w:author="Frederikke Lykke Witthöft Schytt" w:date="2024-06-24T18:40:00Z">
            <w:rPr>
              <w:rFonts w:cs="Times New Roman"/>
              <w:noProof/>
              <w:szCs w:val="24"/>
            </w:rPr>
          </w:rPrChange>
        </w:rPr>
        <w:t>(2), e1239. https://doi.org/https://doi.org/10.1002/cl2.1239</w:t>
      </w:r>
    </w:p>
    <w:p w14:paraId="2358F6EB"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87" w:author="Frederikke Lykke Witthöft Schytt" w:date="2024-06-24T18:40:00Z">
            <w:rPr>
              <w:rFonts w:cs="Times New Roman"/>
              <w:noProof/>
              <w:szCs w:val="24"/>
            </w:rPr>
          </w:rPrChange>
        </w:rPr>
      </w:pPr>
      <w:r w:rsidRPr="00515E21">
        <w:rPr>
          <w:rFonts w:cs="Times New Roman"/>
          <w:noProof/>
          <w:szCs w:val="24"/>
        </w:rPr>
        <w:t xml:space="preserve">Dalgaard, N. T., Bondebjerg, A., Viinholt, B. C. A., &amp; Filges, T. (2022). </w:t>
      </w:r>
      <w:r w:rsidRPr="00747CF2">
        <w:rPr>
          <w:rFonts w:cs="Times New Roman"/>
          <w:noProof/>
          <w:szCs w:val="24"/>
          <w:lang w:val="en-US"/>
          <w:rPrChange w:id="288" w:author="Frederikke Lykke Witthöft Schytt" w:date="2024-06-24T18:40:00Z">
            <w:rPr>
              <w:rFonts w:cs="Times New Roman"/>
              <w:noProof/>
              <w:szCs w:val="24"/>
            </w:rPr>
          </w:rPrChange>
        </w:rPr>
        <w:t xml:space="preserve">The effects of inclusion on academic achievement, socioemotional development and wellbeing of children with special educational needs. </w:t>
      </w:r>
      <w:r w:rsidRPr="00747CF2">
        <w:rPr>
          <w:rFonts w:cs="Times New Roman"/>
          <w:i/>
          <w:iCs/>
          <w:noProof/>
          <w:szCs w:val="24"/>
          <w:lang w:val="en-US"/>
          <w:rPrChange w:id="289"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290" w:author="Frederikke Lykke Witthöft Schytt" w:date="2024-06-24T18:40:00Z">
            <w:rPr>
              <w:rFonts w:cs="Times New Roman"/>
              <w:noProof/>
              <w:szCs w:val="24"/>
            </w:rPr>
          </w:rPrChange>
        </w:rPr>
        <w:t xml:space="preserve">, </w:t>
      </w:r>
      <w:r w:rsidRPr="00747CF2">
        <w:rPr>
          <w:rFonts w:cs="Times New Roman"/>
          <w:i/>
          <w:iCs/>
          <w:noProof/>
          <w:szCs w:val="24"/>
          <w:lang w:val="en-US"/>
          <w:rPrChange w:id="291" w:author="Frederikke Lykke Witthöft Schytt" w:date="2024-06-24T18:40:00Z">
            <w:rPr>
              <w:rFonts w:cs="Times New Roman"/>
              <w:i/>
              <w:iCs/>
              <w:noProof/>
              <w:szCs w:val="24"/>
            </w:rPr>
          </w:rPrChange>
        </w:rPr>
        <w:t>18</w:t>
      </w:r>
      <w:r w:rsidRPr="00747CF2">
        <w:rPr>
          <w:rFonts w:cs="Times New Roman"/>
          <w:noProof/>
          <w:szCs w:val="24"/>
          <w:lang w:val="en-US"/>
          <w:rPrChange w:id="292" w:author="Frederikke Lykke Witthöft Schytt" w:date="2024-06-24T18:40:00Z">
            <w:rPr>
              <w:rFonts w:cs="Times New Roman"/>
              <w:noProof/>
              <w:szCs w:val="24"/>
            </w:rPr>
          </w:rPrChange>
        </w:rPr>
        <w:t>(4), e1291. https://doi.org/https://doi.org/10.1002/cl2.1291</w:t>
      </w:r>
    </w:p>
    <w:p w14:paraId="27055EF4"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293" w:author="Frederikke Lykke Witthöft Schytt" w:date="2024-06-24T18:40:00Z">
            <w:rPr>
              <w:rFonts w:cs="Times New Roman"/>
              <w:noProof/>
              <w:szCs w:val="24"/>
            </w:rPr>
          </w:rPrChange>
        </w:rPr>
      </w:pPr>
      <w:r w:rsidRPr="00747CF2">
        <w:rPr>
          <w:rFonts w:cs="Times New Roman"/>
          <w:noProof/>
          <w:szCs w:val="24"/>
          <w:lang w:val="en-US"/>
          <w:rPrChange w:id="294" w:author="Frederikke Lykke Witthöft Schytt" w:date="2024-06-24T18:40:00Z">
            <w:rPr>
              <w:rFonts w:cs="Times New Roman"/>
              <w:noProof/>
              <w:szCs w:val="24"/>
            </w:rPr>
          </w:rPrChange>
        </w:rPr>
        <w:t xml:space="preserve">Dalgaard, N. T., Filges, T., Viinholt, B. C. A., &amp; Pontoppidan, M. (2022). Parenting interventions to support parent/child attachment and psychosocial adjustment in foster and adoptive parents and children: A systematic review. </w:t>
      </w:r>
      <w:r w:rsidRPr="00747CF2">
        <w:rPr>
          <w:rFonts w:cs="Times New Roman"/>
          <w:i/>
          <w:iCs/>
          <w:noProof/>
          <w:szCs w:val="24"/>
          <w:lang w:val="en-US"/>
          <w:rPrChange w:id="295"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296" w:author="Frederikke Lykke Witthöft Schytt" w:date="2024-06-24T18:40:00Z">
            <w:rPr>
              <w:rFonts w:cs="Times New Roman"/>
              <w:noProof/>
              <w:szCs w:val="24"/>
            </w:rPr>
          </w:rPrChange>
        </w:rPr>
        <w:t xml:space="preserve">, </w:t>
      </w:r>
      <w:r w:rsidRPr="00747CF2">
        <w:rPr>
          <w:rFonts w:cs="Times New Roman"/>
          <w:i/>
          <w:iCs/>
          <w:noProof/>
          <w:szCs w:val="24"/>
          <w:lang w:val="en-US"/>
          <w:rPrChange w:id="297" w:author="Frederikke Lykke Witthöft Schytt" w:date="2024-06-24T18:40:00Z">
            <w:rPr>
              <w:rFonts w:cs="Times New Roman"/>
              <w:i/>
              <w:iCs/>
              <w:noProof/>
              <w:szCs w:val="24"/>
            </w:rPr>
          </w:rPrChange>
        </w:rPr>
        <w:t>18</w:t>
      </w:r>
      <w:r w:rsidRPr="00747CF2">
        <w:rPr>
          <w:rFonts w:cs="Times New Roman"/>
          <w:noProof/>
          <w:szCs w:val="24"/>
          <w:lang w:val="en-US"/>
          <w:rPrChange w:id="298" w:author="Frederikke Lykke Witthöft Schytt" w:date="2024-06-24T18:40:00Z">
            <w:rPr>
              <w:rFonts w:cs="Times New Roman"/>
              <w:noProof/>
              <w:szCs w:val="24"/>
            </w:rPr>
          </w:rPrChange>
        </w:rPr>
        <w:t>(1), e1209. https://doi.org/https://doi.org/10.1002/cl2.1209</w:t>
      </w:r>
    </w:p>
    <w:p w14:paraId="1418785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Dalgaard, N. T., Flensborg Jensen, M. C., Bengtsen, E., Krassel, K. F., &amp; Vembye, M. H. (2022). </w:t>
      </w:r>
      <w:r w:rsidRPr="00747CF2">
        <w:rPr>
          <w:rFonts w:cs="Times New Roman"/>
          <w:noProof/>
          <w:szCs w:val="24"/>
          <w:lang w:val="en-US"/>
          <w:rPrChange w:id="299" w:author="Frederikke Lykke Witthöft Schytt" w:date="2024-06-24T18:40:00Z">
            <w:rPr>
              <w:rFonts w:cs="Times New Roman"/>
              <w:noProof/>
              <w:szCs w:val="24"/>
            </w:rPr>
          </w:rPrChange>
        </w:rPr>
        <w:t xml:space="preserve">PROTOCOL: Group‐based community interventions to support the social reintegration of marginalised adults with mental illness.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18</w:t>
      </w:r>
      <w:r w:rsidRPr="00515E21">
        <w:rPr>
          <w:rFonts w:cs="Times New Roman"/>
          <w:noProof/>
          <w:szCs w:val="24"/>
        </w:rPr>
        <w:t>(3), e1254. https://doi.org/10.1002/cl2.1254</w:t>
      </w:r>
    </w:p>
    <w:p w14:paraId="09CDFA01"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00" w:author="Frederikke Lykke Witthöft Schytt" w:date="2024-06-24T18:40:00Z">
            <w:rPr>
              <w:rFonts w:cs="Times New Roman"/>
              <w:noProof/>
              <w:szCs w:val="24"/>
            </w:rPr>
          </w:rPrChange>
        </w:rPr>
      </w:pPr>
      <w:r w:rsidRPr="00515E21">
        <w:rPr>
          <w:rFonts w:cs="Times New Roman"/>
          <w:noProof/>
          <w:szCs w:val="24"/>
        </w:rPr>
        <w:t xml:space="preserve">Dietrichson, J., Filges, T., Klokker, R. H., Viinholt, B. C. A., Bøg, M., &amp; Jensen, U. H. (2020). </w:t>
      </w:r>
      <w:r w:rsidRPr="00747CF2">
        <w:rPr>
          <w:rFonts w:cs="Times New Roman"/>
          <w:noProof/>
          <w:szCs w:val="24"/>
          <w:lang w:val="en-US"/>
          <w:rPrChange w:id="301" w:author="Frederikke Lykke Witthöft Schytt" w:date="2024-06-24T18:40:00Z">
            <w:rPr>
              <w:rFonts w:cs="Times New Roman"/>
              <w:noProof/>
              <w:szCs w:val="24"/>
            </w:rPr>
          </w:rPrChange>
        </w:rPr>
        <w:t xml:space="preserve">Targeted school-based interventions for improving reading and mathematics for students with, or at risk of, academic difficulties in Grades 7–12: A systematic review. </w:t>
      </w:r>
      <w:r w:rsidRPr="00747CF2">
        <w:rPr>
          <w:rFonts w:cs="Times New Roman"/>
          <w:i/>
          <w:iCs/>
          <w:noProof/>
          <w:szCs w:val="24"/>
          <w:lang w:val="en-US"/>
          <w:rPrChange w:id="302"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303" w:author="Frederikke Lykke Witthöft Schytt" w:date="2024-06-24T18:40:00Z">
            <w:rPr>
              <w:rFonts w:cs="Times New Roman"/>
              <w:noProof/>
              <w:szCs w:val="24"/>
            </w:rPr>
          </w:rPrChange>
        </w:rPr>
        <w:t xml:space="preserve">, </w:t>
      </w:r>
      <w:r w:rsidRPr="00747CF2">
        <w:rPr>
          <w:rFonts w:cs="Times New Roman"/>
          <w:i/>
          <w:iCs/>
          <w:noProof/>
          <w:szCs w:val="24"/>
          <w:lang w:val="en-US"/>
          <w:rPrChange w:id="304" w:author="Frederikke Lykke Witthöft Schytt" w:date="2024-06-24T18:40:00Z">
            <w:rPr>
              <w:rFonts w:cs="Times New Roman"/>
              <w:i/>
              <w:iCs/>
              <w:noProof/>
              <w:szCs w:val="24"/>
            </w:rPr>
          </w:rPrChange>
        </w:rPr>
        <w:t>16</w:t>
      </w:r>
      <w:r w:rsidRPr="00747CF2">
        <w:rPr>
          <w:rFonts w:cs="Times New Roman"/>
          <w:noProof/>
          <w:szCs w:val="24"/>
          <w:lang w:val="en-US"/>
          <w:rPrChange w:id="305" w:author="Frederikke Lykke Witthöft Schytt" w:date="2024-06-24T18:40:00Z">
            <w:rPr>
              <w:rFonts w:cs="Times New Roman"/>
              <w:noProof/>
              <w:szCs w:val="24"/>
            </w:rPr>
          </w:rPrChange>
        </w:rPr>
        <w:t>(2), e1081. https://doi.org/10.1002/cl2.1081</w:t>
      </w:r>
    </w:p>
    <w:p w14:paraId="3DFC9BA8"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06" w:author="Frederikke Lykke Witthöft Schytt" w:date="2024-06-24T18:40:00Z">
            <w:rPr>
              <w:rFonts w:cs="Times New Roman"/>
              <w:noProof/>
              <w:szCs w:val="24"/>
            </w:rPr>
          </w:rPrChange>
        </w:rPr>
      </w:pPr>
      <w:r w:rsidRPr="00747CF2">
        <w:rPr>
          <w:rFonts w:cs="Times New Roman"/>
          <w:noProof/>
          <w:szCs w:val="24"/>
          <w:lang w:val="en-US"/>
          <w:rPrChange w:id="307" w:author="Frederikke Lykke Witthöft Schytt" w:date="2024-06-24T18:40:00Z">
            <w:rPr>
              <w:rFonts w:cs="Times New Roman"/>
              <w:noProof/>
              <w:szCs w:val="24"/>
            </w:rPr>
          </w:rPrChange>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747CF2">
        <w:rPr>
          <w:rFonts w:cs="Times New Roman"/>
          <w:i/>
          <w:iCs/>
          <w:noProof/>
          <w:szCs w:val="24"/>
          <w:lang w:val="en-US"/>
          <w:rPrChange w:id="308"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309" w:author="Frederikke Lykke Witthöft Schytt" w:date="2024-06-24T18:40:00Z">
            <w:rPr>
              <w:rFonts w:cs="Times New Roman"/>
              <w:noProof/>
              <w:szCs w:val="24"/>
            </w:rPr>
          </w:rPrChange>
        </w:rPr>
        <w:t xml:space="preserve">, </w:t>
      </w:r>
      <w:r w:rsidRPr="00747CF2">
        <w:rPr>
          <w:rFonts w:cs="Times New Roman"/>
          <w:i/>
          <w:iCs/>
          <w:noProof/>
          <w:szCs w:val="24"/>
          <w:lang w:val="en-US"/>
          <w:rPrChange w:id="310" w:author="Frederikke Lykke Witthöft Schytt" w:date="2024-06-24T18:40:00Z">
            <w:rPr>
              <w:rFonts w:cs="Times New Roman"/>
              <w:i/>
              <w:iCs/>
              <w:noProof/>
              <w:szCs w:val="24"/>
            </w:rPr>
          </w:rPrChange>
        </w:rPr>
        <w:t>17</w:t>
      </w:r>
      <w:r w:rsidRPr="00747CF2">
        <w:rPr>
          <w:rFonts w:cs="Times New Roman"/>
          <w:noProof/>
          <w:szCs w:val="24"/>
          <w:lang w:val="en-US"/>
          <w:rPrChange w:id="311" w:author="Frederikke Lykke Witthöft Schytt" w:date="2024-06-24T18:40:00Z">
            <w:rPr>
              <w:rFonts w:cs="Times New Roman"/>
              <w:noProof/>
              <w:szCs w:val="24"/>
            </w:rPr>
          </w:rPrChange>
        </w:rPr>
        <w:t>(2), e1152. https://doi.org/10.1002/cl2.1152</w:t>
      </w:r>
    </w:p>
    <w:p w14:paraId="1EEC44B7"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12" w:author="Frederikke Lykke Witthöft Schytt" w:date="2024-06-24T18:40:00Z">
            <w:rPr>
              <w:rFonts w:cs="Times New Roman"/>
              <w:noProof/>
              <w:szCs w:val="24"/>
            </w:rPr>
          </w:rPrChange>
        </w:rPr>
      </w:pPr>
      <w:r w:rsidRPr="00747CF2">
        <w:rPr>
          <w:rFonts w:cs="Times New Roman"/>
          <w:noProof/>
          <w:szCs w:val="24"/>
          <w:lang w:val="en-US"/>
          <w:rPrChange w:id="313" w:author="Frederikke Lykke Witthöft Schytt" w:date="2024-06-24T18:40:00Z">
            <w:rPr>
              <w:rFonts w:cs="Times New Roman"/>
              <w:noProof/>
              <w:szCs w:val="24"/>
            </w:rPr>
          </w:rPrChange>
        </w:rPr>
        <w:t xml:space="preserve">Doi, S. A., &amp; Xu, C. (2021). The Freeman–Tukey double arcsine transformation for the meta-analysis of proportions: Recent criticisms were seriously misleading. </w:t>
      </w:r>
      <w:r w:rsidRPr="00747CF2">
        <w:rPr>
          <w:rFonts w:cs="Times New Roman"/>
          <w:i/>
          <w:iCs/>
          <w:noProof/>
          <w:szCs w:val="24"/>
          <w:lang w:val="en-US"/>
          <w:rPrChange w:id="314" w:author="Frederikke Lykke Witthöft Schytt" w:date="2024-06-24T18:40:00Z">
            <w:rPr>
              <w:rFonts w:cs="Times New Roman"/>
              <w:i/>
              <w:iCs/>
              <w:noProof/>
              <w:szCs w:val="24"/>
            </w:rPr>
          </w:rPrChange>
        </w:rPr>
        <w:t>Journal of Evidence-Based Medicine</w:t>
      </w:r>
      <w:r w:rsidRPr="00747CF2">
        <w:rPr>
          <w:rFonts w:cs="Times New Roman"/>
          <w:noProof/>
          <w:szCs w:val="24"/>
          <w:lang w:val="en-US"/>
          <w:rPrChange w:id="315" w:author="Frederikke Lykke Witthöft Schytt" w:date="2024-06-24T18:40:00Z">
            <w:rPr>
              <w:rFonts w:cs="Times New Roman"/>
              <w:noProof/>
              <w:szCs w:val="24"/>
            </w:rPr>
          </w:rPrChange>
        </w:rPr>
        <w:t xml:space="preserve">, </w:t>
      </w:r>
      <w:r w:rsidRPr="00747CF2">
        <w:rPr>
          <w:rFonts w:cs="Times New Roman"/>
          <w:i/>
          <w:iCs/>
          <w:noProof/>
          <w:szCs w:val="24"/>
          <w:lang w:val="en-US"/>
          <w:rPrChange w:id="316" w:author="Frederikke Lykke Witthöft Schytt" w:date="2024-06-24T18:40:00Z">
            <w:rPr>
              <w:rFonts w:cs="Times New Roman"/>
              <w:i/>
              <w:iCs/>
              <w:noProof/>
              <w:szCs w:val="24"/>
            </w:rPr>
          </w:rPrChange>
        </w:rPr>
        <w:t>14</w:t>
      </w:r>
      <w:r w:rsidRPr="00747CF2">
        <w:rPr>
          <w:rFonts w:cs="Times New Roman"/>
          <w:noProof/>
          <w:szCs w:val="24"/>
          <w:lang w:val="en-US"/>
          <w:rPrChange w:id="317" w:author="Frederikke Lykke Witthöft Schytt" w:date="2024-06-24T18:40:00Z">
            <w:rPr>
              <w:rFonts w:cs="Times New Roman"/>
              <w:noProof/>
              <w:szCs w:val="24"/>
            </w:rPr>
          </w:rPrChange>
        </w:rPr>
        <w:t>(4), 259–261. https://doi.org/https://doi.org/10.1111/jebm.12445</w:t>
      </w:r>
    </w:p>
    <w:p w14:paraId="6914DB4C"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18" w:author="Frederikke Lykke Witthöft Schytt" w:date="2024-06-24T18:40:00Z">
            <w:rPr>
              <w:rFonts w:cs="Times New Roman"/>
              <w:noProof/>
              <w:szCs w:val="24"/>
            </w:rPr>
          </w:rPrChange>
        </w:rPr>
      </w:pPr>
      <w:r w:rsidRPr="00747CF2">
        <w:rPr>
          <w:rFonts w:cs="Times New Roman"/>
          <w:noProof/>
          <w:szCs w:val="24"/>
          <w:lang w:val="en-US"/>
          <w:rPrChange w:id="319" w:author="Frederikke Lykke Witthöft Schytt" w:date="2024-06-24T18:40:00Z">
            <w:rPr>
              <w:rFonts w:cs="Times New Roman"/>
              <w:noProof/>
              <w:szCs w:val="24"/>
            </w:rPr>
          </w:rPrChange>
        </w:rPr>
        <w:t xml:space="preserve">EPPI-Centre. (2024). </w:t>
      </w:r>
      <w:r w:rsidRPr="00747CF2">
        <w:rPr>
          <w:rFonts w:cs="Times New Roman"/>
          <w:i/>
          <w:iCs/>
          <w:noProof/>
          <w:szCs w:val="24"/>
          <w:lang w:val="en-US"/>
          <w:rPrChange w:id="320" w:author="Frederikke Lykke Witthöft Schytt" w:date="2024-06-24T18:40:00Z">
            <w:rPr>
              <w:rFonts w:cs="Times New Roman"/>
              <w:i/>
              <w:iCs/>
              <w:noProof/>
              <w:szCs w:val="24"/>
            </w:rPr>
          </w:rPrChange>
        </w:rPr>
        <w:t>Automated data extraction using GPT-4</w:t>
      </w:r>
      <w:r w:rsidRPr="00747CF2">
        <w:rPr>
          <w:rFonts w:cs="Times New Roman"/>
          <w:noProof/>
          <w:szCs w:val="24"/>
          <w:lang w:val="en-US"/>
          <w:rPrChange w:id="321" w:author="Frederikke Lykke Witthöft Schytt" w:date="2024-06-24T18:40:00Z">
            <w:rPr>
              <w:rFonts w:cs="Times New Roman"/>
              <w:noProof/>
              <w:szCs w:val="24"/>
            </w:rPr>
          </w:rPrChange>
        </w:rPr>
        <w:t>. https://eppi.ioe.ac.uk/cms/Default.aspx?tabid=3921</w:t>
      </w:r>
    </w:p>
    <w:p w14:paraId="602DE300"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22" w:author="Frederikke Lykke Witthöft Schytt" w:date="2024-06-24T18:40:00Z">
            <w:rPr>
              <w:rFonts w:cs="Times New Roman"/>
              <w:noProof/>
              <w:szCs w:val="24"/>
            </w:rPr>
          </w:rPrChange>
        </w:rPr>
      </w:pPr>
      <w:r w:rsidRPr="00515E21">
        <w:rPr>
          <w:rFonts w:cs="Times New Roman"/>
          <w:noProof/>
          <w:szCs w:val="24"/>
        </w:rPr>
        <w:t xml:space="preserve">Evensen, L. H., Kleven, L., Dahm, K. T., Hafstad, E. V., Holte, H. H., Robberstad, B., &amp; Risstad, H. (2023). </w:t>
      </w:r>
      <w:r w:rsidRPr="00747CF2">
        <w:rPr>
          <w:rFonts w:cs="Times New Roman"/>
          <w:i/>
          <w:iCs/>
          <w:noProof/>
          <w:szCs w:val="24"/>
          <w:lang w:val="en-US"/>
          <w:rPrChange w:id="323" w:author="Frederikke Lykke Witthöft Schytt" w:date="2024-06-24T18:40:00Z">
            <w:rPr>
              <w:rFonts w:cs="Times New Roman"/>
              <w:i/>
              <w:iCs/>
              <w:noProof/>
              <w:szCs w:val="24"/>
            </w:rPr>
          </w:rPrChange>
        </w:rPr>
        <w:t>Sutur av degenerative rotatorcuff-rupturer: en fullstendig metodevurdering [Rotator cuff repair for degenerative rotator cuff tears: a health technology assessment].</w:t>
      </w:r>
      <w:r w:rsidRPr="00747CF2">
        <w:rPr>
          <w:rFonts w:cs="Times New Roman"/>
          <w:noProof/>
          <w:szCs w:val="24"/>
          <w:lang w:val="en-US"/>
          <w:rPrChange w:id="324" w:author="Frederikke Lykke Witthöft Schytt" w:date="2024-06-24T18:40:00Z">
            <w:rPr>
              <w:rFonts w:cs="Times New Roman"/>
              <w:noProof/>
              <w:szCs w:val="24"/>
            </w:rPr>
          </w:rPrChange>
        </w:rPr>
        <w:t xml:space="preserve"> https://www.fhi.no/publ/2023/sutur-av-degenerative-rotatorcuff-rupturer/</w:t>
      </w:r>
    </w:p>
    <w:p w14:paraId="5B6A6285"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25" w:author="Frederikke Lykke Witthöft Schytt" w:date="2024-06-24T18:40:00Z">
            <w:rPr>
              <w:rFonts w:cs="Times New Roman"/>
              <w:noProof/>
              <w:szCs w:val="24"/>
            </w:rPr>
          </w:rPrChange>
        </w:rPr>
      </w:pPr>
      <w:r w:rsidRPr="00515E21">
        <w:rPr>
          <w:rFonts w:cs="Times New Roman"/>
          <w:noProof/>
          <w:szCs w:val="24"/>
        </w:rPr>
        <w:t xml:space="preserve">Filges, T., Andersen, D., &amp; Jørgensen, A.-M. K. (2015). </w:t>
      </w:r>
      <w:r w:rsidRPr="00747CF2">
        <w:rPr>
          <w:rFonts w:cs="Times New Roman"/>
          <w:noProof/>
          <w:szCs w:val="24"/>
          <w:lang w:val="en-US"/>
          <w:rPrChange w:id="326" w:author="Frederikke Lykke Witthöft Schytt" w:date="2024-06-24T18:40:00Z">
            <w:rPr>
              <w:rFonts w:cs="Times New Roman"/>
              <w:noProof/>
              <w:szCs w:val="24"/>
            </w:rPr>
          </w:rPrChange>
        </w:rPr>
        <w:t xml:space="preserve">Functional Family Therapy (FFT) for Young People in Treatment for Non-opioid Drug Use: A Systematic Review. </w:t>
      </w:r>
      <w:r w:rsidRPr="00747CF2">
        <w:rPr>
          <w:rFonts w:cs="Times New Roman"/>
          <w:i/>
          <w:iCs/>
          <w:noProof/>
          <w:szCs w:val="24"/>
          <w:lang w:val="en-US"/>
          <w:rPrChange w:id="327"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328" w:author="Frederikke Lykke Witthöft Schytt" w:date="2024-06-24T18:40:00Z">
            <w:rPr>
              <w:rFonts w:cs="Times New Roman"/>
              <w:noProof/>
              <w:szCs w:val="24"/>
            </w:rPr>
          </w:rPrChange>
        </w:rPr>
        <w:t xml:space="preserve">, </w:t>
      </w:r>
      <w:r w:rsidRPr="00747CF2">
        <w:rPr>
          <w:rFonts w:cs="Times New Roman"/>
          <w:i/>
          <w:iCs/>
          <w:noProof/>
          <w:szCs w:val="24"/>
          <w:lang w:val="en-US"/>
          <w:rPrChange w:id="329" w:author="Frederikke Lykke Witthöft Schytt" w:date="2024-06-24T18:40:00Z">
            <w:rPr>
              <w:rFonts w:cs="Times New Roman"/>
              <w:i/>
              <w:iCs/>
              <w:noProof/>
              <w:szCs w:val="24"/>
            </w:rPr>
          </w:rPrChange>
        </w:rPr>
        <w:t>11</w:t>
      </w:r>
      <w:r w:rsidRPr="00747CF2">
        <w:rPr>
          <w:rFonts w:cs="Times New Roman"/>
          <w:noProof/>
          <w:szCs w:val="24"/>
          <w:lang w:val="en-US"/>
          <w:rPrChange w:id="330" w:author="Frederikke Lykke Witthöft Schytt" w:date="2024-06-24T18:40:00Z">
            <w:rPr>
              <w:rFonts w:cs="Times New Roman"/>
              <w:noProof/>
              <w:szCs w:val="24"/>
            </w:rPr>
          </w:rPrChange>
        </w:rPr>
        <w:t>(1), 1–77. https://doi.org/https://doi.org/10.4073/csr.2015.14</w:t>
      </w:r>
    </w:p>
    <w:p w14:paraId="1B527B42"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31" w:author="Frederikke Lykke Witthöft Schytt" w:date="2024-06-24T18:40:00Z">
            <w:rPr>
              <w:rFonts w:cs="Times New Roman"/>
              <w:noProof/>
              <w:szCs w:val="24"/>
            </w:rPr>
          </w:rPrChange>
        </w:rPr>
      </w:pPr>
      <w:r w:rsidRPr="00515E21">
        <w:rPr>
          <w:rFonts w:cs="Times New Roman"/>
          <w:noProof/>
          <w:szCs w:val="24"/>
        </w:rPr>
        <w:t xml:space="preserve">Filges, T., Dalgaard, N. T., &amp; Viinholt, B. C. A. (2022). </w:t>
      </w:r>
      <w:r w:rsidRPr="00747CF2">
        <w:rPr>
          <w:rFonts w:cs="Times New Roman"/>
          <w:noProof/>
          <w:szCs w:val="24"/>
          <w:lang w:val="en-US"/>
          <w:rPrChange w:id="332" w:author="Frederikke Lykke Witthöft Schytt" w:date="2024-06-24T18:40:00Z">
            <w:rPr>
              <w:rFonts w:cs="Times New Roman"/>
              <w:noProof/>
              <w:szCs w:val="24"/>
            </w:rPr>
          </w:rPrChange>
        </w:rPr>
        <w:t xml:space="preserve">Outreach programs to improve life circumstances and prevent further adverse developmental trajectories of at-risk youth in OECD countries: A systematic review. </w:t>
      </w:r>
      <w:r w:rsidRPr="00747CF2">
        <w:rPr>
          <w:rFonts w:cs="Times New Roman"/>
          <w:i/>
          <w:iCs/>
          <w:noProof/>
          <w:szCs w:val="24"/>
          <w:lang w:val="en-US"/>
          <w:rPrChange w:id="333"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334" w:author="Frederikke Lykke Witthöft Schytt" w:date="2024-06-24T18:40:00Z">
            <w:rPr>
              <w:rFonts w:cs="Times New Roman"/>
              <w:noProof/>
              <w:szCs w:val="24"/>
            </w:rPr>
          </w:rPrChange>
        </w:rPr>
        <w:t xml:space="preserve">, </w:t>
      </w:r>
      <w:r w:rsidRPr="00747CF2">
        <w:rPr>
          <w:rFonts w:cs="Times New Roman"/>
          <w:i/>
          <w:iCs/>
          <w:noProof/>
          <w:szCs w:val="24"/>
          <w:lang w:val="en-US"/>
          <w:rPrChange w:id="335" w:author="Frederikke Lykke Witthöft Schytt" w:date="2024-06-24T18:40:00Z">
            <w:rPr>
              <w:rFonts w:cs="Times New Roman"/>
              <w:i/>
              <w:iCs/>
              <w:noProof/>
              <w:szCs w:val="24"/>
            </w:rPr>
          </w:rPrChange>
        </w:rPr>
        <w:t>18</w:t>
      </w:r>
      <w:r w:rsidRPr="00747CF2">
        <w:rPr>
          <w:rFonts w:cs="Times New Roman"/>
          <w:noProof/>
          <w:szCs w:val="24"/>
          <w:lang w:val="en-US"/>
          <w:rPrChange w:id="336" w:author="Frederikke Lykke Witthöft Schytt" w:date="2024-06-24T18:40:00Z">
            <w:rPr>
              <w:rFonts w:cs="Times New Roman"/>
              <w:noProof/>
              <w:szCs w:val="24"/>
            </w:rPr>
          </w:rPrChange>
        </w:rPr>
        <w:t>(4), e1282. https://doi.org/https://doi.org/10.1002/cl2.1282</w:t>
      </w:r>
    </w:p>
    <w:p w14:paraId="464F5EE1"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37" w:author="Frederikke Lykke Witthöft Schytt" w:date="2024-06-24T18:40:00Z">
            <w:rPr>
              <w:rFonts w:cs="Times New Roman"/>
              <w:noProof/>
              <w:szCs w:val="24"/>
            </w:rPr>
          </w:rPrChange>
        </w:rPr>
      </w:pPr>
      <w:r w:rsidRPr="00747CF2">
        <w:rPr>
          <w:rFonts w:cs="Times New Roman"/>
          <w:noProof/>
          <w:szCs w:val="24"/>
          <w:lang w:val="en-US"/>
          <w:rPrChange w:id="338" w:author="Frederikke Lykke Witthöft Schytt" w:date="2024-06-24T18:40:00Z">
            <w:rPr>
              <w:rFonts w:cs="Times New Roman"/>
              <w:noProof/>
              <w:szCs w:val="24"/>
            </w:rPr>
          </w:rPrChange>
        </w:rPr>
        <w:t xml:space="preserve">Filges, T., Dietrichson, J., Viinholt, B. C. A., &amp; Dalgaard, N. T. (2022). Service learning for improving academic success in students in grade K to 12: A systematic review. </w:t>
      </w:r>
      <w:r w:rsidRPr="00747CF2">
        <w:rPr>
          <w:rFonts w:cs="Times New Roman"/>
          <w:i/>
          <w:iCs/>
          <w:noProof/>
          <w:szCs w:val="24"/>
          <w:lang w:val="en-US"/>
          <w:rPrChange w:id="339"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340" w:author="Frederikke Lykke Witthöft Schytt" w:date="2024-06-24T18:40:00Z">
            <w:rPr>
              <w:rFonts w:cs="Times New Roman"/>
              <w:noProof/>
              <w:szCs w:val="24"/>
            </w:rPr>
          </w:rPrChange>
        </w:rPr>
        <w:t xml:space="preserve">, </w:t>
      </w:r>
      <w:r w:rsidRPr="00747CF2">
        <w:rPr>
          <w:rFonts w:cs="Times New Roman"/>
          <w:i/>
          <w:iCs/>
          <w:noProof/>
          <w:szCs w:val="24"/>
          <w:lang w:val="en-US"/>
          <w:rPrChange w:id="341" w:author="Frederikke Lykke Witthöft Schytt" w:date="2024-06-24T18:40:00Z">
            <w:rPr>
              <w:rFonts w:cs="Times New Roman"/>
              <w:i/>
              <w:iCs/>
              <w:noProof/>
              <w:szCs w:val="24"/>
            </w:rPr>
          </w:rPrChange>
        </w:rPr>
        <w:t>18</w:t>
      </w:r>
      <w:r w:rsidRPr="00747CF2">
        <w:rPr>
          <w:rFonts w:cs="Times New Roman"/>
          <w:noProof/>
          <w:szCs w:val="24"/>
          <w:lang w:val="en-US"/>
          <w:rPrChange w:id="342" w:author="Frederikke Lykke Witthöft Schytt" w:date="2024-06-24T18:40:00Z">
            <w:rPr>
              <w:rFonts w:cs="Times New Roman"/>
              <w:noProof/>
              <w:szCs w:val="24"/>
            </w:rPr>
          </w:rPrChange>
        </w:rPr>
        <w:t>(1), e1210. https://doi.org/https://doi.org/10.1002/cl2.1210</w:t>
      </w:r>
    </w:p>
    <w:p w14:paraId="6DF7B7A6"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43" w:author="Frederikke Lykke Witthöft Schytt" w:date="2024-06-24T18:40:00Z">
            <w:rPr>
              <w:rFonts w:cs="Times New Roman"/>
              <w:noProof/>
              <w:szCs w:val="24"/>
            </w:rPr>
          </w:rPrChange>
        </w:rPr>
      </w:pPr>
      <w:r w:rsidRPr="00515E21">
        <w:rPr>
          <w:rFonts w:cs="Times New Roman"/>
          <w:noProof/>
          <w:szCs w:val="24"/>
        </w:rPr>
        <w:t xml:space="preserve">Filges, T., Montgomery, E., Kastrup, M., &amp; Jørgensen, A.-M. K. (2015). </w:t>
      </w:r>
      <w:r w:rsidRPr="00747CF2">
        <w:rPr>
          <w:rFonts w:cs="Times New Roman"/>
          <w:noProof/>
          <w:szCs w:val="24"/>
          <w:lang w:val="en-US"/>
          <w:rPrChange w:id="344" w:author="Frederikke Lykke Witthöft Schytt" w:date="2024-06-24T18:40:00Z">
            <w:rPr>
              <w:rFonts w:cs="Times New Roman"/>
              <w:noProof/>
              <w:szCs w:val="24"/>
            </w:rPr>
          </w:rPrChange>
        </w:rPr>
        <w:t xml:space="preserve">The Impact of Detention on the Health of Asylum Seekers: A Systematic Review. </w:t>
      </w:r>
      <w:r w:rsidRPr="00747CF2">
        <w:rPr>
          <w:rFonts w:cs="Times New Roman"/>
          <w:i/>
          <w:iCs/>
          <w:noProof/>
          <w:szCs w:val="24"/>
          <w:lang w:val="en-US"/>
          <w:rPrChange w:id="345"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346" w:author="Frederikke Lykke Witthöft Schytt" w:date="2024-06-24T18:40:00Z">
            <w:rPr>
              <w:rFonts w:cs="Times New Roman"/>
              <w:noProof/>
              <w:szCs w:val="24"/>
            </w:rPr>
          </w:rPrChange>
        </w:rPr>
        <w:t xml:space="preserve">, </w:t>
      </w:r>
      <w:r w:rsidRPr="00747CF2">
        <w:rPr>
          <w:rFonts w:cs="Times New Roman"/>
          <w:i/>
          <w:iCs/>
          <w:noProof/>
          <w:szCs w:val="24"/>
          <w:lang w:val="en-US"/>
          <w:rPrChange w:id="347" w:author="Frederikke Lykke Witthöft Schytt" w:date="2024-06-24T18:40:00Z">
            <w:rPr>
              <w:rFonts w:cs="Times New Roman"/>
              <w:i/>
              <w:iCs/>
              <w:noProof/>
              <w:szCs w:val="24"/>
            </w:rPr>
          </w:rPrChange>
        </w:rPr>
        <w:t>11</w:t>
      </w:r>
      <w:r w:rsidRPr="00747CF2">
        <w:rPr>
          <w:rFonts w:cs="Times New Roman"/>
          <w:noProof/>
          <w:szCs w:val="24"/>
          <w:lang w:val="en-US"/>
          <w:rPrChange w:id="348" w:author="Frederikke Lykke Witthöft Schytt" w:date="2024-06-24T18:40:00Z">
            <w:rPr>
              <w:rFonts w:cs="Times New Roman"/>
              <w:noProof/>
              <w:szCs w:val="24"/>
            </w:rPr>
          </w:rPrChange>
        </w:rPr>
        <w:t>(1), 1–104. https://doi.org/https://doi.org/10.4073/csr.2015.13</w:t>
      </w:r>
    </w:p>
    <w:p w14:paraId="534D5A4F"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49" w:author="Frederikke Lykke Witthöft Schytt" w:date="2024-06-24T18:40:00Z">
            <w:rPr>
              <w:rFonts w:cs="Times New Roman"/>
              <w:noProof/>
              <w:szCs w:val="24"/>
            </w:rPr>
          </w:rPrChange>
        </w:rPr>
      </w:pPr>
      <w:r w:rsidRPr="00515E21">
        <w:rPr>
          <w:rFonts w:cs="Times New Roman"/>
          <w:noProof/>
          <w:szCs w:val="24"/>
        </w:rPr>
        <w:t xml:space="preserve">Filges, T., Siren, A., Fridberg, T., &amp; Nielsen, B. C. V. (2020). </w:t>
      </w:r>
      <w:r w:rsidRPr="00747CF2">
        <w:rPr>
          <w:rFonts w:cs="Times New Roman"/>
          <w:noProof/>
          <w:szCs w:val="24"/>
          <w:lang w:val="en-US"/>
          <w:rPrChange w:id="350" w:author="Frederikke Lykke Witthöft Schytt" w:date="2024-06-24T18:40:00Z">
            <w:rPr>
              <w:rFonts w:cs="Times New Roman"/>
              <w:noProof/>
              <w:szCs w:val="24"/>
            </w:rPr>
          </w:rPrChange>
        </w:rPr>
        <w:t xml:space="preserve">Voluntary work for the physical and mental health of older volunteers: A systematic review. </w:t>
      </w:r>
      <w:r w:rsidRPr="00747CF2">
        <w:rPr>
          <w:rFonts w:cs="Times New Roman"/>
          <w:i/>
          <w:iCs/>
          <w:noProof/>
          <w:szCs w:val="24"/>
          <w:lang w:val="en-US"/>
          <w:rPrChange w:id="351"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352" w:author="Frederikke Lykke Witthöft Schytt" w:date="2024-06-24T18:40:00Z">
            <w:rPr>
              <w:rFonts w:cs="Times New Roman"/>
              <w:noProof/>
              <w:szCs w:val="24"/>
            </w:rPr>
          </w:rPrChange>
        </w:rPr>
        <w:t xml:space="preserve">, </w:t>
      </w:r>
      <w:r w:rsidRPr="00747CF2">
        <w:rPr>
          <w:rFonts w:cs="Times New Roman"/>
          <w:i/>
          <w:iCs/>
          <w:noProof/>
          <w:szCs w:val="24"/>
          <w:lang w:val="en-US"/>
          <w:rPrChange w:id="353" w:author="Frederikke Lykke Witthöft Schytt" w:date="2024-06-24T18:40:00Z">
            <w:rPr>
              <w:rFonts w:cs="Times New Roman"/>
              <w:i/>
              <w:iCs/>
              <w:noProof/>
              <w:szCs w:val="24"/>
            </w:rPr>
          </w:rPrChange>
        </w:rPr>
        <w:t>16</w:t>
      </w:r>
      <w:r w:rsidRPr="00747CF2">
        <w:rPr>
          <w:rFonts w:cs="Times New Roman"/>
          <w:noProof/>
          <w:szCs w:val="24"/>
          <w:lang w:val="en-US"/>
          <w:rPrChange w:id="354" w:author="Frederikke Lykke Witthöft Schytt" w:date="2024-06-24T18:40:00Z">
            <w:rPr>
              <w:rFonts w:cs="Times New Roman"/>
              <w:noProof/>
              <w:szCs w:val="24"/>
            </w:rPr>
          </w:rPrChange>
        </w:rPr>
        <w:t>(4), e1124. https://doi.org/https://doi.org/10.1002/cl2.1124</w:t>
      </w:r>
    </w:p>
    <w:p w14:paraId="598E5E0B"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55" w:author="Frederikke Lykke Witthöft Schytt" w:date="2024-06-24T18:40:00Z">
            <w:rPr>
              <w:rFonts w:cs="Times New Roman"/>
              <w:noProof/>
              <w:szCs w:val="24"/>
            </w:rPr>
          </w:rPrChange>
        </w:rPr>
      </w:pPr>
      <w:r w:rsidRPr="00515E21">
        <w:rPr>
          <w:rFonts w:cs="Times New Roman"/>
          <w:noProof/>
          <w:szCs w:val="24"/>
        </w:rPr>
        <w:t xml:space="preserve">Filges, T., Smedslund, G., Eriksen, T., &amp; Birkefoss, K. (2023). </w:t>
      </w:r>
      <w:r w:rsidRPr="00747CF2">
        <w:rPr>
          <w:rFonts w:cs="Times New Roman"/>
          <w:noProof/>
          <w:szCs w:val="24"/>
          <w:lang w:val="en-US"/>
          <w:rPrChange w:id="356" w:author="Frederikke Lykke Witthöft Schytt" w:date="2024-06-24T18:40:00Z">
            <w:rPr>
              <w:rFonts w:cs="Times New Roman"/>
              <w:noProof/>
              <w:szCs w:val="24"/>
            </w:rPr>
          </w:rPrChange>
        </w:rPr>
        <w:t xml:space="preserve">PROTOCOL: The FRIENDS preventive programme for reducing anxiety symptoms in children and adolescents: A systematic review. </w:t>
      </w:r>
      <w:r w:rsidRPr="00747CF2">
        <w:rPr>
          <w:rFonts w:cs="Times New Roman"/>
          <w:i/>
          <w:iCs/>
          <w:noProof/>
          <w:szCs w:val="24"/>
          <w:lang w:val="en-US"/>
          <w:rPrChange w:id="357"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358" w:author="Frederikke Lykke Witthöft Schytt" w:date="2024-06-24T18:40:00Z">
            <w:rPr>
              <w:rFonts w:cs="Times New Roman"/>
              <w:noProof/>
              <w:szCs w:val="24"/>
            </w:rPr>
          </w:rPrChange>
        </w:rPr>
        <w:t xml:space="preserve">, </w:t>
      </w:r>
      <w:r w:rsidRPr="00747CF2">
        <w:rPr>
          <w:rFonts w:cs="Times New Roman"/>
          <w:i/>
          <w:iCs/>
          <w:noProof/>
          <w:szCs w:val="24"/>
          <w:lang w:val="en-US"/>
          <w:rPrChange w:id="359" w:author="Frederikke Lykke Witthöft Schytt" w:date="2024-06-24T18:40:00Z">
            <w:rPr>
              <w:rFonts w:cs="Times New Roman"/>
              <w:i/>
              <w:iCs/>
              <w:noProof/>
              <w:szCs w:val="24"/>
            </w:rPr>
          </w:rPrChange>
        </w:rPr>
        <w:t>19</w:t>
      </w:r>
      <w:r w:rsidRPr="00747CF2">
        <w:rPr>
          <w:rFonts w:cs="Times New Roman"/>
          <w:noProof/>
          <w:szCs w:val="24"/>
          <w:lang w:val="en-US"/>
          <w:rPrChange w:id="360" w:author="Frederikke Lykke Witthöft Schytt" w:date="2024-06-24T18:40:00Z">
            <w:rPr>
              <w:rFonts w:cs="Times New Roman"/>
              <w:noProof/>
              <w:szCs w:val="24"/>
            </w:rPr>
          </w:rPrChange>
        </w:rPr>
        <w:t xml:space="preserve">(4), e1374. </w:t>
      </w:r>
      <w:r w:rsidRPr="00747CF2">
        <w:rPr>
          <w:rFonts w:cs="Times New Roman"/>
          <w:noProof/>
          <w:szCs w:val="24"/>
          <w:lang w:val="en-US"/>
          <w:rPrChange w:id="361" w:author="Frederikke Lykke Witthöft Schytt" w:date="2024-06-24T18:40:00Z">
            <w:rPr>
              <w:rFonts w:cs="Times New Roman"/>
              <w:noProof/>
              <w:szCs w:val="24"/>
            </w:rPr>
          </w:rPrChange>
        </w:rPr>
        <w:lastRenderedPageBreak/>
        <w:t>https://doi.org/https://doi.org/10.1002/cl2.1374</w:t>
      </w:r>
    </w:p>
    <w:p w14:paraId="45BAA190"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62" w:author="Frederikke Lykke Witthöft Schytt" w:date="2024-06-24T18:40:00Z">
            <w:rPr>
              <w:rFonts w:cs="Times New Roman"/>
              <w:noProof/>
              <w:szCs w:val="24"/>
            </w:rPr>
          </w:rPrChange>
        </w:rPr>
      </w:pPr>
      <w:r w:rsidRPr="00515E21">
        <w:rPr>
          <w:rFonts w:cs="Times New Roman"/>
          <w:noProof/>
          <w:szCs w:val="24"/>
        </w:rPr>
        <w:t xml:space="preserve">Filges, T., Sonne‐Schmidt, C. S., &amp; Nielsen, B. C. V. (2018). </w:t>
      </w:r>
      <w:r w:rsidRPr="00747CF2">
        <w:rPr>
          <w:rFonts w:cs="Times New Roman"/>
          <w:noProof/>
          <w:szCs w:val="24"/>
          <w:lang w:val="en-US"/>
          <w:rPrChange w:id="363" w:author="Frederikke Lykke Witthöft Schytt" w:date="2024-06-24T18:40:00Z">
            <w:rPr>
              <w:rFonts w:cs="Times New Roman"/>
              <w:noProof/>
              <w:szCs w:val="24"/>
            </w:rPr>
          </w:rPrChange>
        </w:rPr>
        <w:t xml:space="preserve">Small class sizes for improving student achievement in primary and secondary schools: A systematic review. </w:t>
      </w:r>
      <w:r w:rsidRPr="00747CF2">
        <w:rPr>
          <w:rFonts w:cs="Times New Roman"/>
          <w:i/>
          <w:iCs/>
          <w:noProof/>
          <w:szCs w:val="24"/>
          <w:lang w:val="en-US"/>
          <w:rPrChange w:id="364"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365" w:author="Frederikke Lykke Witthöft Schytt" w:date="2024-06-24T18:40:00Z">
            <w:rPr>
              <w:rFonts w:cs="Times New Roman"/>
              <w:noProof/>
              <w:szCs w:val="24"/>
            </w:rPr>
          </w:rPrChange>
        </w:rPr>
        <w:t xml:space="preserve">, </w:t>
      </w:r>
      <w:r w:rsidRPr="00747CF2">
        <w:rPr>
          <w:rFonts w:cs="Times New Roman"/>
          <w:i/>
          <w:iCs/>
          <w:noProof/>
          <w:szCs w:val="24"/>
          <w:lang w:val="en-US"/>
          <w:rPrChange w:id="366" w:author="Frederikke Lykke Witthöft Schytt" w:date="2024-06-24T18:40:00Z">
            <w:rPr>
              <w:rFonts w:cs="Times New Roman"/>
              <w:i/>
              <w:iCs/>
              <w:noProof/>
              <w:szCs w:val="24"/>
            </w:rPr>
          </w:rPrChange>
        </w:rPr>
        <w:t>14</w:t>
      </w:r>
      <w:r w:rsidRPr="00747CF2">
        <w:rPr>
          <w:rFonts w:cs="Times New Roman"/>
          <w:noProof/>
          <w:szCs w:val="24"/>
          <w:lang w:val="en-US"/>
          <w:rPrChange w:id="367" w:author="Frederikke Lykke Witthöft Schytt" w:date="2024-06-24T18:40:00Z">
            <w:rPr>
              <w:rFonts w:cs="Times New Roman"/>
              <w:noProof/>
              <w:szCs w:val="24"/>
            </w:rPr>
          </w:rPrChange>
        </w:rPr>
        <w:t>(1), 1–107. https://doi.org/10.4073/csr.2018.10</w:t>
      </w:r>
    </w:p>
    <w:p w14:paraId="23D4FBCA"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68" w:author="Frederikke Lykke Witthöft Schytt" w:date="2024-06-24T18:40:00Z">
            <w:rPr>
              <w:rFonts w:cs="Times New Roman"/>
              <w:noProof/>
              <w:szCs w:val="24"/>
            </w:rPr>
          </w:rPrChange>
        </w:rPr>
      </w:pPr>
      <w:r w:rsidRPr="00747CF2">
        <w:rPr>
          <w:rFonts w:cs="Times New Roman"/>
          <w:noProof/>
          <w:szCs w:val="24"/>
          <w:lang w:val="en-US"/>
          <w:rPrChange w:id="369" w:author="Frederikke Lykke Witthöft Schytt" w:date="2024-06-24T18:40:00Z">
            <w:rPr>
              <w:rFonts w:cs="Times New Roman"/>
              <w:noProof/>
              <w:szCs w:val="24"/>
            </w:rPr>
          </w:rPrChange>
        </w:rPr>
        <w:t xml:space="preserve">Filges, T., Torgerson, C., Gascoine, L., Dietrichson, J., Nielsen, C., &amp; Viinholt, B. A. (2019). Effectiveness of continuing professional development training of welfare professionals on outcomes for children and young people: A systematic review. </w:t>
      </w:r>
      <w:r w:rsidRPr="00747CF2">
        <w:rPr>
          <w:rFonts w:cs="Times New Roman"/>
          <w:i/>
          <w:iCs/>
          <w:noProof/>
          <w:szCs w:val="24"/>
          <w:lang w:val="en-US"/>
          <w:rPrChange w:id="370"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371" w:author="Frederikke Lykke Witthöft Schytt" w:date="2024-06-24T18:40:00Z">
            <w:rPr>
              <w:rFonts w:cs="Times New Roman"/>
              <w:noProof/>
              <w:szCs w:val="24"/>
            </w:rPr>
          </w:rPrChange>
        </w:rPr>
        <w:t xml:space="preserve">, </w:t>
      </w:r>
      <w:r w:rsidRPr="00747CF2">
        <w:rPr>
          <w:rFonts w:cs="Times New Roman"/>
          <w:i/>
          <w:iCs/>
          <w:noProof/>
          <w:szCs w:val="24"/>
          <w:lang w:val="en-US"/>
          <w:rPrChange w:id="372" w:author="Frederikke Lykke Witthöft Schytt" w:date="2024-06-24T18:40:00Z">
            <w:rPr>
              <w:rFonts w:cs="Times New Roman"/>
              <w:i/>
              <w:iCs/>
              <w:noProof/>
              <w:szCs w:val="24"/>
            </w:rPr>
          </w:rPrChange>
        </w:rPr>
        <w:t>15</w:t>
      </w:r>
      <w:r w:rsidRPr="00747CF2">
        <w:rPr>
          <w:rFonts w:cs="Times New Roman"/>
          <w:noProof/>
          <w:szCs w:val="24"/>
          <w:lang w:val="en-US"/>
          <w:rPrChange w:id="373" w:author="Frederikke Lykke Witthöft Schytt" w:date="2024-06-24T18:40:00Z">
            <w:rPr>
              <w:rFonts w:cs="Times New Roman"/>
              <w:noProof/>
              <w:szCs w:val="24"/>
            </w:rPr>
          </w:rPrChange>
        </w:rPr>
        <w:t>(4), e1060. https://doi.org/https://doi.org/10.1002/cl2.1060</w:t>
      </w:r>
    </w:p>
    <w:p w14:paraId="3CCC2C21"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74" w:author="Frederikke Lykke Witthöft Schytt" w:date="2024-06-24T18:40:00Z">
            <w:rPr>
              <w:rFonts w:cs="Times New Roman"/>
              <w:noProof/>
              <w:szCs w:val="24"/>
            </w:rPr>
          </w:rPrChange>
        </w:rPr>
      </w:pPr>
      <w:r w:rsidRPr="00515E21">
        <w:rPr>
          <w:rFonts w:cs="Times New Roman"/>
          <w:noProof/>
          <w:szCs w:val="24"/>
        </w:rPr>
        <w:t xml:space="preserve">Filges, T., Verner, M., Ladekjær, E., &amp; Bengtsen, E. (2023). </w:t>
      </w:r>
      <w:r w:rsidRPr="00747CF2">
        <w:rPr>
          <w:rFonts w:cs="Times New Roman"/>
          <w:noProof/>
          <w:szCs w:val="24"/>
          <w:lang w:val="en-US"/>
          <w:rPrChange w:id="375" w:author="Frederikke Lykke Witthöft Schytt" w:date="2024-06-24T18:40:00Z">
            <w:rPr>
              <w:rFonts w:cs="Times New Roman"/>
              <w:noProof/>
              <w:szCs w:val="24"/>
            </w:rPr>
          </w:rPrChange>
        </w:rPr>
        <w:t xml:space="preserve">PROTOCOL: Participation in organised sport to improve and prevent adverse developmental trajectories of at-risk youth: A systematic review. </w:t>
      </w:r>
      <w:r w:rsidRPr="00747CF2">
        <w:rPr>
          <w:rFonts w:cs="Times New Roman"/>
          <w:i/>
          <w:iCs/>
          <w:noProof/>
          <w:szCs w:val="24"/>
          <w:lang w:val="en-US"/>
          <w:rPrChange w:id="376"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377" w:author="Frederikke Lykke Witthöft Schytt" w:date="2024-06-24T18:40:00Z">
            <w:rPr>
              <w:rFonts w:cs="Times New Roman"/>
              <w:noProof/>
              <w:szCs w:val="24"/>
            </w:rPr>
          </w:rPrChange>
        </w:rPr>
        <w:t xml:space="preserve">, </w:t>
      </w:r>
      <w:r w:rsidRPr="00747CF2">
        <w:rPr>
          <w:rFonts w:cs="Times New Roman"/>
          <w:i/>
          <w:iCs/>
          <w:noProof/>
          <w:szCs w:val="24"/>
          <w:lang w:val="en-US"/>
          <w:rPrChange w:id="378" w:author="Frederikke Lykke Witthöft Schytt" w:date="2024-06-24T18:40:00Z">
            <w:rPr>
              <w:rFonts w:cs="Times New Roman"/>
              <w:i/>
              <w:iCs/>
              <w:noProof/>
              <w:szCs w:val="24"/>
            </w:rPr>
          </w:rPrChange>
        </w:rPr>
        <w:t>19</w:t>
      </w:r>
      <w:r w:rsidRPr="00747CF2">
        <w:rPr>
          <w:rFonts w:cs="Times New Roman"/>
          <w:noProof/>
          <w:szCs w:val="24"/>
          <w:lang w:val="en-US"/>
          <w:rPrChange w:id="379" w:author="Frederikke Lykke Witthöft Schytt" w:date="2024-06-24T18:40:00Z">
            <w:rPr>
              <w:rFonts w:cs="Times New Roman"/>
              <w:noProof/>
              <w:szCs w:val="24"/>
            </w:rPr>
          </w:rPrChange>
        </w:rPr>
        <w:t>(2), e1321. https://doi.org/https://doi.org/10.1002/cl2.1321</w:t>
      </w:r>
    </w:p>
    <w:p w14:paraId="7FC5CD38"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80" w:author="Frederikke Lykke Witthöft Schytt" w:date="2024-06-24T18:40:00Z">
            <w:rPr>
              <w:rFonts w:cs="Times New Roman"/>
              <w:noProof/>
              <w:szCs w:val="24"/>
            </w:rPr>
          </w:rPrChange>
        </w:rPr>
      </w:pPr>
      <w:r w:rsidRPr="00747CF2">
        <w:rPr>
          <w:rFonts w:cs="Times New Roman"/>
          <w:noProof/>
          <w:szCs w:val="24"/>
          <w:lang w:val="en-US"/>
          <w:rPrChange w:id="381" w:author="Frederikke Lykke Witthöft Schytt" w:date="2024-06-24T18:40:00Z">
            <w:rPr>
              <w:rFonts w:cs="Times New Roman"/>
              <w:noProof/>
              <w:szCs w:val="24"/>
            </w:rPr>
          </w:rPrChange>
        </w:rPr>
        <w:t xml:space="preserve">Gargari, O. K., Mahmoudi, M. H., Hajisafarali, M., &amp; Samiee, R. (2024). Enhancing title and abstract screening for systematic reviews with GPT-3.5 turbo. </w:t>
      </w:r>
      <w:r w:rsidRPr="00747CF2">
        <w:rPr>
          <w:rFonts w:cs="Times New Roman"/>
          <w:i/>
          <w:iCs/>
          <w:noProof/>
          <w:szCs w:val="24"/>
          <w:lang w:val="en-US"/>
          <w:rPrChange w:id="382" w:author="Frederikke Lykke Witthöft Schytt" w:date="2024-06-24T18:40:00Z">
            <w:rPr>
              <w:rFonts w:cs="Times New Roman"/>
              <w:i/>
              <w:iCs/>
              <w:noProof/>
              <w:szCs w:val="24"/>
            </w:rPr>
          </w:rPrChange>
        </w:rPr>
        <w:t>BMJ Evidence-Based Medicine</w:t>
      </w:r>
      <w:r w:rsidRPr="00747CF2">
        <w:rPr>
          <w:rFonts w:cs="Times New Roman"/>
          <w:noProof/>
          <w:szCs w:val="24"/>
          <w:lang w:val="en-US"/>
          <w:rPrChange w:id="383" w:author="Frederikke Lykke Witthöft Schytt" w:date="2024-06-24T18:40:00Z">
            <w:rPr>
              <w:rFonts w:cs="Times New Roman"/>
              <w:noProof/>
              <w:szCs w:val="24"/>
            </w:rPr>
          </w:rPrChange>
        </w:rPr>
        <w:t xml:space="preserve">, </w:t>
      </w:r>
      <w:r w:rsidRPr="00747CF2">
        <w:rPr>
          <w:rFonts w:cs="Times New Roman"/>
          <w:i/>
          <w:iCs/>
          <w:noProof/>
          <w:szCs w:val="24"/>
          <w:lang w:val="en-US"/>
          <w:rPrChange w:id="384" w:author="Frederikke Lykke Witthöft Schytt" w:date="2024-06-24T18:40:00Z">
            <w:rPr>
              <w:rFonts w:cs="Times New Roman"/>
              <w:i/>
              <w:iCs/>
              <w:noProof/>
              <w:szCs w:val="24"/>
            </w:rPr>
          </w:rPrChange>
        </w:rPr>
        <w:t>29</w:t>
      </w:r>
      <w:r w:rsidRPr="00747CF2">
        <w:rPr>
          <w:rFonts w:cs="Times New Roman"/>
          <w:noProof/>
          <w:szCs w:val="24"/>
          <w:lang w:val="en-US"/>
          <w:rPrChange w:id="385" w:author="Frederikke Lykke Witthöft Schytt" w:date="2024-06-24T18:40:00Z">
            <w:rPr>
              <w:rFonts w:cs="Times New Roman"/>
              <w:noProof/>
              <w:szCs w:val="24"/>
            </w:rPr>
          </w:rPrChange>
        </w:rPr>
        <w:t>(1), 69 LP – 70. https://doi.org/10.1136/bmjebm-2023-112678</w:t>
      </w:r>
    </w:p>
    <w:p w14:paraId="625ED860"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86" w:author="Frederikke Lykke Witthöft Schytt" w:date="2024-06-24T18:40:00Z">
            <w:rPr>
              <w:rFonts w:cs="Times New Roman"/>
              <w:noProof/>
              <w:szCs w:val="24"/>
            </w:rPr>
          </w:rPrChange>
        </w:rPr>
      </w:pPr>
      <w:r w:rsidRPr="00747CF2">
        <w:rPr>
          <w:rFonts w:cs="Times New Roman"/>
          <w:noProof/>
          <w:szCs w:val="24"/>
          <w:lang w:val="en-US"/>
          <w:rPrChange w:id="387" w:author="Frederikke Lykke Witthöft Schytt" w:date="2024-06-24T18:40:00Z">
            <w:rPr>
              <w:rFonts w:cs="Times New Roman"/>
              <w:noProof/>
              <w:szCs w:val="24"/>
            </w:rPr>
          </w:rPrChange>
        </w:rPr>
        <w:t xml:space="preserve">Gartlehner, G., Wagner, G., Lux, L., Affengruber, L., Dobrescu, A., Kaminski-Hartenthaler, A., &amp; Viswanathan, M. (2019). Assessing the accuracy of machine-assisted abstract screening with DistillerAI: a user study. </w:t>
      </w:r>
      <w:r w:rsidRPr="00747CF2">
        <w:rPr>
          <w:rFonts w:cs="Times New Roman"/>
          <w:i/>
          <w:iCs/>
          <w:noProof/>
          <w:szCs w:val="24"/>
          <w:lang w:val="en-US"/>
          <w:rPrChange w:id="388" w:author="Frederikke Lykke Witthöft Schytt" w:date="2024-06-24T18:40:00Z">
            <w:rPr>
              <w:rFonts w:cs="Times New Roman"/>
              <w:i/>
              <w:iCs/>
              <w:noProof/>
              <w:szCs w:val="24"/>
            </w:rPr>
          </w:rPrChange>
        </w:rPr>
        <w:t>Systematic Reviews</w:t>
      </w:r>
      <w:r w:rsidRPr="00747CF2">
        <w:rPr>
          <w:rFonts w:cs="Times New Roman"/>
          <w:noProof/>
          <w:szCs w:val="24"/>
          <w:lang w:val="en-US"/>
          <w:rPrChange w:id="389" w:author="Frederikke Lykke Witthöft Schytt" w:date="2024-06-24T18:40:00Z">
            <w:rPr>
              <w:rFonts w:cs="Times New Roman"/>
              <w:noProof/>
              <w:szCs w:val="24"/>
            </w:rPr>
          </w:rPrChange>
        </w:rPr>
        <w:t xml:space="preserve">, </w:t>
      </w:r>
      <w:r w:rsidRPr="00747CF2">
        <w:rPr>
          <w:rFonts w:cs="Times New Roman"/>
          <w:i/>
          <w:iCs/>
          <w:noProof/>
          <w:szCs w:val="24"/>
          <w:lang w:val="en-US"/>
          <w:rPrChange w:id="390" w:author="Frederikke Lykke Witthöft Schytt" w:date="2024-06-24T18:40:00Z">
            <w:rPr>
              <w:rFonts w:cs="Times New Roman"/>
              <w:i/>
              <w:iCs/>
              <w:noProof/>
              <w:szCs w:val="24"/>
            </w:rPr>
          </w:rPrChange>
        </w:rPr>
        <w:t>8</w:t>
      </w:r>
      <w:r w:rsidRPr="00747CF2">
        <w:rPr>
          <w:rFonts w:cs="Times New Roman"/>
          <w:noProof/>
          <w:szCs w:val="24"/>
          <w:lang w:val="en-US"/>
          <w:rPrChange w:id="391" w:author="Frederikke Lykke Witthöft Schytt" w:date="2024-06-24T18:40:00Z">
            <w:rPr>
              <w:rFonts w:cs="Times New Roman"/>
              <w:noProof/>
              <w:szCs w:val="24"/>
            </w:rPr>
          </w:rPrChange>
        </w:rPr>
        <w:t>(1), 277. https://doi.org/10.1186/s13643-019-1221-3</w:t>
      </w:r>
    </w:p>
    <w:p w14:paraId="6B9FBE9A"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747CF2">
        <w:rPr>
          <w:rFonts w:cs="Times New Roman"/>
          <w:noProof/>
          <w:szCs w:val="24"/>
          <w:lang w:val="en-US"/>
          <w:rPrChange w:id="392" w:author="Frederikke Lykke Witthöft Schytt" w:date="2024-06-24T18:40:00Z">
            <w:rPr>
              <w:rFonts w:cs="Times New Roman"/>
              <w:noProof/>
              <w:szCs w:val="24"/>
            </w:rPr>
          </w:rPrChange>
        </w:rPr>
        <w:t xml:space="preserve">Gough, D., Oliver, S., &amp; Thomas, J. (2017). </w:t>
      </w:r>
      <w:r w:rsidRPr="00747CF2">
        <w:rPr>
          <w:rFonts w:cs="Times New Roman"/>
          <w:i/>
          <w:iCs/>
          <w:noProof/>
          <w:szCs w:val="24"/>
          <w:lang w:val="en-US"/>
          <w:rPrChange w:id="393" w:author="Frederikke Lykke Witthöft Schytt" w:date="2024-06-24T18:40:00Z">
            <w:rPr>
              <w:rFonts w:cs="Times New Roman"/>
              <w:i/>
              <w:iCs/>
              <w:noProof/>
              <w:szCs w:val="24"/>
            </w:rPr>
          </w:rPrChange>
        </w:rPr>
        <w:t>An introduction to systematic reviews</w:t>
      </w:r>
      <w:r w:rsidRPr="00747CF2">
        <w:rPr>
          <w:rFonts w:cs="Times New Roman"/>
          <w:noProof/>
          <w:szCs w:val="24"/>
          <w:lang w:val="en-US"/>
          <w:rPrChange w:id="394" w:author="Frederikke Lykke Witthöft Schytt" w:date="2024-06-24T18:40:00Z">
            <w:rPr>
              <w:rFonts w:cs="Times New Roman"/>
              <w:noProof/>
              <w:szCs w:val="24"/>
            </w:rPr>
          </w:rPrChange>
        </w:rPr>
        <w:t xml:space="preserve"> (2nd ed.). </w:t>
      </w:r>
      <w:r w:rsidRPr="00515E21">
        <w:rPr>
          <w:rFonts w:cs="Times New Roman"/>
          <w:noProof/>
          <w:szCs w:val="24"/>
        </w:rPr>
        <w:t>Sage.</w:t>
      </w:r>
    </w:p>
    <w:p w14:paraId="6A601114"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Guo, E., Gupta, M., Deng, J., Park, Y.-J., Paget, M., &amp; Naugler, C. (2024). </w:t>
      </w:r>
      <w:r w:rsidRPr="00747CF2">
        <w:rPr>
          <w:rFonts w:cs="Times New Roman"/>
          <w:noProof/>
          <w:szCs w:val="24"/>
          <w:lang w:val="en-US"/>
          <w:rPrChange w:id="395" w:author="Frederikke Lykke Witthöft Schytt" w:date="2024-06-24T18:40:00Z">
            <w:rPr>
              <w:rFonts w:cs="Times New Roman"/>
              <w:noProof/>
              <w:szCs w:val="24"/>
            </w:rPr>
          </w:rPrChange>
        </w:rPr>
        <w:t xml:space="preserve">Automated Paper Screening for Clinical Reviews Using Large Language Models: Data Analysis Study. </w:t>
      </w:r>
      <w:r w:rsidRPr="00515E21">
        <w:rPr>
          <w:rFonts w:cs="Times New Roman"/>
          <w:i/>
          <w:iCs/>
          <w:noProof/>
          <w:szCs w:val="24"/>
        </w:rPr>
        <w:t>J Med Internet Res</w:t>
      </w:r>
      <w:r w:rsidRPr="00515E21">
        <w:rPr>
          <w:rFonts w:cs="Times New Roman"/>
          <w:noProof/>
          <w:szCs w:val="24"/>
        </w:rPr>
        <w:t xml:space="preserve">, </w:t>
      </w:r>
      <w:r w:rsidRPr="00515E21">
        <w:rPr>
          <w:rFonts w:cs="Times New Roman"/>
          <w:i/>
          <w:iCs/>
          <w:noProof/>
          <w:szCs w:val="24"/>
        </w:rPr>
        <w:t>26</w:t>
      </w:r>
      <w:r w:rsidRPr="00515E21">
        <w:rPr>
          <w:rFonts w:cs="Times New Roman"/>
          <w:noProof/>
          <w:szCs w:val="24"/>
        </w:rPr>
        <w:t>, e48996. https://doi.org/10.2196/48996</w:t>
      </w:r>
    </w:p>
    <w:p w14:paraId="027C2547"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396" w:author="Frederikke Lykke Witthöft Schytt" w:date="2024-06-24T18:40:00Z">
            <w:rPr>
              <w:rFonts w:cs="Times New Roman"/>
              <w:noProof/>
              <w:szCs w:val="24"/>
            </w:rPr>
          </w:rPrChange>
        </w:rPr>
      </w:pPr>
      <w:r w:rsidRPr="00515E21">
        <w:rPr>
          <w:rFonts w:cs="Times New Roman"/>
          <w:noProof/>
          <w:szCs w:val="24"/>
        </w:rPr>
        <w:t xml:space="preserve">Hedges, L. V. (1992). </w:t>
      </w:r>
      <w:r w:rsidRPr="00747CF2">
        <w:rPr>
          <w:rFonts w:cs="Times New Roman"/>
          <w:noProof/>
          <w:szCs w:val="24"/>
          <w:lang w:val="en-US"/>
          <w:rPrChange w:id="397" w:author="Frederikke Lykke Witthöft Schytt" w:date="2024-06-24T18:40:00Z">
            <w:rPr>
              <w:rFonts w:cs="Times New Roman"/>
              <w:noProof/>
              <w:szCs w:val="24"/>
            </w:rPr>
          </w:rPrChange>
        </w:rPr>
        <w:t xml:space="preserve">Modeling Publication Selection Effects in Meta-Analysis. </w:t>
      </w:r>
      <w:r w:rsidRPr="00747CF2">
        <w:rPr>
          <w:rFonts w:cs="Times New Roman"/>
          <w:i/>
          <w:iCs/>
          <w:noProof/>
          <w:szCs w:val="24"/>
          <w:lang w:val="en-US"/>
          <w:rPrChange w:id="398" w:author="Frederikke Lykke Witthöft Schytt" w:date="2024-06-24T18:40:00Z">
            <w:rPr>
              <w:rFonts w:cs="Times New Roman"/>
              <w:i/>
              <w:iCs/>
              <w:noProof/>
              <w:szCs w:val="24"/>
            </w:rPr>
          </w:rPrChange>
        </w:rPr>
        <w:t>Statistical Science</w:t>
      </w:r>
      <w:r w:rsidRPr="00747CF2">
        <w:rPr>
          <w:rFonts w:cs="Times New Roman"/>
          <w:noProof/>
          <w:szCs w:val="24"/>
          <w:lang w:val="en-US"/>
          <w:rPrChange w:id="399" w:author="Frederikke Lykke Witthöft Schytt" w:date="2024-06-24T18:40:00Z">
            <w:rPr>
              <w:rFonts w:cs="Times New Roman"/>
              <w:noProof/>
              <w:szCs w:val="24"/>
            </w:rPr>
          </w:rPrChange>
        </w:rPr>
        <w:t xml:space="preserve">, </w:t>
      </w:r>
      <w:r w:rsidRPr="00747CF2">
        <w:rPr>
          <w:rFonts w:cs="Times New Roman"/>
          <w:i/>
          <w:iCs/>
          <w:noProof/>
          <w:szCs w:val="24"/>
          <w:lang w:val="en-US"/>
          <w:rPrChange w:id="400" w:author="Frederikke Lykke Witthöft Schytt" w:date="2024-06-24T18:40:00Z">
            <w:rPr>
              <w:rFonts w:cs="Times New Roman"/>
              <w:i/>
              <w:iCs/>
              <w:noProof/>
              <w:szCs w:val="24"/>
            </w:rPr>
          </w:rPrChange>
        </w:rPr>
        <w:t>7</w:t>
      </w:r>
      <w:r w:rsidRPr="00747CF2">
        <w:rPr>
          <w:rFonts w:cs="Times New Roman"/>
          <w:noProof/>
          <w:szCs w:val="24"/>
          <w:lang w:val="en-US"/>
          <w:rPrChange w:id="401" w:author="Frederikke Lykke Witthöft Schytt" w:date="2024-06-24T18:40:00Z">
            <w:rPr>
              <w:rFonts w:cs="Times New Roman"/>
              <w:noProof/>
              <w:szCs w:val="24"/>
            </w:rPr>
          </w:rPrChange>
        </w:rPr>
        <w:t>(2), 246–255. http://www.jstor.org/stable/2246311</w:t>
      </w:r>
    </w:p>
    <w:p w14:paraId="6FAED5AE"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02" w:author="Frederikke Lykke Witthöft Schytt" w:date="2024-06-24T18:40:00Z">
            <w:rPr>
              <w:rFonts w:cs="Times New Roman"/>
              <w:noProof/>
              <w:szCs w:val="24"/>
            </w:rPr>
          </w:rPrChange>
        </w:rPr>
      </w:pPr>
      <w:r w:rsidRPr="00747CF2">
        <w:rPr>
          <w:rFonts w:cs="Times New Roman"/>
          <w:noProof/>
          <w:szCs w:val="24"/>
          <w:lang w:val="en-US"/>
          <w:rPrChange w:id="403" w:author="Frederikke Lykke Witthöft Schytt" w:date="2024-06-24T18:40:00Z">
            <w:rPr>
              <w:rFonts w:cs="Times New Roman"/>
              <w:noProof/>
              <w:szCs w:val="24"/>
            </w:rPr>
          </w:rPrChange>
        </w:rPr>
        <w:t xml:space="preserve">Higgins, J. P. T., Thomas, J., Chandler, J., Cumpston, M. S., Li, T., Page, M., &amp; Welch, V. (2019). </w:t>
      </w:r>
      <w:r w:rsidRPr="00747CF2">
        <w:rPr>
          <w:rFonts w:cs="Times New Roman"/>
          <w:i/>
          <w:iCs/>
          <w:noProof/>
          <w:szCs w:val="24"/>
          <w:lang w:val="en-US"/>
          <w:rPrChange w:id="404" w:author="Frederikke Lykke Witthöft Schytt" w:date="2024-06-24T18:40:00Z">
            <w:rPr>
              <w:rFonts w:cs="Times New Roman"/>
              <w:i/>
              <w:iCs/>
              <w:noProof/>
              <w:szCs w:val="24"/>
            </w:rPr>
          </w:rPrChange>
        </w:rPr>
        <w:t>Cochrane handbook for systematic reviews of interventions</w:t>
      </w:r>
      <w:r w:rsidRPr="00747CF2">
        <w:rPr>
          <w:rFonts w:cs="Times New Roman"/>
          <w:noProof/>
          <w:szCs w:val="24"/>
          <w:lang w:val="en-US"/>
          <w:rPrChange w:id="405" w:author="Frederikke Lykke Witthöft Schytt" w:date="2024-06-24T18:40:00Z">
            <w:rPr>
              <w:rFonts w:cs="Times New Roman"/>
              <w:noProof/>
              <w:szCs w:val="24"/>
            </w:rPr>
          </w:rPrChange>
        </w:rPr>
        <w:t xml:space="preserve"> (2nd ed.). Wiley Online Library. https://doi.org/10.1002/9781119536604</w:t>
      </w:r>
    </w:p>
    <w:p w14:paraId="21485998"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06" w:author="Frederikke Lykke Witthöft Schytt" w:date="2024-06-24T18:40:00Z">
            <w:rPr>
              <w:rFonts w:cs="Times New Roman"/>
              <w:noProof/>
              <w:szCs w:val="24"/>
            </w:rPr>
          </w:rPrChange>
        </w:rPr>
      </w:pPr>
      <w:r w:rsidRPr="00747CF2">
        <w:rPr>
          <w:rFonts w:cs="Times New Roman"/>
          <w:noProof/>
          <w:szCs w:val="24"/>
          <w:lang w:val="en-US"/>
          <w:rPrChange w:id="407" w:author="Frederikke Lykke Witthöft Schytt" w:date="2024-06-24T18:40:00Z">
            <w:rPr>
              <w:rFonts w:cs="Times New Roman"/>
              <w:noProof/>
              <w:szCs w:val="24"/>
            </w:rPr>
          </w:rPrChange>
        </w:rPr>
        <w:t xml:space="preserve">Hou, Z., &amp; Tipton, E. (2024). Enhancing recall in automated record screening: A resampling algorithm. </w:t>
      </w:r>
      <w:r w:rsidRPr="00747CF2">
        <w:rPr>
          <w:rFonts w:cs="Times New Roman"/>
          <w:i/>
          <w:iCs/>
          <w:noProof/>
          <w:szCs w:val="24"/>
          <w:lang w:val="en-US"/>
          <w:rPrChange w:id="408" w:author="Frederikke Lykke Witthöft Schytt" w:date="2024-06-24T18:40:00Z">
            <w:rPr>
              <w:rFonts w:cs="Times New Roman"/>
              <w:i/>
              <w:iCs/>
              <w:noProof/>
              <w:szCs w:val="24"/>
            </w:rPr>
          </w:rPrChange>
        </w:rPr>
        <w:t>Research Synthesis Methods</w:t>
      </w:r>
      <w:r w:rsidRPr="00747CF2">
        <w:rPr>
          <w:rFonts w:cs="Times New Roman"/>
          <w:noProof/>
          <w:szCs w:val="24"/>
          <w:lang w:val="en-US"/>
          <w:rPrChange w:id="409" w:author="Frederikke Lykke Witthöft Schytt" w:date="2024-06-24T18:40:00Z">
            <w:rPr>
              <w:rFonts w:cs="Times New Roman"/>
              <w:noProof/>
              <w:szCs w:val="24"/>
            </w:rPr>
          </w:rPrChange>
        </w:rPr>
        <w:t xml:space="preserve">, </w:t>
      </w:r>
      <w:r w:rsidRPr="00747CF2">
        <w:rPr>
          <w:rFonts w:cs="Times New Roman"/>
          <w:i/>
          <w:iCs/>
          <w:noProof/>
          <w:szCs w:val="24"/>
          <w:lang w:val="en-US"/>
          <w:rPrChange w:id="410" w:author="Frederikke Lykke Witthöft Schytt" w:date="2024-06-24T18:40:00Z">
            <w:rPr>
              <w:rFonts w:cs="Times New Roman"/>
              <w:i/>
              <w:iCs/>
              <w:noProof/>
              <w:szCs w:val="24"/>
            </w:rPr>
          </w:rPrChange>
        </w:rPr>
        <w:t>n/a</w:t>
      </w:r>
      <w:r w:rsidRPr="00747CF2">
        <w:rPr>
          <w:rFonts w:cs="Times New Roman"/>
          <w:noProof/>
          <w:szCs w:val="24"/>
          <w:lang w:val="en-US"/>
          <w:rPrChange w:id="411" w:author="Frederikke Lykke Witthöft Schytt" w:date="2024-06-24T18:40:00Z">
            <w:rPr>
              <w:rFonts w:cs="Times New Roman"/>
              <w:noProof/>
              <w:szCs w:val="24"/>
            </w:rPr>
          </w:rPrChange>
        </w:rPr>
        <w:t>(n/a). https://doi.org/https://doi.org/10.1002/jrsm.1690</w:t>
      </w:r>
    </w:p>
    <w:p w14:paraId="6FA1DD7B"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12" w:author="Frederikke Lykke Witthöft Schytt" w:date="2024-06-24T18:40:00Z">
            <w:rPr>
              <w:rFonts w:cs="Times New Roman"/>
              <w:noProof/>
              <w:szCs w:val="24"/>
            </w:rPr>
          </w:rPrChange>
        </w:rPr>
      </w:pPr>
      <w:r w:rsidRPr="00747CF2">
        <w:rPr>
          <w:rFonts w:cs="Times New Roman"/>
          <w:noProof/>
          <w:szCs w:val="24"/>
          <w:lang w:val="en-US"/>
          <w:rPrChange w:id="413" w:author="Frederikke Lykke Witthöft Schytt" w:date="2024-06-24T18:40:00Z">
            <w:rPr>
              <w:rFonts w:cs="Times New Roman"/>
              <w:noProof/>
              <w:szCs w:val="24"/>
            </w:rPr>
          </w:rPrChange>
        </w:rPr>
        <w:t xml:space="preserve">Issaiy, M., Ghanaati, H., Kolahi, S., Shakiba, M., Jalali, A. H., Zarei, D., Kazemian, S., Avanaki, </w:t>
      </w:r>
      <w:r w:rsidRPr="00747CF2">
        <w:rPr>
          <w:rFonts w:cs="Times New Roman"/>
          <w:noProof/>
          <w:szCs w:val="24"/>
          <w:lang w:val="en-US"/>
          <w:rPrChange w:id="414" w:author="Frederikke Lykke Witthöft Schytt" w:date="2024-06-24T18:40:00Z">
            <w:rPr>
              <w:rFonts w:cs="Times New Roman"/>
              <w:noProof/>
              <w:szCs w:val="24"/>
            </w:rPr>
          </w:rPrChange>
        </w:rPr>
        <w:lastRenderedPageBreak/>
        <w:t xml:space="preserve">M. A., &amp; Firouznia, K. (2024). Methodological insights into ChatGPT’s screening performance in systematic reviews. </w:t>
      </w:r>
      <w:r w:rsidRPr="00747CF2">
        <w:rPr>
          <w:rFonts w:cs="Times New Roman"/>
          <w:i/>
          <w:iCs/>
          <w:noProof/>
          <w:szCs w:val="24"/>
          <w:lang w:val="en-US"/>
          <w:rPrChange w:id="415" w:author="Frederikke Lykke Witthöft Schytt" w:date="2024-06-24T18:40:00Z">
            <w:rPr>
              <w:rFonts w:cs="Times New Roman"/>
              <w:i/>
              <w:iCs/>
              <w:noProof/>
              <w:szCs w:val="24"/>
            </w:rPr>
          </w:rPrChange>
        </w:rPr>
        <w:t>BMC Medical Research Methodology</w:t>
      </w:r>
      <w:r w:rsidRPr="00747CF2">
        <w:rPr>
          <w:rFonts w:cs="Times New Roman"/>
          <w:noProof/>
          <w:szCs w:val="24"/>
          <w:lang w:val="en-US"/>
          <w:rPrChange w:id="416" w:author="Frederikke Lykke Witthöft Schytt" w:date="2024-06-24T18:40:00Z">
            <w:rPr>
              <w:rFonts w:cs="Times New Roman"/>
              <w:noProof/>
              <w:szCs w:val="24"/>
            </w:rPr>
          </w:rPrChange>
        </w:rPr>
        <w:t xml:space="preserve">, </w:t>
      </w:r>
      <w:r w:rsidRPr="00747CF2">
        <w:rPr>
          <w:rFonts w:cs="Times New Roman"/>
          <w:i/>
          <w:iCs/>
          <w:noProof/>
          <w:szCs w:val="24"/>
          <w:lang w:val="en-US"/>
          <w:rPrChange w:id="417" w:author="Frederikke Lykke Witthöft Schytt" w:date="2024-06-24T18:40:00Z">
            <w:rPr>
              <w:rFonts w:cs="Times New Roman"/>
              <w:i/>
              <w:iCs/>
              <w:noProof/>
              <w:szCs w:val="24"/>
            </w:rPr>
          </w:rPrChange>
        </w:rPr>
        <w:t>24</w:t>
      </w:r>
      <w:r w:rsidRPr="00747CF2">
        <w:rPr>
          <w:rFonts w:cs="Times New Roman"/>
          <w:noProof/>
          <w:szCs w:val="24"/>
          <w:lang w:val="en-US"/>
          <w:rPrChange w:id="418" w:author="Frederikke Lykke Witthöft Schytt" w:date="2024-06-24T18:40:00Z">
            <w:rPr>
              <w:rFonts w:cs="Times New Roman"/>
              <w:noProof/>
              <w:szCs w:val="24"/>
            </w:rPr>
          </w:rPrChange>
        </w:rPr>
        <w:t>(1), 78. https://doi.org/10.1186/s12874-024-02203-8</w:t>
      </w:r>
    </w:p>
    <w:p w14:paraId="2FBA998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Jardim, P. S. J., Borge, T. C., &amp; Johansen, T. B. (2021). </w:t>
      </w:r>
      <w:r w:rsidRPr="00515E21">
        <w:rPr>
          <w:rFonts w:cs="Times New Roman"/>
          <w:i/>
          <w:iCs/>
          <w:noProof/>
          <w:szCs w:val="24"/>
        </w:rPr>
        <w:t>Effekten av antipsykotika ved førstegangspsykose: en systematisk oversikt [The effect of antipsychotics on first episode psychosis]</w:t>
      </w:r>
      <w:r w:rsidRPr="00515E21">
        <w:rPr>
          <w:rFonts w:cs="Times New Roman"/>
          <w:noProof/>
          <w:szCs w:val="24"/>
        </w:rPr>
        <w:t>. https://fhi.no/publ/2021/effekten-av-antipsykotika-ved-forstegangspsykose/</w:t>
      </w:r>
    </w:p>
    <w:p w14:paraId="24A125AA"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Johansen, T. B., Nøkleby, H., Langøien, L. J., &amp; Borge, T. C. (2022). </w:t>
      </w:r>
      <w:r w:rsidRPr="00515E21">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515E21">
        <w:rPr>
          <w:rFonts w:cs="Times New Roman"/>
          <w:noProof/>
          <w:szCs w:val="24"/>
        </w:rPr>
        <w:t>. https://www.fhi.no/publ/2022/samvars--og-bostedsordninger-etter-samlivsbrudd-betydninger-for-barn-og-ung/</w:t>
      </w:r>
    </w:p>
    <w:p w14:paraId="552EBF20"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19" w:author="Frederikke Lykke Witthöft Schytt" w:date="2024-06-24T18:40:00Z">
            <w:rPr>
              <w:rFonts w:cs="Times New Roman"/>
              <w:noProof/>
              <w:szCs w:val="24"/>
            </w:rPr>
          </w:rPrChange>
        </w:rPr>
      </w:pPr>
      <w:r w:rsidRPr="00515E21">
        <w:rPr>
          <w:rFonts w:cs="Times New Roman"/>
          <w:noProof/>
          <w:szCs w:val="24"/>
        </w:rPr>
        <w:t xml:space="preserve">Jonnalagadda, S. R., Goyal, P., &amp; Huffman, M. D. (2015). </w:t>
      </w:r>
      <w:r w:rsidRPr="00747CF2">
        <w:rPr>
          <w:rFonts w:cs="Times New Roman"/>
          <w:noProof/>
          <w:szCs w:val="24"/>
          <w:lang w:val="en-US"/>
          <w:rPrChange w:id="420" w:author="Frederikke Lykke Witthöft Schytt" w:date="2024-06-24T18:40:00Z">
            <w:rPr>
              <w:rFonts w:cs="Times New Roman"/>
              <w:noProof/>
              <w:szCs w:val="24"/>
            </w:rPr>
          </w:rPrChange>
        </w:rPr>
        <w:t xml:space="preserve">Automating data extraction in systematic reviews: a systematic review. </w:t>
      </w:r>
      <w:r w:rsidRPr="00747CF2">
        <w:rPr>
          <w:rFonts w:cs="Times New Roman"/>
          <w:i/>
          <w:iCs/>
          <w:noProof/>
          <w:szCs w:val="24"/>
          <w:lang w:val="en-US"/>
          <w:rPrChange w:id="421" w:author="Frederikke Lykke Witthöft Schytt" w:date="2024-06-24T18:40:00Z">
            <w:rPr>
              <w:rFonts w:cs="Times New Roman"/>
              <w:i/>
              <w:iCs/>
              <w:noProof/>
              <w:szCs w:val="24"/>
            </w:rPr>
          </w:rPrChange>
        </w:rPr>
        <w:t>Systematic Reviews</w:t>
      </w:r>
      <w:r w:rsidRPr="00747CF2">
        <w:rPr>
          <w:rFonts w:cs="Times New Roman"/>
          <w:noProof/>
          <w:szCs w:val="24"/>
          <w:lang w:val="en-US"/>
          <w:rPrChange w:id="422" w:author="Frederikke Lykke Witthöft Schytt" w:date="2024-06-24T18:40:00Z">
            <w:rPr>
              <w:rFonts w:cs="Times New Roman"/>
              <w:noProof/>
              <w:szCs w:val="24"/>
            </w:rPr>
          </w:rPrChange>
        </w:rPr>
        <w:t xml:space="preserve">, </w:t>
      </w:r>
      <w:r w:rsidRPr="00747CF2">
        <w:rPr>
          <w:rFonts w:cs="Times New Roman"/>
          <w:i/>
          <w:iCs/>
          <w:noProof/>
          <w:szCs w:val="24"/>
          <w:lang w:val="en-US"/>
          <w:rPrChange w:id="423" w:author="Frederikke Lykke Witthöft Schytt" w:date="2024-06-24T18:40:00Z">
            <w:rPr>
              <w:rFonts w:cs="Times New Roman"/>
              <w:i/>
              <w:iCs/>
              <w:noProof/>
              <w:szCs w:val="24"/>
            </w:rPr>
          </w:rPrChange>
        </w:rPr>
        <w:t>4</w:t>
      </w:r>
      <w:r w:rsidRPr="00747CF2">
        <w:rPr>
          <w:rFonts w:cs="Times New Roman"/>
          <w:noProof/>
          <w:szCs w:val="24"/>
          <w:lang w:val="en-US"/>
          <w:rPrChange w:id="424" w:author="Frederikke Lykke Witthöft Schytt" w:date="2024-06-24T18:40:00Z">
            <w:rPr>
              <w:rFonts w:cs="Times New Roman"/>
              <w:noProof/>
              <w:szCs w:val="24"/>
            </w:rPr>
          </w:rPrChange>
        </w:rPr>
        <w:t>(1), 78. https://doi.org/10.1186/s13643-015-0066-7</w:t>
      </w:r>
    </w:p>
    <w:p w14:paraId="7D671CB1"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25" w:author="Frederikke Lykke Witthöft Schytt" w:date="2024-06-24T18:40:00Z">
            <w:rPr>
              <w:rFonts w:cs="Times New Roman"/>
              <w:noProof/>
              <w:szCs w:val="24"/>
            </w:rPr>
          </w:rPrChange>
        </w:rPr>
      </w:pPr>
      <w:r w:rsidRPr="00747CF2">
        <w:rPr>
          <w:rFonts w:cs="Times New Roman"/>
          <w:noProof/>
          <w:szCs w:val="24"/>
          <w:lang w:val="en-US"/>
          <w:rPrChange w:id="426" w:author="Frederikke Lykke Witthöft Schytt" w:date="2024-06-24T18:40:00Z">
            <w:rPr>
              <w:rFonts w:cs="Times New Roman"/>
              <w:noProof/>
              <w:szCs w:val="24"/>
            </w:rPr>
          </w:rPrChange>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747CF2">
        <w:rPr>
          <w:rFonts w:cs="Times New Roman"/>
          <w:i/>
          <w:iCs/>
          <w:noProof/>
          <w:szCs w:val="24"/>
          <w:lang w:val="en-US"/>
          <w:rPrChange w:id="427" w:author="Frederikke Lykke Witthöft Schytt" w:date="2024-06-24T18:40:00Z">
            <w:rPr>
              <w:rFonts w:cs="Times New Roman"/>
              <w:i/>
              <w:iCs/>
              <w:noProof/>
              <w:szCs w:val="24"/>
            </w:rPr>
          </w:rPrChange>
        </w:rPr>
        <w:t>Research Synthesis Methods</w:t>
      </w:r>
      <w:r w:rsidRPr="00747CF2">
        <w:rPr>
          <w:rFonts w:cs="Times New Roman"/>
          <w:noProof/>
          <w:szCs w:val="24"/>
          <w:lang w:val="en-US"/>
          <w:rPrChange w:id="428" w:author="Frederikke Lykke Witthöft Schytt" w:date="2024-06-24T18:40:00Z">
            <w:rPr>
              <w:rFonts w:cs="Times New Roman"/>
              <w:noProof/>
              <w:szCs w:val="24"/>
            </w:rPr>
          </w:rPrChange>
        </w:rPr>
        <w:t xml:space="preserve">, </w:t>
      </w:r>
      <w:r w:rsidRPr="00747CF2">
        <w:rPr>
          <w:rFonts w:cs="Times New Roman"/>
          <w:i/>
          <w:iCs/>
          <w:noProof/>
          <w:szCs w:val="24"/>
          <w:lang w:val="en-US"/>
          <w:rPrChange w:id="429" w:author="Frederikke Lykke Witthöft Schytt" w:date="2024-06-24T18:40:00Z">
            <w:rPr>
              <w:rFonts w:cs="Times New Roman"/>
              <w:i/>
              <w:iCs/>
              <w:noProof/>
              <w:szCs w:val="24"/>
            </w:rPr>
          </w:rPrChange>
        </w:rPr>
        <w:t>n/a</w:t>
      </w:r>
      <w:r w:rsidRPr="00747CF2">
        <w:rPr>
          <w:rFonts w:cs="Times New Roman"/>
          <w:noProof/>
          <w:szCs w:val="24"/>
          <w:lang w:val="en-US"/>
          <w:rPrChange w:id="430" w:author="Frederikke Lykke Witthöft Schytt" w:date="2024-06-24T18:40:00Z">
            <w:rPr>
              <w:rFonts w:cs="Times New Roman"/>
              <w:noProof/>
              <w:szCs w:val="24"/>
            </w:rPr>
          </w:rPrChange>
        </w:rPr>
        <w:t>(n/a). https://doi.org/https://doi.org/10.1002/jrsm.1715</w:t>
      </w:r>
    </w:p>
    <w:p w14:paraId="77C4ABFB"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31" w:author="Frederikke Lykke Witthöft Schytt" w:date="2024-06-24T18:40:00Z">
            <w:rPr>
              <w:rFonts w:cs="Times New Roman"/>
              <w:noProof/>
              <w:szCs w:val="24"/>
            </w:rPr>
          </w:rPrChange>
        </w:rPr>
      </w:pPr>
      <w:r w:rsidRPr="00747CF2">
        <w:rPr>
          <w:rFonts w:cs="Times New Roman"/>
          <w:noProof/>
          <w:szCs w:val="24"/>
          <w:lang w:val="en-US"/>
          <w:rPrChange w:id="432" w:author="Frederikke Lykke Witthöft Schytt" w:date="2024-06-24T18:40:00Z">
            <w:rPr>
              <w:rFonts w:cs="Times New Roman"/>
              <w:noProof/>
              <w:szCs w:val="24"/>
            </w:rPr>
          </w:rPrChange>
        </w:rPr>
        <w:t xml:space="preserve">König, L., Zitzmann, S., Fütterer, T., Campos, D. G., Scherer, R., &amp; Hecht, M. (2023). </w:t>
      </w:r>
      <w:r w:rsidRPr="00747CF2">
        <w:rPr>
          <w:rFonts w:cs="Times New Roman"/>
          <w:i/>
          <w:iCs/>
          <w:noProof/>
          <w:szCs w:val="24"/>
          <w:lang w:val="en-US"/>
          <w:rPrChange w:id="433" w:author="Frederikke Lykke Witthöft Schytt" w:date="2024-06-24T18:40:00Z">
            <w:rPr>
              <w:rFonts w:cs="Times New Roman"/>
              <w:i/>
              <w:iCs/>
              <w:noProof/>
              <w:szCs w:val="24"/>
            </w:rPr>
          </w:rPrChange>
        </w:rPr>
        <w:t>When to stop and what to expect—An Evaluation of the performance of stopping rules in AI-assisted reviewing for psychological meta-analytical research</w:t>
      </w:r>
      <w:r w:rsidRPr="00747CF2">
        <w:rPr>
          <w:rFonts w:cs="Times New Roman"/>
          <w:noProof/>
          <w:szCs w:val="24"/>
          <w:lang w:val="en-US"/>
          <w:rPrChange w:id="434" w:author="Frederikke Lykke Witthöft Schytt" w:date="2024-06-24T18:40:00Z">
            <w:rPr>
              <w:rFonts w:cs="Times New Roman"/>
              <w:noProof/>
              <w:szCs w:val="24"/>
            </w:rPr>
          </w:rPrChange>
        </w:rPr>
        <w:t>.</w:t>
      </w:r>
    </w:p>
    <w:p w14:paraId="4F06BBC9"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35" w:author="Frederikke Lykke Witthöft Schytt" w:date="2024-06-24T18:40:00Z">
            <w:rPr>
              <w:rFonts w:cs="Times New Roman"/>
              <w:noProof/>
              <w:szCs w:val="24"/>
            </w:rPr>
          </w:rPrChange>
        </w:rPr>
      </w:pPr>
      <w:r w:rsidRPr="00747CF2">
        <w:rPr>
          <w:rFonts w:cs="Times New Roman"/>
          <w:noProof/>
          <w:szCs w:val="24"/>
          <w:lang w:val="en-US"/>
          <w:rPrChange w:id="436" w:author="Frederikke Lykke Witthöft Schytt" w:date="2024-06-24T18:40:00Z">
            <w:rPr>
              <w:rFonts w:cs="Times New Roman"/>
              <w:noProof/>
              <w:szCs w:val="24"/>
            </w:rPr>
          </w:rPrChange>
        </w:rPr>
        <w:t xml:space="preserve">Kugley, S., Wade, A., Thomas, J., Mahood, Q., Jørgensen, A.-M. K., Hammerstrøm, K., &amp; Sathe, N. (2016). Searching for studies: A guide to information retrieval for Campbell. </w:t>
      </w:r>
      <w:r w:rsidRPr="00747CF2">
        <w:rPr>
          <w:rFonts w:cs="Times New Roman"/>
          <w:i/>
          <w:iCs/>
          <w:noProof/>
          <w:szCs w:val="24"/>
          <w:lang w:val="en-US"/>
          <w:rPrChange w:id="437" w:author="Frederikke Lykke Witthöft Schytt" w:date="2024-06-24T18:40:00Z">
            <w:rPr>
              <w:rFonts w:cs="Times New Roman"/>
              <w:i/>
              <w:iCs/>
              <w:noProof/>
              <w:szCs w:val="24"/>
            </w:rPr>
          </w:rPrChange>
        </w:rPr>
        <w:t>Campbell Systematic Reviews</w:t>
      </w:r>
      <w:r w:rsidRPr="00747CF2">
        <w:rPr>
          <w:rFonts w:cs="Times New Roman"/>
          <w:noProof/>
          <w:szCs w:val="24"/>
          <w:lang w:val="en-US"/>
          <w:rPrChange w:id="438" w:author="Frederikke Lykke Witthöft Schytt" w:date="2024-06-24T18:40:00Z">
            <w:rPr>
              <w:rFonts w:cs="Times New Roman"/>
              <w:noProof/>
              <w:szCs w:val="24"/>
            </w:rPr>
          </w:rPrChange>
        </w:rPr>
        <w:t xml:space="preserve">, </w:t>
      </w:r>
      <w:r w:rsidRPr="00747CF2">
        <w:rPr>
          <w:rFonts w:cs="Times New Roman"/>
          <w:i/>
          <w:iCs/>
          <w:noProof/>
          <w:szCs w:val="24"/>
          <w:lang w:val="en-US"/>
          <w:rPrChange w:id="439" w:author="Frederikke Lykke Witthöft Schytt" w:date="2024-06-24T18:40:00Z">
            <w:rPr>
              <w:rFonts w:cs="Times New Roman"/>
              <w:i/>
              <w:iCs/>
              <w:noProof/>
              <w:szCs w:val="24"/>
            </w:rPr>
          </w:rPrChange>
        </w:rPr>
        <w:t>13</w:t>
      </w:r>
      <w:r w:rsidRPr="00747CF2">
        <w:rPr>
          <w:rFonts w:cs="Times New Roman"/>
          <w:noProof/>
          <w:szCs w:val="24"/>
          <w:lang w:val="en-US"/>
          <w:rPrChange w:id="440" w:author="Frederikke Lykke Witthöft Schytt" w:date="2024-06-24T18:40:00Z">
            <w:rPr>
              <w:rFonts w:cs="Times New Roman"/>
              <w:noProof/>
              <w:szCs w:val="24"/>
            </w:rPr>
          </w:rPrChange>
        </w:rPr>
        <w:t>(1), 1–73. https://doi.org/10.4073/cmg.2016.1</w:t>
      </w:r>
    </w:p>
    <w:p w14:paraId="505EF4BF"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41" w:author="Frederikke Lykke Witthöft Schytt" w:date="2024-06-24T18:40:00Z">
            <w:rPr>
              <w:rFonts w:cs="Times New Roman"/>
              <w:noProof/>
              <w:szCs w:val="24"/>
            </w:rPr>
          </w:rPrChange>
        </w:rPr>
      </w:pPr>
      <w:r w:rsidRPr="00747CF2">
        <w:rPr>
          <w:rFonts w:cs="Times New Roman"/>
          <w:noProof/>
          <w:szCs w:val="24"/>
          <w:lang w:val="en-US"/>
          <w:rPrChange w:id="442" w:author="Frederikke Lykke Witthöft Schytt" w:date="2024-06-24T18:40:00Z">
            <w:rPr>
              <w:rFonts w:cs="Times New Roman"/>
              <w:noProof/>
              <w:szCs w:val="24"/>
            </w:rPr>
          </w:rPrChange>
        </w:rPr>
        <w:t xml:space="preserve">Meneses Echavez, J. F., Borge, T. C., Nygård, H. T., Gaustad, J.-V., &amp; Hval, G. (2022). </w:t>
      </w:r>
      <w:r w:rsidRPr="00747CF2">
        <w:rPr>
          <w:rFonts w:cs="Times New Roman"/>
          <w:i/>
          <w:iCs/>
          <w:noProof/>
          <w:szCs w:val="24"/>
          <w:lang w:val="en-US"/>
          <w:rPrChange w:id="443" w:author="Frederikke Lykke Witthöft Schytt" w:date="2024-06-24T18:40:00Z">
            <w:rPr>
              <w:rFonts w:cs="Times New Roman"/>
              <w:i/>
              <w:iCs/>
              <w:noProof/>
              <w:szCs w:val="24"/>
            </w:rPr>
          </w:rPrChange>
        </w:rPr>
        <w:t>Psykologisk debriefing for helsepersonell involvert i uønskede pasienthendelser: en systematisk oversikt [Psychological debriefing for healthcare professionals involved in adverse events: a systematic review]</w:t>
      </w:r>
      <w:r w:rsidRPr="00747CF2">
        <w:rPr>
          <w:rFonts w:cs="Times New Roman"/>
          <w:noProof/>
          <w:szCs w:val="24"/>
          <w:lang w:val="en-US"/>
          <w:rPrChange w:id="444" w:author="Frederikke Lykke Witthöft Schytt" w:date="2024-06-24T18:40:00Z">
            <w:rPr>
              <w:rFonts w:cs="Times New Roman"/>
              <w:noProof/>
              <w:szCs w:val="24"/>
            </w:rPr>
          </w:rPrChange>
        </w:rPr>
        <w:t>. https://www.fhi.no/publ/2022/psykologisk-debriefing-for-helsepersonell-involvert-i-uonskede-pasienthende/</w:t>
      </w:r>
    </w:p>
    <w:p w14:paraId="65E01E59"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45" w:author="Frederikke Lykke Witthöft Schytt" w:date="2024-06-24T18:40:00Z">
            <w:rPr>
              <w:rFonts w:cs="Times New Roman"/>
              <w:noProof/>
              <w:szCs w:val="24"/>
            </w:rPr>
          </w:rPrChange>
        </w:rPr>
      </w:pPr>
      <w:r w:rsidRPr="00515E21">
        <w:rPr>
          <w:rFonts w:cs="Times New Roman"/>
          <w:noProof/>
          <w:szCs w:val="24"/>
        </w:rPr>
        <w:t xml:space="preserve">Ng, L., Pitt, V., Huckvale, K., Clavisi, O., Turner, T., Gruen, R., &amp; Elliott, J. H. (2014). </w:t>
      </w:r>
      <w:r w:rsidRPr="00747CF2">
        <w:rPr>
          <w:rFonts w:cs="Times New Roman"/>
          <w:noProof/>
          <w:szCs w:val="24"/>
          <w:lang w:val="en-US"/>
          <w:rPrChange w:id="446" w:author="Frederikke Lykke Witthöft Schytt" w:date="2024-06-24T18:40:00Z">
            <w:rPr>
              <w:rFonts w:cs="Times New Roman"/>
              <w:noProof/>
              <w:szCs w:val="24"/>
            </w:rPr>
          </w:rPrChange>
        </w:rPr>
        <w:t xml:space="preserve">Title and Abstract Screening and Evaluation in Systematic Reviews (TASER): a pilot randomised controlled trial of title and abstract screening by medical students. </w:t>
      </w:r>
      <w:r w:rsidRPr="00747CF2">
        <w:rPr>
          <w:rFonts w:cs="Times New Roman"/>
          <w:i/>
          <w:iCs/>
          <w:noProof/>
          <w:szCs w:val="24"/>
          <w:lang w:val="en-US"/>
          <w:rPrChange w:id="447" w:author="Frederikke Lykke Witthöft Schytt" w:date="2024-06-24T18:40:00Z">
            <w:rPr>
              <w:rFonts w:cs="Times New Roman"/>
              <w:i/>
              <w:iCs/>
              <w:noProof/>
              <w:szCs w:val="24"/>
            </w:rPr>
          </w:rPrChange>
        </w:rPr>
        <w:t>Systematic Reviews</w:t>
      </w:r>
      <w:r w:rsidRPr="00747CF2">
        <w:rPr>
          <w:rFonts w:cs="Times New Roman"/>
          <w:noProof/>
          <w:szCs w:val="24"/>
          <w:lang w:val="en-US"/>
          <w:rPrChange w:id="448" w:author="Frederikke Lykke Witthöft Schytt" w:date="2024-06-24T18:40:00Z">
            <w:rPr>
              <w:rFonts w:cs="Times New Roman"/>
              <w:noProof/>
              <w:szCs w:val="24"/>
            </w:rPr>
          </w:rPrChange>
        </w:rPr>
        <w:t xml:space="preserve">, </w:t>
      </w:r>
      <w:r w:rsidRPr="00747CF2">
        <w:rPr>
          <w:rFonts w:cs="Times New Roman"/>
          <w:i/>
          <w:iCs/>
          <w:noProof/>
          <w:szCs w:val="24"/>
          <w:lang w:val="en-US"/>
          <w:rPrChange w:id="449" w:author="Frederikke Lykke Witthöft Schytt" w:date="2024-06-24T18:40:00Z">
            <w:rPr>
              <w:rFonts w:cs="Times New Roman"/>
              <w:i/>
              <w:iCs/>
              <w:noProof/>
              <w:szCs w:val="24"/>
            </w:rPr>
          </w:rPrChange>
        </w:rPr>
        <w:t>3</w:t>
      </w:r>
      <w:r w:rsidRPr="00747CF2">
        <w:rPr>
          <w:rFonts w:cs="Times New Roman"/>
          <w:noProof/>
          <w:szCs w:val="24"/>
          <w:lang w:val="en-US"/>
          <w:rPrChange w:id="450" w:author="Frederikke Lykke Witthöft Schytt" w:date="2024-06-24T18:40:00Z">
            <w:rPr>
              <w:rFonts w:cs="Times New Roman"/>
              <w:noProof/>
              <w:szCs w:val="24"/>
            </w:rPr>
          </w:rPrChange>
        </w:rPr>
        <w:t>, 1–8.</w:t>
      </w:r>
    </w:p>
    <w:p w14:paraId="61F929CD"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51" w:author="Frederikke Lykke Witthöft Schytt" w:date="2024-06-24T18:40:00Z">
            <w:rPr>
              <w:rFonts w:cs="Times New Roman"/>
              <w:noProof/>
              <w:szCs w:val="24"/>
            </w:rPr>
          </w:rPrChange>
        </w:rPr>
      </w:pPr>
      <w:r w:rsidRPr="00747CF2">
        <w:rPr>
          <w:rFonts w:cs="Times New Roman"/>
          <w:noProof/>
          <w:szCs w:val="24"/>
          <w:lang w:val="en-US"/>
          <w:rPrChange w:id="452" w:author="Frederikke Lykke Witthöft Schytt" w:date="2024-06-24T18:40:00Z">
            <w:rPr>
              <w:rFonts w:cs="Times New Roman"/>
              <w:noProof/>
              <w:szCs w:val="24"/>
            </w:rPr>
          </w:rPrChange>
        </w:rPr>
        <w:lastRenderedPageBreak/>
        <w:t xml:space="preserve">O’Connor, A. M., Tsafnat, G., Thomas, J., Glasziou, P., Gilbert, S. B., &amp; Hutton, B. (2019). A question of trust: can we build an evidence base to gain trust in systematic review automation technologies? </w:t>
      </w:r>
      <w:r w:rsidRPr="00747CF2">
        <w:rPr>
          <w:rFonts w:cs="Times New Roman"/>
          <w:i/>
          <w:iCs/>
          <w:noProof/>
          <w:szCs w:val="24"/>
          <w:lang w:val="en-US"/>
          <w:rPrChange w:id="453" w:author="Frederikke Lykke Witthöft Schytt" w:date="2024-06-24T18:40:00Z">
            <w:rPr>
              <w:rFonts w:cs="Times New Roman"/>
              <w:i/>
              <w:iCs/>
              <w:noProof/>
              <w:szCs w:val="24"/>
            </w:rPr>
          </w:rPrChange>
        </w:rPr>
        <w:t>Systematic Reviews</w:t>
      </w:r>
      <w:r w:rsidRPr="00747CF2">
        <w:rPr>
          <w:rFonts w:cs="Times New Roman"/>
          <w:noProof/>
          <w:szCs w:val="24"/>
          <w:lang w:val="en-US"/>
          <w:rPrChange w:id="454" w:author="Frederikke Lykke Witthöft Schytt" w:date="2024-06-24T18:40:00Z">
            <w:rPr>
              <w:rFonts w:cs="Times New Roman"/>
              <w:noProof/>
              <w:szCs w:val="24"/>
            </w:rPr>
          </w:rPrChange>
        </w:rPr>
        <w:t xml:space="preserve">, </w:t>
      </w:r>
      <w:r w:rsidRPr="00747CF2">
        <w:rPr>
          <w:rFonts w:cs="Times New Roman"/>
          <w:i/>
          <w:iCs/>
          <w:noProof/>
          <w:szCs w:val="24"/>
          <w:lang w:val="en-US"/>
          <w:rPrChange w:id="455" w:author="Frederikke Lykke Witthöft Schytt" w:date="2024-06-24T18:40:00Z">
            <w:rPr>
              <w:rFonts w:cs="Times New Roman"/>
              <w:i/>
              <w:iCs/>
              <w:noProof/>
              <w:szCs w:val="24"/>
            </w:rPr>
          </w:rPrChange>
        </w:rPr>
        <w:t>8</w:t>
      </w:r>
      <w:r w:rsidRPr="00747CF2">
        <w:rPr>
          <w:rFonts w:cs="Times New Roman"/>
          <w:noProof/>
          <w:szCs w:val="24"/>
          <w:lang w:val="en-US"/>
          <w:rPrChange w:id="456" w:author="Frederikke Lykke Witthöft Schytt" w:date="2024-06-24T18:40:00Z">
            <w:rPr>
              <w:rFonts w:cs="Times New Roman"/>
              <w:noProof/>
              <w:szCs w:val="24"/>
            </w:rPr>
          </w:rPrChange>
        </w:rPr>
        <w:t>(1), 1–8.</w:t>
      </w:r>
    </w:p>
    <w:p w14:paraId="2EC585C6"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57" w:author="Frederikke Lykke Witthöft Schytt" w:date="2024-06-24T18:40:00Z">
            <w:rPr>
              <w:rFonts w:cs="Times New Roman"/>
              <w:noProof/>
              <w:szCs w:val="24"/>
            </w:rPr>
          </w:rPrChange>
        </w:rPr>
      </w:pPr>
      <w:r w:rsidRPr="00747CF2">
        <w:rPr>
          <w:rFonts w:cs="Times New Roman"/>
          <w:noProof/>
          <w:szCs w:val="24"/>
          <w:lang w:val="en-US"/>
          <w:rPrChange w:id="458" w:author="Frederikke Lykke Witthöft Schytt" w:date="2024-06-24T18:40:00Z">
            <w:rPr>
              <w:rFonts w:cs="Times New Roman"/>
              <w:noProof/>
              <w:szCs w:val="24"/>
            </w:rPr>
          </w:rPrChange>
        </w:rPr>
        <w:t xml:space="preserve">O’Mara-Eves, A., Thomas, J., McNaught, J., Miwa, M., &amp; Ananiadou, S. (2015). Using text mining for study identification in systematic reviews: a systematic review of current approaches. </w:t>
      </w:r>
      <w:r w:rsidRPr="00747CF2">
        <w:rPr>
          <w:rFonts w:cs="Times New Roman"/>
          <w:i/>
          <w:iCs/>
          <w:noProof/>
          <w:szCs w:val="24"/>
          <w:lang w:val="en-US"/>
          <w:rPrChange w:id="459" w:author="Frederikke Lykke Witthöft Schytt" w:date="2024-06-24T18:40:00Z">
            <w:rPr>
              <w:rFonts w:cs="Times New Roman"/>
              <w:i/>
              <w:iCs/>
              <w:noProof/>
              <w:szCs w:val="24"/>
            </w:rPr>
          </w:rPrChange>
        </w:rPr>
        <w:t>Systematic Reviews</w:t>
      </w:r>
      <w:r w:rsidRPr="00747CF2">
        <w:rPr>
          <w:rFonts w:cs="Times New Roman"/>
          <w:noProof/>
          <w:szCs w:val="24"/>
          <w:lang w:val="en-US"/>
          <w:rPrChange w:id="460" w:author="Frederikke Lykke Witthöft Schytt" w:date="2024-06-24T18:40:00Z">
            <w:rPr>
              <w:rFonts w:cs="Times New Roman"/>
              <w:noProof/>
              <w:szCs w:val="24"/>
            </w:rPr>
          </w:rPrChange>
        </w:rPr>
        <w:t xml:space="preserve">, </w:t>
      </w:r>
      <w:r w:rsidRPr="00747CF2">
        <w:rPr>
          <w:rFonts w:cs="Times New Roman"/>
          <w:i/>
          <w:iCs/>
          <w:noProof/>
          <w:szCs w:val="24"/>
          <w:lang w:val="en-US"/>
          <w:rPrChange w:id="461" w:author="Frederikke Lykke Witthöft Schytt" w:date="2024-06-24T18:40:00Z">
            <w:rPr>
              <w:rFonts w:cs="Times New Roman"/>
              <w:i/>
              <w:iCs/>
              <w:noProof/>
              <w:szCs w:val="24"/>
            </w:rPr>
          </w:rPrChange>
        </w:rPr>
        <w:t>4</w:t>
      </w:r>
      <w:r w:rsidRPr="00747CF2">
        <w:rPr>
          <w:rFonts w:cs="Times New Roman"/>
          <w:noProof/>
          <w:szCs w:val="24"/>
          <w:lang w:val="en-US"/>
          <w:rPrChange w:id="462" w:author="Frederikke Lykke Witthöft Schytt" w:date="2024-06-24T18:40:00Z">
            <w:rPr>
              <w:rFonts w:cs="Times New Roman"/>
              <w:noProof/>
              <w:szCs w:val="24"/>
            </w:rPr>
          </w:rPrChange>
        </w:rPr>
        <w:t>(1), 1–22.</w:t>
      </w:r>
    </w:p>
    <w:p w14:paraId="6AA9D0C6"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63" w:author="Frederikke Lykke Witthöft Schytt" w:date="2024-06-24T18:40:00Z">
            <w:rPr>
              <w:rFonts w:cs="Times New Roman"/>
              <w:noProof/>
              <w:szCs w:val="24"/>
            </w:rPr>
          </w:rPrChange>
        </w:rPr>
      </w:pPr>
      <w:r w:rsidRPr="00747CF2">
        <w:rPr>
          <w:rFonts w:cs="Times New Roman"/>
          <w:noProof/>
          <w:szCs w:val="24"/>
          <w:lang w:val="en-US"/>
          <w:rPrChange w:id="464" w:author="Frederikke Lykke Witthöft Schytt" w:date="2024-06-24T18:40:00Z">
            <w:rPr>
              <w:rFonts w:cs="Times New Roman"/>
              <w:noProof/>
              <w:szCs w:val="24"/>
            </w:rPr>
          </w:rPrChange>
        </w:rPr>
        <w:t xml:space="preserve">Olofsson, H., Brolund, A., Hellberg, C., Silverstein, R., Stenström, K., Österberg, M., &amp; Dagerhamn, J. (2017). Can abstract screening workload be reduced using text mining? User experiences of the tool Rayyan. </w:t>
      </w:r>
      <w:r w:rsidRPr="00747CF2">
        <w:rPr>
          <w:rFonts w:cs="Times New Roman"/>
          <w:i/>
          <w:iCs/>
          <w:noProof/>
          <w:szCs w:val="24"/>
          <w:lang w:val="en-US"/>
          <w:rPrChange w:id="465" w:author="Frederikke Lykke Witthöft Schytt" w:date="2024-06-24T18:40:00Z">
            <w:rPr>
              <w:rFonts w:cs="Times New Roman"/>
              <w:i/>
              <w:iCs/>
              <w:noProof/>
              <w:szCs w:val="24"/>
            </w:rPr>
          </w:rPrChange>
        </w:rPr>
        <w:t>Research Synthesis Methods</w:t>
      </w:r>
      <w:r w:rsidRPr="00747CF2">
        <w:rPr>
          <w:rFonts w:cs="Times New Roman"/>
          <w:noProof/>
          <w:szCs w:val="24"/>
          <w:lang w:val="en-US"/>
          <w:rPrChange w:id="466" w:author="Frederikke Lykke Witthöft Schytt" w:date="2024-06-24T18:40:00Z">
            <w:rPr>
              <w:rFonts w:cs="Times New Roman"/>
              <w:noProof/>
              <w:szCs w:val="24"/>
            </w:rPr>
          </w:rPrChange>
        </w:rPr>
        <w:t xml:space="preserve">, </w:t>
      </w:r>
      <w:r w:rsidRPr="00747CF2">
        <w:rPr>
          <w:rFonts w:cs="Times New Roman"/>
          <w:i/>
          <w:iCs/>
          <w:noProof/>
          <w:szCs w:val="24"/>
          <w:lang w:val="en-US"/>
          <w:rPrChange w:id="467" w:author="Frederikke Lykke Witthöft Schytt" w:date="2024-06-24T18:40:00Z">
            <w:rPr>
              <w:rFonts w:cs="Times New Roman"/>
              <w:i/>
              <w:iCs/>
              <w:noProof/>
              <w:szCs w:val="24"/>
            </w:rPr>
          </w:rPrChange>
        </w:rPr>
        <w:t>8</w:t>
      </w:r>
      <w:r w:rsidRPr="00747CF2">
        <w:rPr>
          <w:rFonts w:cs="Times New Roman"/>
          <w:noProof/>
          <w:szCs w:val="24"/>
          <w:lang w:val="en-US"/>
          <w:rPrChange w:id="468" w:author="Frederikke Lykke Witthöft Schytt" w:date="2024-06-24T18:40:00Z">
            <w:rPr>
              <w:rFonts w:cs="Times New Roman"/>
              <w:noProof/>
              <w:szCs w:val="24"/>
            </w:rPr>
          </w:rPrChange>
        </w:rPr>
        <w:t>(3), 275–280.</w:t>
      </w:r>
    </w:p>
    <w:p w14:paraId="0FBB1F96"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69" w:author="Frederikke Lykke Witthöft Schytt" w:date="2024-06-24T18:40:00Z">
            <w:rPr>
              <w:rFonts w:cs="Times New Roman"/>
              <w:noProof/>
              <w:szCs w:val="24"/>
            </w:rPr>
          </w:rPrChange>
        </w:rPr>
      </w:pPr>
      <w:r w:rsidRPr="00747CF2">
        <w:rPr>
          <w:rFonts w:cs="Times New Roman"/>
          <w:noProof/>
          <w:szCs w:val="24"/>
          <w:lang w:val="en-US"/>
          <w:rPrChange w:id="470" w:author="Frederikke Lykke Witthöft Schytt" w:date="2024-06-24T18:40:00Z">
            <w:rPr>
              <w:rFonts w:cs="Times New Roman"/>
              <w:noProof/>
              <w:szCs w:val="24"/>
            </w:rPr>
          </w:rPrChange>
        </w:rPr>
        <w:t xml:space="preserve">Olorisade, B. K., Brereton, P., &amp; Andras, P. (2017). Reproducibility of studies on text mining for citation screening in systematic reviews: Evaluation and checklist. </w:t>
      </w:r>
      <w:r w:rsidRPr="00747CF2">
        <w:rPr>
          <w:rFonts w:cs="Times New Roman"/>
          <w:i/>
          <w:iCs/>
          <w:noProof/>
          <w:szCs w:val="24"/>
          <w:lang w:val="en-US"/>
          <w:rPrChange w:id="471" w:author="Frederikke Lykke Witthöft Schytt" w:date="2024-06-24T18:40:00Z">
            <w:rPr>
              <w:rFonts w:cs="Times New Roman"/>
              <w:i/>
              <w:iCs/>
              <w:noProof/>
              <w:szCs w:val="24"/>
            </w:rPr>
          </w:rPrChange>
        </w:rPr>
        <w:t>Journal of Biomedical Informatics</w:t>
      </w:r>
      <w:r w:rsidRPr="00747CF2">
        <w:rPr>
          <w:rFonts w:cs="Times New Roman"/>
          <w:noProof/>
          <w:szCs w:val="24"/>
          <w:lang w:val="en-US"/>
          <w:rPrChange w:id="472" w:author="Frederikke Lykke Witthöft Schytt" w:date="2024-06-24T18:40:00Z">
            <w:rPr>
              <w:rFonts w:cs="Times New Roman"/>
              <w:noProof/>
              <w:szCs w:val="24"/>
            </w:rPr>
          </w:rPrChange>
        </w:rPr>
        <w:t xml:space="preserve">, </w:t>
      </w:r>
      <w:r w:rsidRPr="00747CF2">
        <w:rPr>
          <w:rFonts w:cs="Times New Roman"/>
          <w:i/>
          <w:iCs/>
          <w:noProof/>
          <w:szCs w:val="24"/>
          <w:lang w:val="en-US"/>
          <w:rPrChange w:id="473" w:author="Frederikke Lykke Witthöft Schytt" w:date="2024-06-24T18:40:00Z">
            <w:rPr>
              <w:rFonts w:cs="Times New Roman"/>
              <w:i/>
              <w:iCs/>
              <w:noProof/>
              <w:szCs w:val="24"/>
            </w:rPr>
          </w:rPrChange>
        </w:rPr>
        <w:t>73</w:t>
      </w:r>
      <w:r w:rsidRPr="00747CF2">
        <w:rPr>
          <w:rFonts w:cs="Times New Roman"/>
          <w:noProof/>
          <w:szCs w:val="24"/>
          <w:lang w:val="en-US"/>
          <w:rPrChange w:id="474" w:author="Frederikke Lykke Witthöft Schytt" w:date="2024-06-24T18:40:00Z">
            <w:rPr>
              <w:rFonts w:cs="Times New Roman"/>
              <w:noProof/>
              <w:szCs w:val="24"/>
            </w:rPr>
          </w:rPrChange>
        </w:rPr>
        <w:t>, 1–13. https://doi.org/https://doi.org/10.1016/j.jbi.2017.07.010</w:t>
      </w:r>
    </w:p>
    <w:p w14:paraId="18B7874D"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75" w:author="Frederikke Lykke Witthöft Schytt" w:date="2024-06-24T18:40:00Z">
            <w:rPr>
              <w:rFonts w:cs="Times New Roman"/>
              <w:noProof/>
              <w:szCs w:val="24"/>
            </w:rPr>
          </w:rPrChange>
        </w:rPr>
      </w:pPr>
      <w:r w:rsidRPr="00747CF2">
        <w:rPr>
          <w:rFonts w:cs="Times New Roman"/>
          <w:noProof/>
          <w:szCs w:val="24"/>
          <w:lang w:val="en-US"/>
          <w:rPrChange w:id="476" w:author="Frederikke Lykke Witthöft Schytt" w:date="2024-06-24T18:40:00Z">
            <w:rPr>
              <w:rFonts w:cs="Times New Roman"/>
              <w:noProof/>
              <w:szCs w:val="24"/>
            </w:rPr>
          </w:rPrChange>
        </w:rPr>
        <w:t xml:space="preserve">Olorisade, B. K., de Quincey, E., Brereton, P., &amp; Andras, P. (2016). A critical analysis of studies that address the use of text mining for citation screening in systematic reviews. </w:t>
      </w:r>
      <w:r w:rsidRPr="00747CF2">
        <w:rPr>
          <w:rFonts w:cs="Times New Roman"/>
          <w:i/>
          <w:iCs/>
          <w:noProof/>
          <w:szCs w:val="24"/>
          <w:lang w:val="en-US"/>
          <w:rPrChange w:id="477" w:author="Frederikke Lykke Witthöft Schytt" w:date="2024-06-24T18:40:00Z">
            <w:rPr>
              <w:rFonts w:cs="Times New Roman"/>
              <w:i/>
              <w:iCs/>
              <w:noProof/>
              <w:szCs w:val="24"/>
            </w:rPr>
          </w:rPrChange>
        </w:rPr>
        <w:t>Proceedings of the 20th International Conference on Evaluation and Assessment in Software Engineering</w:t>
      </w:r>
      <w:r w:rsidRPr="00747CF2">
        <w:rPr>
          <w:rFonts w:cs="Times New Roman"/>
          <w:noProof/>
          <w:szCs w:val="24"/>
          <w:lang w:val="en-US"/>
          <w:rPrChange w:id="478" w:author="Frederikke Lykke Witthöft Schytt" w:date="2024-06-24T18:40:00Z">
            <w:rPr>
              <w:rFonts w:cs="Times New Roman"/>
              <w:noProof/>
              <w:szCs w:val="24"/>
            </w:rPr>
          </w:rPrChange>
        </w:rPr>
        <w:t>, 1–11.</w:t>
      </w:r>
    </w:p>
    <w:p w14:paraId="53CE453A"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79" w:author="Frederikke Lykke Witthöft Schytt" w:date="2024-06-24T18:40:00Z">
            <w:rPr>
              <w:rFonts w:cs="Times New Roman"/>
              <w:noProof/>
              <w:szCs w:val="24"/>
            </w:rPr>
          </w:rPrChange>
        </w:rPr>
      </w:pPr>
      <w:r w:rsidRPr="00747CF2">
        <w:rPr>
          <w:rFonts w:cs="Times New Roman"/>
          <w:noProof/>
          <w:szCs w:val="24"/>
          <w:lang w:val="en-US"/>
          <w:rPrChange w:id="480" w:author="Frederikke Lykke Witthöft Schytt" w:date="2024-06-24T18:40:00Z">
            <w:rPr>
              <w:rFonts w:cs="Times New Roman"/>
              <w:noProof/>
              <w:szCs w:val="24"/>
            </w:rPr>
          </w:rPrChange>
        </w:rPr>
        <w:t xml:space="preserve">OpenAI. (2024). </w:t>
      </w:r>
      <w:r w:rsidRPr="00747CF2">
        <w:rPr>
          <w:rFonts w:cs="Times New Roman"/>
          <w:i/>
          <w:iCs/>
          <w:noProof/>
          <w:szCs w:val="24"/>
          <w:lang w:val="en-US"/>
          <w:rPrChange w:id="481" w:author="Frederikke Lykke Witthöft Schytt" w:date="2024-06-24T18:40:00Z">
            <w:rPr>
              <w:rFonts w:cs="Times New Roman"/>
              <w:i/>
              <w:iCs/>
              <w:noProof/>
              <w:szCs w:val="24"/>
            </w:rPr>
          </w:rPrChange>
        </w:rPr>
        <w:t>Function calling</w:t>
      </w:r>
      <w:r w:rsidRPr="00747CF2">
        <w:rPr>
          <w:rFonts w:cs="Times New Roman"/>
          <w:noProof/>
          <w:szCs w:val="24"/>
          <w:lang w:val="en-US"/>
          <w:rPrChange w:id="482" w:author="Frederikke Lykke Witthöft Schytt" w:date="2024-06-24T18:40:00Z">
            <w:rPr>
              <w:rFonts w:cs="Times New Roman"/>
              <w:noProof/>
              <w:szCs w:val="24"/>
            </w:rPr>
          </w:rPrChange>
        </w:rPr>
        <w:t>. https://platform.openai.com/docs/guides/function-calling</w:t>
      </w:r>
    </w:p>
    <w:p w14:paraId="2B429B03"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83" w:author="Frederikke Lykke Witthöft Schytt" w:date="2024-06-24T18:40:00Z">
            <w:rPr>
              <w:rFonts w:cs="Times New Roman"/>
              <w:noProof/>
              <w:szCs w:val="24"/>
            </w:rPr>
          </w:rPrChange>
        </w:rPr>
      </w:pPr>
      <w:r w:rsidRPr="00747CF2">
        <w:rPr>
          <w:rFonts w:cs="Times New Roman"/>
          <w:noProof/>
          <w:szCs w:val="24"/>
          <w:lang w:val="en-US"/>
          <w:rPrChange w:id="484" w:author="Frederikke Lykke Witthöft Schytt" w:date="2024-06-24T18:40:00Z">
            <w:rPr>
              <w:rFonts w:cs="Times New Roman"/>
              <w:noProof/>
              <w:szCs w:val="24"/>
            </w:rPr>
          </w:rPrChange>
        </w:rPr>
        <w:t xml:space="preserve">Pacheco, R. L., Riera, R., Santos, G. M., Sá, K. M. M., Bomfim, L. G. P., da Silva, G. R., de Oliveira, F. R., &amp; Martimbianco, A. L. C. (2023). Many systematic reviews with a single author are indexed in PubMed. </w:t>
      </w:r>
      <w:r w:rsidRPr="00747CF2">
        <w:rPr>
          <w:rFonts w:cs="Times New Roman"/>
          <w:i/>
          <w:iCs/>
          <w:noProof/>
          <w:szCs w:val="24"/>
          <w:lang w:val="en-US"/>
          <w:rPrChange w:id="485" w:author="Frederikke Lykke Witthöft Schytt" w:date="2024-06-24T18:40:00Z">
            <w:rPr>
              <w:rFonts w:cs="Times New Roman"/>
              <w:i/>
              <w:iCs/>
              <w:noProof/>
              <w:szCs w:val="24"/>
            </w:rPr>
          </w:rPrChange>
        </w:rPr>
        <w:t>Journal of Clinical Epidemiology</w:t>
      </w:r>
      <w:r w:rsidRPr="00747CF2">
        <w:rPr>
          <w:rFonts w:cs="Times New Roman"/>
          <w:noProof/>
          <w:szCs w:val="24"/>
          <w:lang w:val="en-US"/>
          <w:rPrChange w:id="486" w:author="Frederikke Lykke Witthöft Schytt" w:date="2024-06-24T18:40:00Z">
            <w:rPr>
              <w:rFonts w:cs="Times New Roman"/>
              <w:noProof/>
              <w:szCs w:val="24"/>
            </w:rPr>
          </w:rPrChange>
        </w:rPr>
        <w:t xml:space="preserve">, </w:t>
      </w:r>
      <w:r w:rsidRPr="00747CF2">
        <w:rPr>
          <w:rFonts w:cs="Times New Roman"/>
          <w:i/>
          <w:iCs/>
          <w:noProof/>
          <w:szCs w:val="24"/>
          <w:lang w:val="en-US"/>
          <w:rPrChange w:id="487" w:author="Frederikke Lykke Witthöft Schytt" w:date="2024-06-24T18:40:00Z">
            <w:rPr>
              <w:rFonts w:cs="Times New Roman"/>
              <w:i/>
              <w:iCs/>
              <w:noProof/>
              <w:szCs w:val="24"/>
            </w:rPr>
          </w:rPrChange>
        </w:rPr>
        <w:t>156</w:t>
      </w:r>
      <w:r w:rsidRPr="00747CF2">
        <w:rPr>
          <w:rFonts w:cs="Times New Roman"/>
          <w:noProof/>
          <w:szCs w:val="24"/>
          <w:lang w:val="en-US"/>
          <w:rPrChange w:id="488" w:author="Frederikke Lykke Witthöft Schytt" w:date="2024-06-24T18:40:00Z">
            <w:rPr>
              <w:rFonts w:cs="Times New Roman"/>
              <w:noProof/>
              <w:szCs w:val="24"/>
            </w:rPr>
          </w:rPrChange>
        </w:rPr>
        <w:t>, 124–126.</w:t>
      </w:r>
    </w:p>
    <w:p w14:paraId="35418CDF"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89" w:author="Frederikke Lykke Witthöft Schytt" w:date="2024-06-24T18:40:00Z">
            <w:rPr>
              <w:rFonts w:cs="Times New Roman"/>
              <w:noProof/>
              <w:szCs w:val="24"/>
            </w:rPr>
          </w:rPrChange>
        </w:rPr>
      </w:pPr>
      <w:r w:rsidRPr="00747CF2">
        <w:rPr>
          <w:rFonts w:cs="Times New Roman"/>
          <w:noProof/>
          <w:szCs w:val="24"/>
          <w:lang w:val="en-US"/>
          <w:rPrChange w:id="490" w:author="Frederikke Lykke Witthöft Schytt" w:date="2024-06-24T18:40:00Z">
            <w:rPr>
              <w:rFonts w:cs="Times New Roman"/>
              <w:noProof/>
              <w:szCs w:val="24"/>
            </w:rPr>
          </w:rPrChange>
        </w:rPr>
        <w:t xml:space="preserve">Perlman‐Arrow, S., Loo, N., Bobrovitz, N., Yan, T., &amp; Arora, R. K. (2023). A real‐world evaluation of the implementation of NLP technology in abstract screening of a systematic review. </w:t>
      </w:r>
      <w:r w:rsidRPr="00747CF2">
        <w:rPr>
          <w:rFonts w:cs="Times New Roman"/>
          <w:i/>
          <w:iCs/>
          <w:noProof/>
          <w:szCs w:val="24"/>
          <w:lang w:val="en-US"/>
          <w:rPrChange w:id="491" w:author="Frederikke Lykke Witthöft Schytt" w:date="2024-06-24T18:40:00Z">
            <w:rPr>
              <w:rFonts w:cs="Times New Roman"/>
              <w:i/>
              <w:iCs/>
              <w:noProof/>
              <w:szCs w:val="24"/>
            </w:rPr>
          </w:rPrChange>
        </w:rPr>
        <w:t>Research Synthesis Methods</w:t>
      </w:r>
      <w:r w:rsidRPr="00747CF2">
        <w:rPr>
          <w:rFonts w:cs="Times New Roman"/>
          <w:noProof/>
          <w:szCs w:val="24"/>
          <w:lang w:val="en-US"/>
          <w:rPrChange w:id="492" w:author="Frederikke Lykke Witthöft Schytt" w:date="2024-06-24T18:40:00Z">
            <w:rPr>
              <w:rFonts w:cs="Times New Roman"/>
              <w:noProof/>
              <w:szCs w:val="24"/>
            </w:rPr>
          </w:rPrChange>
        </w:rPr>
        <w:t xml:space="preserve">, </w:t>
      </w:r>
      <w:r w:rsidRPr="00747CF2">
        <w:rPr>
          <w:rFonts w:cs="Times New Roman"/>
          <w:i/>
          <w:iCs/>
          <w:noProof/>
          <w:szCs w:val="24"/>
          <w:lang w:val="en-US"/>
          <w:rPrChange w:id="493" w:author="Frederikke Lykke Witthöft Schytt" w:date="2024-06-24T18:40:00Z">
            <w:rPr>
              <w:rFonts w:cs="Times New Roman"/>
              <w:i/>
              <w:iCs/>
              <w:noProof/>
              <w:szCs w:val="24"/>
            </w:rPr>
          </w:rPrChange>
        </w:rPr>
        <w:t>14</w:t>
      </w:r>
      <w:r w:rsidRPr="00747CF2">
        <w:rPr>
          <w:rFonts w:cs="Times New Roman"/>
          <w:noProof/>
          <w:szCs w:val="24"/>
          <w:lang w:val="en-US"/>
          <w:rPrChange w:id="494" w:author="Frederikke Lykke Witthöft Schytt" w:date="2024-06-24T18:40:00Z">
            <w:rPr>
              <w:rFonts w:cs="Times New Roman"/>
              <w:noProof/>
              <w:szCs w:val="24"/>
            </w:rPr>
          </w:rPrChange>
        </w:rPr>
        <w:t>(4), 608–621.</w:t>
      </w:r>
    </w:p>
    <w:p w14:paraId="2EC60521"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495" w:author="Frederikke Lykke Witthöft Schytt" w:date="2024-06-24T18:40:00Z">
            <w:rPr>
              <w:rFonts w:cs="Times New Roman"/>
              <w:noProof/>
              <w:szCs w:val="24"/>
            </w:rPr>
          </w:rPrChange>
        </w:rPr>
      </w:pPr>
      <w:r w:rsidRPr="00747CF2">
        <w:rPr>
          <w:rFonts w:cs="Times New Roman"/>
          <w:noProof/>
          <w:szCs w:val="24"/>
          <w:lang w:val="en-US"/>
          <w:rPrChange w:id="496" w:author="Frederikke Lykke Witthöft Schytt" w:date="2024-06-24T18:40:00Z">
            <w:rPr>
              <w:rFonts w:cs="Times New Roman"/>
              <w:noProof/>
              <w:szCs w:val="24"/>
            </w:rPr>
          </w:rPrChange>
        </w:rPr>
        <w:t xml:space="preserve">Polanin, J. R., Pigott, T. D., Espelage, D. L., &amp; Grotpeter, J. K. (2019). Best practice guidelines for abstract screening large-evidence systematic reviews and meta-analyses. </w:t>
      </w:r>
      <w:r w:rsidRPr="00747CF2">
        <w:rPr>
          <w:rFonts w:cs="Times New Roman"/>
          <w:i/>
          <w:iCs/>
          <w:noProof/>
          <w:szCs w:val="24"/>
          <w:lang w:val="en-US"/>
          <w:rPrChange w:id="497" w:author="Frederikke Lykke Witthöft Schytt" w:date="2024-06-24T18:40:00Z">
            <w:rPr>
              <w:rFonts w:cs="Times New Roman"/>
              <w:i/>
              <w:iCs/>
              <w:noProof/>
              <w:szCs w:val="24"/>
            </w:rPr>
          </w:rPrChange>
        </w:rPr>
        <w:t>Research Synthesis Methods</w:t>
      </w:r>
      <w:r w:rsidRPr="00747CF2">
        <w:rPr>
          <w:rFonts w:cs="Times New Roman"/>
          <w:noProof/>
          <w:szCs w:val="24"/>
          <w:lang w:val="en-US"/>
          <w:rPrChange w:id="498" w:author="Frederikke Lykke Witthöft Schytt" w:date="2024-06-24T18:40:00Z">
            <w:rPr>
              <w:rFonts w:cs="Times New Roman"/>
              <w:noProof/>
              <w:szCs w:val="24"/>
            </w:rPr>
          </w:rPrChange>
        </w:rPr>
        <w:t xml:space="preserve">, </w:t>
      </w:r>
      <w:r w:rsidRPr="00747CF2">
        <w:rPr>
          <w:rFonts w:cs="Times New Roman"/>
          <w:i/>
          <w:iCs/>
          <w:noProof/>
          <w:szCs w:val="24"/>
          <w:lang w:val="en-US"/>
          <w:rPrChange w:id="499" w:author="Frederikke Lykke Witthöft Schytt" w:date="2024-06-24T18:40:00Z">
            <w:rPr>
              <w:rFonts w:cs="Times New Roman"/>
              <w:i/>
              <w:iCs/>
              <w:noProof/>
              <w:szCs w:val="24"/>
            </w:rPr>
          </w:rPrChange>
        </w:rPr>
        <w:t>10</w:t>
      </w:r>
      <w:r w:rsidRPr="00747CF2">
        <w:rPr>
          <w:rFonts w:cs="Times New Roman"/>
          <w:noProof/>
          <w:szCs w:val="24"/>
          <w:lang w:val="en-US"/>
          <w:rPrChange w:id="500" w:author="Frederikke Lykke Witthöft Schytt" w:date="2024-06-24T18:40:00Z">
            <w:rPr>
              <w:rFonts w:cs="Times New Roman"/>
              <w:noProof/>
              <w:szCs w:val="24"/>
            </w:rPr>
          </w:rPrChange>
        </w:rPr>
        <w:t>(3), 330–342. https://doi.org/https://doi.org/10.1002/jrsm.1354</w:t>
      </w:r>
    </w:p>
    <w:p w14:paraId="7DBF8CB7"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01" w:author="Frederikke Lykke Witthöft Schytt" w:date="2024-06-24T18:40:00Z">
            <w:rPr>
              <w:rFonts w:cs="Times New Roman"/>
              <w:noProof/>
              <w:szCs w:val="24"/>
            </w:rPr>
          </w:rPrChange>
        </w:rPr>
      </w:pPr>
      <w:r w:rsidRPr="00747CF2">
        <w:rPr>
          <w:rFonts w:cs="Times New Roman"/>
          <w:noProof/>
          <w:szCs w:val="24"/>
          <w:lang w:val="en-US"/>
          <w:rPrChange w:id="502" w:author="Frederikke Lykke Witthöft Schytt" w:date="2024-06-24T18:40:00Z">
            <w:rPr>
              <w:rFonts w:cs="Times New Roman"/>
              <w:noProof/>
              <w:szCs w:val="24"/>
            </w:rPr>
          </w:rPrChange>
        </w:rPr>
        <w:t xml:space="preserve">Pustejovsky, J. E. (2020). </w:t>
      </w:r>
      <w:r w:rsidRPr="00747CF2">
        <w:rPr>
          <w:rFonts w:cs="Times New Roman"/>
          <w:i/>
          <w:iCs/>
          <w:noProof/>
          <w:szCs w:val="24"/>
          <w:lang w:val="en-US"/>
          <w:rPrChange w:id="503" w:author="Frederikke Lykke Witthöft Schytt" w:date="2024-06-24T18:40:00Z">
            <w:rPr>
              <w:rFonts w:cs="Times New Roman"/>
              <w:i/>
              <w:iCs/>
              <w:noProof/>
              <w:szCs w:val="24"/>
            </w:rPr>
          </w:rPrChange>
        </w:rPr>
        <w:t>clubSandwich: Cluster-robust (sandwich) variance estimators with small-sample corrections</w:t>
      </w:r>
      <w:r w:rsidRPr="00747CF2">
        <w:rPr>
          <w:rFonts w:cs="Times New Roman"/>
          <w:noProof/>
          <w:szCs w:val="24"/>
          <w:lang w:val="en-US"/>
          <w:rPrChange w:id="504" w:author="Frederikke Lykke Witthöft Schytt" w:date="2024-06-24T18:40:00Z">
            <w:rPr>
              <w:rFonts w:cs="Times New Roman"/>
              <w:noProof/>
              <w:szCs w:val="24"/>
            </w:rPr>
          </w:rPrChange>
        </w:rPr>
        <w:t xml:space="preserve"> (0.5.5). cran.r-project.org. https://cran.r-project.org/web/packages/clubSandwich/index.html</w:t>
      </w:r>
    </w:p>
    <w:p w14:paraId="38863E7E"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05" w:author="Frederikke Lykke Witthöft Schytt" w:date="2024-06-24T18:40:00Z">
            <w:rPr>
              <w:rFonts w:cs="Times New Roman"/>
              <w:noProof/>
              <w:szCs w:val="24"/>
            </w:rPr>
          </w:rPrChange>
        </w:rPr>
      </w:pPr>
      <w:r w:rsidRPr="00747CF2">
        <w:rPr>
          <w:rFonts w:cs="Times New Roman"/>
          <w:noProof/>
          <w:szCs w:val="24"/>
          <w:lang w:val="en-US"/>
          <w:rPrChange w:id="506" w:author="Frederikke Lykke Witthöft Schytt" w:date="2024-06-24T18:40:00Z">
            <w:rPr>
              <w:rFonts w:cs="Times New Roman"/>
              <w:noProof/>
              <w:szCs w:val="24"/>
            </w:rPr>
          </w:rPrChange>
        </w:rPr>
        <w:t xml:space="preserve">Pustejovsky, J. E., &amp; Tipton, E. (2021). Meta-analysis with robust variance estimation: Expanding the range of working models. </w:t>
      </w:r>
      <w:r w:rsidRPr="00747CF2">
        <w:rPr>
          <w:rFonts w:cs="Times New Roman"/>
          <w:i/>
          <w:iCs/>
          <w:noProof/>
          <w:szCs w:val="24"/>
          <w:lang w:val="en-US"/>
          <w:rPrChange w:id="507" w:author="Frederikke Lykke Witthöft Schytt" w:date="2024-06-24T18:40:00Z">
            <w:rPr>
              <w:rFonts w:cs="Times New Roman"/>
              <w:i/>
              <w:iCs/>
              <w:noProof/>
              <w:szCs w:val="24"/>
            </w:rPr>
          </w:rPrChange>
        </w:rPr>
        <w:t>Prevention Science</w:t>
      </w:r>
      <w:r w:rsidRPr="00747CF2">
        <w:rPr>
          <w:rFonts w:cs="Times New Roman"/>
          <w:noProof/>
          <w:szCs w:val="24"/>
          <w:lang w:val="en-US"/>
          <w:rPrChange w:id="508" w:author="Frederikke Lykke Witthöft Schytt" w:date="2024-06-24T18:40:00Z">
            <w:rPr>
              <w:rFonts w:cs="Times New Roman"/>
              <w:noProof/>
              <w:szCs w:val="24"/>
            </w:rPr>
          </w:rPrChange>
        </w:rPr>
        <w:t xml:space="preserve">, </w:t>
      </w:r>
      <w:r w:rsidRPr="00747CF2">
        <w:rPr>
          <w:rFonts w:cs="Times New Roman"/>
          <w:i/>
          <w:iCs/>
          <w:noProof/>
          <w:szCs w:val="24"/>
          <w:lang w:val="en-US"/>
          <w:rPrChange w:id="509" w:author="Frederikke Lykke Witthöft Schytt" w:date="2024-06-24T18:40:00Z">
            <w:rPr>
              <w:rFonts w:cs="Times New Roman"/>
              <w:i/>
              <w:iCs/>
              <w:noProof/>
              <w:szCs w:val="24"/>
            </w:rPr>
          </w:rPrChange>
        </w:rPr>
        <w:t>23</w:t>
      </w:r>
      <w:r w:rsidRPr="00747CF2">
        <w:rPr>
          <w:rFonts w:cs="Times New Roman"/>
          <w:noProof/>
          <w:szCs w:val="24"/>
          <w:lang w:val="en-US"/>
          <w:rPrChange w:id="510" w:author="Frederikke Lykke Witthöft Schytt" w:date="2024-06-24T18:40:00Z">
            <w:rPr>
              <w:rFonts w:cs="Times New Roman"/>
              <w:noProof/>
              <w:szCs w:val="24"/>
            </w:rPr>
          </w:rPrChange>
        </w:rPr>
        <w:t>(1), 425–438. https://doi.org/10.1007/s11121-021-01246-3</w:t>
      </w:r>
    </w:p>
    <w:p w14:paraId="111844EA"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11" w:author="Frederikke Lykke Witthöft Schytt" w:date="2024-06-24T18:40:00Z">
            <w:rPr>
              <w:rFonts w:cs="Times New Roman"/>
              <w:noProof/>
              <w:szCs w:val="24"/>
            </w:rPr>
          </w:rPrChange>
        </w:rPr>
      </w:pPr>
      <w:r w:rsidRPr="00747CF2">
        <w:rPr>
          <w:rFonts w:cs="Times New Roman"/>
          <w:noProof/>
          <w:szCs w:val="24"/>
          <w:lang w:val="en-US"/>
          <w:rPrChange w:id="512" w:author="Frederikke Lykke Witthöft Schytt" w:date="2024-06-24T18:40:00Z">
            <w:rPr>
              <w:rFonts w:cs="Times New Roman"/>
              <w:noProof/>
              <w:szCs w:val="24"/>
            </w:rPr>
          </w:rPrChange>
        </w:rPr>
        <w:lastRenderedPageBreak/>
        <w:t xml:space="preserve">R Core Team. (2022). </w:t>
      </w:r>
      <w:r w:rsidRPr="00747CF2">
        <w:rPr>
          <w:rFonts w:cs="Times New Roman"/>
          <w:i/>
          <w:iCs/>
          <w:noProof/>
          <w:szCs w:val="24"/>
          <w:lang w:val="en-US"/>
          <w:rPrChange w:id="513" w:author="Frederikke Lykke Witthöft Schytt" w:date="2024-06-24T18:40:00Z">
            <w:rPr>
              <w:rFonts w:cs="Times New Roman"/>
              <w:i/>
              <w:iCs/>
              <w:noProof/>
              <w:szCs w:val="24"/>
            </w:rPr>
          </w:rPrChange>
        </w:rPr>
        <w:t>R: A language and environment for statistical computing</w:t>
      </w:r>
      <w:r w:rsidRPr="00747CF2">
        <w:rPr>
          <w:rFonts w:cs="Times New Roman"/>
          <w:noProof/>
          <w:szCs w:val="24"/>
          <w:lang w:val="en-US"/>
          <w:rPrChange w:id="514" w:author="Frederikke Lykke Witthöft Schytt" w:date="2024-06-24T18:40:00Z">
            <w:rPr>
              <w:rFonts w:cs="Times New Roman"/>
              <w:noProof/>
              <w:szCs w:val="24"/>
            </w:rPr>
          </w:rPrChange>
        </w:rPr>
        <w:t>. R Foundation for Statistical Computing, Vienna, Austria. https://www.r-project.org/</w:t>
      </w:r>
    </w:p>
    <w:p w14:paraId="6B187004"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15" w:author="Frederikke Lykke Witthöft Schytt" w:date="2024-06-24T18:40:00Z">
            <w:rPr>
              <w:rFonts w:cs="Times New Roman"/>
              <w:noProof/>
              <w:szCs w:val="24"/>
            </w:rPr>
          </w:rPrChange>
        </w:rPr>
      </w:pPr>
      <w:r w:rsidRPr="00747CF2">
        <w:rPr>
          <w:rFonts w:cs="Times New Roman"/>
          <w:noProof/>
          <w:szCs w:val="24"/>
          <w:lang w:val="en-US"/>
          <w:rPrChange w:id="516" w:author="Frederikke Lykke Witthöft Schytt" w:date="2024-06-24T18:40:00Z">
            <w:rPr>
              <w:rFonts w:cs="Times New Roman"/>
              <w:noProof/>
              <w:szCs w:val="24"/>
            </w:rPr>
          </w:rPrChange>
        </w:rPr>
        <w:t xml:space="preserve">Rathbone, J., Hoffmann, T., &amp; Glasziou, P. (2015). Faster title and abstract screening? Evaluating Abstrackr, a semi-automated online screening program for systematic reviewers. </w:t>
      </w:r>
      <w:r w:rsidRPr="00747CF2">
        <w:rPr>
          <w:rFonts w:cs="Times New Roman"/>
          <w:i/>
          <w:iCs/>
          <w:noProof/>
          <w:szCs w:val="24"/>
          <w:lang w:val="en-US"/>
          <w:rPrChange w:id="517" w:author="Frederikke Lykke Witthöft Schytt" w:date="2024-06-24T18:40:00Z">
            <w:rPr>
              <w:rFonts w:cs="Times New Roman"/>
              <w:i/>
              <w:iCs/>
              <w:noProof/>
              <w:szCs w:val="24"/>
            </w:rPr>
          </w:rPrChange>
        </w:rPr>
        <w:t>Systematic Reviews</w:t>
      </w:r>
      <w:r w:rsidRPr="00747CF2">
        <w:rPr>
          <w:rFonts w:cs="Times New Roman"/>
          <w:noProof/>
          <w:szCs w:val="24"/>
          <w:lang w:val="en-US"/>
          <w:rPrChange w:id="518" w:author="Frederikke Lykke Witthöft Schytt" w:date="2024-06-24T18:40:00Z">
            <w:rPr>
              <w:rFonts w:cs="Times New Roman"/>
              <w:noProof/>
              <w:szCs w:val="24"/>
            </w:rPr>
          </w:rPrChange>
        </w:rPr>
        <w:t xml:space="preserve">, </w:t>
      </w:r>
      <w:r w:rsidRPr="00747CF2">
        <w:rPr>
          <w:rFonts w:cs="Times New Roman"/>
          <w:i/>
          <w:iCs/>
          <w:noProof/>
          <w:szCs w:val="24"/>
          <w:lang w:val="en-US"/>
          <w:rPrChange w:id="519" w:author="Frederikke Lykke Witthöft Schytt" w:date="2024-06-24T18:40:00Z">
            <w:rPr>
              <w:rFonts w:cs="Times New Roman"/>
              <w:i/>
              <w:iCs/>
              <w:noProof/>
              <w:szCs w:val="24"/>
            </w:rPr>
          </w:rPrChange>
        </w:rPr>
        <w:t>4</w:t>
      </w:r>
      <w:r w:rsidRPr="00747CF2">
        <w:rPr>
          <w:rFonts w:cs="Times New Roman"/>
          <w:noProof/>
          <w:szCs w:val="24"/>
          <w:lang w:val="en-US"/>
          <w:rPrChange w:id="520" w:author="Frederikke Lykke Witthöft Schytt" w:date="2024-06-24T18:40:00Z">
            <w:rPr>
              <w:rFonts w:cs="Times New Roman"/>
              <w:noProof/>
              <w:szCs w:val="24"/>
            </w:rPr>
          </w:rPrChange>
        </w:rPr>
        <w:t>(1), 1–7.</w:t>
      </w:r>
    </w:p>
    <w:p w14:paraId="238E2D56"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21" w:author="Frederikke Lykke Witthöft Schytt" w:date="2024-06-24T18:40:00Z">
            <w:rPr>
              <w:rFonts w:cs="Times New Roman"/>
              <w:noProof/>
              <w:szCs w:val="24"/>
            </w:rPr>
          </w:rPrChange>
        </w:rPr>
      </w:pPr>
      <w:r w:rsidRPr="00747CF2">
        <w:rPr>
          <w:rFonts w:cs="Times New Roman"/>
          <w:noProof/>
          <w:szCs w:val="24"/>
          <w:lang w:val="en-US"/>
          <w:rPrChange w:id="522" w:author="Frederikke Lykke Witthöft Schytt" w:date="2024-06-24T18:40:00Z">
            <w:rPr>
              <w:rFonts w:cs="Times New Roman"/>
              <w:noProof/>
              <w:szCs w:val="24"/>
            </w:rPr>
          </w:rPrChange>
        </w:rPr>
        <w:t xml:space="preserve">Rothstein, H. R., Sutton, A. J., &amp; Borenstein, M. (2005). Publication bias in meta-analysis. In H. R. Rothstein, A. J. Sutton, &amp; M. Borenstein (Eds.), </w:t>
      </w:r>
      <w:r w:rsidRPr="00747CF2">
        <w:rPr>
          <w:rFonts w:cs="Times New Roman"/>
          <w:i/>
          <w:iCs/>
          <w:noProof/>
          <w:szCs w:val="24"/>
          <w:lang w:val="en-US"/>
          <w:rPrChange w:id="523" w:author="Frederikke Lykke Witthöft Schytt" w:date="2024-06-24T18:40:00Z">
            <w:rPr>
              <w:rFonts w:cs="Times New Roman"/>
              <w:i/>
              <w:iCs/>
              <w:noProof/>
              <w:szCs w:val="24"/>
            </w:rPr>
          </w:rPrChange>
        </w:rPr>
        <w:t>Publication bias in meta-analysis: Prevention, assessment and adjustments</w:t>
      </w:r>
      <w:r w:rsidRPr="00747CF2">
        <w:rPr>
          <w:rFonts w:cs="Times New Roman"/>
          <w:noProof/>
          <w:szCs w:val="24"/>
          <w:lang w:val="en-US"/>
          <w:rPrChange w:id="524" w:author="Frederikke Lykke Witthöft Schytt" w:date="2024-06-24T18:40:00Z">
            <w:rPr>
              <w:rFonts w:cs="Times New Roman"/>
              <w:noProof/>
              <w:szCs w:val="24"/>
            </w:rPr>
          </w:rPrChange>
        </w:rPr>
        <w:t>. Wiley Online Library.</w:t>
      </w:r>
    </w:p>
    <w:p w14:paraId="206DF4AA"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25" w:author="Frederikke Lykke Witthöft Schytt" w:date="2024-06-24T18:40:00Z">
            <w:rPr>
              <w:rFonts w:cs="Times New Roman"/>
              <w:noProof/>
              <w:szCs w:val="24"/>
            </w:rPr>
          </w:rPrChange>
        </w:rPr>
      </w:pPr>
      <w:r w:rsidRPr="00747CF2">
        <w:rPr>
          <w:rFonts w:cs="Times New Roman"/>
          <w:noProof/>
          <w:szCs w:val="24"/>
          <w:lang w:val="en-US"/>
          <w:rPrChange w:id="526" w:author="Frederikke Lykke Witthöft Schytt" w:date="2024-06-24T18:40:00Z">
            <w:rPr>
              <w:rFonts w:cs="Times New Roman"/>
              <w:noProof/>
              <w:szCs w:val="24"/>
            </w:rPr>
          </w:rPrChange>
        </w:rPr>
        <w:t xml:space="preserve">Röver, C., &amp; Friede, T. (2022). Double arcsine transform not appropriate for meta-analysis. </w:t>
      </w:r>
      <w:r w:rsidRPr="00747CF2">
        <w:rPr>
          <w:rFonts w:cs="Times New Roman"/>
          <w:i/>
          <w:iCs/>
          <w:noProof/>
          <w:szCs w:val="24"/>
          <w:lang w:val="en-US"/>
          <w:rPrChange w:id="527" w:author="Frederikke Lykke Witthöft Schytt" w:date="2024-06-24T18:40:00Z">
            <w:rPr>
              <w:rFonts w:cs="Times New Roman"/>
              <w:i/>
              <w:iCs/>
              <w:noProof/>
              <w:szCs w:val="24"/>
            </w:rPr>
          </w:rPrChange>
        </w:rPr>
        <w:t>Research Synthesis Methods</w:t>
      </w:r>
      <w:r w:rsidRPr="00747CF2">
        <w:rPr>
          <w:rFonts w:cs="Times New Roman"/>
          <w:noProof/>
          <w:szCs w:val="24"/>
          <w:lang w:val="en-US"/>
          <w:rPrChange w:id="528" w:author="Frederikke Lykke Witthöft Schytt" w:date="2024-06-24T18:40:00Z">
            <w:rPr>
              <w:rFonts w:cs="Times New Roman"/>
              <w:noProof/>
              <w:szCs w:val="24"/>
            </w:rPr>
          </w:rPrChange>
        </w:rPr>
        <w:t xml:space="preserve">, </w:t>
      </w:r>
      <w:r w:rsidRPr="00747CF2">
        <w:rPr>
          <w:rFonts w:cs="Times New Roman"/>
          <w:i/>
          <w:iCs/>
          <w:noProof/>
          <w:szCs w:val="24"/>
          <w:lang w:val="en-US"/>
          <w:rPrChange w:id="529" w:author="Frederikke Lykke Witthöft Schytt" w:date="2024-06-24T18:40:00Z">
            <w:rPr>
              <w:rFonts w:cs="Times New Roman"/>
              <w:i/>
              <w:iCs/>
              <w:noProof/>
              <w:szCs w:val="24"/>
            </w:rPr>
          </w:rPrChange>
        </w:rPr>
        <w:t>13</w:t>
      </w:r>
      <w:r w:rsidRPr="00747CF2">
        <w:rPr>
          <w:rFonts w:cs="Times New Roman"/>
          <w:noProof/>
          <w:szCs w:val="24"/>
          <w:lang w:val="en-US"/>
          <w:rPrChange w:id="530" w:author="Frederikke Lykke Witthöft Schytt" w:date="2024-06-24T18:40:00Z">
            <w:rPr>
              <w:rFonts w:cs="Times New Roman"/>
              <w:noProof/>
              <w:szCs w:val="24"/>
            </w:rPr>
          </w:rPrChange>
        </w:rPr>
        <w:t>(5), 645–648. https://doi.org/https://doi.org/10.1002/jrsm.1591</w:t>
      </w:r>
    </w:p>
    <w:p w14:paraId="354FEEFB"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31" w:author="Frederikke Lykke Witthöft Schytt" w:date="2024-06-24T18:40:00Z">
            <w:rPr>
              <w:rFonts w:cs="Times New Roman"/>
              <w:noProof/>
              <w:szCs w:val="24"/>
            </w:rPr>
          </w:rPrChange>
        </w:rPr>
      </w:pPr>
      <w:r w:rsidRPr="00747CF2">
        <w:rPr>
          <w:rFonts w:cs="Times New Roman"/>
          <w:noProof/>
          <w:szCs w:val="24"/>
          <w:lang w:val="en-US"/>
          <w:rPrChange w:id="532" w:author="Frederikke Lykke Witthöft Schytt" w:date="2024-06-24T18:40:00Z">
            <w:rPr>
              <w:rFonts w:cs="Times New Roman"/>
              <w:noProof/>
              <w:szCs w:val="24"/>
            </w:rPr>
          </w:rPrChange>
        </w:rPr>
        <w:t xml:space="preserve">RStudio Team. (2015). </w:t>
      </w:r>
      <w:r w:rsidRPr="00747CF2">
        <w:rPr>
          <w:rFonts w:cs="Times New Roman"/>
          <w:i/>
          <w:iCs/>
          <w:noProof/>
          <w:szCs w:val="24"/>
          <w:lang w:val="en-US"/>
          <w:rPrChange w:id="533" w:author="Frederikke Lykke Witthöft Schytt" w:date="2024-06-24T18:40:00Z">
            <w:rPr>
              <w:rFonts w:cs="Times New Roman"/>
              <w:i/>
              <w:iCs/>
              <w:noProof/>
              <w:szCs w:val="24"/>
            </w:rPr>
          </w:rPrChange>
        </w:rPr>
        <w:t>RStudio: Integrated development for R</w:t>
      </w:r>
      <w:r w:rsidRPr="00747CF2">
        <w:rPr>
          <w:rFonts w:cs="Times New Roman"/>
          <w:noProof/>
          <w:szCs w:val="24"/>
          <w:lang w:val="en-US"/>
          <w:rPrChange w:id="534" w:author="Frederikke Lykke Witthöft Schytt" w:date="2024-06-24T18:40:00Z">
            <w:rPr>
              <w:rFonts w:cs="Times New Roman"/>
              <w:noProof/>
              <w:szCs w:val="24"/>
            </w:rPr>
          </w:rPrChange>
        </w:rPr>
        <w:t>. RStudio, Inc., Boston, MA. https://www.rstudio.com/</w:t>
      </w:r>
    </w:p>
    <w:p w14:paraId="568FE920"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35" w:author="Frederikke Lykke Witthöft Schytt" w:date="2024-06-24T18:40:00Z">
            <w:rPr>
              <w:rFonts w:cs="Times New Roman"/>
              <w:noProof/>
              <w:szCs w:val="24"/>
            </w:rPr>
          </w:rPrChange>
        </w:rPr>
      </w:pPr>
      <w:r w:rsidRPr="00747CF2">
        <w:rPr>
          <w:rFonts w:cs="Times New Roman"/>
          <w:noProof/>
          <w:szCs w:val="24"/>
          <w:lang w:val="en-US"/>
          <w:rPrChange w:id="536" w:author="Frederikke Lykke Witthöft Schytt" w:date="2024-06-24T18:40:00Z">
            <w:rPr>
              <w:rFonts w:cs="Times New Roman"/>
              <w:noProof/>
              <w:szCs w:val="24"/>
            </w:rPr>
          </w:rPrChange>
        </w:rPr>
        <w:t xml:space="preserve">Schwarzer, G., Chemaitelly, H., Abu-Raddad, L. J., &amp; Rücker, G. (2019). Seriously misleading results using inverse of Freeman-Tukey double arcsine transformation in meta-analysis of single proportions. </w:t>
      </w:r>
      <w:r w:rsidRPr="00747CF2">
        <w:rPr>
          <w:rFonts w:cs="Times New Roman"/>
          <w:i/>
          <w:iCs/>
          <w:noProof/>
          <w:szCs w:val="24"/>
          <w:lang w:val="en-US"/>
          <w:rPrChange w:id="537" w:author="Frederikke Lykke Witthöft Schytt" w:date="2024-06-24T18:40:00Z">
            <w:rPr>
              <w:rFonts w:cs="Times New Roman"/>
              <w:i/>
              <w:iCs/>
              <w:noProof/>
              <w:szCs w:val="24"/>
            </w:rPr>
          </w:rPrChange>
        </w:rPr>
        <w:t>Research Synthesis Methods</w:t>
      </w:r>
      <w:r w:rsidRPr="00747CF2">
        <w:rPr>
          <w:rFonts w:cs="Times New Roman"/>
          <w:noProof/>
          <w:szCs w:val="24"/>
          <w:lang w:val="en-US"/>
          <w:rPrChange w:id="538" w:author="Frederikke Lykke Witthöft Schytt" w:date="2024-06-24T18:40:00Z">
            <w:rPr>
              <w:rFonts w:cs="Times New Roman"/>
              <w:noProof/>
              <w:szCs w:val="24"/>
            </w:rPr>
          </w:rPrChange>
        </w:rPr>
        <w:t xml:space="preserve">, </w:t>
      </w:r>
      <w:r w:rsidRPr="00747CF2">
        <w:rPr>
          <w:rFonts w:cs="Times New Roman"/>
          <w:i/>
          <w:iCs/>
          <w:noProof/>
          <w:szCs w:val="24"/>
          <w:lang w:val="en-US"/>
          <w:rPrChange w:id="539" w:author="Frederikke Lykke Witthöft Schytt" w:date="2024-06-24T18:40:00Z">
            <w:rPr>
              <w:rFonts w:cs="Times New Roman"/>
              <w:i/>
              <w:iCs/>
              <w:noProof/>
              <w:szCs w:val="24"/>
            </w:rPr>
          </w:rPrChange>
        </w:rPr>
        <w:t>10</w:t>
      </w:r>
      <w:r w:rsidRPr="00747CF2">
        <w:rPr>
          <w:rFonts w:cs="Times New Roman"/>
          <w:noProof/>
          <w:szCs w:val="24"/>
          <w:lang w:val="en-US"/>
          <w:rPrChange w:id="540" w:author="Frederikke Lykke Witthöft Schytt" w:date="2024-06-24T18:40:00Z">
            <w:rPr>
              <w:rFonts w:cs="Times New Roman"/>
              <w:noProof/>
              <w:szCs w:val="24"/>
            </w:rPr>
          </w:rPrChange>
        </w:rPr>
        <w:t>(3), 476–483. https://doi.org/https://doi.org/10.1002/jrsm.1348</w:t>
      </w:r>
    </w:p>
    <w:p w14:paraId="69EF5793"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41" w:author="Frederikke Lykke Witthöft Schytt" w:date="2024-06-24T18:40:00Z">
            <w:rPr>
              <w:rFonts w:cs="Times New Roman"/>
              <w:noProof/>
              <w:szCs w:val="24"/>
            </w:rPr>
          </w:rPrChange>
        </w:rPr>
      </w:pPr>
      <w:r w:rsidRPr="00747CF2">
        <w:rPr>
          <w:rFonts w:cs="Times New Roman"/>
          <w:noProof/>
          <w:szCs w:val="24"/>
          <w:lang w:val="en-US"/>
          <w:rPrChange w:id="542" w:author="Frederikke Lykke Witthöft Schytt" w:date="2024-06-24T18:40:00Z">
            <w:rPr>
              <w:rFonts w:cs="Times New Roman"/>
              <w:noProof/>
              <w:szCs w:val="24"/>
            </w:rPr>
          </w:rPrChange>
        </w:rPr>
        <w:t xml:space="preserve">Shadish, W. R., Cook, T. D., &amp; Campbell, D. T. (2002). </w:t>
      </w:r>
      <w:r w:rsidRPr="00747CF2">
        <w:rPr>
          <w:rFonts w:cs="Times New Roman"/>
          <w:i/>
          <w:iCs/>
          <w:noProof/>
          <w:szCs w:val="24"/>
          <w:lang w:val="en-US"/>
          <w:rPrChange w:id="543" w:author="Frederikke Lykke Witthöft Schytt" w:date="2024-06-24T18:40:00Z">
            <w:rPr>
              <w:rFonts w:cs="Times New Roman"/>
              <w:i/>
              <w:iCs/>
              <w:noProof/>
              <w:szCs w:val="24"/>
            </w:rPr>
          </w:rPrChange>
        </w:rPr>
        <w:t>Experimental and Quasi-Experimental Designs for Generalized Causal Inference</w:t>
      </w:r>
      <w:r w:rsidRPr="00747CF2">
        <w:rPr>
          <w:rFonts w:cs="Times New Roman"/>
          <w:noProof/>
          <w:szCs w:val="24"/>
          <w:lang w:val="en-US"/>
          <w:rPrChange w:id="544" w:author="Frederikke Lykke Witthöft Schytt" w:date="2024-06-24T18:40:00Z">
            <w:rPr>
              <w:rFonts w:cs="Times New Roman"/>
              <w:noProof/>
              <w:szCs w:val="24"/>
            </w:rPr>
          </w:rPrChange>
        </w:rPr>
        <w:t xml:space="preserve"> (2nd ed.). Cengage Learning, Inc.</w:t>
      </w:r>
    </w:p>
    <w:p w14:paraId="1DFF9246"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45" w:author="Frederikke Lykke Witthöft Schytt" w:date="2024-06-24T18:40:00Z">
            <w:rPr>
              <w:rFonts w:cs="Times New Roman"/>
              <w:noProof/>
              <w:szCs w:val="24"/>
            </w:rPr>
          </w:rPrChange>
        </w:rPr>
      </w:pPr>
      <w:r w:rsidRPr="00747CF2">
        <w:rPr>
          <w:rFonts w:cs="Times New Roman"/>
          <w:noProof/>
          <w:szCs w:val="24"/>
          <w:lang w:val="en-US"/>
          <w:rPrChange w:id="546" w:author="Frederikke Lykke Witthöft Schytt" w:date="2024-06-24T18:40:00Z">
            <w:rPr>
              <w:rFonts w:cs="Times New Roman"/>
              <w:noProof/>
              <w:szCs w:val="24"/>
            </w:rPr>
          </w:rPrChange>
        </w:rPr>
        <w:t xml:space="preserve">Shemilt, I., Khan, N., Park, S., &amp; Thomas, J. (2016). Use of cost-effectiveness analysis to compare the efficiency of study identification methods in systematic reviews. </w:t>
      </w:r>
      <w:r w:rsidRPr="00747CF2">
        <w:rPr>
          <w:rFonts w:cs="Times New Roman"/>
          <w:i/>
          <w:iCs/>
          <w:noProof/>
          <w:szCs w:val="24"/>
          <w:lang w:val="en-US"/>
          <w:rPrChange w:id="547" w:author="Frederikke Lykke Witthöft Schytt" w:date="2024-06-24T18:40:00Z">
            <w:rPr>
              <w:rFonts w:cs="Times New Roman"/>
              <w:i/>
              <w:iCs/>
              <w:noProof/>
              <w:szCs w:val="24"/>
            </w:rPr>
          </w:rPrChange>
        </w:rPr>
        <w:t>Systematic Reviews</w:t>
      </w:r>
      <w:r w:rsidRPr="00747CF2">
        <w:rPr>
          <w:rFonts w:cs="Times New Roman"/>
          <w:noProof/>
          <w:szCs w:val="24"/>
          <w:lang w:val="en-US"/>
          <w:rPrChange w:id="548" w:author="Frederikke Lykke Witthöft Schytt" w:date="2024-06-24T18:40:00Z">
            <w:rPr>
              <w:rFonts w:cs="Times New Roman"/>
              <w:noProof/>
              <w:szCs w:val="24"/>
            </w:rPr>
          </w:rPrChange>
        </w:rPr>
        <w:t xml:space="preserve">, </w:t>
      </w:r>
      <w:r w:rsidRPr="00747CF2">
        <w:rPr>
          <w:rFonts w:cs="Times New Roman"/>
          <w:i/>
          <w:iCs/>
          <w:noProof/>
          <w:szCs w:val="24"/>
          <w:lang w:val="en-US"/>
          <w:rPrChange w:id="549" w:author="Frederikke Lykke Witthöft Schytt" w:date="2024-06-24T18:40:00Z">
            <w:rPr>
              <w:rFonts w:cs="Times New Roman"/>
              <w:i/>
              <w:iCs/>
              <w:noProof/>
              <w:szCs w:val="24"/>
            </w:rPr>
          </w:rPrChange>
        </w:rPr>
        <w:t>5</w:t>
      </w:r>
      <w:r w:rsidRPr="00747CF2">
        <w:rPr>
          <w:rFonts w:cs="Times New Roman"/>
          <w:noProof/>
          <w:szCs w:val="24"/>
          <w:lang w:val="en-US"/>
          <w:rPrChange w:id="550" w:author="Frederikke Lykke Witthöft Schytt" w:date="2024-06-24T18:40:00Z">
            <w:rPr>
              <w:rFonts w:cs="Times New Roman"/>
              <w:noProof/>
              <w:szCs w:val="24"/>
            </w:rPr>
          </w:rPrChange>
        </w:rPr>
        <w:t>, 1–13.</w:t>
      </w:r>
    </w:p>
    <w:p w14:paraId="709B422C"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51" w:author="Frederikke Lykke Witthöft Schytt" w:date="2024-06-24T18:40:00Z">
            <w:rPr>
              <w:rFonts w:cs="Times New Roman"/>
              <w:noProof/>
              <w:szCs w:val="24"/>
            </w:rPr>
          </w:rPrChange>
        </w:rPr>
      </w:pPr>
      <w:r w:rsidRPr="00747CF2">
        <w:rPr>
          <w:rFonts w:cs="Times New Roman"/>
          <w:noProof/>
          <w:szCs w:val="24"/>
          <w:lang w:val="en-US"/>
          <w:rPrChange w:id="552" w:author="Frederikke Lykke Witthöft Schytt" w:date="2024-06-24T18:40:00Z">
            <w:rPr>
              <w:rFonts w:cs="Times New Roman"/>
              <w:noProof/>
              <w:szCs w:val="24"/>
            </w:rPr>
          </w:rPrChange>
        </w:rPr>
        <w:t xml:space="preserve">Shemilt, I., Simon, A., Hollands, G. J., Marteau, T. M., Ogilvie, D., O’Mara-Eves, A., Kelly, M. P., &amp; Thomas, J. (2014). Pinpointing needles in giant haystacks: use of text mining to reduce impractical screening workload in extremely large scoping reviews. </w:t>
      </w:r>
      <w:r w:rsidRPr="00747CF2">
        <w:rPr>
          <w:rFonts w:cs="Times New Roman"/>
          <w:i/>
          <w:iCs/>
          <w:noProof/>
          <w:szCs w:val="24"/>
          <w:lang w:val="en-US"/>
          <w:rPrChange w:id="553" w:author="Frederikke Lykke Witthöft Schytt" w:date="2024-06-24T18:40:00Z">
            <w:rPr>
              <w:rFonts w:cs="Times New Roman"/>
              <w:i/>
              <w:iCs/>
              <w:noProof/>
              <w:szCs w:val="24"/>
            </w:rPr>
          </w:rPrChange>
        </w:rPr>
        <w:t>Research Synthesis Methods</w:t>
      </w:r>
      <w:r w:rsidRPr="00747CF2">
        <w:rPr>
          <w:rFonts w:cs="Times New Roman"/>
          <w:noProof/>
          <w:szCs w:val="24"/>
          <w:lang w:val="en-US"/>
          <w:rPrChange w:id="554" w:author="Frederikke Lykke Witthöft Schytt" w:date="2024-06-24T18:40:00Z">
            <w:rPr>
              <w:rFonts w:cs="Times New Roman"/>
              <w:noProof/>
              <w:szCs w:val="24"/>
            </w:rPr>
          </w:rPrChange>
        </w:rPr>
        <w:t xml:space="preserve">, </w:t>
      </w:r>
      <w:r w:rsidRPr="00747CF2">
        <w:rPr>
          <w:rFonts w:cs="Times New Roman"/>
          <w:i/>
          <w:iCs/>
          <w:noProof/>
          <w:szCs w:val="24"/>
          <w:lang w:val="en-US"/>
          <w:rPrChange w:id="555" w:author="Frederikke Lykke Witthöft Schytt" w:date="2024-06-24T18:40:00Z">
            <w:rPr>
              <w:rFonts w:cs="Times New Roman"/>
              <w:i/>
              <w:iCs/>
              <w:noProof/>
              <w:szCs w:val="24"/>
            </w:rPr>
          </w:rPrChange>
        </w:rPr>
        <w:t>5</w:t>
      </w:r>
      <w:r w:rsidRPr="00747CF2">
        <w:rPr>
          <w:rFonts w:cs="Times New Roman"/>
          <w:noProof/>
          <w:szCs w:val="24"/>
          <w:lang w:val="en-US"/>
          <w:rPrChange w:id="556" w:author="Frederikke Lykke Witthöft Schytt" w:date="2024-06-24T18:40:00Z">
            <w:rPr>
              <w:rFonts w:cs="Times New Roman"/>
              <w:noProof/>
              <w:szCs w:val="24"/>
            </w:rPr>
          </w:rPrChange>
        </w:rPr>
        <w:t>(1), 31–49. https://doi.org/https://doi.org/10.1002/jrsm.1093</w:t>
      </w:r>
    </w:p>
    <w:p w14:paraId="0F467B69"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57" w:author="Frederikke Lykke Witthöft Schytt" w:date="2024-06-24T18:40:00Z">
            <w:rPr>
              <w:rFonts w:cs="Times New Roman"/>
              <w:noProof/>
              <w:szCs w:val="24"/>
            </w:rPr>
          </w:rPrChange>
        </w:rPr>
      </w:pPr>
      <w:r w:rsidRPr="00747CF2">
        <w:rPr>
          <w:rFonts w:cs="Times New Roman"/>
          <w:noProof/>
          <w:szCs w:val="24"/>
          <w:lang w:val="en-US"/>
          <w:rPrChange w:id="558" w:author="Frederikke Lykke Witthöft Schytt" w:date="2024-06-24T18:40:00Z">
            <w:rPr>
              <w:rFonts w:cs="Times New Roman"/>
              <w:noProof/>
              <w:szCs w:val="24"/>
            </w:rPr>
          </w:rPrChange>
        </w:rPr>
        <w:t xml:space="preserve">Stoll, C. R. T., Izadi, S., Fowler, S., Green, P., Suls, J., &amp; Colditz, G. A. (2019). The value of a second reviewer for study selection in systematic reviews. </w:t>
      </w:r>
      <w:r w:rsidRPr="00747CF2">
        <w:rPr>
          <w:rFonts w:cs="Times New Roman"/>
          <w:i/>
          <w:iCs/>
          <w:noProof/>
          <w:szCs w:val="24"/>
          <w:lang w:val="en-US"/>
          <w:rPrChange w:id="559" w:author="Frederikke Lykke Witthöft Schytt" w:date="2024-06-24T18:40:00Z">
            <w:rPr>
              <w:rFonts w:cs="Times New Roman"/>
              <w:i/>
              <w:iCs/>
              <w:noProof/>
              <w:szCs w:val="24"/>
            </w:rPr>
          </w:rPrChange>
        </w:rPr>
        <w:t>Research Synthesis Methods</w:t>
      </w:r>
      <w:r w:rsidRPr="00747CF2">
        <w:rPr>
          <w:rFonts w:cs="Times New Roman"/>
          <w:noProof/>
          <w:szCs w:val="24"/>
          <w:lang w:val="en-US"/>
          <w:rPrChange w:id="560" w:author="Frederikke Lykke Witthöft Schytt" w:date="2024-06-24T18:40:00Z">
            <w:rPr>
              <w:rFonts w:cs="Times New Roman"/>
              <w:noProof/>
              <w:szCs w:val="24"/>
            </w:rPr>
          </w:rPrChange>
        </w:rPr>
        <w:t xml:space="preserve">, </w:t>
      </w:r>
      <w:r w:rsidRPr="00747CF2">
        <w:rPr>
          <w:rFonts w:cs="Times New Roman"/>
          <w:i/>
          <w:iCs/>
          <w:noProof/>
          <w:szCs w:val="24"/>
          <w:lang w:val="en-US"/>
          <w:rPrChange w:id="561" w:author="Frederikke Lykke Witthöft Schytt" w:date="2024-06-24T18:40:00Z">
            <w:rPr>
              <w:rFonts w:cs="Times New Roman"/>
              <w:i/>
              <w:iCs/>
              <w:noProof/>
              <w:szCs w:val="24"/>
            </w:rPr>
          </w:rPrChange>
        </w:rPr>
        <w:t>10</w:t>
      </w:r>
      <w:r w:rsidRPr="00747CF2">
        <w:rPr>
          <w:rFonts w:cs="Times New Roman"/>
          <w:noProof/>
          <w:szCs w:val="24"/>
          <w:lang w:val="en-US"/>
          <w:rPrChange w:id="562" w:author="Frederikke Lykke Witthöft Schytt" w:date="2024-06-24T18:40:00Z">
            <w:rPr>
              <w:rFonts w:cs="Times New Roman"/>
              <w:noProof/>
              <w:szCs w:val="24"/>
            </w:rPr>
          </w:rPrChange>
        </w:rPr>
        <w:t>(4), 539–545. https://doi.org/10.1002/jrsm.1369</w:t>
      </w:r>
    </w:p>
    <w:p w14:paraId="1DF93480"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63" w:author="Frederikke Lykke Witthöft Schytt" w:date="2024-06-24T18:40:00Z">
            <w:rPr>
              <w:rFonts w:cs="Times New Roman"/>
              <w:noProof/>
              <w:szCs w:val="24"/>
            </w:rPr>
          </w:rPrChange>
        </w:rPr>
      </w:pPr>
      <w:r w:rsidRPr="00747CF2">
        <w:rPr>
          <w:rFonts w:cs="Times New Roman"/>
          <w:noProof/>
          <w:szCs w:val="24"/>
          <w:lang w:val="en-US"/>
          <w:rPrChange w:id="564" w:author="Frederikke Lykke Witthöft Schytt" w:date="2024-06-24T18:40:00Z">
            <w:rPr>
              <w:rFonts w:cs="Times New Roman"/>
              <w:noProof/>
              <w:szCs w:val="24"/>
            </w:rPr>
          </w:rPrChange>
        </w:rPr>
        <w:t xml:space="preserve">Syriani, E., David, I., &amp; Kumar, G. (2023). Assessing the Ability of ChatGPT to Screen Articles for Systematic Reviews. </w:t>
      </w:r>
      <w:r w:rsidRPr="00747CF2">
        <w:rPr>
          <w:rFonts w:cs="Times New Roman"/>
          <w:i/>
          <w:iCs/>
          <w:noProof/>
          <w:szCs w:val="24"/>
          <w:lang w:val="en-US"/>
          <w:rPrChange w:id="565" w:author="Frederikke Lykke Witthöft Schytt" w:date="2024-06-24T18:40:00Z">
            <w:rPr>
              <w:rFonts w:cs="Times New Roman"/>
              <w:i/>
              <w:iCs/>
              <w:noProof/>
              <w:szCs w:val="24"/>
            </w:rPr>
          </w:rPrChange>
        </w:rPr>
        <w:t>ArXiv Preprint ArXiv:2307.06464</w:t>
      </w:r>
      <w:r w:rsidRPr="00747CF2">
        <w:rPr>
          <w:rFonts w:cs="Times New Roman"/>
          <w:noProof/>
          <w:szCs w:val="24"/>
          <w:lang w:val="en-US"/>
          <w:rPrChange w:id="566" w:author="Frederikke Lykke Witthöft Schytt" w:date="2024-06-24T18:40:00Z">
            <w:rPr>
              <w:rFonts w:cs="Times New Roman"/>
              <w:noProof/>
              <w:szCs w:val="24"/>
            </w:rPr>
          </w:rPrChange>
        </w:rPr>
        <w:t>.</w:t>
      </w:r>
    </w:p>
    <w:p w14:paraId="7C5FE5AB"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67" w:author="Frederikke Lykke Witthöft Schytt" w:date="2024-06-24T18:40:00Z">
            <w:rPr>
              <w:rFonts w:cs="Times New Roman"/>
              <w:noProof/>
              <w:szCs w:val="24"/>
            </w:rPr>
          </w:rPrChange>
        </w:rPr>
      </w:pPr>
      <w:r w:rsidRPr="00747CF2">
        <w:rPr>
          <w:rFonts w:cs="Times New Roman"/>
          <w:noProof/>
          <w:szCs w:val="24"/>
          <w:lang w:val="en-US"/>
          <w:rPrChange w:id="568" w:author="Frederikke Lykke Witthöft Schytt" w:date="2024-06-24T18:40:00Z">
            <w:rPr>
              <w:rFonts w:cs="Times New Roman"/>
              <w:noProof/>
              <w:szCs w:val="24"/>
            </w:rPr>
          </w:rPrChange>
        </w:rPr>
        <w:t xml:space="preserve">Thomsen, M. K., Seerup, J. K., Dietrichson, J., Bondebjerg, A., &amp; Viinholt, B. C. A. (2022). PROTOCOL: Testing frequency and student achievement: A systematic review. </w:t>
      </w:r>
      <w:r w:rsidRPr="00747CF2">
        <w:rPr>
          <w:rFonts w:cs="Times New Roman"/>
          <w:i/>
          <w:iCs/>
          <w:noProof/>
          <w:szCs w:val="24"/>
          <w:lang w:val="en-US"/>
          <w:rPrChange w:id="569" w:author="Frederikke Lykke Witthöft Schytt" w:date="2024-06-24T18:40:00Z">
            <w:rPr>
              <w:rFonts w:cs="Times New Roman"/>
              <w:i/>
              <w:iCs/>
              <w:noProof/>
              <w:szCs w:val="24"/>
            </w:rPr>
          </w:rPrChange>
        </w:rPr>
        <w:t xml:space="preserve">Campbell </w:t>
      </w:r>
      <w:r w:rsidRPr="00747CF2">
        <w:rPr>
          <w:rFonts w:cs="Times New Roman"/>
          <w:i/>
          <w:iCs/>
          <w:noProof/>
          <w:szCs w:val="24"/>
          <w:lang w:val="en-US"/>
          <w:rPrChange w:id="570" w:author="Frederikke Lykke Witthöft Schytt" w:date="2024-06-24T18:40:00Z">
            <w:rPr>
              <w:rFonts w:cs="Times New Roman"/>
              <w:i/>
              <w:iCs/>
              <w:noProof/>
              <w:szCs w:val="24"/>
            </w:rPr>
          </w:rPrChange>
        </w:rPr>
        <w:lastRenderedPageBreak/>
        <w:t>Systematic Reviews</w:t>
      </w:r>
      <w:r w:rsidRPr="00747CF2">
        <w:rPr>
          <w:rFonts w:cs="Times New Roman"/>
          <w:noProof/>
          <w:szCs w:val="24"/>
          <w:lang w:val="en-US"/>
          <w:rPrChange w:id="571" w:author="Frederikke Lykke Witthöft Schytt" w:date="2024-06-24T18:40:00Z">
            <w:rPr>
              <w:rFonts w:cs="Times New Roman"/>
              <w:noProof/>
              <w:szCs w:val="24"/>
            </w:rPr>
          </w:rPrChange>
        </w:rPr>
        <w:t xml:space="preserve">, </w:t>
      </w:r>
      <w:r w:rsidRPr="00747CF2">
        <w:rPr>
          <w:rFonts w:cs="Times New Roman"/>
          <w:i/>
          <w:iCs/>
          <w:noProof/>
          <w:szCs w:val="24"/>
          <w:lang w:val="en-US"/>
          <w:rPrChange w:id="572" w:author="Frederikke Lykke Witthöft Schytt" w:date="2024-06-24T18:40:00Z">
            <w:rPr>
              <w:rFonts w:cs="Times New Roman"/>
              <w:i/>
              <w:iCs/>
              <w:noProof/>
              <w:szCs w:val="24"/>
            </w:rPr>
          </w:rPrChange>
        </w:rPr>
        <w:t>18</w:t>
      </w:r>
      <w:r w:rsidRPr="00747CF2">
        <w:rPr>
          <w:rFonts w:cs="Times New Roman"/>
          <w:noProof/>
          <w:szCs w:val="24"/>
          <w:lang w:val="en-US"/>
          <w:rPrChange w:id="573" w:author="Frederikke Lykke Witthöft Schytt" w:date="2024-06-24T18:40:00Z">
            <w:rPr>
              <w:rFonts w:cs="Times New Roman"/>
              <w:noProof/>
              <w:szCs w:val="24"/>
            </w:rPr>
          </w:rPrChange>
        </w:rPr>
        <w:t>(1), e1212. https://doi.org/https://doi.org/10.1002/cl2.1212</w:t>
      </w:r>
    </w:p>
    <w:p w14:paraId="05FAC2CB"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74" w:author="Frederikke Lykke Witthöft Schytt" w:date="2024-06-24T18:40:00Z">
            <w:rPr>
              <w:rFonts w:cs="Times New Roman"/>
              <w:noProof/>
              <w:szCs w:val="24"/>
            </w:rPr>
          </w:rPrChange>
        </w:rPr>
      </w:pPr>
      <w:r w:rsidRPr="00747CF2">
        <w:rPr>
          <w:rFonts w:cs="Times New Roman"/>
          <w:noProof/>
          <w:szCs w:val="24"/>
          <w:lang w:val="en-US"/>
          <w:rPrChange w:id="575" w:author="Frederikke Lykke Witthöft Schytt" w:date="2024-06-24T18:40:00Z">
            <w:rPr>
              <w:rFonts w:cs="Times New Roman"/>
              <w:noProof/>
              <w:szCs w:val="24"/>
            </w:rPr>
          </w:rPrChange>
        </w:rPr>
        <w:t xml:space="preserve">Tipton, E., &amp; Pustejovsky, J. E. (2015). Small-sample adjustments for tests of moderators and model fit using robust variance estimation in meta-regression. </w:t>
      </w:r>
      <w:r w:rsidRPr="00747CF2">
        <w:rPr>
          <w:rFonts w:cs="Times New Roman"/>
          <w:i/>
          <w:iCs/>
          <w:noProof/>
          <w:szCs w:val="24"/>
          <w:lang w:val="en-US"/>
          <w:rPrChange w:id="576" w:author="Frederikke Lykke Witthöft Schytt" w:date="2024-06-24T18:40:00Z">
            <w:rPr>
              <w:rFonts w:cs="Times New Roman"/>
              <w:i/>
              <w:iCs/>
              <w:noProof/>
              <w:szCs w:val="24"/>
            </w:rPr>
          </w:rPrChange>
        </w:rPr>
        <w:t>Journal of Educational and Behavioral Statistics</w:t>
      </w:r>
      <w:r w:rsidRPr="00747CF2">
        <w:rPr>
          <w:rFonts w:cs="Times New Roman"/>
          <w:noProof/>
          <w:szCs w:val="24"/>
          <w:lang w:val="en-US"/>
          <w:rPrChange w:id="577" w:author="Frederikke Lykke Witthöft Schytt" w:date="2024-06-24T18:40:00Z">
            <w:rPr>
              <w:rFonts w:cs="Times New Roman"/>
              <w:noProof/>
              <w:szCs w:val="24"/>
            </w:rPr>
          </w:rPrChange>
        </w:rPr>
        <w:t xml:space="preserve">, </w:t>
      </w:r>
      <w:r w:rsidRPr="00747CF2">
        <w:rPr>
          <w:rFonts w:cs="Times New Roman"/>
          <w:i/>
          <w:iCs/>
          <w:noProof/>
          <w:szCs w:val="24"/>
          <w:lang w:val="en-US"/>
          <w:rPrChange w:id="578" w:author="Frederikke Lykke Witthöft Schytt" w:date="2024-06-24T18:40:00Z">
            <w:rPr>
              <w:rFonts w:cs="Times New Roman"/>
              <w:i/>
              <w:iCs/>
              <w:noProof/>
              <w:szCs w:val="24"/>
            </w:rPr>
          </w:rPrChange>
        </w:rPr>
        <w:t>40</w:t>
      </w:r>
      <w:r w:rsidRPr="00747CF2">
        <w:rPr>
          <w:rFonts w:cs="Times New Roman"/>
          <w:noProof/>
          <w:szCs w:val="24"/>
          <w:lang w:val="en-US"/>
          <w:rPrChange w:id="579" w:author="Frederikke Lykke Witthöft Schytt" w:date="2024-06-24T18:40:00Z">
            <w:rPr>
              <w:rFonts w:cs="Times New Roman"/>
              <w:noProof/>
              <w:szCs w:val="24"/>
            </w:rPr>
          </w:rPrChange>
        </w:rPr>
        <w:t>(6), 604–634. https://doi.org/10.3102/1076998615606099</w:t>
      </w:r>
    </w:p>
    <w:p w14:paraId="000F87FE"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80" w:author="Frederikke Lykke Witthöft Schytt" w:date="2024-06-24T18:40:00Z">
            <w:rPr>
              <w:rFonts w:cs="Times New Roman"/>
              <w:noProof/>
              <w:szCs w:val="24"/>
            </w:rPr>
          </w:rPrChange>
        </w:rPr>
      </w:pPr>
      <w:r w:rsidRPr="00747CF2">
        <w:rPr>
          <w:rFonts w:cs="Times New Roman"/>
          <w:noProof/>
          <w:szCs w:val="24"/>
          <w:lang w:val="en-US"/>
          <w:rPrChange w:id="581" w:author="Frederikke Lykke Witthöft Schytt" w:date="2024-06-24T18:40:00Z">
            <w:rPr>
              <w:rFonts w:cs="Times New Roman"/>
              <w:noProof/>
              <w:szCs w:val="24"/>
            </w:rPr>
          </w:rPrChange>
        </w:rPr>
        <w:t xml:space="preserve">Tsafnat, G., Glasziou, P., Choong, M. K., Dunn, A., Galgani, F., &amp; Coiera, E. (2014). Systematic review automation technologies. </w:t>
      </w:r>
      <w:r w:rsidRPr="00747CF2">
        <w:rPr>
          <w:rFonts w:cs="Times New Roman"/>
          <w:i/>
          <w:iCs/>
          <w:noProof/>
          <w:szCs w:val="24"/>
          <w:lang w:val="en-US"/>
          <w:rPrChange w:id="582" w:author="Frederikke Lykke Witthöft Schytt" w:date="2024-06-24T18:40:00Z">
            <w:rPr>
              <w:rFonts w:cs="Times New Roman"/>
              <w:i/>
              <w:iCs/>
              <w:noProof/>
              <w:szCs w:val="24"/>
            </w:rPr>
          </w:rPrChange>
        </w:rPr>
        <w:t>Systematic Reviews</w:t>
      </w:r>
      <w:r w:rsidRPr="00747CF2">
        <w:rPr>
          <w:rFonts w:cs="Times New Roman"/>
          <w:noProof/>
          <w:szCs w:val="24"/>
          <w:lang w:val="en-US"/>
          <w:rPrChange w:id="583" w:author="Frederikke Lykke Witthöft Schytt" w:date="2024-06-24T18:40:00Z">
            <w:rPr>
              <w:rFonts w:cs="Times New Roman"/>
              <w:noProof/>
              <w:szCs w:val="24"/>
            </w:rPr>
          </w:rPrChange>
        </w:rPr>
        <w:t xml:space="preserve">, </w:t>
      </w:r>
      <w:r w:rsidRPr="00747CF2">
        <w:rPr>
          <w:rFonts w:cs="Times New Roman"/>
          <w:i/>
          <w:iCs/>
          <w:noProof/>
          <w:szCs w:val="24"/>
          <w:lang w:val="en-US"/>
          <w:rPrChange w:id="584" w:author="Frederikke Lykke Witthöft Schytt" w:date="2024-06-24T18:40:00Z">
            <w:rPr>
              <w:rFonts w:cs="Times New Roman"/>
              <w:i/>
              <w:iCs/>
              <w:noProof/>
              <w:szCs w:val="24"/>
            </w:rPr>
          </w:rPrChange>
        </w:rPr>
        <w:t>3</w:t>
      </w:r>
      <w:r w:rsidRPr="00747CF2">
        <w:rPr>
          <w:rFonts w:cs="Times New Roman"/>
          <w:noProof/>
          <w:szCs w:val="24"/>
          <w:lang w:val="en-US"/>
          <w:rPrChange w:id="585" w:author="Frederikke Lykke Witthöft Schytt" w:date="2024-06-24T18:40:00Z">
            <w:rPr>
              <w:rFonts w:cs="Times New Roman"/>
              <w:noProof/>
              <w:szCs w:val="24"/>
            </w:rPr>
          </w:rPrChange>
        </w:rPr>
        <w:t>(1), 74. https://doi.org/10.1186/2046-4053-3-74</w:t>
      </w:r>
    </w:p>
    <w:p w14:paraId="6EE0CF1F"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86" w:author="Frederikke Lykke Witthöft Schytt" w:date="2024-06-24T18:40:00Z">
            <w:rPr>
              <w:rFonts w:cs="Times New Roman"/>
              <w:noProof/>
              <w:szCs w:val="24"/>
            </w:rPr>
          </w:rPrChange>
        </w:rPr>
      </w:pPr>
      <w:r w:rsidRPr="00747CF2">
        <w:rPr>
          <w:rFonts w:cs="Times New Roman"/>
          <w:noProof/>
          <w:szCs w:val="24"/>
          <w:lang w:val="en-US"/>
          <w:rPrChange w:id="587" w:author="Frederikke Lykke Witthöft Schytt" w:date="2024-06-24T18:40:00Z">
            <w:rPr>
              <w:rFonts w:cs="Times New Roman"/>
              <w:noProof/>
              <w:szCs w:val="24"/>
            </w:rPr>
          </w:rPrChange>
        </w:rPr>
        <w:t xml:space="preserve">Valentine, J. C. (2009). Judging the quality of primary research. </w:t>
      </w:r>
      <w:r w:rsidRPr="00747CF2">
        <w:rPr>
          <w:rFonts w:cs="Times New Roman"/>
          <w:i/>
          <w:iCs/>
          <w:noProof/>
          <w:szCs w:val="24"/>
          <w:lang w:val="en-US"/>
          <w:rPrChange w:id="588" w:author="Frederikke Lykke Witthöft Schytt" w:date="2024-06-24T18:40:00Z">
            <w:rPr>
              <w:rFonts w:cs="Times New Roman"/>
              <w:i/>
              <w:iCs/>
              <w:noProof/>
              <w:szCs w:val="24"/>
            </w:rPr>
          </w:rPrChange>
        </w:rPr>
        <w:t>The Handbook of Research Synthesis and Meta-Analysis</w:t>
      </w:r>
      <w:r w:rsidRPr="00747CF2">
        <w:rPr>
          <w:rFonts w:cs="Times New Roman"/>
          <w:noProof/>
          <w:szCs w:val="24"/>
          <w:lang w:val="en-US"/>
          <w:rPrChange w:id="589" w:author="Frederikke Lykke Witthöft Schytt" w:date="2024-06-24T18:40:00Z">
            <w:rPr>
              <w:rFonts w:cs="Times New Roman"/>
              <w:noProof/>
              <w:szCs w:val="24"/>
            </w:rPr>
          </w:rPrChange>
        </w:rPr>
        <w:t xml:space="preserve">, </w:t>
      </w:r>
      <w:r w:rsidRPr="00747CF2">
        <w:rPr>
          <w:rFonts w:cs="Times New Roman"/>
          <w:i/>
          <w:iCs/>
          <w:noProof/>
          <w:szCs w:val="24"/>
          <w:lang w:val="en-US"/>
          <w:rPrChange w:id="590" w:author="Frederikke Lykke Witthöft Schytt" w:date="2024-06-24T18:40:00Z">
            <w:rPr>
              <w:rFonts w:cs="Times New Roman"/>
              <w:i/>
              <w:iCs/>
              <w:noProof/>
              <w:szCs w:val="24"/>
            </w:rPr>
          </w:rPrChange>
        </w:rPr>
        <w:t>2</w:t>
      </w:r>
      <w:r w:rsidRPr="00747CF2">
        <w:rPr>
          <w:rFonts w:cs="Times New Roman"/>
          <w:noProof/>
          <w:szCs w:val="24"/>
          <w:lang w:val="en-US"/>
          <w:rPrChange w:id="591" w:author="Frederikke Lykke Witthöft Schytt" w:date="2024-06-24T18:40:00Z">
            <w:rPr>
              <w:rFonts w:cs="Times New Roman"/>
              <w:noProof/>
              <w:szCs w:val="24"/>
            </w:rPr>
          </w:rPrChange>
        </w:rPr>
        <w:t>, 129–146.</w:t>
      </w:r>
    </w:p>
    <w:p w14:paraId="4176CCC7"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92" w:author="Frederikke Lykke Witthöft Schytt" w:date="2024-06-24T18:40:00Z">
            <w:rPr>
              <w:rFonts w:cs="Times New Roman"/>
              <w:noProof/>
              <w:szCs w:val="24"/>
            </w:rPr>
          </w:rPrChange>
        </w:rPr>
      </w:pPr>
      <w:r w:rsidRPr="00747CF2">
        <w:rPr>
          <w:rFonts w:cs="Times New Roman"/>
          <w:noProof/>
          <w:szCs w:val="24"/>
          <w:lang w:val="en-US"/>
          <w:rPrChange w:id="593" w:author="Frederikke Lykke Witthöft Schytt" w:date="2024-06-24T18:40:00Z">
            <w:rPr>
              <w:rFonts w:cs="Times New Roman"/>
              <w:noProof/>
              <w:szCs w:val="24"/>
            </w:rPr>
          </w:rPrChange>
        </w:rPr>
        <w:t xml:space="preserve">Van De Schoot, R., De Bruin, J., Schram, R., Zahedi, P., De Boer, J., Weijdema, F., Kramer, B., Huijts, M., Hoogerwerf, M., &amp; Ferdinands, G. (2021). An open source machine learning framework for efficient and transparent systematic reviews. </w:t>
      </w:r>
      <w:r w:rsidRPr="00747CF2">
        <w:rPr>
          <w:rFonts w:cs="Times New Roman"/>
          <w:i/>
          <w:iCs/>
          <w:noProof/>
          <w:szCs w:val="24"/>
          <w:lang w:val="en-US"/>
          <w:rPrChange w:id="594" w:author="Frederikke Lykke Witthöft Schytt" w:date="2024-06-24T18:40:00Z">
            <w:rPr>
              <w:rFonts w:cs="Times New Roman"/>
              <w:i/>
              <w:iCs/>
              <w:noProof/>
              <w:szCs w:val="24"/>
            </w:rPr>
          </w:rPrChange>
        </w:rPr>
        <w:t>Nature Machine Intelligence</w:t>
      </w:r>
      <w:r w:rsidRPr="00747CF2">
        <w:rPr>
          <w:rFonts w:cs="Times New Roman"/>
          <w:noProof/>
          <w:szCs w:val="24"/>
          <w:lang w:val="en-US"/>
          <w:rPrChange w:id="595" w:author="Frederikke Lykke Witthöft Schytt" w:date="2024-06-24T18:40:00Z">
            <w:rPr>
              <w:rFonts w:cs="Times New Roman"/>
              <w:noProof/>
              <w:szCs w:val="24"/>
            </w:rPr>
          </w:rPrChange>
        </w:rPr>
        <w:t xml:space="preserve">, </w:t>
      </w:r>
      <w:r w:rsidRPr="00747CF2">
        <w:rPr>
          <w:rFonts w:cs="Times New Roman"/>
          <w:i/>
          <w:iCs/>
          <w:noProof/>
          <w:szCs w:val="24"/>
          <w:lang w:val="en-US"/>
          <w:rPrChange w:id="596" w:author="Frederikke Lykke Witthöft Schytt" w:date="2024-06-24T18:40:00Z">
            <w:rPr>
              <w:rFonts w:cs="Times New Roman"/>
              <w:i/>
              <w:iCs/>
              <w:noProof/>
              <w:szCs w:val="24"/>
            </w:rPr>
          </w:rPrChange>
        </w:rPr>
        <w:t>3</w:t>
      </w:r>
      <w:r w:rsidRPr="00747CF2">
        <w:rPr>
          <w:rFonts w:cs="Times New Roman"/>
          <w:noProof/>
          <w:szCs w:val="24"/>
          <w:lang w:val="en-US"/>
          <w:rPrChange w:id="597" w:author="Frederikke Lykke Witthöft Schytt" w:date="2024-06-24T18:40:00Z">
            <w:rPr>
              <w:rFonts w:cs="Times New Roman"/>
              <w:noProof/>
              <w:szCs w:val="24"/>
            </w:rPr>
          </w:rPrChange>
        </w:rPr>
        <w:t>(2), 125–133.</w:t>
      </w:r>
    </w:p>
    <w:p w14:paraId="059AC0CB"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598" w:author="Frederikke Lykke Witthöft Schytt" w:date="2024-06-24T18:40:00Z">
            <w:rPr>
              <w:rFonts w:cs="Times New Roman"/>
              <w:noProof/>
              <w:szCs w:val="24"/>
            </w:rPr>
          </w:rPrChange>
        </w:rPr>
      </w:pPr>
      <w:r w:rsidRPr="00747CF2">
        <w:rPr>
          <w:rFonts w:cs="Times New Roman"/>
          <w:noProof/>
          <w:szCs w:val="24"/>
          <w:lang w:val="en-US"/>
          <w:rPrChange w:id="599" w:author="Frederikke Lykke Witthöft Schytt" w:date="2024-06-24T18:40:00Z">
            <w:rPr>
              <w:rFonts w:cs="Times New Roman"/>
              <w:noProof/>
              <w:szCs w:val="24"/>
            </w:rPr>
          </w:rPrChange>
        </w:rPr>
        <w:t xml:space="preserve">Viechtbauer, W. (2010). Conducting meta-analyses in R with the metafor package. </w:t>
      </w:r>
      <w:r w:rsidRPr="00747CF2">
        <w:rPr>
          <w:rFonts w:cs="Times New Roman"/>
          <w:i/>
          <w:iCs/>
          <w:noProof/>
          <w:szCs w:val="24"/>
          <w:lang w:val="en-US"/>
          <w:rPrChange w:id="600" w:author="Frederikke Lykke Witthöft Schytt" w:date="2024-06-24T18:40:00Z">
            <w:rPr>
              <w:rFonts w:cs="Times New Roman"/>
              <w:i/>
              <w:iCs/>
              <w:noProof/>
              <w:szCs w:val="24"/>
            </w:rPr>
          </w:rPrChange>
        </w:rPr>
        <w:t>Journal of Statistical Software</w:t>
      </w:r>
      <w:r w:rsidRPr="00747CF2">
        <w:rPr>
          <w:rFonts w:cs="Times New Roman"/>
          <w:noProof/>
          <w:szCs w:val="24"/>
          <w:lang w:val="en-US"/>
          <w:rPrChange w:id="601" w:author="Frederikke Lykke Witthöft Schytt" w:date="2024-06-24T18:40:00Z">
            <w:rPr>
              <w:rFonts w:cs="Times New Roman"/>
              <w:noProof/>
              <w:szCs w:val="24"/>
            </w:rPr>
          </w:rPrChange>
        </w:rPr>
        <w:t xml:space="preserve">, </w:t>
      </w:r>
      <w:r w:rsidRPr="00747CF2">
        <w:rPr>
          <w:rFonts w:cs="Times New Roman"/>
          <w:i/>
          <w:iCs/>
          <w:noProof/>
          <w:szCs w:val="24"/>
          <w:lang w:val="en-US"/>
          <w:rPrChange w:id="602" w:author="Frederikke Lykke Witthöft Schytt" w:date="2024-06-24T18:40:00Z">
            <w:rPr>
              <w:rFonts w:cs="Times New Roman"/>
              <w:i/>
              <w:iCs/>
              <w:noProof/>
              <w:szCs w:val="24"/>
            </w:rPr>
          </w:rPrChange>
        </w:rPr>
        <w:t>36</w:t>
      </w:r>
      <w:r w:rsidRPr="00747CF2">
        <w:rPr>
          <w:rFonts w:cs="Times New Roman"/>
          <w:noProof/>
          <w:szCs w:val="24"/>
          <w:lang w:val="en-US"/>
          <w:rPrChange w:id="603" w:author="Frederikke Lykke Witthöft Schytt" w:date="2024-06-24T18:40:00Z">
            <w:rPr>
              <w:rFonts w:cs="Times New Roman"/>
              <w:noProof/>
              <w:szCs w:val="24"/>
            </w:rPr>
          </w:rPrChange>
        </w:rPr>
        <w:t>(3), 1–48. https://doi.org/10.18637/jss.v036.i03</w:t>
      </w:r>
    </w:p>
    <w:p w14:paraId="1CE2DEB3"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747CF2">
        <w:rPr>
          <w:rFonts w:cs="Times New Roman"/>
          <w:noProof/>
          <w:szCs w:val="24"/>
          <w:lang w:val="en-US"/>
          <w:rPrChange w:id="604" w:author="Frederikke Lykke Witthöft Schytt" w:date="2024-06-24T18:40:00Z">
            <w:rPr>
              <w:rFonts w:cs="Times New Roman"/>
              <w:noProof/>
              <w:szCs w:val="24"/>
            </w:rPr>
          </w:rPrChange>
        </w:rPr>
        <w:t xml:space="preserve">Viechtbauer, W. (2022). </w:t>
      </w:r>
      <w:r w:rsidRPr="00515E21">
        <w:rPr>
          <w:rFonts w:cs="Times New Roman"/>
          <w:i/>
          <w:iCs/>
          <w:noProof/>
          <w:szCs w:val="24"/>
        </w:rPr>
        <w:t>Miller (1978)</w:t>
      </w:r>
      <w:r w:rsidRPr="00515E21">
        <w:rPr>
          <w:rFonts w:cs="Times New Roman"/>
          <w:noProof/>
          <w:szCs w:val="24"/>
        </w:rPr>
        <w:t>. https://www.metafor-project.org/doku.php/analyses:miller1978?s[]=proportion</w:t>
      </w:r>
    </w:p>
    <w:p w14:paraId="46864049"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605" w:author="Frederikke Lykke Witthöft Schytt" w:date="2024-06-24T18:40:00Z">
            <w:rPr>
              <w:rFonts w:cs="Times New Roman"/>
              <w:noProof/>
              <w:szCs w:val="24"/>
            </w:rPr>
          </w:rPrChange>
        </w:rPr>
      </w:pPr>
      <w:r w:rsidRPr="00515E21">
        <w:rPr>
          <w:rFonts w:cs="Times New Roman"/>
          <w:noProof/>
          <w:szCs w:val="24"/>
        </w:rPr>
        <w:t xml:space="preserve">Waffenschmidt, S., Knelangen, M., Sieben, W., Bühn, S., &amp; Pieper, D. (2019). </w:t>
      </w:r>
      <w:r w:rsidRPr="00747CF2">
        <w:rPr>
          <w:rFonts w:cs="Times New Roman"/>
          <w:noProof/>
          <w:szCs w:val="24"/>
          <w:lang w:val="en-US"/>
          <w:rPrChange w:id="606" w:author="Frederikke Lykke Witthöft Schytt" w:date="2024-06-24T18:40:00Z">
            <w:rPr>
              <w:rFonts w:cs="Times New Roman"/>
              <w:noProof/>
              <w:szCs w:val="24"/>
            </w:rPr>
          </w:rPrChange>
        </w:rPr>
        <w:t xml:space="preserve">Single screening versus conventional double screening for study selection in systematic reviews: a methodological systematic review. </w:t>
      </w:r>
      <w:r w:rsidRPr="00747CF2">
        <w:rPr>
          <w:rFonts w:cs="Times New Roman"/>
          <w:i/>
          <w:iCs/>
          <w:noProof/>
          <w:szCs w:val="24"/>
          <w:lang w:val="en-US"/>
          <w:rPrChange w:id="607" w:author="Frederikke Lykke Witthöft Schytt" w:date="2024-06-24T18:40:00Z">
            <w:rPr>
              <w:rFonts w:cs="Times New Roman"/>
              <w:i/>
              <w:iCs/>
              <w:noProof/>
              <w:szCs w:val="24"/>
            </w:rPr>
          </w:rPrChange>
        </w:rPr>
        <w:t>BMC Medical Research Methodology</w:t>
      </w:r>
      <w:r w:rsidRPr="00747CF2">
        <w:rPr>
          <w:rFonts w:cs="Times New Roman"/>
          <w:noProof/>
          <w:szCs w:val="24"/>
          <w:lang w:val="en-US"/>
          <w:rPrChange w:id="608" w:author="Frederikke Lykke Witthöft Schytt" w:date="2024-06-24T18:40:00Z">
            <w:rPr>
              <w:rFonts w:cs="Times New Roman"/>
              <w:noProof/>
              <w:szCs w:val="24"/>
            </w:rPr>
          </w:rPrChange>
        </w:rPr>
        <w:t xml:space="preserve">, </w:t>
      </w:r>
      <w:r w:rsidRPr="00747CF2">
        <w:rPr>
          <w:rFonts w:cs="Times New Roman"/>
          <w:i/>
          <w:iCs/>
          <w:noProof/>
          <w:szCs w:val="24"/>
          <w:lang w:val="en-US"/>
          <w:rPrChange w:id="609" w:author="Frederikke Lykke Witthöft Schytt" w:date="2024-06-24T18:40:00Z">
            <w:rPr>
              <w:rFonts w:cs="Times New Roman"/>
              <w:i/>
              <w:iCs/>
              <w:noProof/>
              <w:szCs w:val="24"/>
            </w:rPr>
          </w:rPrChange>
        </w:rPr>
        <w:t>19</w:t>
      </w:r>
      <w:r w:rsidRPr="00747CF2">
        <w:rPr>
          <w:rFonts w:cs="Times New Roman"/>
          <w:noProof/>
          <w:szCs w:val="24"/>
          <w:lang w:val="en-US"/>
          <w:rPrChange w:id="610" w:author="Frederikke Lykke Witthöft Schytt" w:date="2024-06-24T18:40:00Z">
            <w:rPr>
              <w:rFonts w:cs="Times New Roman"/>
              <w:noProof/>
              <w:szCs w:val="24"/>
            </w:rPr>
          </w:rPrChange>
        </w:rPr>
        <w:t>(1), 132. https://doi.org/10.1186/s12874-019-0782-0</w:t>
      </w:r>
    </w:p>
    <w:p w14:paraId="275D0065"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szCs w:val="24"/>
          <w:lang w:val="en-US"/>
          <w:rPrChange w:id="611" w:author="Frederikke Lykke Witthöft Schytt" w:date="2024-06-24T18:40:00Z">
            <w:rPr>
              <w:rFonts w:cs="Times New Roman"/>
              <w:noProof/>
              <w:szCs w:val="24"/>
            </w:rPr>
          </w:rPrChange>
        </w:rPr>
      </w:pPr>
      <w:r w:rsidRPr="00747CF2">
        <w:rPr>
          <w:rFonts w:cs="Times New Roman"/>
          <w:noProof/>
          <w:szCs w:val="24"/>
          <w:lang w:val="en-US"/>
          <w:rPrChange w:id="612" w:author="Frederikke Lykke Witthöft Schytt" w:date="2024-06-24T18:40:00Z">
            <w:rPr>
              <w:rFonts w:cs="Times New Roman"/>
              <w:noProof/>
              <w:szCs w:val="24"/>
            </w:rPr>
          </w:rPrChange>
        </w:rPr>
        <w:t xml:space="preserve">Wang, Z., Nayfeh, T., Tetzlaff, J., O’Blenis, P., &amp; Murad, M. H. (2020). Error rates of human reviewers during abstract screening in systematic reviews. </w:t>
      </w:r>
      <w:r w:rsidRPr="00747CF2">
        <w:rPr>
          <w:rFonts w:cs="Times New Roman"/>
          <w:i/>
          <w:iCs/>
          <w:noProof/>
          <w:szCs w:val="24"/>
          <w:lang w:val="en-US"/>
          <w:rPrChange w:id="613" w:author="Frederikke Lykke Witthöft Schytt" w:date="2024-06-24T18:40:00Z">
            <w:rPr>
              <w:rFonts w:cs="Times New Roman"/>
              <w:i/>
              <w:iCs/>
              <w:noProof/>
              <w:szCs w:val="24"/>
            </w:rPr>
          </w:rPrChange>
        </w:rPr>
        <w:t>PloS One</w:t>
      </w:r>
      <w:r w:rsidRPr="00747CF2">
        <w:rPr>
          <w:rFonts w:cs="Times New Roman"/>
          <w:noProof/>
          <w:szCs w:val="24"/>
          <w:lang w:val="en-US"/>
          <w:rPrChange w:id="614" w:author="Frederikke Lykke Witthöft Schytt" w:date="2024-06-24T18:40:00Z">
            <w:rPr>
              <w:rFonts w:cs="Times New Roman"/>
              <w:noProof/>
              <w:szCs w:val="24"/>
            </w:rPr>
          </w:rPrChange>
        </w:rPr>
        <w:t xml:space="preserve">, </w:t>
      </w:r>
      <w:r w:rsidRPr="00747CF2">
        <w:rPr>
          <w:rFonts w:cs="Times New Roman"/>
          <w:i/>
          <w:iCs/>
          <w:noProof/>
          <w:szCs w:val="24"/>
          <w:lang w:val="en-US"/>
          <w:rPrChange w:id="615" w:author="Frederikke Lykke Witthöft Schytt" w:date="2024-06-24T18:40:00Z">
            <w:rPr>
              <w:rFonts w:cs="Times New Roman"/>
              <w:i/>
              <w:iCs/>
              <w:noProof/>
              <w:szCs w:val="24"/>
            </w:rPr>
          </w:rPrChange>
        </w:rPr>
        <w:t>15</w:t>
      </w:r>
      <w:r w:rsidRPr="00747CF2">
        <w:rPr>
          <w:rFonts w:cs="Times New Roman"/>
          <w:noProof/>
          <w:szCs w:val="24"/>
          <w:lang w:val="en-US"/>
          <w:rPrChange w:id="616" w:author="Frederikke Lykke Witthöft Schytt" w:date="2024-06-24T18:40:00Z">
            <w:rPr>
              <w:rFonts w:cs="Times New Roman"/>
              <w:noProof/>
              <w:szCs w:val="24"/>
            </w:rPr>
          </w:rPrChange>
        </w:rPr>
        <w:t>(1), e0227742.</w:t>
      </w:r>
    </w:p>
    <w:p w14:paraId="35E4EE4C" w14:textId="77777777" w:rsidR="00515E21" w:rsidRPr="00747CF2" w:rsidRDefault="00515E21" w:rsidP="00515E21">
      <w:pPr>
        <w:widowControl w:val="0"/>
        <w:autoSpaceDE w:val="0"/>
        <w:autoSpaceDN w:val="0"/>
        <w:adjustRightInd w:val="0"/>
        <w:spacing w:after="0" w:line="360" w:lineRule="auto"/>
        <w:ind w:left="480" w:hanging="480"/>
        <w:rPr>
          <w:rFonts w:cs="Times New Roman"/>
          <w:noProof/>
          <w:lang w:val="en-US"/>
          <w:rPrChange w:id="617" w:author="Frederikke Lykke Witthöft Schytt" w:date="2024-06-24T18:40:00Z">
            <w:rPr>
              <w:rFonts w:cs="Times New Roman"/>
              <w:noProof/>
            </w:rPr>
          </w:rPrChange>
        </w:rPr>
      </w:pPr>
      <w:r w:rsidRPr="00747CF2">
        <w:rPr>
          <w:rFonts w:cs="Times New Roman"/>
          <w:noProof/>
          <w:szCs w:val="24"/>
          <w:lang w:val="en-US"/>
          <w:rPrChange w:id="618" w:author="Frederikke Lykke Witthöft Schytt" w:date="2024-06-24T18:40:00Z">
            <w:rPr>
              <w:rFonts w:cs="Times New Roman"/>
              <w:noProof/>
              <w:szCs w:val="24"/>
            </w:rPr>
          </w:rPrChange>
        </w:rPr>
        <w:t xml:space="preserve">Westgate, M. J. (2019). revtools: An R package to support article screening for evidence synthesis. </w:t>
      </w:r>
      <w:r w:rsidRPr="00747CF2">
        <w:rPr>
          <w:rFonts w:cs="Times New Roman"/>
          <w:i/>
          <w:iCs/>
          <w:noProof/>
          <w:szCs w:val="24"/>
          <w:lang w:val="en-US"/>
          <w:rPrChange w:id="619" w:author="Frederikke Lykke Witthöft Schytt" w:date="2024-06-24T18:40:00Z">
            <w:rPr>
              <w:rFonts w:cs="Times New Roman"/>
              <w:i/>
              <w:iCs/>
              <w:noProof/>
              <w:szCs w:val="24"/>
            </w:rPr>
          </w:rPrChange>
        </w:rPr>
        <w:t>Research Synthesis Methods</w:t>
      </w:r>
      <w:r w:rsidRPr="00747CF2">
        <w:rPr>
          <w:rFonts w:cs="Times New Roman"/>
          <w:noProof/>
          <w:szCs w:val="24"/>
          <w:lang w:val="en-US"/>
          <w:rPrChange w:id="620" w:author="Frederikke Lykke Witthöft Schytt" w:date="2024-06-24T18:40:00Z">
            <w:rPr>
              <w:rFonts w:cs="Times New Roman"/>
              <w:noProof/>
              <w:szCs w:val="24"/>
            </w:rPr>
          </w:rPrChange>
        </w:rPr>
        <w:t xml:space="preserve">, </w:t>
      </w:r>
      <w:r w:rsidRPr="00747CF2">
        <w:rPr>
          <w:rFonts w:cs="Times New Roman"/>
          <w:i/>
          <w:iCs/>
          <w:noProof/>
          <w:szCs w:val="24"/>
          <w:lang w:val="en-US"/>
          <w:rPrChange w:id="621" w:author="Frederikke Lykke Witthöft Schytt" w:date="2024-06-24T18:40:00Z">
            <w:rPr>
              <w:rFonts w:cs="Times New Roman"/>
              <w:i/>
              <w:iCs/>
              <w:noProof/>
              <w:szCs w:val="24"/>
            </w:rPr>
          </w:rPrChange>
        </w:rPr>
        <w:t>10</w:t>
      </w:r>
      <w:r w:rsidRPr="00747CF2">
        <w:rPr>
          <w:rFonts w:cs="Times New Roman"/>
          <w:noProof/>
          <w:szCs w:val="24"/>
          <w:lang w:val="en-US"/>
          <w:rPrChange w:id="622" w:author="Frederikke Lykke Witthöft Schytt" w:date="2024-06-24T18:40:00Z">
            <w:rPr>
              <w:rFonts w:cs="Times New Roman"/>
              <w:noProof/>
              <w:szCs w:val="24"/>
            </w:rPr>
          </w:rPrChange>
        </w:rPr>
        <w:t>(4), 606–614. https://doi.org/https://doi.org/10.1002/jrsm.1374</w:t>
      </w:r>
    </w:p>
    <w:p w14:paraId="0E4E3EC9" w14:textId="51D35AA6" w:rsidR="00695ACE" w:rsidRPr="00747CF2" w:rsidRDefault="00A23F06" w:rsidP="006F63D8">
      <w:pPr>
        <w:spacing w:after="0" w:line="360" w:lineRule="auto"/>
        <w:rPr>
          <w:lang w:val="en-US"/>
          <w:rPrChange w:id="623" w:author="Frederikke Lykke Witthöft Schytt" w:date="2024-06-24T18:40:00Z">
            <w:rPr/>
          </w:rPrChange>
        </w:rPr>
      </w:pPr>
      <w:r>
        <w:fldChar w:fldCharType="end"/>
      </w:r>
    </w:p>
    <w:p w14:paraId="344972F7" w14:textId="77777777" w:rsidR="00695ACE" w:rsidRPr="00747CF2" w:rsidRDefault="00695ACE">
      <w:pPr>
        <w:rPr>
          <w:lang w:val="en-US"/>
          <w:rPrChange w:id="624" w:author="Frederikke Lykke Witthöft Schytt" w:date="2024-06-24T18:40:00Z">
            <w:rPr/>
          </w:rPrChange>
        </w:rPr>
      </w:pPr>
      <w:r w:rsidRPr="00747CF2">
        <w:rPr>
          <w:lang w:val="en-US"/>
          <w:rPrChange w:id="625" w:author="Frederikke Lykke Witthöft Schytt" w:date="2024-06-24T18:40:00Z">
            <w:rPr/>
          </w:rPrChange>
        </w:rPr>
        <w:br w:type="page"/>
      </w:r>
    </w:p>
    <w:p w14:paraId="14DF33CF" w14:textId="5BD62021" w:rsidR="00A23F06" w:rsidRPr="00747CF2" w:rsidRDefault="008862B2" w:rsidP="00695ACE">
      <w:pPr>
        <w:spacing w:after="0" w:line="360" w:lineRule="auto"/>
        <w:jc w:val="both"/>
        <w:rPr>
          <w:b/>
          <w:lang w:val="en-US"/>
        </w:rPr>
      </w:pPr>
      <w:r w:rsidRPr="00747CF2">
        <w:rPr>
          <w:b/>
          <w:lang w:val="en-US"/>
        </w:rPr>
        <w:lastRenderedPageBreak/>
        <w:t>Appendix A: Multi-prompt screening</w:t>
      </w:r>
      <w:r w:rsidR="006236F5" w:rsidRPr="00747CF2">
        <w:rPr>
          <w:b/>
          <w:lang w:val="en-US"/>
        </w:rPr>
        <w:t xml:space="preserve"> </w:t>
      </w:r>
    </w:p>
    <w:p w14:paraId="1791BC43" w14:textId="7295DC6C" w:rsidR="00695ACE" w:rsidRPr="00747CF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3C070E" w:rsidRPr="008862B2" w:rsidRDefault="003C070E"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C070E" w:rsidRPr="008862B2" w:rsidRDefault="003C070E"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C070E" w:rsidRDefault="003C070E"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C070E" w:rsidRPr="008862B2" w:rsidRDefault="003C070E" w:rsidP="008862B2">
                            <w:pPr>
                              <w:spacing w:after="0" w:line="276" w:lineRule="auto"/>
                              <w:jc w:val="both"/>
                              <w:rPr>
                                <w:i/>
                                <w:szCs w:val="20"/>
                                <w:lang w:val="en-US"/>
                              </w:rPr>
                            </w:pPr>
                          </w:p>
                          <w:p w14:paraId="25A6ACA9" w14:textId="449749C1" w:rsidR="003C070E" w:rsidRPr="008862B2" w:rsidRDefault="003C070E"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C070E" w:rsidRPr="008862B2" w:rsidRDefault="003C070E"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C070E" w:rsidRDefault="003C070E"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C070E" w:rsidRPr="008862B2" w:rsidRDefault="003C070E" w:rsidP="008862B2">
                            <w:pPr>
                              <w:spacing w:after="0" w:line="276" w:lineRule="auto"/>
                              <w:jc w:val="both"/>
                              <w:rPr>
                                <w:i/>
                                <w:szCs w:val="20"/>
                                <w:lang w:val="en-US"/>
                              </w:rPr>
                            </w:pPr>
                          </w:p>
                          <w:p w14:paraId="08CC28F7" w14:textId="47DA2D8F" w:rsidR="003C070E" w:rsidRPr="008862B2" w:rsidRDefault="003C070E"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C070E" w:rsidRPr="008862B2" w:rsidRDefault="003C070E"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C070E" w:rsidRDefault="003C070E"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C070E" w:rsidRPr="008862B2" w:rsidRDefault="003C070E" w:rsidP="008862B2">
                            <w:pPr>
                              <w:spacing w:after="0" w:line="276" w:lineRule="auto"/>
                              <w:jc w:val="both"/>
                              <w:rPr>
                                <w:i/>
                                <w:szCs w:val="20"/>
                                <w:lang w:val="en-US"/>
                              </w:rPr>
                            </w:pPr>
                          </w:p>
                          <w:p w14:paraId="04BADFA4" w14:textId="241FBE96" w:rsidR="003C070E" w:rsidRPr="008862B2" w:rsidRDefault="003C070E"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C070E" w:rsidRPr="008862B2" w:rsidRDefault="003C070E"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C070E" w:rsidRPr="008862B2" w:rsidRDefault="003C070E"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C070E" w:rsidRPr="00747CF2" w:rsidRDefault="003C070E">
                            <w:pPr>
                              <w:rPr>
                                <w:lang w:val="en-US"/>
                                <w:rPrChange w:id="626" w:author="Frederikke Lykke Witthöft Schytt" w:date="2024-06-24T18:40:00Z">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3C070E" w:rsidRPr="008862B2" w:rsidRDefault="003C070E"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C070E" w:rsidRPr="008862B2" w:rsidRDefault="003C070E"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C070E" w:rsidRDefault="003C070E"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C070E" w:rsidRPr="008862B2" w:rsidRDefault="003C070E" w:rsidP="008862B2">
                      <w:pPr>
                        <w:spacing w:after="0" w:line="276" w:lineRule="auto"/>
                        <w:jc w:val="both"/>
                        <w:rPr>
                          <w:i/>
                          <w:szCs w:val="20"/>
                          <w:lang w:val="en-US"/>
                        </w:rPr>
                      </w:pPr>
                    </w:p>
                    <w:p w14:paraId="25A6ACA9" w14:textId="449749C1" w:rsidR="003C070E" w:rsidRPr="008862B2" w:rsidRDefault="003C070E"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C070E" w:rsidRPr="008862B2" w:rsidRDefault="003C070E"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C070E" w:rsidRDefault="003C070E"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C070E" w:rsidRPr="008862B2" w:rsidRDefault="003C070E" w:rsidP="008862B2">
                      <w:pPr>
                        <w:spacing w:after="0" w:line="276" w:lineRule="auto"/>
                        <w:jc w:val="both"/>
                        <w:rPr>
                          <w:i/>
                          <w:szCs w:val="20"/>
                          <w:lang w:val="en-US"/>
                        </w:rPr>
                      </w:pPr>
                    </w:p>
                    <w:p w14:paraId="08CC28F7" w14:textId="47DA2D8F" w:rsidR="003C070E" w:rsidRPr="008862B2" w:rsidRDefault="003C070E"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C070E" w:rsidRPr="008862B2" w:rsidRDefault="003C070E"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C070E" w:rsidRDefault="003C070E"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C070E" w:rsidRPr="008862B2" w:rsidRDefault="003C070E" w:rsidP="008862B2">
                      <w:pPr>
                        <w:spacing w:after="0" w:line="276" w:lineRule="auto"/>
                        <w:jc w:val="both"/>
                        <w:rPr>
                          <w:i/>
                          <w:szCs w:val="20"/>
                          <w:lang w:val="en-US"/>
                        </w:rPr>
                      </w:pPr>
                    </w:p>
                    <w:p w14:paraId="04BADFA4" w14:textId="241FBE96" w:rsidR="003C070E" w:rsidRPr="008862B2" w:rsidRDefault="003C070E"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C070E" w:rsidRPr="008862B2" w:rsidRDefault="003C070E"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C070E" w:rsidRPr="008862B2" w:rsidRDefault="003C070E"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C070E" w:rsidRPr="00747CF2" w:rsidRDefault="003C070E">
                      <w:pPr>
                        <w:rPr>
                          <w:lang w:val="en-US"/>
                          <w:rPrChange w:id="627" w:author="Frederikke Lykke Witthöft Schytt" w:date="2024-06-24T18:40:00Z">
                            <w:rPr/>
                          </w:rPrChange>
                        </w:rPr>
                      </w:pPr>
                    </w:p>
                  </w:txbxContent>
                </v:textbox>
                <w10:wrap type="square" anchorx="margin"/>
              </v:shape>
            </w:pict>
          </mc:Fallback>
        </mc:AlternateContent>
      </w:r>
      <w:r w:rsidR="00695ACE" w:rsidRPr="00747CF2">
        <w:rPr>
          <w:lang w:val="en-US"/>
        </w:rPr>
        <w:t xml:space="preserve">TEXTBOX </w:t>
      </w:r>
      <w:r w:rsidR="008862B2" w:rsidRPr="00747CF2">
        <w:rPr>
          <w:lang w:val="en-US"/>
        </w:rPr>
        <w:t>A</w:t>
      </w:r>
      <w:r w:rsidR="00695ACE" w:rsidRPr="00747CF2">
        <w:rPr>
          <w:lang w:val="en-US"/>
        </w:rPr>
        <w:t>1</w:t>
      </w:r>
    </w:p>
    <w:p w14:paraId="4698C887" w14:textId="64E4BE6D" w:rsidR="008862B2" w:rsidRPr="00747CF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747CF2" w:rsidRDefault="009E1F10" w:rsidP="009E1F10">
      <w:pPr>
        <w:jc w:val="both"/>
        <w:rPr>
          <w:lang w:val="en-US"/>
        </w:rPr>
      </w:pPr>
      <w:r w:rsidRPr="00747CF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3C070E" w:rsidRPr="008862B2" w:rsidRDefault="003C070E"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C070E" w:rsidRPr="008862B2" w:rsidRDefault="003C070E"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C070E" w:rsidRDefault="003C070E"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C070E" w:rsidRPr="008862B2" w:rsidRDefault="003C070E" w:rsidP="009E1F10">
                            <w:pPr>
                              <w:spacing w:after="0"/>
                              <w:jc w:val="both"/>
                              <w:rPr>
                                <w:i/>
                                <w:szCs w:val="20"/>
                                <w:lang w:val="en-US"/>
                              </w:rPr>
                            </w:pPr>
                          </w:p>
                          <w:p w14:paraId="72889149" w14:textId="77777777" w:rsidR="003C070E" w:rsidRPr="008862B2" w:rsidRDefault="003C070E"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C070E" w:rsidRPr="008862B2" w:rsidRDefault="003C070E"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C070E" w:rsidRPr="008862B2" w:rsidRDefault="003C070E"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C070E" w:rsidRPr="00747CF2" w:rsidRDefault="003C070E" w:rsidP="009E1F10">
                            <w:pPr>
                              <w:rPr>
                                <w:lang w:val="en-US"/>
                                <w:rPrChange w:id="628" w:author="Frederikke Lykke Witthöft Schytt" w:date="2024-06-24T18:40:00Z">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3C070E" w:rsidRPr="008862B2" w:rsidRDefault="003C070E"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C070E" w:rsidRPr="008862B2" w:rsidRDefault="003C070E"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C070E" w:rsidRDefault="003C070E"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C070E" w:rsidRPr="008862B2" w:rsidRDefault="003C070E" w:rsidP="009E1F10">
                      <w:pPr>
                        <w:spacing w:after="0"/>
                        <w:jc w:val="both"/>
                        <w:rPr>
                          <w:i/>
                          <w:szCs w:val="20"/>
                          <w:lang w:val="en-US"/>
                        </w:rPr>
                      </w:pPr>
                    </w:p>
                    <w:p w14:paraId="72889149" w14:textId="77777777" w:rsidR="003C070E" w:rsidRPr="008862B2" w:rsidRDefault="003C070E"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C070E" w:rsidRPr="008862B2" w:rsidRDefault="003C070E"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C070E" w:rsidRPr="008862B2" w:rsidRDefault="003C070E"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C070E" w:rsidRPr="00747CF2" w:rsidRDefault="003C070E" w:rsidP="009E1F10">
                      <w:pPr>
                        <w:rPr>
                          <w:lang w:val="en-US"/>
                          <w:rPrChange w:id="629" w:author="Frederikke Lykke Witthöft Schytt" w:date="2024-06-24T18:40:00Z">
                            <w:rPr/>
                          </w:rPrChange>
                        </w:rPr>
                      </w:pPr>
                    </w:p>
                  </w:txbxContent>
                </v:textbox>
                <w10:wrap type="square" anchorx="margin"/>
              </v:shape>
            </w:pict>
          </mc:Fallback>
        </mc:AlternateContent>
      </w:r>
    </w:p>
    <w:p w14:paraId="462D1916" w14:textId="0AEE9199" w:rsidR="009E1F10" w:rsidRPr="00747CF2" w:rsidRDefault="009E1F10" w:rsidP="0040019C">
      <w:pPr>
        <w:spacing w:line="360" w:lineRule="auto"/>
        <w:rPr>
          <w:lang w:val="en-US"/>
        </w:rPr>
      </w:pPr>
      <w:r w:rsidRPr="00747CF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747CF2">
        <w:rPr>
          <w:lang w:val="en-US"/>
        </w:rPr>
        <w:t xml:space="preserve"> </w:t>
      </w:r>
    </w:p>
    <w:p w14:paraId="62294641" w14:textId="77777777" w:rsidR="009E1F10" w:rsidRPr="00747CF2" w:rsidRDefault="009E1F10" w:rsidP="009E1F10">
      <w:pPr>
        <w:rPr>
          <w:lang w:val="en-US"/>
        </w:rPr>
      </w:pPr>
    </w:p>
    <w:p w14:paraId="15C1178D" w14:textId="77777777" w:rsidR="009E1F10" w:rsidRPr="00747CF2" w:rsidRDefault="009E1F10" w:rsidP="009E1F10">
      <w:pPr>
        <w:rPr>
          <w:lang w:val="en-US"/>
        </w:rPr>
      </w:pPr>
    </w:p>
    <w:p w14:paraId="4FDE639B" w14:textId="64791FAD" w:rsidR="009E1F10" w:rsidRPr="00747CF2" w:rsidRDefault="009E1F10" w:rsidP="009E1F10">
      <w:pPr>
        <w:rPr>
          <w:lang w:val="en-US"/>
        </w:rPr>
      </w:pPr>
    </w:p>
    <w:sectPr w:rsidR="009E1F10" w:rsidRPr="00747CF2">
      <w:headerReference w:type="default" r:id="rId16"/>
      <w:footerReference w:type="default" r:id="rId1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Frederikke Lykke Witthöft Schytt" w:date="2024-06-29T02:13:00Z" w:initials="FLWS">
    <w:p w14:paraId="7789B5B3" w14:textId="7FB9230C" w:rsidR="003C070E" w:rsidRPr="00273914" w:rsidRDefault="003C070E">
      <w:pPr>
        <w:pStyle w:val="CommentText"/>
        <w:rPr>
          <w:lang w:val="en-US"/>
        </w:rPr>
      </w:pPr>
      <w:r>
        <w:rPr>
          <w:rStyle w:val="CommentReference"/>
        </w:rPr>
        <w:annotationRef/>
      </w:r>
      <w:r w:rsidRPr="00273914">
        <w:rPr>
          <w:lang w:val="en-US"/>
        </w:rPr>
        <w:t xml:space="preserve">There is something about this sentence and the </w:t>
      </w:r>
      <w:r>
        <w:rPr>
          <w:lang w:val="en-US"/>
        </w:rPr>
        <w:t>following sentence that don’t quite match</w:t>
      </w:r>
    </w:p>
  </w:comment>
  <w:comment w:id="38" w:author="Mikkel Helding Vembye" w:date="2024-07-04T07:56:00Z" w:initials="MHV">
    <w:p w14:paraId="18797684" w14:textId="38713A8A" w:rsidR="003C070E" w:rsidRDefault="003C070E">
      <w:pPr>
        <w:pStyle w:val="CommentText"/>
      </w:pPr>
      <w:r>
        <w:rPr>
          <w:rStyle w:val="CommentReference"/>
        </w:rPr>
        <w:annotationRef/>
      </w:r>
      <w:r>
        <w:t xml:space="preserve">Jeg er ikke sikker på, at jeg forstå den bekymring her. Synes det passer fint ind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88" w:author="Frederikke Lykke Witthöft Schytt" w:date="2024-06-27T14:07:00Z" w:initials="FLWS">
    <w:p w14:paraId="7A6E28E6" w14:textId="0D22F0BB" w:rsidR="003C070E" w:rsidRDefault="003C070E">
      <w:pPr>
        <w:pStyle w:val="CommentText"/>
      </w:pPr>
      <w:r>
        <w:rPr>
          <w:rStyle w:val="CommentReference"/>
        </w:rPr>
        <w:annotationRef/>
      </w:r>
      <w:r>
        <w:t xml:space="preserve">Jeg ved ikke om det skal være her (eller om det kommer senere/længere nede), men jeg tænker, at det evt. skal specificeres yderligere. Fordi, det er selvfølgelig rigtigt, at </w:t>
      </w:r>
      <w:proofErr w:type="spellStart"/>
      <w:r>
        <w:t>LLMs</w:t>
      </w:r>
      <w:proofErr w:type="spellEnd"/>
      <w:r>
        <w:t xml:space="preserve"> ikke behøver at blive trænet som ved andre </w:t>
      </w:r>
      <w:proofErr w:type="spellStart"/>
      <w:r>
        <w:t>machine</w:t>
      </w:r>
      <w:proofErr w:type="spellEnd"/>
      <w:r>
        <w:t xml:space="preserve"> learning </w:t>
      </w:r>
      <w:proofErr w:type="spellStart"/>
      <w:r>
        <w:t>tools</w:t>
      </w:r>
      <w:proofErr w:type="spellEnd"/>
      <w:r>
        <w:t xml:space="preserve">, men </w:t>
      </w:r>
      <w:proofErr w:type="spellStart"/>
      <w:r>
        <w:t>OpenAI</w:t>
      </w:r>
      <w:proofErr w:type="spellEnd"/>
      <w:r>
        <w:t xml:space="preserve"> er jo trænet på et kæmpe datasæt som har dannet dens forståelse af forskellige begreber mv. </w:t>
      </w:r>
      <w:r>
        <w:sym w:font="Wingdings" w:char="F0E0"/>
      </w:r>
      <w:r>
        <w:t xml:space="preserve">Og netop dette kan spille ind, når vi via prompts udtrykker, hvad der skal screenes efter. F.eks. med </w:t>
      </w:r>
      <w:proofErr w:type="spellStart"/>
      <w:r>
        <w:t>testing</w:t>
      </w:r>
      <w:proofErr w:type="spellEnd"/>
      <w:r>
        <w:t xml:space="preserve"> </w:t>
      </w:r>
      <w:proofErr w:type="spellStart"/>
      <w:r>
        <w:t>frequency</w:t>
      </w:r>
      <w:proofErr w:type="spellEnd"/>
      <w:r>
        <w:t xml:space="preserve"> – dette begreb havde den en anden association til og brugen af dette begreb påvirkede i høj grad udfaldet af screeningen – hvilket jeg går ud fra skyldes det data, som den er trænet på ”</w:t>
      </w:r>
      <w:proofErr w:type="spellStart"/>
      <w:r>
        <w:t>beforehand</w:t>
      </w:r>
      <w:proofErr w:type="spellEnd"/>
      <w:r>
        <w:t xml:space="preserve">” agtigt. Så det er klart, at den ikke baserer sig på tidligere vurderinger som vi har lavet f.eks. som </w:t>
      </w:r>
      <w:proofErr w:type="spellStart"/>
      <w:r>
        <w:t>supervised</w:t>
      </w:r>
      <w:proofErr w:type="spellEnd"/>
      <w:r>
        <w:t xml:space="preserve"> </w:t>
      </w:r>
      <w:proofErr w:type="spellStart"/>
      <w:r>
        <w:t>machine</w:t>
      </w:r>
      <w:proofErr w:type="spellEnd"/>
      <w:r>
        <w:t xml:space="preserve"> learning modeller vil gøre, men den har alligevel en form for </w:t>
      </w:r>
      <w:proofErr w:type="spellStart"/>
      <w:r>
        <w:t>preconception</w:t>
      </w:r>
      <w:proofErr w:type="spellEnd"/>
      <w:r>
        <w:t xml:space="preserve">, eller hvad? </w:t>
      </w:r>
    </w:p>
  </w:comment>
  <w:comment w:id="89" w:author="Frederikke Lykke Witthöft Schytt" w:date="2024-06-29T02:10:00Z" w:initials="FLWS">
    <w:p w14:paraId="7DB9473A" w14:textId="3FC795D3" w:rsidR="003C070E" w:rsidRPr="00273914" w:rsidRDefault="003C070E">
      <w:pPr>
        <w:pStyle w:val="CommentText"/>
        <w:rPr>
          <w:lang w:val="en-US"/>
        </w:rPr>
      </w:pPr>
      <w:r>
        <w:rPr>
          <w:rStyle w:val="CommentReference"/>
        </w:rPr>
        <w:annotationRef/>
      </w:r>
      <w:r w:rsidRPr="00273914">
        <w:rPr>
          <w:lang w:val="en-US"/>
        </w:rPr>
        <w:t>I</w:t>
      </w:r>
      <w:r>
        <w:rPr>
          <w:lang w:val="en-US"/>
        </w:rPr>
        <w:t xml:space="preserve"> see that this is commented upon in another section below, however, maybe it is still important to stress here? I don’t know</w:t>
      </w:r>
    </w:p>
  </w:comment>
  <w:comment w:id="90" w:author="Mikkel Helding Vembye" w:date="2024-07-04T07:56:00Z" w:initials="MHV">
    <w:p w14:paraId="4BC392C1" w14:textId="596BD28E" w:rsidR="003C070E" w:rsidRDefault="003C070E">
      <w:pPr>
        <w:pStyle w:val="CommentText"/>
      </w:pPr>
      <w:r>
        <w:rPr>
          <w:rStyle w:val="CommentReference"/>
        </w:rPr>
        <w:annotationRef/>
      </w:r>
      <w:r>
        <w:t>Har faktisk fjernet denne del. Synes ikke rigtig den passede ind i afsnittet</w:t>
      </w:r>
    </w:p>
  </w:comment>
  <w:comment w:id="93" w:author="Frederikke Lykke Witthöft Schytt" w:date="2024-06-29T02:08:00Z" w:initials="FLWS">
    <w:p w14:paraId="770C8309" w14:textId="0103FEF8" w:rsidR="003C070E" w:rsidRPr="00AA0A75" w:rsidRDefault="003C070E">
      <w:pPr>
        <w:pStyle w:val="CommentText"/>
        <w:rPr>
          <w:lang w:val="en-US"/>
        </w:rPr>
      </w:pPr>
      <w:r>
        <w:rPr>
          <w:rStyle w:val="CommentReference"/>
        </w:rPr>
        <w:annotationRef/>
      </w:r>
      <w:r w:rsidRPr="00AA0A75">
        <w:rPr>
          <w:lang w:val="en-US"/>
        </w:rPr>
        <w:t>Is there another word</w:t>
      </w:r>
      <w:r>
        <w:rPr>
          <w:lang w:val="en-US"/>
        </w:rPr>
        <w:t xml:space="preserve"> or expression? – maybe: the main response variable?</w:t>
      </w:r>
    </w:p>
  </w:comment>
  <w:comment w:id="97" w:author="Frederikke Lykke Witthöft Schytt" w:date="2024-06-29T02:06:00Z" w:initials="FLWS">
    <w:p w14:paraId="22459CDA" w14:textId="4C1DC5A7" w:rsidR="003C070E" w:rsidRPr="00AA0A75" w:rsidRDefault="003C070E">
      <w:pPr>
        <w:pStyle w:val="CommentText"/>
        <w:rPr>
          <w:lang w:val="en-US"/>
        </w:rPr>
      </w:pPr>
      <w:r>
        <w:rPr>
          <w:rStyle w:val="CommentReference"/>
        </w:rPr>
        <w:annotationRef/>
      </w:r>
    </w:p>
  </w:comment>
  <w:comment w:id="118" w:author="Mikkel Helding Vembye" w:date="2024-06-14T08:25:00Z" w:initials="MHV">
    <w:p w14:paraId="3E86937B" w14:textId="583BD988" w:rsidR="003C070E" w:rsidRPr="00747CF2" w:rsidRDefault="003C070E">
      <w:pPr>
        <w:pStyle w:val="CommentText"/>
        <w:rPr>
          <w:lang w:val="en-US"/>
        </w:rPr>
      </w:pPr>
      <w:r>
        <w:rPr>
          <w:rStyle w:val="CommentReference"/>
        </w:rPr>
        <w:annotationRef/>
      </w:r>
      <w:r w:rsidRPr="00747CF2">
        <w:rPr>
          <w:lang w:val="en-US"/>
        </w:rPr>
        <w:t>Consider if this should be a separate section 4</w:t>
      </w:r>
    </w:p>
  </w:comment>
  <w:comment w:id="119" w:author="Frederikke Lykke Witthöft Schytt" w:date="2024-06-29T00:52:00Z" w:initials="FLWS">
    <w:p w14:paraId="6D2B13CB" w14:textId="10C3CDDC" w:rsidR="003C070E" w:rsidRPr="00F30296" w:rsidRDefault="003C070E">
      <w:pPr>
        <w:pStyle w:val="CommentText"/>
        <w:rPr>
          <w:lang w:val="en-US"/>
        </w:rPr>
      </w:pPr>
      <w:r>
        <w:rPr>
          <w:rStyle w:val="CommentReference"/>
        </w:rPr>
        <w:annotationRef/>
      </w:r>
      <w:r w:rsidRPr="00F30296">
        <w:rPr>
          <w:lang w:val="en-US"/>
        </w:rPr>
        <w:t>Personally, I think that i</w:t>
      </w:r>
      <w:r>
        <w:rPr>
          <w:lang w:val="en-US"/>
        </w:rPr>
        <w:t>t works well as a part of the methods section, because I think it is a part of the model specifications and kind of an operationalization to how we interpret and understand the performance of the models and how the following experiments are analyzed in the following section 4.</w:t>
      </w:r>
    </w:p>
  </w:comment>
  <w:comment w:id="120" w:author="Mikkel Helding Vembye" w:date="2024-07-04T07:55:00Z" w:initials="MHV">
    <w:p w14:paraId="5228425B" w14:textId="2C3A7B88" w:rsidR="003C070E" w:rsidRDefault="003C070E">
      <w:pPr>
        <w:pStyle w:val="CommentText"/>
      </w:pPr>
      <w:r>
        <w:rPr>
          <w:rStyle w:val="CommentReference"/>
        </w:rPr>
        <w:annotationRef/>
      </w:r>
      <w:r>
        <w:t>Super. Så holder vi den her for nuværende</w:t>
      </w:r>
    </w:p>
  </w:comment>
  <w:comment w:id="126" w:author="Frederikke Lykke Witthöft Schytt" w:date="2024-06-29T00:13:00Z" w:initials="FLWS">
    <w:p w14:paraId="6E715807" w14:textId="36091F49" w:rsidR="003C070E" w:rsidRPr="009D2A7A" w:rsidRDefault="003C070E">
      <w:pPr>
        <w:pStyle w:val="CommentText"/>
        <w:rPr>
          <w:lang w:val="en-US"/>
        </w:rPr>
      </w:pPr>
      <w:r>
        <w:rPr>
          <w:rStyle w:val="CommentReference"/>
        </w:rPr>
        <w:annotationRef/>
      </w:r>
      <w:r w:rsidRPr="009D2A7A">
        <w:rPr>
          <w:lang w:val="en-US"/>
        </w:rPr>
        <w:t>Do</w:t>
      </w:r>
      <w:r>
        <w:rPr>
          <w:lang w:val="en-US"/>
        </w:rPr>
        <w:t>n’t know if this sentence is redundant – but I just think that it is important to stress what we talked about, Mikkel, in regards to making/establishing a guideline or “proposal” to how we can kind of streamline the way we evaluate the performance of these screenings – not just for us but also across different projects and research groups.</w:t>
      </w:r>
    </w:p>
  </w:comment>
  <w:comment w:id="127" w:author="Mikkel Helding Vembye" w:date="2024-07-04T07:55:00Z" w:initials="MHV">
    <w:p w14:paraId="19D711A2" w14:textId="70BB07D4" w:rsidR="003C070E" w:rsidRDefault="003C070E">
      <w:pPr>
        <w:pStyle w:val="CommentText"/>
      </w:pPr>
      <w:r>
        <w:rPr>
          <w:rStyle w:val="CommentReference"/>
        </w:rPr>
        <w:annotationRef/>
      </w:r>
      <w:r>
        <w:t xml:space="preserve">Super god sætning. </w:t>
      </w:r>
    </w:p>
  </w:comment>
  <w:comment w:id="135" w:author="Frederikke Lykke Witthöft Schytt" w:date="2024-06-29T00:26:00Z" w:initials="FLWS">
    <w:p w14:paraId="40F13D11" w14:textId="02BF37DD" w:rsidR="003C070E" w:rsidRPr="006A17D8" w:rsidRDefault="003C070E">
      <w:pPr>
        <w:pStyle w:val="CommentText"/>
        <w:rPr>
          <w:lang w:val="en-US"/>
        </w:rPr>
      </w:pPr>
      <w:r>
        <w:rPr>
          <w:rStyle w:val="CommentReference"/>
        </w:rPr>
        <w:annotationRef/>
      </w:r>
      <w:r w:rsidRPr="006A17D8">
        <w:rPr>
          <w:lang w:val="en-US"/>
        </w:rPr>
        <w:t>Ju</w:t>
      </w:r>
      <w:r>
        <w:rPr>
          <w:lang w:val="en-US"/>
        </w:rPr>
        <w:t>st a simple practical note – maybe we could make/add a small distance between the different reviews in this table, just so it is “easier” for the reader to separate the reviews from each other</w:t>
      </w:r>
    </w:p>
  </w:comment>
  <w:comment w:id="136" w:author="Mikkel Helding Vembye" w:date="2024-07-04T07:53:00Z" w:initials="MHV">
    <w:p w14:paraId="74357E7C" w14:textId="027D3E98" w:rsidR="003C070E" w:rsidRDefault="003C070E">
      <w:pPr>
        <w:pStyle w:val="CommentText"/>
      </w:pPr>
      <w:r>
        <w:rPr>
          <w:rStyle w:val="CommentReference"/>
        </w:rPr>
        <w:annotationRef/>
      </w:r>
      <w:r>
        <w:t xml:space="preserve">Jeg ser din pointe. Læsevenlighed er dog ikke ting for artikler skal udgives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Jeg havde det også sådan da jeg startede som forsker, men lige nu handler det bare om at skrive på så lidt plads som muligt. </w:t>
      </w:r>
    </w:p>
  </w:comment>
  <w:comment w:id="148" w:author="Frederikke Lykke Witthöft Schytt" w:date="2024-06-29T00:33:00Z" w:initials="FLWS">
    <w:p w14:paraId="6E57AE98" w14:textId="3D4BA0AA" w:rsidR="003C070E" w:rsidRPr="00E110D4" w:rsidRDefault="003C070E">
      <w:pPr>
        <w:pStyle w:val="CommentText"/>
        <w:rPr>
          <w:lang w:val="en-US"/>
        </w:rPr>
      </w:pPr>
      <w:r>
        <w:rPr>
          <w:rStyle w:val="CommentReference"/>
        </w:rPr>
        <w:annotationRef/>
      </w:r>
      <w:r w:rsidRPr="00E110D4">
        <w:rPr>
          <w:lang w:val="en-US"/>
        </w:rPr>
        <w:t>Is th</w:t>
      </w:r>
      <w:r>
        <w:rPr>
          <w:lang w:val="en-US"/>
        </w:rPr>
        <w:t>ere another word? – maybe ‘contributor’?</w:t>
      </w:r>
    </w:p>
  </w:comment>
  <w:comment w:id="149" w:author="Mikkel Helding Vembye" w:date="2024-07-04T07:53:00Z" w:initials="MHV">
    <w:p w14:paraId="01FA8B15" w14:textId="2FF20EFB" w:rsidR="003C070E" w:rsidRDefault="003C070E">
      <w:pPr>
        <w:pStyle w:val="CommentText"/>
      </w:pPr>
      <w:r>
        <w:rPr>
          <w:rStyle w:val="CommentReference"/>
        </w:rPr>
        <w:annotationRef/>
      </w:r>
      <w:r>
        <w:t xml:space="preserve">Work horse er faktisk et meget normalt ord i mit felt, men har ændret til </w:t>
      </w:r>
      <w:proofErr w:type="spellStart"/>
      <w:r>
        <w:t>work</w:t>
      </w:r>
      <w:proofErr w:type="spellEnd"/>
      <w:r>
        <w:t xml:space="preserve"> </w:t>
      </w:r>
      <w:proofErr w:type="spellStart"/>
      <w:r>
        <w:t>engine</w:t>
      </w:r>
      <w:proofErr w:type="spellEnd"/>
      <w:r>
        <w:t xml:space="preserve">, hvis det er bedre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165" w:author="Frederikke Lykke Witthöft Schytt" w:date="2024-06-29T00:44:00Z" w:initials="FLWS">
    <w:p w14:paraId="3A9B9CE4" w14:textId="5E0B3B1B" w:rsidR="003C070E" w:rsidRPr="00B00489" w:rsidRDefault="003C070E">
      <w:pPr>
        <w:pStyle w:val="CommentText"/>
        <w:rPr>
          <w:lang w:val="en-US"/>
        </w:rPr>
      </w:pPr>
      <w:r>
        <w:rPr>
          <w:rStyle w:val="CommentReference"/>
        </w:rPr>
        <w:annotationRef/>
      </w:r>
      <w:r w:rsidRPr="00B00489">
        <w:rPr>
          <w:lang w:val="en-US"/>
        </w:rPr>
        <w:t>Ju</w:t>
      </w:r>
      <w:r>
        <w:rPr>
          <w:lang w:val="en-US"/>
        </w:rPr>
        <w:t>st to be sure, this sentence refers to the case where close-to-relevant studies have been excluded by the human screeners (decided when doing the comparison e.g.) so the automated tool is used on a pool of excluded studies, right?</w:t>
      </w:r>
    </w:p>
  </w:comment>
  <w:comment w:id="166" w:author="Mikkel Helding Vembye" w:date="2024-07-04T07:57:00Z" w:initials="MHV">
    <w:p w14:paraId="6ADFA429" w14:textId="4D482003" w:rsidR="003C070E" w:rsidRPr="00CF0079" w:rsidRDefault="003C070E">
      <w:pPr>
        <w:pStyle w:val="CommentText"/>
      </w:pPr>
      <w:r>
        <w:rPr>
          <w:rStyle w:val="CommentReference"/>
        </w:rPr>
        <w:annotationRef/>
      </w:r>
      <w:r w:rsidRPr="00CF0079">
        <w:t xml:space="preserve">Nej her tænker jeg blot på, at man kan benytte den som en ekstra screener på alle </w:t>
      </w:r>
      <w:r>
        <w:t xml:space="preserve">titler og </w:t>
      </w:r>
      <w:proofErr w:type="spellStart"/>
      <w:r>
        <w:t>abstrat</w:t>
      </w:r>
      <w:proofErr w:type="spellEnd"/>
      <w:r>
        <w:t xml:space="preserve">. </w:t>
      </w:r>
    </w:p>
  </w:comment>
  <w:comment w:id="172" w:author="Frederikke Lykke Witthöft Schytt" w:date="2024-06-29T00:56:00Z" w:initials="FLWS">
    <w:p w14:paraId="42BD20CD" w14:textId="02B9A574" w:rsidR="003C070E" w:rsidRPr="00F30296" w:rsidRDefault="003C070E">
      <w:pPr>
        <w:pStyle w:val="CommentText"/>
        <w:rPr>
          <w:lang w:val="en-US"/>
        </w:rPr>
      </w:pPr>
      <w:r>
        <w:rPr>
          <w:rStyle w:val="CommentReference"/>
        </w:rPr>
        <w:annotationRef/>
      </w:r>
      <w:r w:rsidRPr="00F30296">
        <w:rPr>
          <w:lang w:val="en-US"/>
        </w:rPr>
        <w:t>Ma</w:t>
      </w:r>
      <w:r>
        <w:rPr>
          <w:lang w:val="en-US"/>
        </w:rPr>
        <w:t xml:space="preserve">ybe adding a point saying that the three experiments depict three different examples of screening “scenarios” – referring to the different complexities of screenings in regards to e.g. how well defined the intervention is etc. </w:t>
      </w:r>
      <w:r w:rsidRPr="00341368">
        <w:rPr>
          <w:lang w:val="en-US"/>
        </w:rPr>
        <w:sym w:font="Wingdings" w:char="F0E0"/>
      </w:r>
      <w:r>
        <w:rPr>
          <w:lang w:val="en-US"/>
        </w:rPr>
        <w:t>Because this is used as an important factor in choosing the cases/reviews for experimentation in the following section 4.1 Data</w:t>
      </w:r>
    </w:p>
  </w:comment>
  <w:comment w:id="173" w:author="Mikkel Helding Vembye" w:date="2024-07-04T08:02:00Z" w:initials="MHV">
    <w:p w14:paraId="4DFD073F" w14:textId="15325A68" w:rsidR="003C070E" w:rsidRDefault="003C070E">
      <w:pPr>
        <w:pStyle w:val="CommentText"/>
      </w:pPr>
      <w:r>
        <w:rPr>
          <w:rStyle w:val="CommentReference"/>
        </w:rPr>
        <w:annotationRef/>
      </w:r>
      <w:r>
        <w:t>God pointe. Det har jeg tilføjet</w:t>
      </w:r>
    </w:p>
  </w:comment>
  <w:comment w:id="176" w:author="Frederikke Lykke Witthöft Schytt" w:date="2024-06-29T01:07:00Z" w:initials="FLWS">
    <w:p w14:paraId="270D02DF" w14:textId="3606B937" w:rsidR="003C070E" w:rsidRPr="00341368" w:rsidRDefault="003C070E">
      <w:pPr>
        <w:pStyle w:val="CommentText"/>
        <w:rPr>
          <w:lang w:val="en-US"/>
        </w:rPr>
      </w:pPr>
      <w:r>
        <w:rPr>
          <w:rStyle w:val="CommentReference"/>
        </w:rPr>
        <w:annotationRef/>
      </w:r>
      <w:r w:rsidRPr="00341368">
        <w:rPr>
          <w:lang w:val="en-US"/>
        </w:rPr>
        <w:t>And</w:t>
      </w:r>
      <w:r>
        <w:rPr>
          <w:lang w:val="en-US"/>
        </w:rPr>
        <w:t xml:space="preserve"> maybe adding a point with something about: that the testing, assessment, quizzing etc. is often not the variable of interest in these studies, so it is often not what these studies actually try to investigate the effect of – it is often just used as a tool, where we then can compare some subgroups in their data e.g., but often it is not these comparisons that the authors find most important or focusses on in regards to main effects etc. </w:t>
      </w:r>
      <w:r w:rsidRPr="00FD6E89">
        <w:rPr>
          <w:lang w:val="en-US"/>
        </w:rPr>
        <w:sym w:font="Wingdings" w:char="F0E0"/>
      </w:r>
      <w:r>
        <w:rPr>
          <w:lang w:val="en-US"/>
        </w:rPr>
        <w:t>Don’t know if it is necessary, but it kind of underscores the subtlety and complexity of the screening</w:t>
      </w:r>
    </w:p>
  </w:comment>
  <w:comment w:id="177" w:author="Mikkel Helding Vembye" w:date="2024-07-04T08:10:00Z" w:initials="MHV">
    <w:p w14:paraId="431D89FF" w14:textId="06864A0B" w:rsidR="003C070E" w:rsidRDefault="003C070E">
      <w:pPr>
        <w:pStyle w:val="CommentText"/>
      </w:pPr>
      <w:r>
        <w:rPr>
          <w:rStyle w:val="CommentReference"/>
        </w:rPr>
        <w:annotationRef/>
      </w:r>
      <w:r>
        <w:t xml:space="preserve">Du må meget gerne tilføje mere i kommende versioner af artiklen. </w:t>
      </w:r>
    </w:p>
  </w:comment>
  <w:comment w:id="186" w:author="Frederikke Lykke Witthöft Schytt" w:date="2024-06-29T01:30:00Z" w:initials="FLWS">
    <w:p w14:paraId="3ADA8CDB" w14:textId="13282C76" w:rsidR="003C070E" w:rsidRPr="00DE7A86" w:rsidRDefault="003C070E">
      <w:pPr>
        <w:pStyle w:val="CommentText"/>
        <w:rPr>
          <w:lang w:val="en-US"/>
        </w:rPr>
      </w:pPr>
      <w:r>
        <w:rPr>
          <w:rStyle w:val="CommentReference"/>
        </w:rPr>
        <w:annotationRef/>
      </w:r>
      <w:r w:rsidRPr="00DE7A86">
        <w:rPr>
          <w:lang w:val="en-US"/>
        </w:rPr>
        <w:t>Is</w:t>
      </w:r>
      <w:r>
        <w:rPr>
          <w:lang w:val="en-US"/>
        </w:rPr>
        <w:t xml:space="preserve"> this referring to e.g. machine learning approaches?</w:t>
      </w:r>
    </w:p>
  </w:comment>
  <w:comment w:id="187" w:author="Mikkel Helding Vembye" w:date="2024-07-04T08:13:00Z" w:initials="MHV">
    <w:p w14:paraId="52FE2D2F" w14:textId="01BF2E7D" w:rsidR="003C070E" w:rsidRDefault="003C070E">
      <w:pPr>
        <w:pStyle w:val="CommentText"/>
      </w:pPr>
      <w:r>
        <w:rPr>
          <w:rStyle w:val="CommentReference"/>
        </w:rPr>
        <w:annotationRef/>
      </w:r>
      <w:r>
        <w:t xml:space="preserve">Nej. Det er GPT modellerne vi taler om. Har omskrevet det i teksten. Kan godt se, at det står lidt uklart som det er 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Tak </w:t>
      </w:r>
    </w:p>
  </w:comment>
  <w:comment w:id="191" w:author="Frederikke Lykke Witthöft Schytt" w:date="2024-06-29T01:43:00Z" w:initials="FLWS">
    <w:p w14:paraId="69296B49" w14:textId="28B41F0D" w:rsidR="003C070E" w:rsidRPr="00B63CBE" w:rsidRDefault="003C070E">
      <w:pPr>
        <w:pStyle w:val="CommentText"/>
        <w:rPr>
          <w:lang w:val="en-US"/>
        </w:rPr>
      </w:pPr>
      <w:r>
        <w:rPr>
          <w:rStyle w:val="CommentReference"/>
        </w:rPr>
        <w:annotationRef/>
      </w:r>
      <w:proofErr w:type="gramStart"/>
      <w:r>
        <w:rPr>
          <w:lang w:val="en-US"/>
        </w:rPr>
        <w:t>Yes</w:t>
      </w:r>
      <w:proofErr w:type="gramEnd"/>
      <w:r>
        <w:rPr>
          <w:lang w:val="en-US"/>
        </w:rPr>
        <w:t xml:space="preserve"> a </w:t>
      </w:r>
      <w:r w:rsidRPr="00B63CBE">
        <w:rPr>
          <w:lang w:val="en-US"/>
        </w:rPr>
        <w:t>100%</w:t>
      </w:r>
      <w:r>
        <w:rPr>
          <w:lang w:val="en-US"/>
        </w:rPr>
        <w:t>, however, for some reason this approach lead to a worse performance in regards to recall for TF (still don’t know why! – but having e.g. prompt 5 as the first prompt excluded several relevant references – that were included (and should be included) if used as prompt 5 in the hierarchical screening).</w:t>
      </w:r>
    </w:p>
  </w:comment>
  <w:comment w:id="192" w:author="Mikkel Helding Vembye" w:date="2024-07-04T08:16:00Z" w:initials="MHV">
    <w:p w14:paraId="785D6ED9" w14:textId="5AED5BBD" w:rsidR="003C070E" w:rsidRDefault="003C070E">
      <w:pPr>
        <w:pStyle w:val="CommentText"/>
      </w:pPr>
      <w:r>
        <w:rPr>
          <w:rStyle w:val="CommentReference"/>
        </w:rPr>
        <w:annotationRef/>
      </w:r>
      <w:r>
        <w:t xml:space="preserve">Enig. Det er lidt sjovt. Der må åbenbart være forskel på test data of </w:t>
      </w:r>
      <w:proofErr w:type="gramStart"/>
      <w:r>
        <w:t>det fulde sample</w:t>
      </w:r>
      <w:proofErr w:type="gramEnd"/>
      <w:r>
        <w:t xml:space="preserve"> af titler og abstracts</w:t>
      </w:r>
    </w:p>
  </w:comment>
  <w:comment w:id="193" w:author="Frederikke Lykke Witthöft Schytt" w:date="2024-06-29T01:47:00Z" w:initials="FLWS">
    <w:p w14:paraId="21180047" w14:textId="64E813B5" w:rsidR="003C070E" w:rsidRPr="00B63CBE" w:rsidRDefault="003C070E">
      <w:pPr>
        <w:pStyle w:val="CommentText"/>
        <w:rPr>
          <w:lang w:val="en-US"/>
        </w:rPr>
      </w:pPr>
      <w:r>
        <w:rPr>
          <w:rStyle w:val="CommentReference"/>
        </w:rPr>
        <w:annotationRef/>
      </w:r>
      <w:r w:rsidRPr="00B63CBE">
        <w:rPr>
          <w:lang w:val="en-US"/>
        </w:rPr>
        <w:t>An</w:t>
      </w:r>
      <w:r>
        <w:rPr>
          <w:lang w:val="en-US"/>
        </w:rPr>
        <w:t xml:space="preserve">d supporting my point in the comment above – when using the hierarchical screening it is extremely important/crucial to do a lot of testing to find the most optimal order of the prompts (and requires quite a large dataset/several datapoints, I believe, to find this optimal order) – this step is not needed for the </w:t>
      </w:r>
      <w:proofErr w:type="spellStart"/>
      <w:r>
        <w:rPr>
          <w:lang w:val="en-US"/>
        </w:rPr>
        <w:t>multiprompt</w:t>
      </w:r>
      <w:proofErr w:type="spellEnd"/>
      <w:r>
        <w:rPr>
          <w:lang w:val="en-US"/>
        </w:rPr>
        <w:t xml:space="preserve"> screening, which saves time and resources.</w:t>
      </w:r>
      <w:r>
        <w:rPr>
          <w:lang w:val="en-US"/>
        </w:rPr>
        <w:br/>
        <w:t>On the other hand, the hierarchical screening does work and when having a huge amount of references it must be considered (cost/benefit)</w:t>
      </w:r>
    </w:p>
  </w:comment>
  <w:comment w:id="194" w:author="Mikkel Helding Vembye" w:date="2024-07-04T08:17:00Z" w:initials="MHV">
    <w:p w14:paraId="5EE544B7" w14:textId="7FAF6126" w:rsidR="003C070E" w:rsidRDefault="003C070E">
      <w:pPr>
        <w:pStyle w:val="CommentText"/>
      </w:pPr>
      <w:r>
        <w:rPr>
          <w:rStyle w:val="CommentReference"/>
        </w:rPr>
        <w:annotationRef/>
      </w:r>
      <w:r>
        <w:t>Har ikke lige tilføjet dette. Synes jeg du kan gøre i en senere version af papiret. Det er en fin pointe</w:t>
      </w:r>
      <w:proofErr w:type="gramStart"/>
      <w:r>
        <w:t xml:space="preserve">. </w:t>
      </w:r>
      <w:proofErr w:type="gramEnd"/>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bookmarkStart w:id="195" w:name="_GoBack"/>
      <w:bookmarkEnd w:id="195"/>
    </w:p>
  </w:comment>
  <w:comment w:id="205" w:author="Mikkel Helding Vembye" w:date="2024-06-11T15:03:00Z" w:initials="MHV">
    <w:p w14:paraId="3DF5F9B9" w14:textId="1B9D3C7D" w:rsidR="003C070E" w:rsidRPr="00D64633" w:rsidRDefault="003C070E">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89B5B3" w15:done="0"/>
  <w15:commentEx w15:paraId="18797684" w15:paraIdParent="7789B5B3" w15:done="0"/>
  <w15:commentEx w15:paraId="7A6E28E6" w15:done="0"/>
  <w15:commentEx w15:paraId="7DB9473A" w15:paraIdParent="7A6E28E6" w15:done="0"/>
  <w15:commentEx w15:paraId="4BC392C1" w15:paraIdParent="7A6E28E6" w15:done="0"/>
  <w15:commentEx w15:paraId="770C8309" w15:done="0"/>
  <w15:commentEx w15:paraId="22459CDA" w15:done="0"/>
  <w15:commentEx w15:paraId="3E86937B" w15:done="0"/>
  <w15:commentEx w15:paraId="6D2B13CB" w15:paraIdParent="3E86937B" w15:done="0"/>
  <w15:commentEx w15:paraId="5228425B" w15:paraIdParent="3E86937B" w15:done="0"/>
  <w15:commentEx w15:paraId="6E715807" w15:done="0"/>
  <w15:commentEx w15:paraId="19D711A2" w15:paraIdParent="6E715807" w15:done="0"/>
  <w15:commentEx w15:paraId="40F13D11" w15:done="0"/>
  <w15:commentEx w15:paraId="74357E7C" w15:paraIdParent="40F13D11" w15:done="0"/>
  <w15:commentEx w15:paraId="6E57AE98" w15:done="0"/>
  <w15:commentEx w15:paraId="01FA8B15" w15:paraIdParent="6E57AE98" w15:done="0"/>
  <w15:commentEx w15:paraId="3A9B9CE4" w15:done="0"/>
  <w15:commentEx w15:paraId="6ADFA429" w15:paraIdParent="3A9B9CE4" w15:done="0"/>
  <w15:commentEx w15:paraId="42BD20CD" w15:done="0"/>
  <w15:commentEx w15:paraId="4DFD073F" w15:paraIdParent="42BD20CD" w15:done="0"/>
  <w15:commentEx w15:paraId="270D02DF" w15:done="0"/>
  <w15:commentEx w15:paraId="431D89FF" w15:paraIdParent="270D02DF" w15:done="0"/>
  <w15:commentEx w15:paraId="3ADA8CDB" w15:done="0"/>
  <w15:commentEx w15:paraId="52FE2D2F" w15:paraIdParent="3ADA8CDB" w15:done="0"/>
  <w15:commentEx w15:paraId="69296B49" w15:done="0"/>
  <w15:commentEx w15:paraId="785D6ED9" w15:paraIdParent="69296B49" w15:done="0"/>
  <w15:commentEx w15:paraId="21180047" w15:done="0"/>
  <w15:commentEx w15:paraId="5EE544B7" w15:paraIdParent="21180047"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89B5B3" w16cid:durableId="2A29EC44"/>
  <w16cid:commentId w16cid:paraId="18797684" w16cid:durableId="2A30D436"/>
  <w16cid:commentId w16cid:paraId="7A6E28E6" w16cid:durableId="2A27F0A2"/>
  <w16cid:commentId w16cid:paraId="7DB9473A" w16cid:durableId="2A29EBA4"/>
  <w16cid:commentId w16cid:paraId="4BC392C1" w16cid:durableId="2A30D41E"/>
  <w16cid:commentId w16cid:paraId="770C8309" w16cid:durableId="2A29EB13"/>
  <w16cid:commentId w16cid:paraId="22459CDA" w16cid:durableId="2A29EAC3"/>
  <w16cid:commentId w16cid:paraId="3E86937B" w16cid:durableId="2A167CF3"/>
  <w16cid:commentId w16cid:paraId="6D2B13CB" w16cid:durableId="2A29D93A"/>
  <w16cid:commentId w16cid:paraId="5228425B" w16cid:durableId="2A30D3E5"/>
  <w16cid:commentId w16cid:paraId="6E715807" w16cid:durableId="2A29D03E"/>
  <w16cid:commentId w16cid:paraId="19D711A2" w16cid:durableId="2A30D3D7"/>
  <w16cid:commentId w16cid:paraId="40F13D11" w16cid:durableId="2A29D318"/>
  <w16cid:commentId w16cid:paraId="74357E7C" w16cid:durableId="2A30D397"/>
  <w16cid:commentId w16cid:paraId="6E57AE98" w16cid:durableId="2A29D4E2"/>
  <w16cid:commentId w16cid:paraId="01FA8B15" w16cid:durableId="2A30D36F"/>
  <w16cid:commentId w16cid:paraId="3A9B9CE4" w16cid:durableId="2A29D763"/>
  <w16cid:commentId w16cid:paraId="6ADFA429" w16cid:durableId="2A30D47E"/>
  <w16cid:commentId w16cid:paraId="42BD20CD" w16cid:durableId="2A29DA57"/>
  <w16cid:commentId w16cid:paraId="4DFD073F" w16cid:durableId="2A30D5AD"/>
  <w16cid:commentId w16cid:paraId="270D02DF" w16cid:durableId="2A29DCEB"/>
  <w16cid:commentId w16cid:paraId="431D89FF" w16cid:durableId="2A30D763"/>
  <w16cid:commentId w16cid:paraId="3ADA8CDB" w16cid:durableId="2A29E244"/>
  <w16cid:commentId w16cid:paraId="52FE2D2F" w16cid:durableId="2A30D83F"/>
  <w16cid:commentId w16cid:paraId="69296B49" w16cid:durableId="2A29E547"/>
  <w16cid:commentId w16cid:paraId="785D6ED9" w16cid:durableId="2A30D8CA"/>
  <w16cid:commentId w16cid:paraId="21180047" w16cid:durableId="2A29E61D"/>
  <w16cid:commentId w16cid:paraId="5EE544B7" w16cid:durableId="2A30D90C"/>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E596F" w14:textId="77777777" w:rsidR="00421A14" w:rsidRDefault="00421A14" w:rsidP="00E22B11">
      <w:pPr>
        <w:spacing w:after="0" w:line="240" w:lineRule="auto"/>
      </w:pPr>
      <w:r>
        <w:separator/>
      </w:r>
    </w:p>
  </w:endnote>
  <w:endnote w:type="continuationSeparator" w:id="0">
    <w:p w14:paraId="26C75152" w14:textId="77777777" w:rsidR="00421A14" w:rsidRDefault="00421A14"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3C070E" w:rsidRDefault="003C07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3C070E" w:rsidRDefault="003C0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81BD4" w14:textId="77777777" w:rsidR="00421A14" w:rsidRDefault="00421A14" w:rsidP="00E22B11">
      <w:pPr>
        <w:spacing w:after="0" w:line="240" w:lineRule="auto"/>
      </w:pPr>
      <w:r>
        <w:separator/>
      </w:r>
    </w:p>
  </w:footnote>
  <w:footnote w:type="continuationSeparator" w:id="0">
    <w:p w14:paraId="0FD9233C" w14:textId="77777777" w:rsidR="00421A14" w:rsidRDefault="00421A14" w:rsidP="00E22B11">
      <w:pPr>
        <w:spacing w:after="0" w:line="240" w:lineRule="auto"/>
      </w:pPr>
      <w:r>
        <w:continuationSeparator/>
      </w:r>
    </w:p>
  </w:footnote>
  <w:footnote w:id="1">
    <w:p w14:paraId="5E576E28" w14:textId="23F21CD4" w:rsidR="003C070E" w:rsidRPr="007355A1" w:rsidRDefault="003C070E">
      <w:pPr>
        <w:pStyle w:val="FootnoteText"/>
        <w:rPr>
          <w:lang w:val="en-US"/>
        </w:rPr>
      </w:pPr>
      <w:r w:rsidRPr="000D35BD">
        <w:rPr>
          <w:rStyle w:val="FootnoteReference"/>
        </w:rPr>
        <w:footnoteRef/>
      </w:r>
      <w:r w:rsidRPr="007355A1">
        <w:rPr>
          <w:lang w:val="en-US"/>
        </w:rPr>
        <w:t xml:space="preserve"> </w:t>
      </w:r>
      <w:r>
        <w:rPr>
          <w:lang w:val="en-US"/>
        </w:rPr>
        <w:t xml:space="preserve">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 studies </w:t>
      </w:r>
      <w:r>
        <w:rPr>
          <w:lang w:val="en-US"/>
        </w:rPr>
        <w:fldChar w:fldCharType="begin" w:fldLock="1"/>
      </w:r>
      <w:r>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3C070E" w:rsidRPr="007340E8" w:rsidRDefault="003C070E">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w:t>
      </w:r>
      <w:proofErr w:type="spellStart"/>
      <w:r w:rsidRPr="007340E8">
        <w:rPr>
          <w:lang w:val="en-US"/>
        </w:rPr>
        <w:t>algoritmes</w:t>
      </w:r>
      <w:proofErr w:type="spellEnd"/>
      <w:r w:rsidRPr="007340E8">
        <w:rPr>
          <w:lang w:val="en-US"/>
        </w:rPr>
        <w:t xml:space="preserve">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w:t>
      </w:r>
      <w:proofErr w:type="gramStart"/>
      <w:r w:rsidRPr="007340E8">
        <w:rPr>
          <w:lang w:val="en-US"/>
        </w:rPr>
        <w:t>considered</w:t>
      </w:r>
      <w:proofErr w:type="gramEnd"/>
      <w:r w:rsidRPr="007340E8">
        <w:rPr>
          <w:lang w:val="en-US"/>
        </w:rPr>
        <w:t xml:space="preserve"> this framework to have been </w:t>
      </w:r>
      <w:proofErr w:type="spellStart"/>
      <w:r w:rsidRPr="007340E8">
        <w:rPr>
          <w:lang w:val="en-US"/>
        </w:rPr>
        <w:t>thouroughly</w:t>
      </w:r>
      <w:proofErr w:type="spellEnd"/>
      <w:r w:rsidRPr="007340E8">
        <w:rPr>
          <w:lang w:val="en-US"/>
        </w:rPr>
        <w:t xml:space="preserve"> enough testing yet to know if the SAFE procedure allows reviewers to detect all relevant studies with the machine learning </w:t>
      </w:r>
      <w:proofErr w:type="spellStart"/>
      <w:r w:rsidRPr="007340E8">
        <w:rPr>
          <w:lang w:val="en-US"/>
        </w:rPr>
        <w:t>algoritms</w:t>
      </w:r>
      <w:proofErr w:type="spellEnd"/>
      <w:r w:rsidRPr="007340E8">
        <w:rPr>
          <w:lang w:val="en-US"/>
        </w:rPr>
        <w:t xml:space="preserve"> including in screening </w:t>
      </w:r>
      <w:proofErr w:type="spellStart"/>
      <w:r w:rsidRPr="007340E8">
        <w:rPr>
          <w:lang w:val="en-US"/>
        </w:rPr>
        <w:t>softwares</w:t>
      </w:r>
      <w:proofErr w:type="spellEnd"/>
      <w:r w:rsidRPr="007340E8">
        <w:rPr>
          <w:lang w:val="en-US"/>
        </w:rPr>
        <w:t xml:space="preserve"> such as </w:t>
      </w:r>
      <w:proofErr w:type="spellStart"/>
      <w:r w:rsidRPr="007340E8">
        <w:rPr>
          <w:lang w:val="en-US"/>
        </w:rPr>
        <w:t>ASReview</w:t>
      </w:r>
      <w:proofErr w:type="spellEnd"/>
      <w:r w:rsidRPr="007340E8">
        <w:rPr>
          <w:lang w:val="en-US"/>
        </w:rPr>
        <w:t xml:space="preserve">.  </w:t>
      </w:r>
    </w:p>
  </w:footnote>
  <w:footnote w:id="3">
    <w:p w14:paraId="5F394DD8" w14:textId="5AD35967" w:rsidR="003C070E" w:rsidRPr="007332FC" w:rsidRDefault="003C070E">
      <w:pPr>
        <w:pStyle w:val="FootnoteText"/>
        <w:rPr>
          <w:lang w:val="en-US"/>
        </w:rPr>
      </w:pPr>
      <w:r w:rsidRPr="000D35BD">
        <w:rPr>
          <w:rStyle w:val="FootnoteReference"/>
        </w:rPr>
        <w:footnoteRef/>
      </w:r>
      <w:r w:rsidRPr="007332FC">
        <w:rPr>
          <w:lang w:val="en-US"/>
        </w:rPr>
        <w:t xml:space="preserve"> We do not consider the level 4 of automation to be the ideal case since we consider human-in-the-loop operation to be state-of-the-art at the time of writing. </w:t>
      </w:r>
    </w:p>
  </w:footnote>
  <w:footnote w:id="4">
    <w:p w14:paraId="59739032" w14:textId="2A11A52E" w:rsidR="003C070E" w:rsidRPr="007340E8" w:rsidRDefault="003C070E"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3C070E" w:rsidRPr="007332FC" w:rsidRDefault="003C070E">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3C070E" w:rsidRPr="007332FC" w:rsidRDefault="003C070E"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3C070E" w:rsidRPr="007332FC" w:rsidRDefault="003C070E">
      <w:pPr>
        <w:pStyle w:val="FootnoteText"/>
        <w:rPr>
          <w:lang w:val="en-US"/>
        </w:rPr>
      </w:pPr>
      <w:r w:rsidRPr="000D35BD">
        <w:rPr>
          <w:rStyle w:val="FootnoteReference"/>
        </w:rPr>
        <w:footnoteRef/>
      </w:r>
      <w:r w:rsidRPr="007332FC">
        <w:rPr>
          <w:lang w:val="en-US"/>
        </w:rPr>
        <w:t xml:space="preserve"> Can be found at </w:t>
      </w:r>
      <w:r>
        <w:fldChar w:fldCharType="begin"/>
      </w:r>
      <w:r w:rsidRPr="00747CF2">
        <w:rPr>
          <w:lang w:val="en-US"/>
          <w:rPrChange w:id="84" w:author="Frederikke Lykke Witthöft Schytt" w:date="2024-06-24T18:40:00Z">
            <w:rPr/>
          </w:rPrChange>
        </w:rPr>
        <w:instrText xml:space="preserve"> HYPERLINK "https://github.com/mamishere/Article-Relevancy-Extraction-GPT3.5-Turbo" </w:instrText>
      </w:r>
      <w:r>
        <w:fldChar w:fldCharType="separate"/>
      </w:r>
      <w:r w:rsidRPr="007332FC">
        <w:rPr>
          <w:rStyle w:val="Hyperlink"/>
          <w:lang w:val="en-US"/>
        </w:rPr>
        <w:t>https://github.com/mamishere/Article-Relevancy-Extraction-GPT3.5-Turbo</w:t>
      </w:r>
      <w:r>
        <w:rPr>
          <w:rStyle w:val="Hyperlink"/>
          <w:lang w:val="en-US"/>
        </w:rPr>
        <w:fldChar w:fldCharType="end"/>
      </w:r>
      <w:r w:rsidRPr="007332FC">
        <w:rPr>
          <w:lang w:val="en-US"/>
        </w:rPr>
        <w:t xml:space="preserve"> </w:t>
      </w:r>
    </w:p>
  </w:footnote>
  <w:footnote w:id="8">
    <w:p w14:paraId="4DCAE393" w14:textId="77777777" w:rsidR="003C070E" w:rsidRPr="00911363" w:rsidRDefault="003C070E" w:rsidP="00911363">
      <w:pPr>
        <w:spacing w:after="0" w:line="360" w:lineRule="auto"/>
        <w:jc w:val="both"/>
        <w:rPr>
          <w:sz w:val="20"/>
          <w:lang w:val="en-US"/>
        </w:rPr>
      </w:pPr>
      <w:r>
        <w:rPr>
          <w:rStyle w:val="FootnoteReference"/>
        </w:rPr>
        <w:footnoteRef/>
      </w:r>
      <w:r w:rsidRPr="00747CF2">
        <w:rPr>
          <w:lang w:val="en-US"/>
          <w:rPrChange w:id="167" w:author="Frederikke Lykke Witthöft Schytt" w:date="2024-06-24T18:40:00Z">
            <w:rPr/>
          </w:rPrChange>
        </w:rPr>
        <w:t xml:space="preserve"> </w:t>
      </w:r>
      <w:r w:rsidRPr="00911363">
        <w:rPr>
          <w:rFonts w:eastAsiaTheme="minorEastAsia"/>
          <w:sz w:val="20"/>
          <w:lang w:val="en-US"/>
        </w:rPr>
        <w:t xml:space="preserve">All replication materials behind </w:t>
      </w:r>
      <w:proofErr w:type="gramStart"/>
      <w:r w:rsidRPr="00911363">
        <w:rPr>
          <w:rFonts w:eastAsiaTheme="minorEastAsia"/>
          <w:sz w:val="20"/>
          <w:lang w:val="en-US"/>
        </w:rPr>
        <w:t>this experiments</w:t>
      </w:r>
      <w:proofErr w:type="gramEnd"/>
      <w:r w:rsidRPr="00911363">
        <w:rPr>
          <w:rFonts w:eastAsiaTheme="minorEastAsia"/>
          <w:sz w:val="20"/>
          <w:lang w:val="en-US"/>
        </w:rPr>
        <w:t xml:space="preserve"> can be accessed at </w:t>
      </w:r>
      <w:r>
        <w:fldChar w:fldCharType="begin"/>
      </w:r>
      <w:r w:rsidRPr="00747CF2">
        <w:rPr>
          <w:lang w:val="en-US"/>
          <w:rPrChange w:id="168" w:author="Frederikke Lykke Witthöft Schytt" w:date="2024-06-24T18:40:00Z">
            <w:rPr/>
          </w:rPrChange>
        </w:rPr>
        <w:instrText xml:space="preserve"> HYPERLINK "https://osf.io/apdfw/" </w:instrText>
      </w:r>
      <w:r>
        <w:fldChar w:fldCharType="separate"/>
      </w:r>
      <w:r w:rsidRPr="00747CF2">
        <w:rPr>
          <w:rStyle w:val="Hyperlink"/>
          <w:sz w:val="20"/>
          <w:lang w:val="en-US"/>
          <w:rPrChange w:id="169" w:author="Frederikke Lykke Witthöft Schytt" w:date="2024-06-24T18:40:00Z">
            <w:rPr>
              <w:rStyle w:val="Hyperlink"/>
              <w:sz w:val="20"/>
            </w:rPr>
          </w:rPrChange>
        </w:rPr>
        <w:t>https://osf.io/apdfw/</w:t>
      </w:r>
      <w:r>
        <w:rPr>
          <w:rStyle w:val="Hyperlink"/>
          <w:sz w:val="20"/>
        </w:rPr>
        <w:fldChar w:fldCharType="end"/>
      </w:r>
      <w:r w:rsidRPr="00747CF2">
        <w:rPr>
          <w:sz w:val="20"/>
          <w:lang w:val="en-US"/>
          <w:rPrChange w:id="170" w:author="Frederikke Lykke Witthöft Schytt" w:date="2024-06-24T18:40:00Z">
            <w:rPr>
              <w:sz w:val="20"/>
            </w:rPr>
          </w:rPrChange>
        </w:rPr>
        <w:t>.</w:t>
      </w:r>
    </w:p>
    <w:p w14:paraId="11960C96" w14:textId="3CB6D9B6" w:rsidR="003C070E" w:rsidRPr="00747CF2" w:rsidRDefault="003C070E">
      <w:pPr>
        <w:pStyle w:val="FootnoteText"/>
        <w:rPr>
          <w:sz w:val="16"/>
          <w:lang w:val="en-US"/>
          <w:rPrChange w:id="171" w:author="Frederikke Lykke Witthöft Schytt" w:date="2024-06-24T18:40:00Z">
            <w:rPr>
              <w:sz w:val="16"/>
            </w:rPr>
          </w:rPrChange>
        </w:rPr>
      </w:pPr>
    </w:p>
  </w:footnote>
  <w:footnote w:id="9">
    <w:p w14:paraId="2104F5D5" w14:textId="2531930E" w:rsidR="003C070E" w:rsidRPr="0017101A" w:rsidRDefault="003C070E">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3C070E" w:rsidRPr="001E3E96" w:rsidRDefault="003C070E">
      <w:pPr>
        <w:pStyle w:val="FootnoteText"/>
        <w:rPr>
          <w:lang w:val="en-US"/>
        </w:rPr>
      </w:pPr>
      <w:r>
        <w:rPr>
          <w:rStyle w:val="FootnoteReference"/>
        </w:rPr>
        <w:footnoteRef/>
      </w:r>
      <w:r w:rsidRPr="001E3E96">
        <w:rPr>
          <w:lang w:val="en-US"/>
        </w:rPr>
        <w:t xml:space="preserve"> Find the exact functions here:</w:t>
      </w:r>
      <w:r>
        <w:rPr>
          <w:lang w:val="en-US"/>
        </w:rPr>
        <w:t xml:space="preserve"> </w:t>
      </w:r>
      <w:r>
        <w:fldChar w:fldCharType="begin"/>
      </w:r>
      <w:r w:rsidRPr="00747CF2">
        <w:rPr>
          <w:lang w:val="en-US"/>
          <w:rPrChange w:id="178" w:author="Frederikke Lykke Witthöft Schytt" w:date="2024-06-24T18:40:00Z">
            <w:rPr/>
          </w:rPrChange>
        </w:rPr>
        <w:instrText xml:space="preserve"> HYPERLINK "https://bit.ly/3Vl0SRp" \t "_blank" </w:instrText>
      </w:r>
      <w:r>
        <w:fldChar w:fldCharType="separate"/>
      </w:r>
      <w:r w:rsidRPr="001E3E96">
        <w:rPr>
          <w:rStyle w:val="Hyperlink"/>
          <w:lang w:val="en-US"/>
        </w:rPr>
        <w:t>bit.ly/3Vl0SRp</w:t>
      </w:r>
      <w:r>
        <w:rPr>
          <w:rStyle w:val="Hyperlink"/>
          <w:lang w:val="en-US"/>
        </w:rPr>
        <w:fldChar w:fldCharType="end"/>
      </w:r>
    </w:p>
  </w:footnote>
  <w:footnote w:id="11">
    <w:p w14:paraId="36030995" w14:textId="3AFC4EC5" w:rsidR="003C070E" w:rsidRPr="00747CF2" w:rsidRDefault="003C070E" w:rsidP="00B33FB9">
      <w:pPr>
        <w:pStyle w:val="FootnoteText"/>
        <w:rPr>
          <w:lang w:val="en-US"/>
          <w:rPrChange w:id="179" w:author="Frederikke Lykke Witthöft Schytt" w:date="2024-06-24T18:40:00Z">
            <w:rPr/>
          </w:rPrChange>
        </w:rPr>
      </w:pPr>
      <w:r>
        <w:rPr>
          <w:rStyle w:val="FootnoteReference"/>
        </w:rPr>
        <w:footnoteRef/>
      </w:r>
      <w:r w:rsidRPr="00747CF2">
        <w:rPr>
          <w:lang w:val="en-US"/>
          <w:rPrChange w:id="180" w:author="Frederikke Lykke Witthöft Schytt" w:date="2024-06-24T18:40:00Z">
            <w:rPr/>
          </w:rPrChange>
        </w:rPr>
        <w:t xml:space="preserve"> Moreover, we show how this can be done in one of the accompan</w:t>
      </w:r>
      <w:ins w:id="181" w:author="Frederikke Lykke Witthöft Schytt" w:date="2024-06-29T01:19:00Z">
        <w:r>
          <w:rPr>
            <w:lang w:val="en-US"/>
          </w:rPr>
          <w:t>y</w:t>
        </w:r>
      </w:ins>
      <w:r w:rsidRPr="00747CF2">
        <w:rPr>
          <w:lang w:val="en-US"/>
          <w:rPrChange w:id="182" w:author="Frederikke Lykke Witthöft Schytt" w:date="2024-06-24T18:40:00Z">
            <w:rPr/>
          </w:rPrChange>
        </w:rPr>
        <w:t xml:space="preserve">ing </w:t>
      </w:r>
      <w:proofErr w:type="gramStart"/>
      <w:r w:rsidRPr="00747CF2">
        <w:rPr>
          <w:lang w:val="en-US"/>
          <w:rPrChange w:id="183" w:author="Frederikke Lykke Witthöft Schytt" w:date="2024-06-24T18:40:00Z">
            <w:rPr/>
          </w:rPrChange>
        </w:rPr>
        <w:t>vignette</w:t>
      </w:r>
      <w:proofErr w:type="gramEnd"/>
      <w:r w:rsidRPr="00747CF2">
        <w:rPr>
          <w:lang w:val="en-US"/>
          <w:rPrChange w:id="184" w:author="Frederikke Lykke Witthöft Schytt" w:date="2024-06-24T18:40:00Z">
            <w:rPr/>
          </w:rPrChange>
        </w:rPr>
        <w:t xml:space="preserve"> to the AIscreenR package. </w:t>
      </w:r>
    </w:p>
  </w:footnote>
  <w:footnote w:id="12">
    <w:p w14:paraId="643B7291" w14:textId="253D2D66" w:rsidR="003C070E" w:rsidRPr="007D60F0" w:rsidRDefault="003C070E" w:rsidP="007D60F0">
      <w:pPr>
        <w:spacing w:after="0" w:line="240" w:lineRule="auto"/>
        <w:jc w:val="both"/>
        <w:rPr>
          <w:sz w:val="20"/>
          <w:szCs w:val="20"/>
          <w:lang w:val="en-US"/>
        </w:rPr>
      </w:pPr>
      <w:r>
        <w:rPr>
          <w:rStyle w:val="FootnoteReference"/>
        </w:rPr>
        <w:footnoteRef/>
      </w:r>
      <w:r w:rsidRPr="003C070E">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3C070E" w:rsidRPr="003C070E" w:rsidRDefault="003C070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3C070E" w:rsidRPr="007332FC" w:rsidRDefault="003C070E">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ederikke Lykke Witthöft Schytt">
    <w15:presenceInfo w15:providerId="AD" w15:userId="S-1-5-21-2100284113-1573851820-878952375-321333"/>
  </w15:person>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trackRevision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s6wFAJLPQzotAAAA"/>
  </w:docVars>
  <w:rsids>
    <w:rsidRoot w:val="00A23F06"/>
    <w:rsid w:val="00002939"/>
    <w:rsid w:val="00004D10"/>
    <w:rsid w:val="00005B30"/>
    <w:rsid w:val="00006375"/>
    <w:rsid w:val="00010397"/>
    <w:rsid w:val="00011FF4"/>
    <w:rsid w:val="00014A6B"/>
    <w:rsid w:val="00014F4A"/>
    <w:rsid w:val="00015556"/>
    <w:rsid w:val="00023F63"/>
    <w:rsid w:val="00024398"/>
    <w:rsid w:val="00031F26"/>
    <w:rsid w:val="00032250"/>
    <w:rsid w:val="0003361C"/>
    <w:rsid w:val="000345DE"/>
    <w:rsid w:val="000378D0"/>
    <w:rsid w:val="000414F1"/>
    <w:rsid w:val="00041B75"/>
    <w:rsid w:val="00043140"/>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006C"/>
    <w:rsid w:val="0009296A"/>
    <w:rsid w:val="000A08CC"/>
    <w:rsid w:val="000A26CA"/>
    <w:rsid w:val="000A5F4F"/>
    <w:rsid w:val="000B0E90"/>
    <w:rsid w:val="000B1D78"/>
    <w:rsid w:val="000B216F"/>
    <w:rsid w:val="000B4CB0"/>
    <w:rsid w:val="000B782A"/>
    <w:rsid w:val="000C1DB9"/>
    <w:rsid w:val="000C5E38"/>
    <w:rsid w:val="000D0B45"/>
    <w:rsid w:val="000D2E6D"/>
    <w:rsid w:val="000D2FC2"/>
    <w:rsid w:val="000D35BD"/>
    <w:rsid w:val="000D620B"/>
    <w:rsid w:val="000E24E8"/>
    <w:rsid w:val="000E2607"/>
    <w:rsid w:val="000E2DE6"/>
    <w:rsid w:val="000F40C7"/>
    <w:rsid w:val="000F506E"/>
    <w:rsid w:val="000F56A9"/>
    <w:rsid w:val="000F7404"/>
    <w:rsid w:val="00107C28"/>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3371"/>
    <w:rsid w:val="001815CC"/>
    <w:rsid w:val="0018428A"/>
    <w:rsid w:val="00186531"/>
    <w:rsid w:val="00192248"/>
    <w:rsid w:val="001936BF"/>
    <w:rsid w:val="00194CBC"/>
    <w:rsid w:val="00194D11"/>
    <w:rsid w:val="00197C88"/>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1F60"/>
    <w:rsid w:val="001F3EE3"/>
    <w:rsid w:val="001F4141"/>
    <w:rsid w:val="001F4910"/>
    <w:rsid w:val="001F7678"/>
    <w:rsid w:val="00200F7D"/>
    <w:rsid w:val="00210FA8"/>
    <w:rsid w:val="00213868"/>
    <w:rsid w:val="00213C20"/>
    <w:rsid w:val="00220AA0"/>
    <w:rsid w:val="0022449B"/>
    <w:rsid w:val="00226298"/>
    <w:rsid w:val="00233B3E"/>
    <w:rsid w:val="00234C3D"/>
    <w:rsid w:val="0023520D"/>
    <w:rsid w:val="0023752B"/>
    <w:rsid w:val="002429D3"/>
    <w:rsid w:val="00246DFC"/>
    <w:rsid w:val="00246F91"/>
    <w:rsid w:val="0025186E"/>
    <w:rsid w:val="00253BEB"/>
    <w:rsid w:val="00256D62"/>
    <w:rsid w:val="00257337"/>
    <w:rsid w:val="00263C8C"/>
    <w:rsid w:val="00271E46"/>
    <w:rsid w:val="00272D9E"/>
    <w:rsid w:val="00273914"/>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6D3"/>
    <w:rsid w:val="002C2E59"/>
    <w:rsid w:val="002C471E"/>
    <w:rsid w:val="002C730A"/>
    <w:rsid w:val="002D0DAF"/>
    <w:rsid w:val="002D264A"/>
    <w:rsid w:val="002D3CE4"/>
    <w:rsid w:val="002D4F7C"/>
    <w:rsid w:val="002D531B"/>
    <w:rsid w:val="002D60A7"/>
    <w:rsid w:val="002D68F8"/>
    <w:rsid w:val="002E02C6"/>
    <w:rsid w:val="002E322D"/>
    <w:rsid w:val="002E77C9"/>
    <w:rsid w:val="002F055A"/>
    <w:rsid w:val="002F3572"/>
    <w:rsid w:val="002F4D99"/>
    <w:rsid w:val="002F53FE"/>
    <w:rsid w:val="002F549D"/>
    <w:rsid w:val="002F7ED6"/>
    <w:rsid w:val="00301360"/>
    <w:rsid w:val="00303077"/>
    <w:rsid w:val="003045FF"/>
    <w:rsid w:val="003049FD"/>
    <w:rsid w:val="00304B09"/>
    <w:rsid w:val="00310D56"/>
    <w:rsid w:val="00310E18"/>
    <w:rsid w:val="00311D80"/>
    <w:rsid w:val="00311FE2"/>
    <w:rsid w:val="00313E98"/>
    <w:rsid w:val="00317DE3"/>
    <w:rsid w:val="00317EDB"/>
    <w:rsid w:val="00320B20"/>
    <w:rsid w:val="00322EF3"/>
    <w:rsid w:val="00323F25"/>
    <w:rsid w:val="003259BC"/>
    <w:rsid w:val="00326B48"/>
    <w:rsid w:val="00333AF9"/>
    <w:rsid w:val="003343F7"/>
    <w:rsid w:val="00334757"/>
    <w:rsid w:val="00340C02"/>
    <w:rsid w:val="00340FDD"/>
    <w:rsid w:val="00341368"/>
    <w:rsid w:val="00345A58"/>
    <w:rsid w:val="00351B92"/>
    <w:rsid w:val="00352B7C"/>
    <w:rsid w:val="003538EF"/>
    <w:rsid w:val="003541DE"/>
    <w:rsid w:val="0035608F"/>
    <w:rsid w:val="00356322"/>
    <w:rsid w:val="00357147"/>
    <w:rsid w:val="0035775C"/>
    <w:rsid w:val="00363B05"/>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A2CC6"/>
    <w:rsid w:val="003A5459"/>
    <w:rsid w:val="003A736A"/>
    <w:rsid w:val="003B4C84"/>
    <w:rsid w:val="003B4DBD"/>
    <w:rsid w:val="003B63AD"/>
    <w:rsid w:val="003C070E"/>
    <w:rsid w:val="003C57F2"/>
    <w:rsid w:val="003C5EE5"/>
    <w:rsid w:val="003C7425"/>
    <w:rsid w:val="003D1167"/>
    <w:rsid w:val="003D2733"/>
    <w:rsid w:val="003D3EC1"/>
    <w:rsid w:val="003D5914"/>
    <w:rsid w:val="003D6327"/>
    <w:rsid w:val="003F183E"/>
    <w:rsid w:val="003F41E6"/>
    <w:rsid w:val="0040019C"/>
    <w:rsid w:val="00401172"/>
    <w:rsid w:val="00401E2B"/>
    <w:rsid w:val="0040261F"/>
    <w:rsid w:val="00410211"/>
    <w:rsid w:val="004107D8"/>
    <w:rsid w:val="00410E00"/>
    <w:rsid w:val="00411ACF"/>
    <w:rsid w:val="00413D40"/>
    <w:rsid w:val="00421A14"/>
    <w:rsid w:val="00423D5E"/>
    <w:rsid w:val="0042469A"/>
    <w:rsid w:val="004309CD"/>
    <w:rsid w:val="00430E43"/>
    <w:rsid w:val="004315B1"/>
    <w:rsid w:val="00433818"/>
    <w:rsid w:val="00441345"/>
    <w:rsid w:val="004457FD"/>
    <w:rsid w:val="00447BAE"/>
    <w:rsid w:val="0045186C"/>
    <w:rsid w:val="004553D5"/>
    <w:rsid w:val="0045594F"/>
    <w:rsid w:val="00456430"/>
    <w:rsid w:val="004643D6"/>
    <w:rsid w:val="004650C4"/>
    <w:rsid w:val="00466B16"/>
    <w:rsid w:val="00467E10"/>
    <w:rsid w:val="0047024E"/>
    <w:rsid w:val="0047364A"/>
    <w:rsid w:val="00474195"/>
    <w:rsid w:val="00476BB4"/>
    <w:rsid w:val="004808CD"/>
    <w:rsid w:val="00487B81"/>
    <w:rsid w:val="00495581"/>
    <w:rsid w:val="00495C59"/>
    <w:rsid w:val="00496CC9"/>
    <w:rsid w:val="004A13C6"/>
    <w:rsid w:val="004A6777"/>
    <w:rsid w:val="004B04C7"/>
    <w:rsid w:val="004B23A9"/>
    <w:rsid w:val="004B3496"/>
    <w:rsid w:val="004B4ED8"/>
    <w:rsid w:val="004C4B30"/>
    <w:rsid w:val="004D175A"/>
    <w:rsid w:val="004D23EE"/>
    <w:rsid w:val="004D4245"/>
    <w:rsid w:val="004E1A95"/>
    <w:rsid w:val="004E28C2"/>
    <w:rsid w:val="004E7552"/>
    <w:rsid w:val="004F1EC5"/>
    <w:rsid w:val="004F2BE4"/>
    <w:rsid w:val="005001A6"/>
    <w:rsid w:val="00502155"/>
    <w:rsid w:val="00502905"/>
    <w:rsid w:val="00504F39"/>
    <w:rsid w:val="005052F2"/>
    <w:rsid w:val="005107D8"/>
    <w:rsid w:val="00511534"/>
    <w:rsid w:val="0051383B"/>
    <w:rsid w:val="00514F04"/>
    <w:rsid w:val="00515C28"/>
    <w:rsid w:val="00515E21"/>
    <w:rsid w:val="00517E7D"/>
    <w:rsid w:val="00520939"/>
    <w:rsid w:val="00521E21"/>
    <w:rsid w:val="00525CCC"/>
    <w:rsid w:val="005322D3"/>
    <w:rsid w:val="0053327B"/>
    <w:rsid w:val="00533A66"/>
    <w:rsid w:val="005374FF"/>
    <w:rsid w:val="00540D17"/>
    <w:rsid w:val="0054144B"/>
    <w:rsid w:val="00542711"/>
    <w:rsid w:val="00542A3C"/>
    <w:rsid w:val="00542ED6"/>
    <w:rsid w:val="005437C8"/>
    <w:rsid w:val="005460FC"/>
    <w:rsid w:val="00554520"/>
    <w:rsid w:val="0055580E"/>
    <w:rsid w:val="005559D9"/>
    <w:rsid w:val="00557310"/>
    <w:rsid w:val="00557919"/>
    <w:rsid w:val="00557E46"/>
    <w:rsid w:val="005657C1"/>
    <w:rsid w:val="00565A8F"/>
    <w:rsid w:val="005661A8"/>
    <w:rsid w:val="00570DE3"/>
    <w:rsid w:val="00570E6D"/>
    <w:rsid w:val="00571874"/>
    <w:rsid w:val="005734FF"/>
    <w:rsid w:val="005744E3"/>
    <w:rsid w:val="00575122"/>
    <w:rsid w:val="0057606E"/>
    <w:rsid w:val="005767B6"/>
    <w:rsid w:val="00581B50"/>
    <w:rsid w:val="00583E51"/>
    <w:rsid w:val="005860BB"/>
    <w:rsid w:val="0058712F"/>
    <w:rsid w:val="00592B92"/>
    <w:rsid w:val="005930D0"/>
    <w:rsid w:val="00595810"/>
    <w:rsid w:val="00596D11"/>
    <w:rsid w:val="005A5616"/>
    <w:rsid w:val="005A5FC4"/>
    <w:rsid w:val="005A61A3"/>
    <w:rsid w:val="005A79B8"/>
    <w:rsid w:val="005B181F"/>
    <w:rsid w:val="005C001E"/>
    <w:rsid w:val="005C01DD"/>
    <w:rsid w:val="005C149D"/>
    <w:rsid w:val="005C61C0"/>
    <w:rsid w:val="005C6CFD"/>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692C"/>
    <w:rsid w:val="006236F5"/>
    <w:rsid w:val="00623AAE"/>
    <w:rsid w:val="00624EC5"/>
    <w:rsid w:val="00625587"/>
    <w:rsid w:val="00632ABB"/>
    <w:rsid w:val="006417A3"/>
    <w:rsid w:val="006433DF"/>
    <w:rsid w:val="00646458"/>
    <w:rsid w:val="00661A63"/>
    <w:rsid w:val="00663E77"/>
    <w:rsid w:val="006650B1"/>
    <w:rsid w:val="00667CB7"/>
    <w:rsid w:val="00672E8D"/>
    <w:rsid w:val="006747EC"/>
    <w:rsid w:val="006764A0"/>
    <w:rsid w:val="0068158C"/>
    <w:rsid w:val="00682289"/>
    <w:rsid w:val="006835D7"/>
    <w:rsid w:val="006843B4"/>
    <w:rsid w:val="00685621"/>
    <w:rsid w:val="00687960"/>
    <w:rsid w:val="0069033F"/>
    <w:rsid w:val="00690BFB"/>
    <w:rsid w:val="00695ACE"/>
    <w:rsid w:val="00697681"/>
    <w:rsid w:val="006A17D8"/>
    <w:rsid w:val="006A2DC1"/>
    <w:rsid w:val="006A5825"/>
    <w:rsid w:val="006A6649"/>
    <w:rsid w:val="006A6F31"/>
    <w:rsid w:val="006A74AC"/>
    <w:rsid w:val="006B6642"/>
    <w:rsid w:val="006C0B50"/>
    <w:rsid w:val="006C1FAB"/>
    <w:rsid w:val="006C2BE8"/>
    <w:rsid w:val="006C7126"/>
    <w:rsid w:val="006C76E0"/>
    <w:rsid w:val="006D3E6C"/>
    <w:rsid w:val="006D4C0B"/>
    <w:rsid w:val="006D577C"/>
    <w:rsid w:val="006D57CE"/>
    <w:rsid w:val="006D796F"/>
    <w:rsid w:val="006E00BC"/>
    <w:rsid w:val="006E0EAD"/>
    <w:rsid w:val="006E39D0"/>
    <w:rsid w:val="006E4FF1"/>
    <w:rsid w:val="006E5490"/>
    <w:rsid w:val="006E5DFF"/>
    <w:rsid w:val="006E76C1"/>
    <w:rsid w:val="006E7DA1"/>
    <w:rsid w:val="006F58FC"/>
    <w:rsid w:val="006F63D8"/>
    <w:rsid w:val="007007BD"/>
    <w:rsid w:val="0070110A"/>
    <w:rsid w:val="00704CC4"/>
    <w:rsid w:val="007051A9"/>
    <w:rsid w:val="0070555F"/>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FFC"/>
    <w:rsid w:val="00740B8D"/>
    <w:rsid w:val="00743CF7"/>
    <w:rsid w:val="00745511"/>
    <w:rsid w:val="00747C76"/>
    <w:rsid w:val="00747CF2"/>
    <w:rsid w:val="00751331"/>
    <w:rsid w:val="00751375"/>
    <w:rsid w:val="00751CD5"/>
    <w:rsid w:val="00751D45"/>
    <w:rsid w:val="00752C13"/>
    <w:rsid w:val="00754FC8"/>
    <w:rsid w:val="00755B8A"/>
    <w:rsid w:val="00761B02"/>
    <w:rsid w:val="00762EAF"/>
    <w:rsid w:val="00783189"/>
    <w:rsid w:val="00785285"/>
    <w:rsid w:val="00793B6A"/>
    <w:rsid w:val="00794565"/>
    <w:rsid w:val="007948B5"/>
    <w:rsid w:val="007A3D20"/>
    <w:rsid w:val="007A4482"/>
    <w:rsid w:val="007A4FC4"/>
    <w:rsid w:val="007A5754"/>
    <w:rsid w:val="007B03A8"/>
    <w:rsid w:val="007B20AC"/>
    <w:rsid w:val="007B2F46"/>
    <w:rsid w:val="007B4CDF"/>
    <w:rsid w:val="007B4E3B"/>
    <w:rsid w:val="007B5F92"/>
    <w:rsid w:val="007C70A5"/>
    <w:rsid w:val="007D01EA"/>
    <w:rsid w:val="007D199E"/>
    <w:rsid w:val="007D60F0"/>
    <w:rsid w:val="007E1D1B"/>
    <w:rsid w:val="007E73D4"/>
    <w:rsid w:val="007F39CF"/>
    <w:rsid w:val="007F4727"/>
    <w:rsid w:val="007F58AE"/>
    <w:rsid w:val="007F59B4"/>
    <w:rsid w:val="007F5CA3"/>
    <w:rsid w:val="007F70E2"/>
    <w:rsid w:val="00802447"/>
    <w:rsid w:val="00803181"/>
    <w:rsid w:val="008035BE"/>
    <w:rsid w:val="00804FD5"/>
    <w:rsid w:val="00806F5B"/>
    <w:rsid w:val="00807874"/>
    <w:rsid w:val="00811203"/>
    <w:rsid w:val="008120A4"/>
    <w:rsid w:val="00814CED"/>
    <w:rsid w:val="008228C7"/>
    <w:rsid w:val="00826232"/>
    <w:rsid w:val="00826945"/>
    <w:rsid w:val="00831924"/>
    <w:rsid w:val="00836421"/>
    <w:rsid w:val="008406DB"/>
    <w:rsid w:val="00841CA6"/>
    <w:rsid w:val="008422C9"/>
    <w:rsid w:val="0084703D"/>
    <w:rsid w:val="00847733"/>
    <w:rsid w:val="00855A5F"/>
    <w:rsid w:val="008560D4"/>
    <w:rsid w:val="00856BA9"/>
    <w:rsid w:val="00860934"/>
    <w:rsid w:val="0086152B"/>
    <w:rsid w:val="00871275"/>
    <w:rsid w:val="00877639"/>
    <w:rsid w:val="00877882"/>
    <w:rsid w:val="00877DAB"/>
    <w:rsid w:val="008802B3"/>
    <w:rsid w:val="00880700"/>
    <w:rsid w:val="008809B3"/>
    <w:rsid w:val="00881112"/>
    <w:rsid w:val="0088468C"/>
    <w:rsid w:val="008862B2"/>
    <w:rsid w:val="00890ED0"/>
    <w:rsid w:val="00891AD7"/>
    <w:rsid w:val="008930F5"/>
    <w:rsid w:val="0089339C"/>
    <w:rsid w:val="0089387E"/>
    <w:rsid w:val="00897F28"/>
    <w:rsid w:val="008A05F5"/>
    <w:rsid w:val="008A0E6B"/>
    <w:rsid w:val="008A1D8C"/>
    <w:rsid w:val="008A385E"/>
    <w:rsid w:val="008A477D"/>
    <w:rsid w:val="008A5716"/>
    <w:rsid w:val="008B2076"/>
    <w:rsid w:val="008B330E"/>
    <w:rsid w:val="008B43CA"/>
    <w:rsid w:val="008B5C84"/>
    <w:rsid w:val="008B6AF6"/>
    <w:rsid w:val="008C2A18"/>
    <w:rsid w:val="008C3F74"/>
    <w:rsid w:val="008C5665"/>
    <w:rsid w:val="008C75EF"/>
    <w:rsid w:val="008C7FAA"/>
    <w:rsid w:val="008D1FE3"/>
    <w:rsid w:val="008D2DD9"/>
    <w:rsid w:val="008D3079"/>
    <w:rsid w:val="008D3308"/>
    <w:rsid w:val="008D3929"/>
    <w:rsid w:val="008D7AB0"/>
    <w:rsid w:val="008E12A3"/>
    <w:rsid w:val="008E1A47"/>
    <w:rsid w:val="008E1D11"/>
    <w:rsid w:val="008E3D8D"/>
    <w:rsid w:val="008E4A35"/>
    <w:rsid w:val="008E5E3D"/>
    <w:rsid w:val="008F0252"/>
    <w:rsid w:val="008F1538"/>
    <w:rsid w:val="008F3446"/>
    <w:rsid w:val="008F3BA2"/>
    <w:rsid w:val="008F5E22"/>
    <w:rsid w:val="008F73ED"/>
    <w:rsid w:val="00901901"/>
    <w:rsid w:val="009044A0"/>
    <w:rsid w:val="00905C8C"/>
    <w:rsid w:val="00911363"/>
    <w:rsid w:val="009125FA"/>
    <w:rsid w:val="00914CCD"/>
    <w:rsid w:val="00917BD7"/>
    <w:rsid w:val="00920DC0"/>
    <w:rsid w:val="00923ACF"/>
    <w:rsid w:val="009251F4"/>
    <w:rsid w:val="00927057"/>
    <w:rsid w:val="00927905"/>
    <w:rsid w:val="00932CB0"/>
    <w:rsid w:val="0093470E"/>
    <w:rsid w:val="009460CD"/>
    <w:rsid w:val="00950F4A"/>
    <w:rsid w:val="00953421"/>
    <w:rsid w:val="00955BAF"/>
    <w:rsid w:val="009603F7"/>
    <w:rsid w:val="00962924"/>
    <w:rsid w:val="0096492D"/>
    <w:rsid w:val="00967FBA"/>
    <w:rsid w:val="00974422"/>
    <w:rsid w:val="009759E6"/>
    <w:rsid w:val="009776A1"/>
    <w:rsid w:val="0098255F"/>
    <w:rsid w:val="009854F9"/>
    <w:rsid w:val="00985796"/>
    <w:rsid w:val="009867F7"/>
    <w:rsid w:val="00996547"/>
    <w:rsid w:val="009A0C73"/>
    <w:rsid w:val="009A0D77"/>
    <w:rsid w:val="009A0FAE"/>
    <w:rsid w:val="009A42C4"/>
    <w:rsid w:val="009A70B0"/>
    <w:rsid w:val="009A72A6"/>
    <w:rsid w:val="009A757B"/>
    <w:rsid w:val="009A7B19"/>
    <w:rsid w:val="009B29FF"/>
    <w:rsid w:val="009B2A47"/>
    <w:rsid w:val="009B4B6E"/>
    <w:rsid w:val="009C3471"/>
    <w:rsid w:val="009D28BF"/>
    <w:rsid w:val="009D2A7A"/>
    <w:rsid w:val="009D3333"/>
    <w:rsid w:val="009E0ED5"/>
    <w:rsid w:val="009E1F10"/>
    <w:rsid w:val="009F7526"/>
    <w:rsid w:val="009F7953"/>
    <w:rsid w:val="00A005F9"/>
    <w:rsid w:val="00A10243"/>
    <w:rsid w:val="00A13E90"/>
    <w:rsid w:val="00A14BFF"/>
    <w:rsid w:val="00A150FF"/>
    <w:rsid w:val="00A21A6B"/>
    <w:rsid w:val="00A2293C"/>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85382"/>
    <w:rsid w:val="00A86CFD"/>
    <w:rsid w:val="00A90284"/>
    <w:rsid w:val="00A907B9"/>
    <w:rsid w:val="00A92D3A"/>
    <w:rsid w:val="00A96C57"/>
    <w:rsid w:val="00A97287"/>
    <w:rsid w:val="00AA0490"/>
    <w:rsid w:val="00AA0A75"/>
    <w:rsid w:val="00AA4BB7"/>
    <w:rsid w:val="00AA699A"/>
    <w:rsid w:val="00AB0912"/>
    <w:rsid w:val="00AB0A10"/>
    <w:rsid w:val="00AB0F15"/>
    <w:rsid w:val="00AB299A"/>
    <w:rsid w:val="00AB4492"/>
    <w:rsid w:val="00AC1C19"/>
    <w:rsid w:val="00AC200B"/>
    <w:rsid w:val="00AC7465"/>
    <w:rsid w:val="00AD057D"/>
    <w:rsid w:val="00AD3408"/>
    <w:rsid w:val="00AD612C"/>
    <w:rsid w:val="00AD64B6"/>
    <w:rsid w:val="00AD6D1C"/>
    <w:rsid w:val="00AD7055"/>
    <w:rsid w:val="00AD7769"/>
    <w:rsid w:val="00AE0887"/>
    <w:rsid w:val="00AE3D2A"/>
    <w:rsid w:val="00AE4081"/>
    <w:rsid w:val="00AE4E8F"/>
    <w:rsid w:val="00AE6DA1"/>
    <w:rsid w:val="00AF1FF2"/>
    <w:rsid w:val="00AF2988"/>
    <w:rsid w:val="00AF31B7"/>
    <w:rsid w:val="00AF4595"/>
    <w:rsid w:val="00AF4B44"/>
    <w:rsid w:val="00AF690D"/>
    <w:rsid w:val="00B001F8"/>
    <w:rsid w:val="00B00489"/>
    <w:rsid w:val="00B0200C"/>
    <w:rsid w:val="00B02E0A"/>
    <w:rsid w:val="00B030B9"/>
    <w:rsid w:val="00B064F9"/>
    <w:rsid w:val="00B06C7F"/>
    <w:rsid w:val="00B11511"/>
    <w:rsid w:val="00B11F8C"/>
    <w:rsid w:val="00B120A6"/>
    <w:rsid w:val="00B1474F"/>
    <w:rsid w:val="00B1564C"/>
    <w:rsid w:val="00B20225"/>
    <w:rsid w:val="00B23647"/>
    <w:rsid w:val="00B23B21"/>
    <w:rsid w:val="00B270BF"/>
    <w:rsid w:val="00B30341"/>
    <w:rsid w:val="00B31FD8"/>
    <w:rsid w:val="00B33FB9"/>
    <w:rsid w:val="00B35298"/>
    <w:rsid w:val="00B50203"/>
    <w:rsid w:val="00B53BDD"/>
    <w:rsid w:val="00B54EC3"/>
    <w:rsid w:val="00B55A11"/>
    <w:rsid w:val="00B561CE"/>
    <w:rsid w:val="00B56694"/>
    <w:rsid w:val="00B6152F"/>
    <w:rsid w:val="00B619D1"/>
    <w:rsid w:val="00B6328D"/>
    <w:rsid w:val="00B63CBE"/>
    <w:rsid w:val="00B70A12"/>
    <w:rsid w:val="00B721DE"/>
    <w:rsid w:val="00B7312F"/>
    <w:rsid w:val="00B731EF"/>
    <w:rsid w:val="00B740D9"/>
    <w:rsid w:val="00B8499E"/>
    <w:rsid w:val="00B85654"/>
    <w:rsid w:val="00B85B57"/>
    <w:rsid w:val="00B92AF4"/>
    <w:rsid w:val="00B92FF8"/>
    <w:rsid w:val="00B947BB"/>
    <w:rsid w:val="00BA052E"/>
    <w:rsid w:val="00BA1204"/>
    <w:rsid w:val="00BA313E"/>
    <w:rsid w:val="00BA4A0C"/>
    <w:rsid w:val="00BA7D98"/>
    <w:rsid w:val="00BB720F"/>
    <w:rsid w:val="00BB7925"/>
    <w:rsid w:val="00BC1674"/>
    <w:rsid w:val="00BC3CE5"/>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394D"/>
    <w:rsid w:val="00C14FF5"/>
    <w:rsid w:val="00C1782D"/>
    <w:rsid w:val="00C17CCE"/>
    <w:rsid w:val="00C21956"/>
    <w:rsid w:val="00C247F3"/>
    <w:rsid w:val="00C26460"/>
    <w:rsid w:val="00C26BBA"/>
    <w:rsid w:val="00C314F2"/>
    <w:rsid w:val="00C36576"/>
    <w:rsid w:val="00C36ABB"/>
    <w:rsid w:val="00C3763F"/>
    <w:rsid w:val="00C37B87"/>
    <w:rsid w:val="00C4017B"/>
    <w:rsid w:val="00C43AB0"/>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6E62"/>
    <w:rsid w:val="00CC2B3C"/>
    <w:rsid w:val="00CC59CA"/>
    <w:rsid w:val="00CC5A94"/>
    <w:rsid w:val="00CC5C94"/>
    <w:rsid w:val="00CD105E"/>
    <w:rsid w:val="00CD1813"/>
    <w:rsid w:val="00CD5241"/>
    <w:rsid w:val="00CD576D"/>
    <w:rsid w:val="00CE10BC"/>
    <w:rsid w:val="00CE468E"/>
    <w:rsid w:val="00CE5E3E"/>
    <w:rsid w:val="00CE7BEB"/>
    <w:rsid w:val="00CE7E7D"/>
    <w:rsid w:val="00CF0079"/>
    <w:rsid w:val="00CF14B2"/>
    <w:rsid w:val="00CF4C27"/>
    <w:rsid w:val="00CF5DF6"/>
    <w:rsid w:val="00CF6621"/>
    <w:rsid w:val="00CF7953"/>
    <w:rsid w:val="00D0040B"/>
    <w:rsid w:val="00D027A4"/>
    <w:rsid w:val="00D02FC4"/>
    <w:rsid w:val="00D04DB3"/>
    <w:rsid w:val="00D04E6F"/>
    <w:rsid w:val="00D067F9"/>
    <w:rsid w:val="00D06CB7"/>
    <w:rsid w:val="00D10144"/>
    <w:rsid w:val="00D20C2F"/>
    <w:rsid w:val="00D22A9C"/>
    <w:rsid w:val="00D242D4"/>
    <w:rsid w:val="00D247A4"/>
    <w:rsid w:val="00D318C9"/>
    <w:rsid w:val="00D33A0B"/>
    <w:rsid w:val="00D342AD"/>
    <w:rsid w:val="00D34425"/>
    <w:rsid w:val="00D42EB8"/>
    <w:rsid w:val="00D43317"/>
    <w:rsid w:val="00D45966"/>
    <w:rsid w:val="00D53A54"/>
    <w:rsid w:val="00D5471A"/>
    <w:rsid w:val="00D55138"/>
    <w:rsid w:val="00D5602B"/>
    <w:rsid w:val="00D56BE2"/>
    <w:rsid w:val="00D61C8E"/>
    <w:rsid w:val="00D64633"/>
    <w:rsid w:val="00D70412"/>
    <w:rsid w:val="00D71708"/>
    <w:rsid w:val="00D753BF"/>
    <w:rsid w:val="00D82235"/>
    <w:rsid w:val="00D825FE"/>
    <w:rsid w:val="00D86B72"/>
    <w:rsid w:val="00D874B5"/>
    <w:rsid w:val="00D92DFC"/>
    <w:rsid w:val="00D955EF"/>
    <w:rsid w:val="00DA0125"/>
    <w:rsid w:val="00DA124C"/>
    <w:rsid w:val="00DA361B"/>
    <w:rsid w:val="00DA5DCA"/>
    <w:rsid w:val="00DA5E2D"/>
    <w:rsid w:val="00DA6612"/>
    <w:rsid w:val="00DB0A23"/>
    <w:rsid w:val="00DB0C82"/>
    <w:rsid w:val="00DB1D88"/>
    <w:rsid w:val="00DB2079"/>
    <w:rsid w:val="00DB3155"/>
    <w:rsid w:val="00DB5234"/>
    <w:rsid w:val="00DC2E58"/>
    <w:rsid w:val="00DC3732"/>
    <w:rsid w:val="00DC3E2D"/>
    <w:rsid w:val="00DC3EC6"/>
    <w:rsid w:val="00DC4895"/>
    <w:rsid w:val="00DC62E2"/>
    <w:rsid w:val="00DC7328"/>
    <w:rsid w:val="00DC7C60"/>
    <w:rsid w:val="00DD00A1"/>
    <w:rsid w:val="00DD2218"/>
    <w:rsid w:val="00DD4464"/>
    <w:rsid w:val="00DD4509"/>
    <w:rsid w:val="00DD4DE4"/>
    <w:rsid w:val="00DD5C6C"/>
    <w:rsid w:val="00DD7881"/>
    <w:rsid w:val="00DE089A"/>
    <w:rsid w:val="00DE43D9"/>
    <w:rsid w:val="00DE45AC"/>
    <w:rsid w:val="00DE4FC3"/>
    <w:rsid w:val="00DE62DD"/>
    <w:rsid w:val="00DE7226"/>
    <w:rsid w:val="00DE77E9"/>
    <w:rsid w:val="00DE7A86"/>
    <w:rsid w:val="00DE7DEA"/>
    <w:rsid w:val="00DF0022"/>
    <w:rsid w:val="00DF0C93"/>
    <w:rsid w:val="00DF14F6"/>
    <w:rsid w:val="00DF1A00"/>
    <w:rsid w:val="00DF1B8D"/>
    <w:rsid w:val="00DF3492"/>
    <w:rsid w:val="00DF351E"/>
    <w:rsid w:val="00DF4566"/>
    <w:rsid w:val="00DF5C28"/>
    <w:rsid w:val="00DF7B84"/>
    <w:rsid w:val="00E03701"/>
    <w:rsid w:val="00E110D4"/>
    <w:rsid w:val="00E11D90"/>
    <w:rsid w:val="00E12649"/>
    <w:rsid w:val="00E144A9"/>
    <w:rsid w:val="00E16408"/>
    <w:rsid w:val="00E179C3"/>
    <w:rsid w:val="00E17CFA"/>
    <w:rsid w:val="00E22047"/>
    <w:rsid w:val="00E221CE"/>
    <w:rsid w:val="00E22B11"/>
    <w:rsid w:val="00E22EFE"/>
    <w:rsid w:val="00E237E0"/>
    <w:rsid w:val="00E251B7"/>
    <w:rsid w:val="00E268FB"/>
    <w:rsid w:val="00E374F5"/>
    <w:rsid w:val="00E41AB0"/>
    <w:rsid w:val="00E43081"/>
    <w:rsid w:val="00E50CAC"/>
    <w:rsid w:val="00E52864"/>
    <w:rsid w:val="00E55DF7"/>
    <w:rsid w:val="00E56CEB"/>
    <w:rsid w:val="00E56E60"/>
    <w:rsid w:val="00E765A2"/>
    <w:rsid w:val="00E7671B"/>
    <w:rsid w:val="00E804D0"/>
    <w:rsid w:val="00E812D0"/>
    <w:rsid w:val="00E82919"/>
    <w:rsid w:val="00E82BE5"/>
    <w:rsid w:val="00E83D67"/>
    <w:rsid w:val="00E83F54"/>
    <w:rsid w:val="00E91434"/>
    <w:rsid w:val="00E96383"/>
    <w:rsid w:val="00E96C39"/>
    <w:rsid w:val="00E96DD2"/>
    <w:rsid w:val="00E97DAB"/>
    <w:rsid w:val="00E97DAC"/>
    <w:rsid w:val="00EA13BE"/>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601C"/>
    <w:rsid w:val="00EF6EA2"/>
    <w:rsid w:val="00F00B62"/>
    <w:rsid w:val="00F00E3A"/>
    <w:rsid w:val="00F01AB3"/>
    <w:rsid w:val="00F0340E"/>
    <w:rsid w:val="00F063B4"/>
    <w:rsid w:val="00F10888"/>
    <w:rsid w:val="00F10FA3"/>
    <w:rsid w:val="00F13A2B"/>
    <w:rsid w:val="00F1767F"/>
    <w:rsid w:val="00F17A5F"/>
    <w:rsid w:val="00F30296"/>
    <w:rsid w:val="00F3212D"/>
    <w:rsid w:val="00F326C5"/>
    <w:rsid w:val="00F328D4"/>
    <w:rsid w:val="00F3537E"/>
    <w:rsid w:val="00F37E55"/>
    <w:rsid w:val="00F4361C"/>
    <w:rsid w:val="00F4516E"/>
    <w:rsid w:val="00F4715C"/>
    <w:rsid w:val="00F4767C"/>
    <w:rsid w:val="00F51139"/>
    <w:rsid w:val="00F54D4D"/>
    <w:rsid w:val="00F55B35"/>
    <w:rsid w:val="00F55C04"/>
    <w:rsid w:val="00F651F6"/>
    <w:rsid w:val="00F67237"/>
    <w:rsid w:val="00F757C5"/>
    <w:rsid w:val="00F778FB"/>
    <w:rsid w:val="00F81578"/>
    <w:rsid w:val="00F8213A"/>
    <w:rsid w:val="00F85F12"/>
    <w:rsid w:val="00F90BAC"/>
    <w:rsid w:val="00F9103F"/>
    <w:rsid w:val="00F938EF"/>
    <w:rsid w:val="00F967D3"/>
    <w:rsid w:val="00FA1036"/>
    <w:rsid w:val="00FA1AEB"/>
    <w:rsid w:val="00FA62AD"/>
    <w:rsid w:val="00FA768B"/>
    <w:rsid w:val="00FC18E6"/>
    <w:rsid w:val="00FC2D3F"/>
    <w:rsid w:val="00FC51DF"/>
    <w:rsid w:val="00FD1541"/>
    <w:rsid w:val="00FD32E4"/>
    <w:rsid w:val="00FD54A9"/>
    <w:rsid w:val="00FD5CE2"/>
    <w:rsid w:val="00FD6AC7"/>
    <w:rsid w:val="00FD6E89"/>
    <w:rsid w:val="00FE2947"/>
    <w:rsid w:val="00FE4EA1"/>
    <w:rsid w:val="00FE5D2F"/>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681"/>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authored-by/Khraisha/Qusai"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E5F0F-69FC-4DC7-AAB9-A9DAA70BA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51</Pages>
  <Words>56212</Words>
  <Characters>320414</Characters>
  <Application>Microsoft Office Word</Application>
  <DocSecurity>0</DocSecurity>
  <Lines>2670</Lines>
  <Paragraphs>751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375875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3</cp:revision>
  <cp:lastPrinted>2024-06-14T12:13:00Z</cp:lastPrinted>
  <dcterms:created xsi:type="dcterms:W3CDTF">2024-07-04T06:08:00Z</dcterms:created>
  <dcterms:modified xsi:type="dcterms:W3CDTF">2024-07-04T06:39:00Z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