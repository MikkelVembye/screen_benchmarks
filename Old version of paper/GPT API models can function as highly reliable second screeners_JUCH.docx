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commentRangeStart w:id="0"/>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commentRangeEnd w:id="0"/>
      <w:r w:rsidR="00624A15">
        <w:rPr>
          <w:rStyle w:val="Kommentarhenvisning"/>
        </w:rPr>
        <w:commentReference w:id="0"/>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2CF559F6"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w:t>
      </w:r>
      <w:del w:id="1" w:author="Julian Christensen" w:date="2024-07-04T09:11:00Z">
        <w:r w:rsidR="000F56A9" w:rsidDel="00B1404C">
          <w:delText xml:space="preserve">costly as well as </w:delText>
        </w:r>
      </w:del>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del w:id="2" w:author="Julian Christensen" w:date="2024-07-04T08:59:00Z">
        <w:r w:rsidR="00950F4A" w:rsidDel="00463A4D">
          <w:delText xml:space="preserve"> and meta-analyses</w:delText>
        </w:r>
        <w:r w:rsidR="00F819A5" w:rsidDel="00463A4D">
          <w:delText xml:space="preserve"> herein</w:delText>
        </w:r>
      </w:del>
      <w:r w:rsidR="00303077">
        <w:t>, we evaluate</w:t>
      </w:r>
      <w:r w:rsidR="002D264A">
        <w:t>d</w:t>
      </w:r>
      <w:r w:rsidR="00285183">
        <w:t xml:space="preserve"> the use of </w:t>
      </w:r>
      <w:proofErr w:type="spellStart"/>
      <w:r w:rsidR="00285183">
        <w:t>OpenAI’s</w:t>
      </w:r>
      <w:proofErr w:type="spellEnd"/>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ins w:id="3" w:author="Julian Christensen" w:date="2024-07-04T09:11:00Z">
        <w:r w:rsidR="00B1404C">
          <w:t xml:space="preserve">an </w:t>
        </w:r>
      </w:ins>
      <w:r w:rsidR="00625587">
        <w:t>alternative</w:t>
      </w:r>
      <w:r w:rsidR="00303077">
        <w:t xml:space="preserve"> </w:t>
      </w:r>
      <w:ins w:id="4" w:author="Julian Christensen" w:date="2024-07-04T09:11:00Z">
        <w:r w:rsidR="00B1404C">
          <w:t xml:space="preserve">to human </w:t>
        </w:r>
      </w:ins>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ins w:id="5" w:author="Julian Christensen" w:date="2024-07-04T09:12:00Z">
        <w:r w:rsidR="00B1404C">
          <w:t xml:space="preserve">novel </w:t>
        </w:r>
      </w:ins>
      <w:del w:id="6" w:author="Julian Christensen" w:date="2024-07-04T09:12:00Z">
        <w:r w:rsidR="000C1DB9" w:rsidDel="00B1404C">
          <w:delText xml:space="preserve">new </w:delText>
        </w:r>
      </w:del>
      <w:r w:rsidR="000C1DB9">
        <w:t>benchmark scheme for interpreting the performances of automated screening tool</w:t>
      </w:r>
      <w:r w:rsidR="00BD4892">
        <w:t xml:space="preserve">s </w:t>
      </w:r>
      <w:del w:id="7" w:author="Julian Christensen" w:date="2024-07-04T09:09:00Z">
        <w:r w:rsidR="00BD4892" w:rsidDel="00D14868">
          <w:delText>based on</w:delText>
        </w:r>
      </w:del>
      <w:ins w:id="8" w:author="Julian Christensen" w:date="2024-07-04T09:09:00Z">
        <w:r w:rsidR="00D14868">
          <w:t>against</w:t>
        </w:r>
      </w:ins>
      <w:del w:id="9" w:author="Julian Christensen" w:date="2024-07-04T09:00:00Z">
        <w:r w:rsidR="00BD4892" w:rsidDel="00463A4D">
          <w:delText xml:space="preserve"> typically</w:delText>
        </w:r>
      </w:del>
      <w:r w:rsidR="00BD4892">
        <w:t xml:space="preserve"> human screening performances in high</w:t>
      </w:r>
      <w:r w:rsidR="00E74715">
        <w:t>-</w:t>
      </w:r>
      <w:r w:rsidR="00BD4892">
        <w:t>quality systematic reviews</w:t>
      </w:r>
      <w:ins w:id="10" w:author="Julian Christensen" w:date="2024-07-04T09:09:00Z">
        <w:r w:rsidR="00D14868">
          <w:t>,</w:t>
        </w:r>
      </w:ins>
      <w:r w:rsidR="000C1DB9">
        <w:t xml:space="preserve"> and</w:t>
      </w:r>
      <w:ins w:id="11" w:author="Julian Christensen" w:date="2024-07-04T09:09:00Z">
        <w:r w:rsidR="00D14868">
          <w:t xml:space="preserve"> we</w:t>
        </w:r>
      </w:ins>
      <w:r w:rsidR="000C1DB9">
        <w:t xml:space="preserve"> </w:t>
      </w:r>
      <w:r w:rsidR="00E52864">
        <w:t>conducted three large-scale classification experiments on three systematic review</w:t>
      </w:r>
      <w:r w:rsidR="00F10FA3">
        <w:t>s</w:t>
      </w:r>
      <w:r w:rsidR="00E52864">
        <w:t xml:space="preserve"> </w:t>
      </w:r>
      <w:del w:id="12" w:author="Julian Christensen" w:date="2024-07-04T09:09:00Z">
        <w:r w:rsidR="00F10FA3" w:rsidDel="00D14868">
          <w:delText>containing</w:delText>
        </w:r>
        <w:r w:rsidR="00E52864" w:rsidDel="00D14868">
          <w:delText xml:space="preserve"> </w:delText>
        </w:r>
      </w:del>
      <w:ins w:id="13" w:author="Julian Christensen" w:date="2024-07-04T09:09:00Z">
        <w:r w:rsidR="00D14868">
          <w:t xml:space="preserve">with </w:t>
        </w:r>
      </w:ins>
      <w:r w:rsidR="00E52864">
        <w:t>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w:t>
      </w:r>
      <w:del w:id="14" w:author="Julian Christensen" w:date="2024-07-04T09:14:00Z">
        <w:r w:rsidR="00E52864" w:rsidDel="00B1404C">
          <w:delText>,</w:delText>
        </w:r>
      </w:del>
      <w:r w:rsidR="00E52864">
        <w:t xml:space="preserve"> </w:t>
      </w:r>
      <w:ins w:id="15" w:author="Julian Christensen" w:date="2024-07-04T09:14:00Z">
        <w:r w:rsidR="00B1404C">
          <w:t>(</w:t>
        </w:r>
      </w:ins>
      <w:del w:id="16" w:author="Julian Christensen" w:date="2024-07-04T09:14:00Z">
        <w:r w:rsidR="00E52864" w:rsidDel="00B1404C">
          <w:delText>that is</w:delText>
        </w:r>
      </w:del>
      <w:ins w:id="17" w:author="Julian Christensen" w:date="2024-07-04T09:14:00Z">
        <w:r w:rsidR="00B1404C">
          <w:t>i.e.,</w:t>
        </w:r>
      </w:ins>
      <w:r w:rsidR="00E52864">
        <w:t xml:space="preserve"> making one </w:t>
      </w:r>
      <w:r w:rsidR="00F10FA3">
        <w:t xml:space="preserve">concise </w:t>
      </w:r>
      <w:r w:rsidR="00E52864">
        <w:t xml:space="preserve">prompt per </w:t>
      </w:r>
      <w:del w:id="18" w:author="Julian Christensen" w:date="2024-07-04T09:14:00Z">
        <w:r w:rsidR="00E52864" w:rsidDel="00B1404C">
          <w:delText xml:space="preserve">review’s </w:delText>
        </w:r>
      </w:del>
      <w:r w:rsidR="00E52864">
        <w:t>inclusion/exclusion criteria</w:t>
      </w:r>
      <w:ins w:id="19" w:author="Julian Christensen" w:date="2024-07-04T09:14:00Z">
        <w:r w:rsidR="00B1404C">
          <w:t xml:space="preserve"> in a review)</w:t>
        </w:r>
      </w:ins>
      <w:del w:id="20" w:author="Julian Christensen" w:date="2024-07-04T09:14:00Z">
        <w:r w:rsidR="00E52864" w:rsidDel="00B1404C">
          <w:delText>,</w:delText>
        </w:r>
      </w:del>
      <w:r w:rsidR="00E52864">
        <w:t xml:space="preserve">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del w:id="21" w:author="Julian Christensen" w:date="2024-07-04T09:15:00Z">
        <w:r w:rsidR="00950F4A" w:rsidDel="00B1404C">
          <w:delText>can</w:delText>
        </w:r>
        <w:r w:rsidR="00800A19" w:rsidDel="00B1404C">
          <w:delText xml:space="preserve"> </w:delText>
        </w:r>
      </w:del>
      <w:ins w:id="22" w:author="Julian Christensen" w:date="2024-07-04T09:15:00Z">
        <w:r w:rsidR="00B1404C">
          <w:t xml:space="preserve">should </w:t>
        </w:r>
      </w:ins>
      <w:r w:rsidR="00800A19">
        <w:t xml:space="preserve">or </w:t>
      </w:r>
      <w:del w:id="23" w:author="Julian Christensen" w:date="2024-07-04T09:15:00Z">
        <w:r w:rsidR="00800A19" w:rsidDel="00B1404C">
          <w:delText>cannot</w:delText>
        </w:r>
        <w:r w:rsidR="00950F4A" w:rsidRPr="001F0CFC" w:rsidDel="00B1404C">
          <w:delText xml:space="preserve"> </w:delText>
        </w:r>
      </w:del>
      <w:ins w:id="24" w:author="Julian Christensen" w:date="2024-07-04T09:15:00Z">
        <w:r w:rsidR="00B1404C">
          <w:t>should not</w:t>
        </w:r>
        <w:r w:rsidR="00B1404C" w:rsidRPr="001F0CFC">
          <w:t xml:space="preserve"> </w:t>
        </w:r>
      </w:ins>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w:t>
      </w:r>
      <w:proofErr w:type="spellStart"/>
      <w:r w:rsidR="00DE62DD">
        <w:t>AIscreenR</w:t>
      </w:r>
      <w:proofErr w:type="spellEnd"/>
      <w:r w:rsidR="00DE62DD">
        <w:t>.</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proofErr w:type="spellStart"/>
      <w:r w:rsidR="007340E8">
        <w:rPr>
          <w:i/>
          <w:lang w:val="en-US"/>
        </w:rPr>
        <w:t>OpenAI’s</w:t>
      </w:r>
      <w:proofErr w:type="spellEnd"/>
      <w:r w:rsidR="007340E8">
        <w:rPr>
          <w:i/>
          <w:lang w:val="en-US"/>
        </w:rPr>
        <w:t xml:space="preserve"> </w:t>
      </w:r>
      <w:r w:rsidR="000D620B">
        <w:rPr>
          <w:i/>
          <w:lang w:val="en-US"/>
        </w:rPr>
        <w:t>GPT</w:t>
      </w:r>
      <w:r w:rsidR="007340E8">
        <w:rPr>
          <w:i/>
          <w:lang w:val="en-US"/>
        </w:rPr>
        <w:t xml:space="preserve"> API models</w:t>
      </w:r>
      <w:r>
        <w:rPr>
          <w:i/>
          <w:lang w:val="en-US"/>
        </w:rPr>
        <w:t xml:space="preserve">, systematic </w:t>
      </w:r>
      <w:proofErr w:type="gramStart"/>
      <w:r>
        <w:rPr>
          <w:i/>
          <w:lang w:val="en-US"/>
        </w:rPr>
        <w:t>review,</w:t>
      </w:r>
      <w:r w:rsidR="007340E8">
        <w:rPr>
          <w:i/>
          <w:lang w:val="en-US"/>
        </w:rPr>
        <w:t xml:space="preserve"> </w:t>
      </w:r>
      <w:r>
        <w:rPr>
          <w:i/>
          <w:lang w:val="en-US"/>
        </w:rPr>
        <w:t xml:space="preserve"> screening</w:t>
      </w:r>
      <w:proofErr w:type="gramEnd"/>
      <w:r>
        <w:rPr>
          <w:i/>
          <w:lang w:val="en-US"/>
        </w:rPr>
        <w:t xml:space="preserve"> benchmarks, </w:t>
      </w:r>
      <w:proofErr w:type="spellStart"/>
      <w:r>
        <w:rPr>
          <w:i/>
          <w:lang w:val="en-US"/>
        </w:rPr>
        <w:t>AIscreenR</w:t>
      </w:r>
      <w:proofErr w:type="spellEnd"/>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eafsnit"/>
        <w:numPr>
          <w:ilvl w:val="0"/>
          <w:numId w:val="3"/>
        </w:numPr>
        <w:spacing w:after="0" w:line="360" w:lineRule="auto"/>
        <w:rPr>
          <w:rFonts w:cs="Times New Roman"/>
          <w:szCs w:val="24"/>
          <w:lang w:val="en-US"/>
        </w:rPr>
      </w:pPr>
      <w:proofErr w:type="spellStart"/>
      <w:r w:rsidRPr="0011702D">
        <w:rPr>
          <w:rFonts w:cs="Times New Roman"/>
          <w:szCs w:val="24"/>
          <w:lang w:val="en-US"/>
        </w:rPr>
        <w:t>OpenAI’s</w:t>
      </w:r>
      <w:proofErr w:type="spellEnd"/>
      <w:r w:rsidRPr="0011702D">
        <w:rPr>
          <w:rFonts w:cs="Times New Roman"/>
          <w:szCs w:val="24"/>
          <w:lang w:val="en-US"/>
        </w:rPr>
        <w:t xml:space="preserve">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3BA0985D" w:rsidR="00625587" w:rsidRDefault="00310E18" w:rsidP="006F63D8">
      <w:pPr>
        <w:pStyle w:val="Listeafsnit"/>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w:t>
      </w:r>
      <w:ins w:id="25" w:author="Julian Christensen" w:date="2024-07-04T09:44:00Z">
        <w:r w:rsidR="00DD6CC0">
          <w:rPr>
            <w:rFonts w:cs="Times New Roman"/>
            <w:szCs w:val="24"/>
            <w:lang w:val="en-US"/>
          </w:rPr>
          <w:t>.</w:t>
        </w:r>
      </w:ins>
      <w:r w:rsidR="001D4611" w:rsidRPr="0011702D">
        <w:rPr>
          <w:rFonts w:cs="Times New Roman"/>
          <w:szCs w:val="24"/>
          <w:lang w:val="en-US"/>
        </w:rPr>
        <w:t xml:space="preserve"> </w:t>
      </w:r>
    </w:p>
    <w:p w14:paraId="2C93F41C" w14:textId="1B01F88B" w:rsidR="0011702D" w:rsidRPr="0011702D" w:rsidRDefault="00351B92" w:rsidP="006F63D8">
      <w:pPr>
        <w:pStyle w:val="Listeafsnit"/>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w:t>
      </w:r>
      <w:ins w:id="26" w:author="Julian Christensen" w:date="2024-07-04T09:44:00Z">
        <w:r w:rsidR="00DD6CC0">
          <w:rPr>
            <w:rFonts w:cs="Times New Roman"/>
            <w:szCs w:val="24"/>
            <w:lang w:val="en-US"/>
          </w:rPr>
          <w:t>.</w:t>
        </w:r>
      </w:ins>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proofErr w:type="spellStart"/>
      <w:r w:rsidRPr="005112A8">
        <w:rPr>
          <w:rFonts w:cs="Times New Roman"/>
          <w:b/>
          <w:bCs/>
          <w:szCs w:val="24"/>
        </w:rPr>
        <w:t>What</w:t>
      </w:r>
      <w:proofErr w:type="spellEnd"/>
      <w:r w:rsidRPr="005112A8">
        <w:rPr>
          <w:rFonts w:cs="Times New Roman"/>
          <w:b/>
          <w:bCs/>
          <w:szCs w:val="24"/>
        </w:rPr>
        <w:t xml:space="preserve"> is new</w:t>
      </w:r>
    </w:p>
    <w:p w14:paraId="632DD549" w14:textId="1F3360A4" w:rsidR="001A4320" w:rsidRDefault="001A4320" w:rsidP="006F63D8">
      <w:pPr>
        <w:pStyle w:val="Listeafsnit"/>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w:t>
      </w:r>
      <w:proofErr w:type="spellStart"/>
      <w:r w:rsidR="001D4611" w:rsidRPr="0011702D">
        <w:rPr>
          <w:rFonts w:cs="Times New Roman"/>
          <w:szCs w:val="24"/>
          <w:lang w:val="en-US"/>
        </w:rPr>
        <w:t>OpenAI’s</w:t>
      </w:r>
      <w:proofErr w:type="spellEnd"/>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eafsnit"/>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eafsnit"/>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commentRangeStart w:id="27"/>
      <w:r w:rsidR="00D56BE2" w:rsidRPr="0011702D">
        <w:rPr>
          <w:rFonts w:cs="Times New Roman"/>
          <w:szCs w:val="24"/>
          <w:lang w:val="en-US"/>
        </w:rPr>
        <w:t xml:space="preserve">safely </w:t>
      </w:r>
      <w:commentRangeEnd w:id="27"/>
      <w:r w:rsidR="00BD4AC8">
        <w:rPr>
          <w:rStyle w:val="Kommentarhenvisning"/>
        </w:rPr>
        <w:commentReference w:id="27"/>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6D12F033" w:rsidR="00E22B11" w:rsidRPr="0011702D" w:rsidRDefault="00625587" w:rsidP="006F63D8">
      <w:pPr>
        <w:pStyle w:val="Listeafsnit"/>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w:t>
      </w:r>
      <w:proofErr w:type="spellStart"/>
      <w:r w:rsidRPr="0011702D">
        <w:rPr>
          <w:rFonts w:cs="Times New Roman"/>
          <w:szCs w:val="24"/>
          <w:lang w:val="en-US"/>
        </w:rPr>
        <w:t>AIscreenR</w:t>
      </w:r>
      <w:proofErr w:type="spellEnd"/>
      <w:r w:rsidRPr="0011702D">
        <w:rPr>
          <w:rFonts w:cs="Times New Roman"/>
          <w:szCs w:val="24"/>
          <w:lang w:val="en-US"/>
        </w:rPr>
        <w:t xml:space="preserve"> </w:t>
      </w:r>
      <w:r w:rsidR="00D56BE2" w:rsidRPr="0011702D">
        <w:rPr>
          <w:rFonts w:cs="Times New Roman"/>
          <w:szCs w:val="24"/>
          <w:lang w:val="en-US"/>
        </w:rPr>
        <w:t xml:space="preserve">package </w:t>
      </w:r>
      <w:r w:rsidRPr="0011702D">
        <w:rPr>
          <w:rFonts w:cs="Times New Roman"/>
          <w:szCs w:val="24"/>
          <w:lang w:val="en-US"/>
        </w:rPr>
        <w:t xml:space="preserve">to </w:t>
      </w:r>
      <w:del w:id="28" w:author="Julian Christensen" w:date="2024-07-04T09:25:00Z">
        <w:r w:rsidRPr="0011702D" w:rsidDel="00BD4AC8">
          <w:rPr>
            <w:rFonts w:cs="Times New Roman"/>
            <w:szCs w:val="24"/>
            <w:lang w:val="en-US"/>
          </w:rPr>
          <w:delText xml:space="preserve">ensure </w:delText>
        </w:r>
      </w:del>
      <w:ins w:id="29" w:author="Julian Christensen" w:date="2024-07-04T09:25:00Z">
        <w:r w:rsidR="00BD4AC8">
          <w:rPr>
            <w:rFonts w:cs="Times New Roman"/>
            <w:szCs w:val="24"/>
            <w:lang w:val="en-US"/>
          </w:rPr>
          <w:t>allow for</w:t>
        </w:r>
        <w:r w:rsidR="00BD4AC8" w:rsidRPr="0011702D">
          <w:rPr>
            <w:rFonts w:cs="Times New Roman"/>
            <w:szCs w:val="24"/>
            <w:lang w:val="en-US"/>
          </w:rPr>
          <w:t xml:space="preserve"> </w:t>
        </w:r>
      </w:ins>
      <w:r w:rsidRPr="0011702D">
        <w:rPr>
          <w:rFonts w:cs="Times New Roman"/>
          <w:szCs w:val="24"/>
          <w:lang w:val="en-US"/>
        </w:rPr>
        <w:t xml:space="preserve">standardized conduct of title and abstract screening with </w:t>
      </w:r>
      <w:r w:rsidR="00D56BE2">
        <w:rPr>
          <w:rFonts w:cs="Times New Roman"/>
          <w:szCs w:val="24"/>
          <w:lang w:val="en-US"/>
        </w:rPr>
        <w:t>(</w:t>
      </w:r>
      <w:proofErr w:type="spellStart"/>
      <w:r w:rsidR="001D4611" w:rsidRPr="0011702D">
        <w:rPr>
          <w:rFonts w:cs="Times New Roman"/>
          <w:szCs w:val="24"/>
          <w:lang w:val="en-US"/>
        </w:rPr>
        <w:t>OpenAI’s</w:t>
      </w:r>
      <w:proofErr w:type="spellEnd"/>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commentRangeStart w:id="30"/>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Fremhv"/>
          <w:b/>
          <w:i w:val="0"/>
          <w:lang w:val="en-US"/>
        </w:rPr>
        <w:t>Research Synthesis Methods</w:t>
      </w:r>
      <w:r w:rsidR="00EB0949" w:rsidRPr="0011702D">
        <w:rPr>
          <w:b/>
          <w:lang w:val="en-US"/>
        </w:rPr>
        <w:t xml:space="preserve"> readers</w:t>
      </w:r>
      <w:commentRangeEnd w:id="30"/>
      <w:r w:rsidR="00BC7758">
        <w:rPr>
          <w:rStyle w:val="Kommentarhenvisning"/>
        </w:rPr>
        <w:commentReference w:id="30"/>
      </w:r>
    </w:p>
    <w:p w14:paraId="2E010B29" w14:textId="246A6A36" w:rsidR="00625587" w:rsidRPr="0011702D" w:rsidRDefault="00625587" w:rsidP="006F63D8">
      <w:pPr>
        <w:pStyle w:val="Listeafsnit"/>
        <w:numPr>
          <w:ilvl w:val="0"/>
          <w:numId w:val="4"/>
        </w:numPr>
        <w:spacing w:after="0" w:line="360" w:lineRule="auto"/>
        <w:rPr>
          <w:rFonts w:cs="Times New Roman"/>
          <w:szCs w:val="24"/>
          <w:lang w:val="en-US"/>
        </w:rPr>
      </w:pPr>
      <w:r w:rsidRPr="0011702D">
        <w:rPr>
          <w:rFonts w:cs="Times New Roman"/>
          <w:szCs w:val="24"/>
          <w:lang w:val="en-US"/>
        </w:rPr>
        <w:t xml:space="preserve">Changing </w:t>
      </w:r>
      <w:commentRangeStart w:id="31"/>
      <w:r w:rsidR="00D56BE2">
        <w:rPr>
          <w:rFonts w:cs="Times New Roman"/>
          <w:szCs w:val="24"/>
          <w:lang w:val="en-US"/>
        </w:rPr>
        <w:t>duplicate</w:t>
      </w:r>
      <w:r w:rsidR="00C46DF7" w:rsidRPr="0011702D">
        <w:rPr>
          <w:rFonts w:cs="Times New Roman"/>
          <w:szCs w:val="24"/>
          <w:lang w:val="en-US"/>
        </w:rPr>
        <w:t xml:space="preserve"> </w:t>
      </w:r>
      <w:commentRangeEnd w:id="31"/>
      <w:r w:rsidR="00DD6CC0">
        <w:rPr>
          <w:rStyle w:val="Kommentarhenvisning"/>
        </w:rPr>
        <w:commentReference w:id="31"/>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eafsnit"/>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2F43E78B" w:rsidR="009A0FAE" w:rsidRDefault="00D56BE2" w:rsidP="006F63D8">
      <w:pPr>
        <w:pStyle w:val="Listeafsnit"/>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del w:id="32" w:author="Julian Christensen" w:date="2024-07-04T09:27:00Z">
        <w:r w:rsidR="0084703D" w:rsidDel="00BD4AC8">
          <w:rPr>
            <w:rFonts w:cs="Times New Roman"/>
            <w:szCs w:val="24"/>
            <w:lang w:val="en-US"/>
          </w:rPr>
          <w:delText xml:space="preserve">and reliable </w:delText>
        </w:r>
      </w:del>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ins w:id="33" w:author="Julian Christensen" w:date="2024-07-04T09:27:00Z">
        <w:r w:rsidR="00BD4AC8">
          <w:rPr>
            <w:rFonts w:cs="Times New Roman"/>
            <w:szCs w:val="24"/>
            <w:lang w:val="en-US"/>
          </w:rPr>
          <w:t xml:space="preserve"> without compromising the reliability of reviews</w:t>
        </w:r>
      </w:ins>
      <w:r w:rsidR="006D3817">
        <w:rPr>
          <w:rFonts w:cs="Times New Roman"/>
          <w:szCs w:val="24"/>
          <w:lang w:val="en-US"/>
        </w:rPr>
        <w:t>.</w:t>
      </w:r>
    </w:p>
    <w:p w14:paraId="665B8B18" w14:textId="7D4100A0" w:rsidR="00351B92" w:rsidRPr="0011702D" w:rsidRDefault="00351B92" w:rsidP="006F63D8">
      <w:pPr>
        <w:pStyle w:val="Listeafsnit"/>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eafsnit"/>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E7667E3"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del w:id="34" w:author="Julian Christensen" w:date="2024-07-04T11:32:00Z">
        <w:r w:rsidR="0011702D" w:rsidDel="00EA78D9">
          <w:rPr>
            <w:lang w:val="en-US"/>
          </w:rPr>
          <w:delText>Therefore</w:delText>
        </w:r>
      </w:del>
      <w:ins w:id="35" w:author="Julian Christensen" w:date="2024-07-04T11:32:00Z">
        <w:r w:rsidR="00EA78D9">
          <w:rPr>
            <w:lang w:val="en-US"/>
          </w:rPr>
          <w:t>In effect</w:t>
        </w:r>
      </w:ins>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del w:id="36" w:author="Julian Christensen" w:date="2024-07-04T13:20:00Z">
        <w:r w:rsidR="00B54EC3" w:rsidRPr="0011702D" w:rsidDel="00A6165F">
          <w:rPr>
            <w:rStyle w:val="translation"/>
            <w:lang w:val="en-US"/>
          </w:rPr>
          <w:delText xml:space="preserve">to </w:delText>
        </w:r>
        <w:r w:rsidR="00136452" w:rsidRPr="0011702D" w:rsidDel="00A6165F">
          <w:rPr>
            <w:rStyle w:val="translation"/>
            <w:lang w:val="en-US"/>
          </w:rPr>
          <w:delText xml:space="preserve">be </w:delText>
        </w:r>
      </w:del>
      <w:r w:rsidR="00136452" w:rsidRPr="0011702D">
        <w:rPr>
          <w:rStyle w:val="translation"/>
          <w:lang w:val="en-US"/>
        </w:rPr>
        <w:t xml:space="preserve">the </w:t>
      </w:r>
      <w:r w:rsidR="00B54EC3" w:rsidRPr="0011702D">
        <w:rPr>
          <w:rStyle w:val="translation"/>
          <w:lang w:val="en-US"/>
        </w:rPr>
        <w:t xml:space="preserve">’golden standard’ to hinder a biased selection of </w:t>
      </w:r>
      <w:del w:id="37" w:author="Julian Christensen" w:date="2024-07-04T13:20:00Z">
        <w:r w:rsidR="00B54EC3" w:rsidRPr="0011702D" w:rsidDel="00A6165F">
          <w:rPr>
            <w:rStyle w:val="translation"/>
            <w:lang w:val="en-US"/>
          </w:rPr>
          <w:delText xml:space="preserve">relevant </w:delText>
        </w:r>
      </w:del>
      <w:r w:rsidR="00B54EC3" w:rsidRPr="0011702D">
        <w:rPr>
          <w:rStyle w:val="translation"/>
          <w:lang w:val="en-US"/>
        </w:rPr>
        <w:t xml:space="preserve">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 xml:space="preserve">is a </w:t>
      </w:r>
      <w:del w:id="38" w:author="Julian Christensen" w:date="2024-07-04T09:55:00Z">
        <w:r w:rsidR="00136452" w:rsidRPr="001F0CFC" w:rsidDel="001F21D2">
          <w:rPr>
            <w:lang w:val="en-US"/>
          </w:rPr>
          <w:delText xml:space="preserve">costly and </w:delText>
        </w:r>
      </w:del>
      <w:r w:rsidR="00136452" w:rsidRPr="001F0CFC">
        <w:rPr>
          <w:lang w:val="en-US"/>
        </w:rPr>
        <w:t>resource-</w:t>
      </w:r>
      <w:r w:rsidR="00136452">
        <w:rPr>
          <w:lang w:val="en-US"/>
        </w:rPr>
        <w:t>intensive procedure</w:t>
      </w:r>
      <w:r w:rsidR="00476BB4">
        <w:rPr>
          <w:lang w:val="en-US"/>
        </w:rPr>
        <w:t>,</w:t>
      </w:r>
      <w:r w:rsidR="00357147">
        <w:rPr>
          <w:lang w:val="en-US"/>
        </w:rPr>
        <w:t xml:space="preserve"> </w:t>
      </w:r>
      <w:del w:id="39" w:author="Julian Christensen" w:date="2024-07-04T09:55:00Z">
        <w:r w:rsidR="00476BB4" w:rsidRPr="0011702D" w:rsidDel="001F21D2">
          <w:rPr>
            <w:lang w:val="en-US"/>
          </w:rPr>
          <w:delText>po</w:delText>
        </w:r>
        <w:r w:rsidR="00751CD5" w:rsidDel="001F21D2">
          <w:rPr>
            <w:lang w:val="en-US"/>
          </w:rPr>
          <w:delText>ssibly</w:delText>
        </w:r>
        <w:r w:rsidR="00476BB4" w:rsidRPr="0011702D" w:rsidDel="001F21D2">
          <w:rPr>
            <w:lang w:val="en-US"/>
          </w:rPr>
          <w:delText xml:space="preserve"> </w:delText>
        </w:r>
      </w:del>
      <w:ins w:id="40" w:author="Julian Christensen" w:date="2024-07-04T09:55:00Z">
        <w:r w:rsidR="001F21D2">
          <w:rPr>
            <w:lang w:val="en-US"/>
          </w:rPr>
          <w:t>often</w:t>
        </w:r>
        <w:r w:rsidR="001F21D2" w:rsidRPr="0011702D">
          <w:rPr>
            <w:lang w:val="en-US"/>
          </w:rPr>
          <w:t xml:space="preserve"> </w:t>
        </w:r>
      </w:ins>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w:t>
      </w:r>
      <w:del w:id="41" w:author="Julian Christensen" w:date="2024-07-04T13:23:00Z">
        <w:r w:rsidR="000D620B" w:rsidDel="00A6165F">
          <w:rPr>
            <w:lang w:val="en-US"/>
          </w:rPr>
          <w:delText>, for instance</w:delText>
        </w:r>
      </w:del>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del w:id="42" w:author="Julian Christensen" w:date="2024-07-04T11:33:00Z">
        <w:r w:rsidR="000378D0" w:rsidDel="00EA78D9">
          <w:rPr>
            <w:lang w:val="en-US"/>
          </w:rPr>
          <w:delText xml:space="preserve">make too </w:delText>
        </w:r>
      </w:del>
      <w:r w:rsidR="000378D0">
        <w:rPr>
          <w:lang w:val="en-US"/>
        </w:rPr>
        <w:t>narrow</w:t>
      </w:r>
      <w:ins w:id="43" w:author="Julian Christensen" w:date="2024-07-04T11:33:00Z">
        <w:r w:rsidR="00EA78D9">
          <w:rPr>
            <w:lang w:val="en-US"/>
          </w:rPr>
          <w:t xml:space="preserve"> their</w:t>
        </w:r>
      </w:ins>
      <w:r w:rsidR="00974422">
        <w:rPr>
          <w:lang w:val="en-US"/>
        </w:rPr>
        <w:t xml:space="preserve"> </w:t>
      </w:r>
      <w:r w:rsidR="000378D0">
        <w:rPr>
          <w:lang w:val="en-US"/>
        </w:rPr>
        <w:t xml:space="preserve">searches to keep the number of records down to a manageable </w:t>
      </w:r>
      <w:del w:id="44" w:author="Julian Christensen" w:date="2024-07-04T09:57:00Z">
        <w:r w:rsidR="000378D0" w:rsidDel="001F21D2">
          <w:rPr>
            <w:lang w:val="en-US"/>
          </w:rPr>
          <w:delText>size</w:delText>
        </w:r>
        <w:r w:rsidR="00B561CE" w:rsidDel="001F21D2">
          <w:rPr>
            <w:lang w:val="en-US"/>
          </w:rPr>
          <w:delText xml:space="preserve"> </w:delText>
        </w:r>
      </w:del>
      <w:ins w:id="45" w:author="Julian Christensen" w:date="2024-07-04T09:57:00Z">
        <w:r w:rsidR="001F21D2">
          <w:rPr>
            <w:lang w:val="en-US"/>
          </w:rPr>
          <w:t xml:space="preserve">amount, </w:t>
        </w:r>
      </w:ins>
      <w:r w:rsidR="00B561CE">
        <w:rPr>
          <w:lang w:val="en-US"/>
        </w:rPr>
        <w:t xml:space="preserve">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del w:id="46" w:author="Julian Christensen" w:date="2024-07-04T13:24:00Z">
        <w:r w:rsidR="00F13A2B" w:rsidDel="00A6165F">
          <w:rPr>
            <w:lang w:val="en-US"/>
          </w:rPr>
          <w:delText xml:space="preserve">all </w:delText>
        </w:r>
      </w:del>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del w:id="47" w:author="Julian Christensen" w:date="2024-07-04T11:54:00Z">
        <w:r w:rsidR="00357147" w:rsidDel="00001C35">
          <w:rPr>
            <w:lang w:val="en-US"/>
          </w:rPr>
          <w:delText>size</w:delText>
        </w:r>
        <w:r w:rsidR="007346FF" w:rsidDel="00001C35">
          <w:rPr>
            <w:lang w:val="en-US"/>
          </w:rPr>
          <w:delText xml:space="preserve"> </w:delText>
        </w:r>
      </w:del>
      <w:ins w:id="48" w:author="Julian Christensen" w:date="2024-07-04T11:54:00Z">
        <w:r w:rsidR="00001C35">
          <w:rPr>
            <w:lang w:val="en-US"/>
          </w:rPr>
          <w:t>magnitude as</w:t>
        </w:r>
      </w:ins>
      <w:del w:id="49" w:author="Julian Christensen" w:date="2024-07-04T11:54:00Z">
        <w:r w:rsidR="007346FF" w:rsidDel="00001C35">
          <w:rPr>
            <w:lang w:val="en-US"/>
          </w:rPr>
          <w:delText>since</w:delText>
        </w:r>
      </w:del>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del w:id="50" w:author="Julian Christensen" w:date="2024-07-04T11:55:00Z">
        <w:r w:rsidR="00663E77" w:rsidDel="00001C35">
          <w:rPr>
            <w:lang w:val="en-US"/>
          </w:rPr>
          <w:delText>Th</w:delText>
        </w:r>
        <w:r w:rsidR="005C6CFD" w:rsidDel="00001C35">
          <w:rPr>
            <w:lang w:val="en-US"/>
          </w:rPr>
          <w:delText>us</w:delText>
        </w:r>
      </w:del>
      <w:ins w:id="51" w:author="Julian Christensen" w:date="2024-07-04T11:55:00Z">
        <w:r w:rsidR="00001C35">
          <w:rPr>
            <w:lang w:val="en-US"/>
          </w:rPr>
          <w:t>As such</w:t>
        </w:r>
      </w:ins>
      <w:r w:rsidR="00663E77">
        <w:rPr>
          <w:lang w:val="en-US"/>
        </w:rPr>
        <w:t>,</w:t>
      </w:r>
      <w:r w:rsidR="00F4715C">
        <w:rPr>
          <w:lang w:val="en-US"/>
        </w:rPr>
        <w:t xml:space="preserve"> </w:t>
      </w:r>
      <w:r w:rsidR="00611107">
        <w:rPr>
          <w:lang w:val="en-US"/>
        </w:rPr>
        <w:t xml:space="preserve">it </w:t>
      </w:r>
      <w:del w:id="52" w:author="Julian Christensen" w:date="2024-07-04T11:55:00Z">
        <w:r w:rsidR="00611107" w:rsidDel="00001C35">
          <w:rPr>
            <w:lang w:val="en-US"/>
          </w:rPr>
          <w:delText xml:space="preserve">can </w:delText>
        </w:r>
      </w:del>
      <w:ins w:id="53" w:author="Julian Christensen" w:date="2024-07-04T11:55:00Z">
        <w:r w:rsidR="00001C35">
          <w:rPr>
            <w:lang w:val="en-US"/>
          </w:rPr>
          <w:t xml:space="preserve">may </w:t>
        </w:r>
      </w:ins>
      <w:r w:rsidR="00611107">
        <w:rPr>
          <w:lang w:val="en-US"/>
        </w:rPr>
        <w:t>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del w:id="54" w:author="Julian Christensen" w:date="2024-07-04T11:54:00Z">
        <w:r w:rsidR="00663E77" w:rsidDel="00001C35">
          <w:rPr>
            <w:lang w:val="en-US"/>
          </w:rPr>
          <w:delText xml:space="preserve">only </w:delText>
        </w:r>
      </w:del>
      <w:r w:rsidR="00663E77">
        <w:rPr>
          <w:lang w:val="en-US"/>
        </w:rPr>
        <w:t>to rely</w:t>
      </w:r>
      <w:ins w:id="55" w:author="Julian Christensen" w:date="2024-07-04T11:54:00Z">
        <w:r w:rsidR="00001C35">
          <w:rPr>
            <w:lang w:val="en-US"/>
          </w:rPr>
          <w:t xml:space="preserve"> only</w:t>
        </w:r>
      </w:ins>
      <w:r w:rsidR="00663E77">
        <w:rPr>
          <w:lang w:val="en-US"/>
        </w:rPr>
        <w:t xml:space="preserve"> on </w:t>
      </w:r>
      <w:r w:rsidR="007B4CDF">
        <w:rPr>
          <w:lang w:val="en-US"/>
        </w:rPr>
        <w:t xml:space="preserve">(duplicate) </w:t>
      </w:r>
      <w:r w:rsidR="00663E77">
        <w:rPr>
          <w:lang w:val="en-US"/>
        </w:rPr>
        <w:t xml:space="preserve">human screening of </w:t>
      </w:r>
      <w:r w:rsidR="00663E77">
        <w:rPr>
          <w:lang w:val="en-US"/>
        </w:rPr>
        <w:lastRenderedPageBreak/>
        <w:t>titles and abstracts in future systematic reviews</w:t>
      </w:r>
      <w:r w:rsidR="00393721" w:rsidRPr="000D35BD">
        <w:rPr>
          <w:rStyle w:val="Fodnotehenvisning"/>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del w:id="66" w:author="Julian Christensen" w:date="2024-07-04T11:57:00Z">
        <w:r w:rsidR="000F506E" w:rsidDel="00001C35">
          <w:rPr>
            <w:lang w:val="en-US"/>
          </w:rPr>
          <w:delText>,</w:delText>
        </w:r>
      </w:del>
      <w:r w:rsidR="000F506E">
        <w:rPr>
          <w:lang w:val="en-US"/>
        </w:rPr>
        <w:t xml:space="preserve"> and changes are needed to maintain </w:t>
      </w:r>
      <w:r w:rsidR="00E91434">
        <w:rPr>
          <w:lang w:val="en-US"/>
        </w:rPr>
        <w:t>a</w:t>
      </w:r>
      <w:r w:rsidR="000F506E">
        <w:rPr>
          <w:lang w:val="en-US"/>
        </w:rPr>
        <w:t xml:space="preserve"> high quality of large-scale systematic reviews.</w:t>
      </w:r>
      <w:del w:id="67" w:author="Julian Christensen" w:date="2024-07-04T13:25:00Z">
        <w:r w:rsidR="000F506E" w:rsidDel="00A6165F">
          <w:rPr>
            <w:lang w:val="en-US"/>
          </w:rPr>
          <w:delText xml:space="preserve"> </w:delText>
        </w:r>
      </w:del>
    </w:p>
    <w:p w14:paraId="291877D2" w14:textId="7320AFD6"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w:t>
      </w:r>
      <w:ins w:id="68" w:author="Julian Christensen" w:date="2024-07-04T13:28:00Z">
        <w:r w:rsidR="000421DA">
          <w:rPr>
            <w:lang w:val="en-US"/>
          </w:rPr>
          <w:t xml:space="preserve"> a</w:t>
        </w:r>
      </w:ins>
      <w:r w:rsidR="000D620B">
        <w:rPr>
          <w:lang w:val="en-US"/>
        </w:rPr>
        <w:t xml:space="preserve"> prioritized order</w:t>
      </w:r>
      <w:ins w:id="69" w:author="Julian Christensen" w:date="2024-07-04T13:29:00Z">
        <w:r w:rsidR="000421DA">
          <w:rPr>
            <w:lang w:val="en-US"/>
          </w:rPr>
          <w:t>, thereby allowing for a more efficient screening</w:t>
        </w:r>
      </w:ins>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del w:id="70" w:author="Julian Christensen" w:date="2024-07-04T13:30:00Z">
        <w:r w:rsidR="001A14D6" w:rsidDel="000421DA">
          <w:rPr>
            <w:lang w:val="en-US"/>
          </w:rPr>
          <w:delText xml:space="preserve">it is expected that </w:delText>
        </w:r>
        <w:r w:rsidR="00F54D4D" w:rsidRPr="0011702D" w:rsidDel="000421DA">
          <w:rPr>
            <w:lang w:val="en-US"/>
          </w:rPr>
          <w:delText>they will</w:delText>
        </w:r>
      </w:del>
      <w:ins w:id="71" w:author="Julian Christensen" w:date="2024-07-04T13:30:00Z">
        <w:r w:rsidR="000421DA">
          <w:rPr>
            <w:lang w:val="en-US"/>
          </w:rPr>
          <w:t>these tools/procedures</w:t>
        </w:r>
      </w:ins>
      <w:ins w:id="72" w:author="Julian Christensen" w:date="2024-07-04T13:31:00Z">
        <w:r w:rsidR="000421DA">
          <w:rPr>
            <w:lang w:val="en-US"/>
          </w:rPr>
          <w:t xml:space="preserve"> may</w:t>
        </w:r>
      </w:ins>
      <w:r w:rsidR="00AC200B" w:rsidRPr="0011702D">
        <w:rPr>
          <w:lang w:val="en-US"/>
        </w:rPr>
        <w:t xml:space="preserve"> always</w:t>
      </w:r>
      <w:ins w:id="73" w:author="Julian Christensen" w:date="2024-07-04T13:31:00Z">
        <w:r w:rsidR="000421DA">
          <w:rPr>
            <w:lang w:val="en-US"/>
          </w:rPr>
          <w:t xml:space="preserve"> be expected to</w:t>
        </w:r>
      </w:ins>
      <w:r w:rsidR="00AC200B" w:rsidRPr="0011702D">
        <w:rPr>
          <w:lang w:val="en-US"/>
        </w:rPr>
        <w:t xml:space="preserve">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ins w:id="74" w:author="Julian Christensen" w:date="2024-07-04T13:31:00Z">
        <w:r w:rsidR="000421DA">
          <w:rPr>
            <w:rFonts w:cs="Times New Roman"/>
            <w:szCs w:val="24"/>
            <w:lang w:val="en-US"/>
          </w:rPr>
          <w:t>,</w:t>
        </w:r>
      </w:ins>
      <w:r w:rsidR="00E22EFE" w:rsidRPr="00E22EFE">
        <w:rPr>
          <w:rFonts w:cs="Times New Roman"/>
          <w:szCs w:val="24"/>
          <w:lang w:val="en-US"/>
        </w:rPr>
        <w:t xml:space="preserve"> </w:t>
      </w:r>
      <w:r w:rsidR="00E22EFE">
        <w:rPr>
          <w:rFonts w:cs="Times New Roman"/>
          <w:szCs w:val="24"/>
          <w:lang w:val="en-US"/>
        </w:rPr>
        <w:t xml:space="preserve">which might be one of the main reasons </w:t>
      </w:r>
      <w:del w:id="75" w:author="Julian Christensen" w:date="2024-07-04T13:32:00Z">
        <w:r w:rsidR="00E22EFE" w:rsidDel="000421DA">
          <w:rPr>
            <w:rFonts w:cs="Times New Roman"/>
            <w:szCs w:val="24"/>
            <w:lang w:val="en-US"/>
          </w:rPr>
          <w:delText>why many</w:delText>
        </w:r>
      </w:del>
      <w:ins w:id="76" w:author="Julian Christensen" w:date="2024-07-04T13:32:00Z">
        <w:r w:rsidR="000421DA">
          <w:rPr>
            <w:rFonts w:cs="Times New Roman"/>
            <w:szCs w:val="24"/>
            <w:lang w:val="en-US"/>
          </w:rPr>
          <w:t>for</w:t>
        </w:r>
      </w:ins>
      <w:r w:rsidR="00E22EFE">
        <w:rPr>
          <w:rFonts w:cs="Times New Roman"/>
          <w:szCs w:val="24"/>
          <w:lang w:val="en-US"/>
        </w:rPr>
        <w:t xml:space="preserve"> reviewers </w:t>
      </w:r>
      <w:del w:id="77" w:author="Julian Christensen" w:date="2024-07-04T13:32:00Z">
        <w:r w:rsidR="00E22EFE" w:rsidDel="000421DA">
          <w:rPr>
            <w:rFonts w:cs="Times New Roman"/>
            <w:szCs w:val="24"/>
            <w:lang w:val="en-US"/>
          </w:rPr>
          <w:delText xml:space="preserve">tend </w:delText>
        </w:r>
      </w:del>
      <w:r w:rsidR="00E22EFE">
        <w:rPr>
          <w:rFonts w:cs="Times New Roman"/>
          <w:szCs w:val="24"/>
          <w:lang w:val="en-US"/>
        </w:rPr>
        <w:t xml:space="preserve">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w:t>
      </w:r>
      <w:proofErr w:type="spellStart"/>
      <w:r w:rsidR="00200F7D">
        <w:rPr>
          <w:rFonts w:cs="Times New Roman"/>
          <w:szCs w:val="24"/>
          <w:lang w:val="en-US"/>
        </w:rPr>
        <w:t>bias’</w:t>
      </w:r>
      <w:proofErr w:type="spellEnd"/>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589664B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ins w:id="78" w:author="Julian Christensen" w:date="2024-07-04T13:45:00Z">
        <w:r w:rsidR="00BC0665">
          <w:rPr>
            <w:rFonts w:cs="Times New Roman"/>
            <w:szCs w:val="24"/>
            <w:lang w:val="en-US"/>
          </w:rPr>
          <w:t xml:space="preserve">there’s no clear rule for </w:t>
        </w:r>
      </w:ins>
      <w:ins w:id="79" w:author="Julian Christensen" w:date="2024-07-04T13:44:00Z">
        <w:r w:rsidR="00BC0665" w:rsidRPr="00BC0665">
          <w:rPr>
            <w:lang w:val="en-US"/>
            <w:rPrChange w:id="80" w:author="Julian Christensen" w:date="2024-07-04T13:44:00Z">
              <w:rPr/>
            </w:rPrChange>
          </w:rPr>
          <w:t>determining when it is safe to stop screening (i.e., when the risk of missing eligible references is acceptably low)</w:t>
        </w:r>
      </w:ins>
      <w:del w:id="81" w:author="Julian Christensen" w:date="2024-07-04T13:41:00Z">
        <w:r w:rsidR="00BE4E8F" w:rsidDel="00BC0665">
          <w:rPr>
            <w:rFonts w:cs="Times New Roman"/>
            <w:szCs w:val="24"/>
            <w:lang w:val="en-US"/>
          </w:rPr>
          <w:delText xml:space="preserve">it is most often unknown when it is safe to stop screening </w:delText>
        </w:r>
        <w:r w:rsidR="009D3333" w:rsidDel="00BC0665">
          <w:rPr>
            <w:rFonts w:cs="Times New Roman"/>
            <w:szCs w:val="24"/>
            <w:lang w:val="en-US"/>
          </w:rPr>
          <w:delText>with regard to</w:delText>
        </w:r>
        <w:r w:rsidR="00BE4E8F" w:rsidDel="00BC0665">
          <w:rPr>
            <w:rFonts w:cs="Times New Roman"/>
            <w:szCs w:val="24"/>
            <w:lang w:val="en-US"/>
          </w:rPr>
          <w:delText xml:space="preserve"> finding all</w:delText>
        </w:r>
        <w:r w:rsidR="00D247A4" w:rsidDel="00BC0665">
          <w:rPr>
            <w:rFonts w:cs="Times New Roman"/>
            <w:szCs w:val="24"/>
            <w:lang w:val="en-US"/>
          </w:rPr>
          <w:delText xml:space="preserve"> or close to all</w:delText>
        </w:r>
        <w:r w:rsidR="00BE4E8F" w:rsidDel="00BC0665">
          <w:rPr>
            <w:rFonts w:cs="Times New Roman"/>
            <w:szCs w:val="24"/>
            <w:lang w:val="en-US"/>
          </w:rPr>
          <w:delText xml:space="preserve"> </w:delText>
        </w:r>
        <w:r w:rsidR="00520939" w:rsidDel="00BC0665">
          <w:rPr>
            <w:rFonts w:cs="Times New Roman"/>
            <w:szCs w:val="24"/>
            <w:lang w:val="en-US"/>
          </w:rPr>
          <w:delText>eligible</w:delText>
        </w:r>
        <w:r w:rsidR="00BE4E8F" w:rsidDel="00BC0665">
          <w:rPr>
            <w:rFonts w:cs="Times New Roman"/>
            <w:szCs w:val="24"/>
            <w:lang w:val="en-US"/>
          </w:rPr>
          <w:delText xml:space="preserve"> references</w:delText>
        </w:r>
      </w:del>
      <w:r w:rsidR="00BE4E8F">
        <w:rPr>
          <w:rFonts w:cs="Times New Roman"/>
          <w:szCs w:val="24"/>
          <w:lang w:val="en-US"/>
        </w:rPr>
        <w:t xml:space="preserve">. </w:t>
      </w:r>
      <w:del w:id="82" w:author="Julian Christensen" w:date="2024-07-04T13:36:00Z">
        <w:r w:rsidR="00356322" w:rsidDel="00BC0665">
          <w:rPr>
            <w:rFonts w:cs="Times New Roman"/>
            <w:szCs w:val="24"/>
            <w:lang w:val="en-US"/>
          </w:rPr>
          <w:delText>Albeit,</w:delText>
        </w:r>
      </w:del>
      <w:ins w:id="83" w:author="Julian Christensen" w:date="2024-07-04T13:45:00Z">
        <w:r w:rsidR="00BC0665">
          <w:rPr>
            <w:rFonts w:cs="Times New Roman"/>
            <w:szCs w:val="24"/>
            <w:lang w:val="en-US"/>
          </w:rPr>
          <w:t>Al</w:t>
        </w:r>
      </w:ins>
      <w:ins w:id="84" w:author="Julian Christensen" w:date="2024-07-04T13:36:00Z">
        <w:r w:rsidR="00BC0665">
          <w:rPr>
            <w:rFonts w:cs="Times New Roman"/>
            <w:szCs w:val="24"/>
            <w:lang w:val="en-US"/>
          </w:rPr>
          <w:t>though</w:t>
        </w:r>
      </w:ins>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these</w:t>
      </w:r>
      <w:ins w:id="85" w:author="Julian Christensen" w:date="2024-07-04T13:46:00Z">
        <w:r w:rsidR="000E1E2E">
          <w:rPr>
            <w:rFonts w:cs="Times New Roman"/>
            <w:szCs w:val="24"/>
            <w:lang w:val="en-US"/>
          </w:rPr>
          <w:t xml:space="preserve"> rules</w:t>
        </w:r>
      </w:ins>
      <w:r w:rsidR="00D247A4">
        <w:rPr>
          <w:rFonts w:cs="Times New Roman"/>
          <w:szCs w:val="24"/>
          <w:lang w:val="en-US"/>
        </w:rPr>
        <w:t xml:space="preserve"> </w:t>
      </w:r>
      <w:r w:rsidR="00F1767F">
        <w:rPr>
          <w:rFonts w:cs="Times New Roman"/>
          <w:szCs w:val="24"/>
          <w:lang w:val="en-US"/>
        </w:rPr>
        <w:t>is</w:t>
      </w:r>
      <w:r w:rsidR="00D247A4">
        <w:rPr>
          <w:rFonts w:cs="Times New Roman"/>
          <w:szCs w:val="24"/>
          <w:lang w:val="en-US"/>
        </w:rPr>
        <w:t xml:space="preserve"> sensitive to a range of factors</w:t>
      </w:r>
      <w:ins w:id="86" w:author="Julian Christensen" w:date="2024-07-04T13:46:00Z">
        <w:r w:rsidR="000E1E2E">
          <w:rPr>
            <w:rFonts w:cs="Times New Roman"/>
            <w:szCs w:val="24"/>
            <w:lang w:val="en-US"/>
          </w:rPr>
          <w:t>,</w:t>
        </w:r>
      </w:ins>
      <w:r w:rsidR="00D247A4">
        <w:rPr>
          <w:rFonts w:cs="Times New Roman"/>
          <w:szCs w:val="24"/>
          <w:lang w:val="en-US"/>
        </w:rPr>
        <w:t xml:space="preserve">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090956F" w14:textId="4D5CB2A8" w:rsidR="00F66E9F" w:rsidRDefault="00AB4492" w:rsidP="006F63D8">
      <w:pPr>
        <w:autoSpaceDE w:val="0"/>
        <w:autoSpaceDN w:val="0"/>
        <w:adjustRightInd w:val="0"/>
        <w:spacing w:after="0" w:line="360" w:lineRule="auto"/>
        <w:jc w:val="both"/>
        <w:rPr>
          <w:ins w:id="87" w:author="Julian Christensen" w:date="2024-07-04T13:55:00Z"/>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 xml:space="preserve">From these evaluations, </w:t>
      </w:r>
      <w:del w:id="88" w:author="Julian Christensen" w:date="2024-07-04T13:48:00Z">
        <w:r w:rsidR="008D2DD9" w:rsidDel="007565FE">
          <w:rPr>
            <w:rFonts w:cs="Times New Roman"/>
            <w:szCs w:val="24"/>
            <w:lang w:val="en-US"/>
          </w:rPr>
          <w:delText>t</w:delText>
        </w:r>
        <w:r w:rsidR="00BE2999" w:rsidDel="007565FE">
          <w:rPr>
            <w:rFonts w:cs="Times New Roman"/>
            <w:szCs w:val="24"/>
            <w:lang w:val="en-US"/>
          </w:rPr>
          <w:delText xml:space="preserve">he </w:delText>
        </w:r>
        <w:r w:rsidR="00B55A11" w:rsidDel="007565FE">
          <w:rPr>
            <w:rFonts w:cs="Times New Roman"/>
            <w:szCs w:val="24"/>
            <w:lang w:val="en-US"/>
          </w:rPr>
          <w:delText>overall</w:delText>
        </w:r>
        <w:r w:rsidR="00BE2999" w:rsidDel="007565FE">
          <w:rPr>
            <w:rFonts w:cs="Times New Roman"/>
            <w:szCs w:val="24"/>
            <w:lang w:val="en-US"/>
          </w:rPr>
          <w:delText xml:space="preserve"> picture </w:delText>
        </w:r>
        <w:r w:rsidR="003538EF" w:rsidDel="007565FE">
          <w:rPr>
            <w:rFonts w:cs="Times New Roman"/>
            <w:szCs w:val="24"/>
            <w:lang w:val="en-US"/>
          </w:rPr>
          <w:delText>is</w:delText>
        </w:r>
        <w:r w:rsidR="00BE2999" w:rsidDel="007565FE">
          <w:rPr>
            <w:rFonts w:cs="Times New Roman"/>
            <w:szCs w:val="24"/>
            <w:lang w:val="en-US"/>
          </w:rPr>
          <w:delText xml:space="preserve"> </w:delText>
        </w:r>
        <w:r w:rsidR="003538EF" w:rsidDel="007565FE">
          <w:rPr>
            <w:rFonts w:cs="Times New Roman"/>
            <w:szCs w:val="24"/>
            <w:lang w:val="en-US"/>
          </w:rPr>
          <w:delText xml:space="preserve">that </w:delText>
        </w:r>
        <w:r w:rsidR="00B55A11" w:rsidDel="007565FE">
          <w:rPr>
            <w:rFonts w:cs="Times New Roman"/>
            <w:szCs w:val="24"/>
            <w:lang w:val="en-US"/>
          </w:rPr>
          <w:delText>they</w:delText>
        </w:r>
      </w:del>
      <w:ins w:id="89" w:author="Julian Christensen" w:date="2024-07-04T13:48:00Z">
        <w:r w:rsidR="007565FE">
          <w:rPr>
            <w:rFonts w:cs="Times New Roman"/>
            <w:szCs w:val="24"/>
            <w:lang w:val="en-US"/>
          </w:rPr>
          <w:t>it seems like these tools</w:t>
        </w:r>
      </w:ins>
      <w:r w:rsidR="00B55A11">
        <w:rPr>
          <w:rFonts w:cs="Times New Roman"/>
          <w:szCs w:val="24"/>
          <w:lang w:val="en-US"/>
        </w:rPr>
        <w:t xml:space="preserve">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lastRenderedPageBreak/>
        <w:t xml:space="preserve">a substantial number of </w:t>
      </w:r>
      <w:r w:rsidR="00BE2999">
        <w:rPr>
          <w:rFonts w:cs="Times New Roman"/>
          <w:szCs w:val="24"/>
          <w:lang w:val="en-US"/>
        </w:rPr>
        <w:t>eligible studies</w:t>
      </w:r>
      <w:r w:rsidR="00C14FF5" w:rsidRPr="000D35BD">
        <w:rPr>
          <w:rStyle w:val="Fodnotehenvisning"/>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del w:id="101" w:author="Julian Christensen" w:date="2024-07-04T13:51:00Z">
        <w:r w:rsidR="00B55A11" w:rsidRPr="00E64D74" w:rsidDel="00F66E9F">
          <w:rPr>
            <w:rFonts w:cs="Times New Roman"/>
            <w:szCs w:val="24"/>
            <w:rPrChange w:id="102" w:author="Julian Christensen" w:date="2024-07-05T10:08:00Z">
              <w:rPr>
                <w:rFonts w:cs="Times New Roman"/>
                <w:szCs w:val="24"/>
                <w:lang w:val="en-US"/>
              </w:rPr>
            </w:rPrChange>
          </w:rPr>
          <w:delText>By u</w:delText>
        </w:r>
      </w:del>
      <w:ins w:id="103" w:author="Julian Christensen" w:date="2024-07-04T13:51:00Z">
        <w:r w:rsidR="00F66E9F">
          <w:rPr>
            <w:rFonts w:cs="Times New Roman"/>
            <w:szCs w:val="24"/>
            <w:lang w:val="en-US"/>
          </w:rPr>
          <w:t>U</w:t>
        </w:r>
      </w:ins>
      <w:r w:rsidR="00B55A11">
        <w:rPr>
          <w:rFonts w:cs="Times New Roman"/>
          <w:szCs w:val="24"/>
          <w:lang w:val="en-US"/>
        </w:rPr>
        <w:t>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ins w:id="104" w:author="Julian Christensen" w:date="2024-07-04T13:51:00Z">
        <w:r w:rsidR="00F66E9F">
          <w:rPr>
            <w:rFonts w:cs="Times New Roman"/>
            <w:szCs w:val="24"/>
            <w:lang w:val="en-US"/>
          </w:rPr>
          <w:t>,</w:t>
        </w:r>
      </w:ins>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evel</w:t>
      </w:r>
      <w:ins w:id="105" w:author="Julian Christensen" w:date="2024-07-04T13:56:00Z">
        <w:r w:rsidR="00C9169A">
          <w:rPr>
            <w:rFonts w:cs="Times New Roman"/>
            <w:szCs w:val="24"/>
            <w:lang w:val="en-US"/>
          </w:rPr>
          <w:t>s</w:t>
        </w:r>
      </w:ins>
      <w:r w:rsidR="00BE2999">
        <w:rPr>
          <w:rFonts w:cs="Times New Roman"/>
          <w:szCs w:val="24"/>
          <w:lang w:val="en-US"/>
        </w:rPr>
        <w:t xml:space="preserve"> 3 and</w:t>
      </w:r>
      <w:del w:id="106" w:author="Julian Christensen" w:date="2024-07-04T13:57:00Z">
        <w:r w:rsidR="00BE2999" w:rsidDel="00C9169A">
          <w:rPr>
            <w:rFonts w:cs="Times New Roman"/>
            <w:szCs w:val="24"/>
            <w:lang w:val="en-US"/>
          </w:rPr>
          <w:delText xml:space="preserve"> </w:delText>
        </w:r>
        <w:r w:rsidR="003538EF" w:rsidDel="00C9169A">
          <w:rPr>
            <w:rFonts w:cs="Times New Roman"/>
            <w:szCs w:val="24"/>
            <w:lang w:val="en-US"/>
          </w:rPr>
          <w:delText>Level</w:delText>
        </w:r>
      </w:del>
      <w:r w:rsidR="003538EF">
        <w:rPr>
          <w:rFonts w:cs="Times New Roman"/>
          <w:szCs w:val="24"/>
          <w:lang w:val="en-US"/>
        </w:rPr>
        <w:t xml:space="preserve">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w:t>
      </w:r>
      <w:ins w:id="107" w:author="Julian Christensen" w:date="2024-07-04T13:52:00Z">
        <w:r w:rsidR="00F66E9F">
          <w:rPr>
            <w:rFonts w:cs="Times New Roman"/>
            <w:szCs w:val="24"/>
            <w:lang w:val="en-US"/>
          </w:rPr>
          <w:t>,</w:t>
        </w:r>
      </w:ins>
      <w:r w:rsidR="00806F5B">
        <w:rPr>
          <w:rFonts w:cs="Times New Roman"/>
          <w:szCs w:val="24"/>
          <w:lang w:val="en-US"/>
        </w:rPr>
        <w:t xml:space="preserve"> such as sorting citation records in prioritized order from highest to lowest probability of being relevant to </w:t>
      </w:r>
      <w:del w:id="108" w:author="Julian Christensen" w:date="2024-07-04T13:54:00Z">
        <w:r w:rsidR="00806F5B" w:rsidDel="00F66E9F">
          <w:rPr>
            <w:rFonts w:cs="Times New Roman"/>
            <w:szCs w:val="24"/>
            <w:lang w:val="en-US"/>
          </w:rPr>
          <w:delText xml:space="preserve">the </w:delText>
        </w:r>
      </w:del>
      <w:ins w:id="109" w:author="Julian Christensen" w:date="2024-07-04T13:54:00Z">
        <w:r w:rsidR="00F66E9F">
          <w:rPr>
            <w:rFonts w:cs="Times New Roman"/>
            <w:szCs w:val="24"/>
            <w:lang w:val="en-US"/>
          </w:rPr>
          <w:t xml:space="preserve">a </w:t>
        </w:r>
      </w:ins>
      <w:r w:rsidR="00806F5B">
        <w:rPr>
          <w:rFonts w:cs="Times New Roman"/>
          <w:szCs w:val="24"/>
          <w:lang w:val="en-US"/>
        </w:rPr>
        <w:t>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xml:space="preserve">. </w:t>
      </w:r>
      <w:del w:id="110" w:author="Julian Christensen" w:date="2024-07-04T13:52:00Z">
        <w:r w:rsidR="00806F5B" w:rsidDel="00F66E9F">
          <w:rPr>
            <w:rFonts w:cs="Times New Roman"/>
            <w:szCs w:val="24"/>
            <w:lang w:val="en-US"/>
          </w:rPr>
          <w:delText xml:space="preserve">If </w:delText>
        </w:r>
      </w:del>
      <w:ins w:id="111" w:author="Julian Christensen" w:date="2024-07-04T13:52:00Z">
        <w:r w:rsidR="00F66E9F">
          <w:rPr>
            <w:rFonts w:cs="Times New Roman"/>
            <w:szCs w:val="24"/>
            <w:lang w:val="en-US"/>
          </w:rPr>
          <w:t>To ach</w:t>
        </w:r>
      </w:ins>
      <w:ins w:id="112" w:author="Julian Christensen" w:date="2024-07-04T13:53:00Z">
        <w:r w:rsidR="00F66E9F">
          <w:rPr>
            <w:rFonts w:cs="Times New Roman"/>
            <w:szCs w:val="24"/>
            <w:lang w:val="en-US"/>
          </w:rPr>
          <w:t>ie</w:t>
        </w:r>
      </w:ins>
      <w:ins w:id="113" w:author="Julian Christensen" w:date="2024-07-04T13:52:00Z">
        <w:r w:rsidR="00F66E9F">
          <w:rPr>
            <w:rFonts w:cs="Times New Roman"/>
            <w:szCs w:val="24"/>
            <w:lang w:val="en-US"/>
          </w:rPr>
          <w:t xml:space="preserve">ve </w:t>
        </w:r>
      </w:ins>
      <w:r w:rsidR="00806F5B">
        <w:rPr>
          <w:rFonts w:cs="Times New Roman"/>
          <w:szCs w:val="24"/>
          <w:lang w:val="en-US"/>
        </w:rPr>
        <w:t xml:space="preserve">considerable time savings </w:t>
      </w:r>
      <w:del w:id="114" w:author="Julian Christensen" w:date="2024-07-04T13:53:00Z">
        <w:r w:rsidR="00806F5B" w:rsidDel="00F66E9F">
          <w:rPr>
            <w:rFonts w:cs="Times New Roman"/>
            <w:szCs w:val="24"/>
            <w:lang w:val="en-US"/>
          </w:rPr>
          <w:delText>should be realized</w:delText>
        </w:r>
        <w:r w:rsidR="007B4CDF" w:rsidDel="00F66E9F">
          <w:rPr>
            <w:rFonts w:cs="Times New Roman"/>
            <w:szCs w:val="24"/>
            <w:lang w:val="en-US"/>
          </w:rPr>
          <w:delText xml:space="preserve"> </w:delText>
        </w:r>
      </w:del>
      <w:r w:rsidR="007B4CDF">
        <w:rPr>
          <w:rFonts w:cs="Times New Roman"/>
          <w:szCs w:val="24"/>
          <w:lang w:val="en-US"/>
        </w:rPr>
        <w:t>in future reviews</w:t>
      </w:r>
      <w:r w:rsidR="00806F5B">
        <w:rPr>
          <w:rFonts w:cs="Times New Roman"/>
          <w:szCs w:val="24"/>
          <w:lang w:val="en-US"/>
        </w:rPr>
        <w:t xml:space="preserve">, </w:t>
      </w:r>
      <w:del w:id="115" w:author="Julian Christensen" w:date="2024-07-04T13:53:00Z">
        <w:r w:rsidR="00806F5B" w:rsidDel="00F66E9F">
          <w:rPr>
            <w:rFonts w:cs="Times New Roman"/>
            <w:szCs w:val="24"/>
            <w:lang w:val="en-US"/>
          </w:rPr>
          <w:delText xml:space="preserve">it is regarded as </w:delText>
        </w:r>
        <w:r w:rsidR="007B4CDF" w:rsidDel="00F66E9F">
          <w:rPr>
            <w:rFonts w:cs="Times New Roman"/>
            <w:szCs w:val="24"/>
            <w:lang w:val="en-US"/>
          </w:rPr>
          <w:delText>all-important</w:delText>
        </w:r>
        <w:r w:rsidR="00806F5B" w:rsidDel="00F66E9F">
          <w:rPr>
            <w:rFonts w:cs="Times New Roman"/>
            <w:szCs w:val="24"/>
            <w:lang w:val="en-US"/>
          </w:rPr>
          <w:delText xml:space="preserve"> </w:delText>
        </w:r>
        <w:r w:rsidR="00430E43" w:rsidDel="00F66E9F">
          <w:rPr>
            <w:rFonts w:cs="Times New Roman"/>
            <w:szCs w:val="24"/>
            <w:lang w:val="en-US"/>
          </w:rPr>
          <w:delText>that</w:delText>
        </w:r>
        <w:r w:rsidR="00806F5B" w:rsidDel="00F66E9F">
          <w:rPr>
            <w:rFonts w:cs="Times New Roman"/>
            <w:szCs w:val="24"/>
            <w:lang w:val="en-US"/>
          </w:rPr>
          <w:delText xml:space="preserve"> </w:delText>
        </w:r>
      </w:del>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ins w:id="116" w:author="Julian Christensen" w:date="2024-07-04T13:54:00Z">
        <w:r w:rsidR="00F66E9F">
          <w:rPr>
            <w:rFonts w:cs="Times New Roman"/>
            <w:szCs w:val="24"/>
            <w:lang w:val="en-US"/>
          </w:rPr>
          <w:t xml:space="preserve">must </w:t>
        </w:r>
      </w:ins>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p>
    <w:p w14:paraId="2C9D24FA" w14:textId="5DDADE57" w:rsidR="00074BF1" w:rsidRDefault="009D3333" w:rsidP="006F63D8">
      <w:pPr>
        <w:autoSpaceDE w:val="0"/>
        <w:autoSpaceDN w:val="0"/>
        <w:adjustRightInd w:val="0"/>
        <w:spacing w:after="0" w:line="360" w:lineRule="auto"/>
        <w:jc w:val="both"/>
        <w:rPr>
          <w:rFonts w:cs="Times New Roman"/>
          <w:szCs w:val="24"/>
          <w:lang w:val="en-US"/>
        </w:rPr>
      </w:pPr>
      <w:r>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el-Gitter"/>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1E6DC5"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1E6DC5"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1E6DC5"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2967FDCF" w:rsidR="00D06CB7" w:rsidRPr="00A907B9" w:rsidDel="00F66E9F" w:rsidRDefault="00D06CB7" w:rsidP="006F63D8">
            <w:pPr>
              <w:autoSpaceDE w:val="0"/>
              <w:autoSpaceDN w:val="0"/>
              <w:adjustRightInd w:val="0"/>
              <w:rPr>
                <w:del w:id="117" w:author="Julian Christensen" w:date="2024-07-04T13:55:00Z"/>
                <w:rFonts w:cs="Times New Roman"/>
                <w:sz w:val="22"/>
                <w:lang w:val="en-US"/>
              </w:rPr>
            </w:pPr>
            <w:r w:rsidRPr="00A907B9">
              <w:rPr>
                <w:rFonts w:cs="Times New Roman"/>
                <w:sz w:val="22"/>
                <w:lang w:val="en-US"/>
              </w:rPr>
              <w:t xml:space="preserve">Tools enable workflow prioritization, e.g., prioritization of relevant abstracts; however, </w:t>
            </w:r>
            <w:commentRangeStart w:id="118"/>
            <w:r w:rsidRPr="00A907B9">
              <w:rPr>
                <w:rFonts w:cs="Times New Roman"/>
                <w:sz w:val="22"/>
                <w:lang w:val="en-US"/>
              </w:rPr>
              <w:t>this does not reduce the work time</w:t>
            </w:r>
            <w:ins w:id="119" w:author="Julian Christensen" w:date="2024-07-04T13:55:00Z">
              <w:r w:rsidR="00F66E9F">
                <w:rPr>
                  <w:rFonts w:cs="Times New Roman"/>
                  <w:sz w:val="22"/>
                  <w:lang w:val="en-US"/>
                </w:rPr>
                <w:t xml:space="preserve"> </w:t>
              </w:r>
            </w:ins>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commentRangeEnd w:id="118"/>
            <w:r w:rsidR="00F66E9F">
              <w:rPr>
                <w:rStyle w:val="Kommentarhenvisning"/>
              </w:rPr>
              <w:commentReference w:id="118"/>
            </w:r>
          </w:p>
        </w:tc>
      </w:tr>
      <w:tr w:rsidR="00D06CB7" w:rsidRPr="00F66E9F"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65091B44" w:rsidR="00D06CB7" w:rsidRPr="00860934" w:rsidDel="00F66E9F" w:rsidRDefault="00D06CB7" w:rsidP="006F63D8">
            <w:pPr>
              <w:autoSpaceDE w:val="0"/>
              <w:autoSpaceDN w:val="0"/>
              <w:adjustRightInd w:val="0"/>
              <w:rPr>
                <w:del w:id="120" w:author="Julian Christensen" w:date="2024-07-04T13:55:00Z"/>
                <w:rFonts w:cs="Times New Roman"/>
                <w:sz w:val="22"/>
                <w:lang w:val="en-US"/>
              </w:rPr>
            </w:pPr>
            <w:r w:rsidRPr="00860934">
              <w:rPr>
                <w:rFonts w:cs="Times New Roman"/>
                <w:sz w:val="22"/>
                <w:lang w:val="en-US"/>
              </w:rPr>
              <w:t>Tools improve the file management process, e.g., citation databases, reference management software, and systematic</w:t>
            </w:r>
            <w:ins w:id="121" w:author="Julian Christensen" w:date="2024-07-04T13:55:00Z">
              <w:r w:rsidR="00F66E9F">
                <w:rPr>
                  <w:rFonts w:cs="Times New Roman"/>
                  <w:sz w:val="22"/>
                  <w:lang w:val="en-US"/>
                </w:rPr>
                <w:t xml:space="preserve"> </w:t>
              </w:r>
            </w:ins>
          </w:p>
          <w:p w14:paraId="0C01CC10" w14:textId="77777777" w:rsidR="00D06CB7" w:rsidRPr="00860934" w:rsidRDefault="00D06CB7">
            <w:pPr>
              <w:autoSpaceDE w:val="0"/>
              <w:autoSpaceDN w:val="0"/>
              <w:adjustRightInd w:val="0"/>
              <w:rPr>
                <w:rFonts w:cs="Times New Roman"/>
                <w:sz w:val="22"/>
                <w:lang w:val="en-US"/>
              </w:rPr>
              <w:pPrChange w:id="122" w:author="Julian Christensen" w:date="2024-07-04T13:55:00Z">
                <w:pPr>
                  <w:autoSpaceDE w:val="0"/>
                  <w:autoSpaceDN w:val="0"/>
                  <w:adjustRightInd w:val="0"/>
                  <w:spacing w:line="360" w:lineRule="auto"/>
                  <w:jc w:val="both"/>
                </w:pPr>
              </w:pPrChange>
            </w:pPr>
            <w:r w:rsidRPr="00860934">
              <w:rPr>
                <w:rFonts w:cs="Times New Roman"/>
                <w:sz w:val="22"/>
                <w:lang w:val="en-US"/>
              </w:rPr>
              <w:t>review management software.</w:t>
            </w:r>
          </w:p>
        </w:tc>
      </w:tr>
    </w:tbl>
    <w:p w14:paraId="7412FC22" w14:textId="35C19765" w:rsidR="0054144B" w:rsidRDefault="00D06CB7" w:rsidP="006F63D8">
      <w:pPr>
        <w:autoSpaceDE w:val="0"/>
        <w:autoSpaceDN w:val="0"/>
        <w:adjustRightInd w:val="0"/>
        <w:spacing w:after="0" w:line="360" w:lineRule="auto"/>
        <w:jc w:val="both"/>
        <w:rPr>
          <w:ins w:id="123" w:author="Julian Christensen" w:date="2024-07-04T13:55:00Z"/>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5ED9CFE3" w14:textId="77777777" w:rsidR="00F66E9F" w:rsidRPr="0054144B" w:rsidRDefault="00F66E9F" w:rsidP="006F63D8">
      <w:pPr>
        <w:autoSpaceDE w:val="0"/>
        <w:autoSpaceDN w:val="0"/>
        <w:adjustRightInd w:val="0"/>
        <w:spacing w:after="0" w:line="360" w:lineRule="auto"/>
        <w:jc w:val="both"/>
        <w:rPr>
          <w:rFonts w:cs="Times New Roman"/>
          <w:sz w:val="20"/>
          <w:szCs w:val="24"/>
          <w:lang w:val="en-US"/>
        </w:rPr>
      </w:pPr>
    </w:p>
    <w:p w14:paraId="76F4BB34" w14:textId="06CECE22"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w:t>
      </w:r>
      <w:del w:id="124" w:author="Julian Christensen" w:date="2024-07-04T14:02:00Z">
        <w:r w:rsidDel="00C9169A">
          <w:rPr>
            <w:rFonts w:cs="Times New Roman"/>
            <w:szCs w:val="24"/>
            <w:lang w:val="en-US"/>
          </w:rPr>
          <w:delText xml:space="preserve">possible </w:delText>
        </w:r>
      </w:del>
      <w:ins w:id="125" w:author="Julian Christensen" w:date="2024-07-04T14:02:00Z">
        <w:r w:rsidR="00C9169A">
          <w:rPr>
            <w:rFonts w:cs="Times New Roman"/>
            <w:szCs w:val="24"/>
            <w:lang w:val="en-US"/>
          </w:rPr>
          <w:t xml:space="preserve">potential </w:t>
        </w:r>
      </w:ins>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dnotehenvisning"/>
        </w:rPr>
        <w:footnoteReference w:id="3"/>
      </w:r>
      <w:r>
        <w:rPr>
          <w:rFonts w:cs="Times New Roman"/>
          <w:szCs w:val="24"/>
          <w:lang w:val="en-US"/>
        </w:rPr>
        <w:t xml:space="preserve"> is to use </w:t>
      </w:r>
      <w:del w:id="129" w:author="Julian Christensen" w:date="2024-07-04T14:27:00Z">
        <w:r w:rsidR="00AF690D" w:rsidDel="00863EF9">
          <w:rPr>
            <w:rFonts w:cs="Times New Roman"/>
            <w:szCs w:val="24"/>
            <w:lang w:val="en-US"/>
          </w:rPr>
          <w:delText xml:space="preserve">the newly developed </w:delText>
        </w:r>
      </w:del>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w:t>
      </w:r>
      <w:ins w:id="130" w:author="Julian Christensen" w:date="2024-07-04T14:27:00Z">
        <w:r w:rsidR="00863EF9">
          <w:rPr>
            <w:rFonts w:cs="Times New Roman"/>
            <w:szCs w:val="20"/>
            <w:lang w:val="en-US"/>
          </w:rPr>
          <w:t xml:space="preserve"> that have recently been</w:t>
        </w:r>
      </w:ins>
      <w:r w:rsidRPr="009D3333">
        <w:rPr>
          <w:rFonts w:cs="Times New Roman"/>
          <w:szCs w:val="20"/>
          <w:lang w:val="en-US"/>
        </w:rPr>
        <w:t xml:space="preserve"> </w:t>
      </w:r>
      <w:r w:rsidR="00AF690D">
        <w:rPr>
          <w:rFonts w:cs="Times New Roman"/>
          <w:szCs w:val="20"/>
          <w:lang w:val="en-US"/>
        </w:rPr>
        <w:t>introduced</w:t>
      </w:r>
      <w:r>
        <w:rPr>
          <w:rFonts w:cs="Times New Roman"/>
          <w:szCs w:val="24"/>
          <w:lang w:val="en-US"/>
        </w:rPr>
        <w:t xml:space="preserve"> by </w:t>
      </w:r>
      <w:proofErr w:type="spellStart"/>
      <w:r>
        <w:rPr>
          <w:rFonts w:cs="Times New Roman"/>
          <w:szCs w:val="24"/>
          <w:lang w:val="en-US"/>
        </w:rPr>
        <w:t>OpenAI</w:t>
      </w:r>
      <w:proofErr w:type="spellEnd"/>
      <w:r>
        <w:rPr>
          <w:rFonts w:cs="Times New Roman"/>
          <w:szCs w:val="24"/>
          <w:lang w:val="en-US"/>
        </w:rPr>
        <w:t xml:space="preserve">. </w:t>
      </w:r>
      <w:del w:id="131" w:author="Julian Christensen" w:date="2024-07-04T14:28:00Z">
        <w:r w:rsidDel="00863EF9">
          <w:rPr>
            <w:rFonts w:cs="Times New Roman"/>
            <w:szCs w:val="24"/>
            <w:lang w:val="en-US"/>
          </w:rPr>
          <w:delText>The first</w:delText>
        </w:r>
      </w:del>
      <w:ins w:id="132" w:author="Julian Christensen" w:date="2024-07-04T14:28:00Z">
        <w:r w:rsidR="00863EF9">
          <w:rPr>
            <w:rFonts w:cs="Times New Roman"/>
            <w:szCs w:val="24"/>
            <w:lang w:val="en-US"/>
          </w:rPr>
          <w:t>Initial</w:t>
        </w:r>
      </w:ins>
      <w:r>
        <w:rPr>
          <w:rFonts w:cs="Times New Roman"/>
          <w:szCs w:val="24"/>
          <w:lang w:val="en-US"/>
        </w:rPr>
        <w:t xml:space="preserve"> evaluations of using </w:t>
      </w:r>
      <w:proofErr w:type="spellStart"/>
      <w:r w:rsidR="007B4CDF">
        <w:rPr>
          <w:rFonts w:cs="Times New Roman"/>
          <w:szCs w:val="24"/>
          <w:lang w:val="en-US"/>
        </w:rPr>
        <w:t>OpenAI’s</w:t>
      </w:r>
      <w:proofErr w:type="spellEnd"/>
      <w:r w:rsidR="007B4CDF">
        <w:rPr>
          <w:rFonts w:cs="Times New Roman"/>
          <w:szCs w:val="24"/>
          <w:lang w:val="en-US"/>
        </w:rPr>
        <w:t xml:space="preserve">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in most instances</w:t>
      </w:r>
      <w:ins w:id="133" w:author="Julian Christensen" w:date="2024-07-04T14:35:00Z">
        <w:r w:rsidR="008B5B3A">
          <w:rPr>
            <w:rFonts w:cs="Times New Roman"/>
            <w:szCs w:val="24"/>
            <w:lang w:val="en-US"/>
          </w:rPr>
          <w:t xml:space="preserve"> being</w:t>
        </w:r>
      </w:ins>
      <w:r w:rsidR="00C26460">
        <w:rPr>
          <w:rFonts w:cs="Times New Roman"/>
          <w:szCs w:val="24"/>
          <w:lang w:val="en-US"/>
        </w:rPr>
        <w:t xml:space="preserve"> </w:t>
      </w:r>
      <w:r w:rsidR="00CD105E">
        <w:rPr>
          <w:rFonts w:cs="Times New Roman"/>
          <w:szCs w:val="24"/>
          <w:lang w:val="en-US"/>
        </w:rPr>
        <w:t>on par with human performance</w:t>
      </w:r>
      <w:ins w:id="134" w:author="Julian Christensen" w:date="2024-07-04T14:28:00Z">
        <w:r w:rsidR="00863EF9">
          <w:rPr>
            <w:rFonts w:cs="Times New Roman"/>
            <w:szCs w:val="24"/>
            <w:lang w:val="en-US"/>
          </w:rPr>
          <w:t>, and consistently</w:t>
        </w:r>
      </w:ins>
      <w:del w:id="135" w:author="Julian Christensen" w:date="2024-07-04T14:28:00Z">
        <w:r w:rsidR="007B03A8" w:rsidDel="00863EF9">
          <w:rPr>
            <w:rFonts w:cs="Times New Roman"/>
            <w:szCs w:val="24"/>
            <w:lang w:val="en-US"/>
          </w:rPr>
          <w:delText xml:space="preserve"> </w:delText>
        </w:r>
        <w:r w:rsidR="00C26460" w:rsidDel="00863EF9">
          <w:rPr>
            <w:rFonts w:cs="Times New Roman"/>
            <w:szCs w:val="24"/>
            <w:lang w:val="en-US"/>
          </w:rPr>
          <w:delText>but always</w:delText>
        </w:r>
      </w:del>
      <w:r w:rsidR="00C26460">
        <w:rPr>
          <w:rFonts w:cs="Times New Roman"/>
          <w:szCs w:val="24"/>
          <w:lang w:val="en-US"/>
        </w:rPr>
        <w:t xml:space="preserve"> </w:t>
      </w:r>
      <w:ins w:id="136" w:author="Julian Christensen" w:date="2024-07-04T14:35:00Z">
        <w:r w:rsidR="008B5B3A">
          <w:rPr>
            <w:rFonts w:cs="Times New Roman"/>
            <w:szCs w:val="24"/>
            <w:lang w:val="en-US"/>
          </w:rPr>
          <w:t xml:space="preserve">being </w:t>
        </w:r>
      </w:ins>
      <w:r w:rsidR="00C26460">
        <w:rPr>
          <w:rFonts w:cs="Times New Roman"/>
          <w:szCs w:val="24"/>
          <w:lang w:val="en-US"/>
        </w:rPr>
        <w:t xml:space="preserve">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AD78F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lastRenderedPageBreak/>
        <w:t>Although previous applications and evaluations of</w:t>
      </w:r>
      <w:r w:rsidR="005F5FAC">
        <w:rPr>
          <w:rStyle w:val="translation"/>
          <w:lang w:val="en-US"/>
        </w:rPr>
        <w:t xml:space="preserve"> using</w:t>
      </w:r>
      <w:r w:rsidR="00AC7465">
        <w:rPr>
          <w:rStyle w:val="translation"/>
          <w:lang w:val="en-US"/>
        </w:rPr>
        <w:t xml:space="preserve"> </w:t>
      </w:r>
      <w:proofErr w:type="spellStart"/>
      <w:r w:rsidR="00AC7465">
        <w:rPr>
          <w:rStyle w:val="translation"/>
          <w:lang w:val="en-US"/>
        </w:rPr>
        <w:t>OpenAIs</w:t>
      </w:r>
      <w:proofErr w:type="spellEnd"/>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w:t>
      </w:r>
      <w:proofErr w:type="spellStart"/>
      <w:r w:rsidR="00C26460">
        <w:rPr>
          <w:rStyle w:val="translation"/>
          <w:lang w:val="en-US"/>
        </w:rPr>
        <w:t>T</w:t>
      </w:r>
      <w:ins w:id="137" w:author="Julian Christensen" w:date="2024-07-04T14:29:00Z">
        <w:r w:rsidR="00863EF9">
          <w:rPr>
            <w:rStyle w:val="translation"/>
            <w:lang w:val="en-US"/>
          </w:rPr>
          <w:t>&amp;</w:t>
        </w:r>
      </w:ins>
      <w:del w:id="138" w:author="Julian Christensen" w:date="2024-07-04T14:29:00Z">
        <w:r w:rsidR="00C26460" w:rsidDel="00863EF9">
          <w:rPr>
            <w:rStyle w:val="translation"/>
            <w:lang w:val="en-US"/>
          </w:rPr>
          <w:delText xml:space="preserve">AB </w:delText>
        </w:r>
      </w:del>
      <w:ins w:id="139" w:author="Julian Christensen" w:date="2024-07-04T14:29:00Z">
        <w:r w:rsidR="00863EF9">
          <w:rPr>
            <w:rStyle w:val="translation"/>
            <w:lang w:val="en-US"/>
          </w:rPr>
          <w:t>Ab</w:t>
        </w:r>
        <w:proofErr w:type="spellEnd"/>
        <w:r w:rsidR="00863EF9">
          <w:rPr>
            <w:rStyle w:val="translation"/>
            <w:lang w:val="en-US"/>
          </w:rPr>
          <w:t xml:space="preserve"> </w:t>
        </w:r>
      </w:ins>
      <w:r w:rsidR="00C26460">
        <w:rPr>
          <w:rStyle w:val="translation"/>
          <w:lang w:val="en-US"/>
        </w:rPr>
        <w:t xml:space="preserve">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w:t>
      </w:r>
      <w:del w:id="140" w:author="Julian Christensen" w:date="2024-07-04T15:34:00Z">
        <w:r w:rsidDel="00CE7912">
          <w:rPr>
            <w:rStyle w:val="translation"/>
            <w:lang w:val="en-US"/>
          </w:rPr>
          <w:delText>the use of GPT</w:delText>
        </w:r>
      </w:del>
      <w:ins w:id="141" w:author="Julian Christensen" w:date="2024-07-04T15:34:00Z">
        <w:r w:rsidR="00CE7912">
          <w:rPr>
            <w:rStyle w:val="translation"/>
            <w:lang w:val="en-US"/>
          </w:rPr>
          <w:t>these</w:t>
        </w:r>
      </w:ins>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del w:id="142" w:author="Julian Christensen" w:date="2024-07-04T14:35:00Z">
        <w:r w:rsidR="00C26460" w:rsidDel="008B5B3A">
          <w:rPr>
            <w:rStyle w:val="translation"/>
            <w:lang w:val="en-US"/>
          </w:rPr>
          <w:delText>are left</w:delText>
        </w:r>
      </w:del>
      <w:ins w:id="143" w:author="Julian Christensen" w:date="2024-07-04T14:35:00Z">
        <w:r w:rsidR="008B5B3A">
          <w:rPr>
            <w:rStyle w:val="translation"/>
            <w:lang w:val="en-US"/>
          </w:rPr>
          <w:t>remain</w:t>
        </w:r>
      </w:ins>
      <w:r w:rsidR="00C26460">
        <w:rPr>
          <w:rStyle w:val="translation"/>
          <w:lang w:val="en-US"/>
        </w:rPr>
        <w:t xml:space="preserve"> unanswered.</w:t>
      </w:r>
      <w:r w:rsidR="000B4CB0">
        <w:rPr>
          <w:rStyle w:val="translation"/>
          <w:lang w:val="en-US"/>
        </w:rPr>
        <w:t xml:space="preserve"> </w:t>
      </w:r>
      <w:del w:id="144" w:author="Julian Christensen" w:date="2024-07-04T15:36:00Z">
        <w:r w:rsidR="000B4CB0" w:rsidDel="00CE7912">
          <w:rPr>
            <w:rStyle w:val="translation"/>
            <w:lang w:val="en-US"/>
          </w:rPr>
          <w:delText>Most</w:delText>
        </w:r>
        <w:r w:rsidR="00C26460" w:rsidDel="00CE7912">
          <w:rPr>
            <w:rStyle w:val="translation"/>
            <w:lang w:val="en-US"/>
          </w:rPr>
          <w:delText xml:space="preserve"> pressing</w:delText>
        </w:r>
        <w:r w:rsidR="008A319E" w:rsidDel="00CE7912">
          <w:rPr>
            <w:rStyle w:val="translation"/>
            <w:lang w:val="en-US"/>
          </w:rPr>
          <w:delText xml:space="preserve"> is that</w:delText>
        </w:r>
        <w:r w:rsidR="00C26460" w:rsidDel="00CE7912">
          <w:rPr>
            <w:rStyle w:val="translation"/>
            <w:lang w:val="en-US"/>
          </w:rPr>
          <w:delText xml:space="preserve"> </w:delText>
        </w:r>
        <w:r w:rsidDel="00CE7912">
          <w:rPr>
            <w:rStyle w:val="translation"/>
            <w:lang w:val="en-US"/>
          </w:rPr>
          <w:delText>i</w:delText>
        </w:r>
      </w:del>
      <w:ins w:id="145" w:author="Julian Christensen" w:date="2024-07-04T15:36:00Z">
        <w:r w:rsidR="00CE7912">
          <w:rPr>
            <w:rStyle w:val="translation"/>
            <w:lang w:val="en-US"/>
          </w:rPr>
          <w:t>I</w:t>
        </w:r>
      </w:ins>
      <w:r>
        <w:rPr>
          <w:rStyle w:val="translation"/>
          <w:lang w:val="en-US"/>
        </w:rPr>
        <w:t xml:space="preserve">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w:t>
      </w:r>
      <w:del w:id="146" w:author="Julian Christensen" w:date="2024-07-04T15:29:00Z">
        <w:r w:rsidRPr="007340E8" w:rsidDel="000A07BB">
          <w:rPr>
            <w:rFonts w:cs="Times New Roman"/>
            <w:szCs w:val="24"/>
            <w:lang w:val="en-US"/>
          </w:rPr>
          <w:delText xml:space="preserve">there exists </w:delText>
        </w:r>
      </w:del>
      <w:r w:rsidRPr="007340E8">
        <w:rPr>
          <w:rFonts w:cs="Times New Roman"/>
          <w:szCs w:val="24"/>
          <w:lang w:val="en-US"/>
        </w:rPr>
        <w:t xml:space="preserve">no </w:t>
      </w:r>
      <w:del w:id="147" w:author="Julian Christensen" w:date="2024-07-04T14:36:00Z">
        <w:r w:rsidR="00C01EC0" w:rsidRPr="007340E8" w:rsidDel="008B5B3A">
          <w:rPr>
            <w:rFonts w:cs="Times New Roman"/>
            <w:szCs w:val="24"/>
            <w:lang w:val="en-US"/>
          </w:rPr>
          <w:delText xml:space="preserve">recommended </w:delText>
        </w:r>
      </w:del>
      <w:ins w:id="148" w:author="Julian Christensen" w:date="2024-07-04T14:36:00Z">
        <w:r w:rsidR="008B5B3A">
          <w:rPr>
            <w:rFonts w:cs="Times New Roman"/>
            <w:szCs w:val="24"/>
            <w:lang w:val="en-US"/>
          </w:rPr>
          <w:t>agreed-upon</w:t>
        </w:r>
        <w:r w:rsidR="008B5B3A" w:rsidRPr="007340E8">
          <w:rPr>
            <w:rFonts w:cs="Times New Roman"/>
            <w:szCs w:val="24"/>
            <w:lang w:val="en-US"/>
          </w:rPr>
          <w:t xml:space="preserve"> </w:t>
        </w:r>
      </w:ins>
      <w:r w:rsidRPr="007340E8">
        <w:rPr>
          <w:rFonts w:cs="Times New Roman"/>
          <w:szCs w:val="24"/>
          <w:lang w:val="en-US"/>
        </w:rPr>
        <w:t>workflow</w:t>
      </w:r>
      <w:r w:rsidR="000B4CB0">
        <w:rPr>
          <w:rFonts w:cs="Times New Roman"/>
          <w:szCs w:val="24"/>
          <w:lang w:val="en-US"/>
        </w:rPr>
        <w:t xml:space="preserve"> and guideline</w:t>
      </w:r>
      <w:ins w:id="149" w:author="Julian Christensen" w:date="2024-07-04T15:29:00Z">
        <w:r w:rsidR="00CE7912">
          <w:rPr>
            <w:rFonts w:cs="Times New Roman"/>
            <w:szCs w:val="24"/>
            <w:lang w:val="en-US"/>
          </w:rPr>
          <w:t>s exist</w:t>
        </w:r>
      </w:ins>
      <w:r w:rsidRPr="007340E8">
        <w:rPr>
          <w:rFonts w:cs="Times New Roman"/>
          <w:szCs w:val="24"/>
          <w:lang w:val="en-US"/>
        </w:rPr>
        <w:t xml:space="preserve"> for how to conduct </w:t>
      </w:r>
      <w:del w:id="150" w:author="Julian Christensen" w:date="2024-07-04T15:39:00Z">
        <w:r w:rsidRPr="007340E8" w:rsidDel="00BA76D2">
          <w:rPr>
            <w:rFonts w:cs="Times New Roman"/>
            <w:szCs w:val="24"/>
            <w:lang w:val="en-US"/>
          </w:rPr>
          <w:delText xml:space="preserve">such </w:delText>
        </w:r>
      </w:del>
      <w:ins w:id="151" w:author="Julian Christensen" w:date="2024-07-04T15:39:00Z">
        <w:r w:rsidR="00BA76D2">
          <w:rPr>
            <w:rFonts w:cs="Times New Roman"/>
            <w:szCs w:val="24"/>
            <w:lang w:val="en-US"/>
          </w:rPr>
          <w:t>GPT-based</w:t>
        </w:r>
        <w:r w:rsidR="00BA76D2" w:rsidRPr="007340E8">
          <w:rPr>
            <w:rFonts w:cs="Times New Roman"/>
            <w:szCs w:val="24"/>
            <w:lang w:val="en-US"/>
          </w:rPr>
          <w:t xml:space="preserve"> </w:t>
        </w:r>
      </w:ins>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dnotehenvisning"/>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del w:id="154" w:author="Julian Christensen" w:date="2024-07-04T15:29:00Z">
        <w:r w:rsidRPr="007340E8" w:rsidDel="00CE7912">
          <w:rPr>
            <w:rFonts w:cs="Times New Roman"/>
            <w:szCs w:val="24"/>
            <w:lang w:val="en-US"/>
          </w:rPr>
          <w:delText>this screening approach</w:delText>
        </w:r>
      </w:del>
      <w:ins w:id="155" w:author="Julian Christensen" w:date="2024-07-04T15:43:00Z">
        <w:r w:rsidR="00BA76D2">
          <w:rPr>
            <w:rFonts w:cs="Times New Roman"/>
            <w:szCs w:val="24"/>
            <w:lang w:val="en-US"/>
          </w:rPr>
          <w:t>GPT-based</w:t>
        </w:r>
      </w:ins>
      <w:ins w:id="156" w:author="Julian Christensen" w:date="2024-07-04T15:29:00Z">
        <w:r w:rsidR="00CE7912">
          <w:rPr>
            <w:rFonts w:cs="Times New Roman"/>
            <w:szCs w:val="24"/>
            <w:lang w:val="en-US"/>
          </w:rPr>
          <w:t xml:space="preserve"> screenings</w:t>
        </w:r>
      </w:ins>
      <w:r w:rsidRPr="007340E8">
        <w:rPr>
          <w:rFonts w:cs="Times New Roman"/>
          <w:szCs w:val="24"/>
          <w:lang w:val="en-US"/>
        </w:rPr>
        <w:t>.</w:t>
      </w:r>
      <w:r w:rsidR="00C62CD9" w:rsidRPr="007340E8">
        <w:rPr>
          <w:rFonts w:cs="Times New Roman"/>
          <w:szCs w:val="24"/>
          <w:lang w:val="en-US"/>
        </w:rPr>
        <w:t xml:space="preserve"> Therefore, </w:t>
      </w:r>
      <w:del w:id="157" w:author="Julian Christensen" w:date="2024-07-04T15:30:00Z">
        <w:r w:rsidR="00C62CD9" w:rsidRPr="007340E8" w:rsidDel="00CE7912">
          <w:rPr>
            <w:rFonts w:cs="Times New Roman"/>
            <w:szCs w:val="24"/>
            <w:lang w:val="en-US"/>
          </w:rPr>
          <w:delText>a major</w:delText>
        </w:r>
      </w:del>
      <w:ins w:id="158" w:author="Julian Christensen" w:date="2024-07-04T15:30:00Z">
        <w:r w:rsidR="00CE7912">
          <w:rPr>
            <w:rFonts w:cs="Times New Roman"/>
            <w:szCs w:val="24"/>
            <w:lang w:val="en-US"/>
          </w:rPr>
          <w:t>the</w:t>
        </w:r>
      </w:ins>
      <w:r w:rsidR="00C62CD9" w:rsidRPr="007340E8">
        <w:rPr>
          <w:rFonts w:cs="Times New Roman"/>
          <w:szCs w:val="24"/>
          <w:lang w:val="en-US"/>
        </w:rPr>
        <w:t xml:space="preserve"> aim of this paper is</w:t>
      </w:r>
      <w:ins w:id="159" w:author="Julian Christensen" w:date="2024-07-04T15:30:00Z">
        <w:r w:rsidR="00CE7912">
          <w:rPr>
            <w:rFonts w:cs="Times New Roman"/>
            <w:szCs w:val="24"/>
            <w:lang w:val="en-US"/>
          </w:rPr>
          <w:t xml:space="preserve"> two-fold</w:t>
        </w:r>
      </w:ins>
      <w:ins w:id="160" w:author="Julian Christensen" w:date="2024-07-04T15:43:00Z">
        <w:r w:rsidR="00BA76D2">
          <w:rPr>
            <w:rFonts w:cs="Times New Roman"/>
            <w:szCs w:val="24"/>
            <w:lang w:val="en-US"/>
          </w:rPr>
          <w:t>:</w:t>
        </w:r>
      </w:ins>
      <w:del w:id="161" w:author="Julian Christensen" w:date="2024-07-04T15:30:00Z">
        <w:r w:rsidR="00C62CD9" w:rsidRPr="007340E8" w:rsidDel="00CE7912">
          <w:rPr>
            <w:rFonts w:cs="Times New Roman"/>
            <w:szCs w:val="24"/>
            <w:lang w:val="en-US"/>
          </w:rPr>
          <w:delText xml:space="preserve"> partly to</w:delText>
        </w:r>
      </w:del>
      <w:ins w:id="162" w:author="Julian Christensen" w:date="2024-07-04T15:30:00Z">
        <w:r w:rsidR="00CE7912">
          <w:rPr>
            <w:rFonts w:cs="Times New Roman"/>
            <w:szCs w:val="24"/>
            <w:lang w:val="en-US"/>
          </w:rPr>
          <w:t xml:space="preserve"> 1)</w:t>
        </w:r>
      </w:ins>
      <w:ins w:id="163" w:author="Julian Christensen" w:date="2024-07-04T15:44:00Z">
        <w:r w:rsidR="00BA76D2">
          <w:rPr>
            <w:rFonts w:cs="Times New Roman"/>
            <w:szCs w:val="24"/>
            <w:lang w:val="en-US"/>
          </w:rPr>
          <w:t xml:space="preserve"> to</w:t>
        </w:r>
      </w:ins>
      <w:r w:rsidR="00C62CD9" w:rsidRPr="007340E8">
        <w:rPr>
          <w:rFonts w:cs="Times New Roman"/>
          <w:szCs w:val="24"/>
          <w:lang w:val="en-US"/>
        </w:rPr>
        <w:t xml:space="preserve"> develop a </w:t>
      </w:r>
      <w:proofErr w:type="spellStart"/>
      <w:r w:rsidR="00C62CD9" w:rsidRPr="007340E8">
        <w:rPr>
          <w:rFonts w:cs="Times New Roman"/>
          <w:szCs w:val="24"/>
          <w:lang w:val="en-US"/>
        </w:rPr>
        <w:t>heuristical</w:t>
      </w:r>
      <w:proofErr w:type="spellEnd"/>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w:t>
      </w:r>
      <w:proofErr w:type="spellStart"/>
      <w:ins w:id="164" w:author="Julian Christensen" w:date="2024-07-04T14:31:00Z">
        <w:r w:rsidR="00863EF9">
          <w:rPr>
            <w:rStyle w:val="translation"/>
            <w:lang w:val="en-US"/>
          </w:rPr>
          <w:t>T&amp;Ab</w:t>
        </w:r>
        <w:proofErr w:type="spellEnd"/>
        <w:r w:rsidR="00863EF9">
          <w:rPr>
            <w:rStyle w:val="translation"/>
            <w:lang w:val="en-US"/>
          </w:rPr>
          <w:t xml:space="preserve"> </w:t>
        </w:r>
      </w:ins>
      <w:del w:id="165" w:author="Julian Christensen" w:date="2024-07-04T14:31:00Z">
        <w:r w:rsidR="00C62CD9" w:rsidRPr="007340E8" w:rsidDel="00863EF9">
          <w:rPr>
            <w:rFonts w:cs="Times New Roman"/>
            <w:szCs w:val="24"/>
            <w:lang w:val="en-US"/>
          </w:rPr>
          <w:delText xml:space="preserve">TAB </w:delText>
        </w:r>
      </w:del>
      <w:r w:rsidR="00C62CD9" w:rsidRPr="007340E8">
        <w:rPr>
          <w:rFonts w:cs="Times New Roman"/>
          <w:szCs w:val="24"/>
          <w:lang w:val="en-US"/>
        </w:rPr>
        <w:t>screening with GPT API models</w:t>
      </w:r>
      <w:ins w:id="166" w:author="Julian Christensen" w:date="2024-07-04T15:44:00Z">
        <w:r w:rsidR="00BA76D2">
          <w:rPr>
            <w:rFonts w:cs="Times New Roman"/>
            <w:szCs w:val="24"/>
            <w:lang w:val="en-US"/>
          </w:rPr>
          <w:t>,</w:t>
        </w:r>
      </w:ins>
      <w:r w:rsidR="00C62CD9" w:rsidRPr="007340E8">
        <w:rPr>
          <w:rFonts w:cs="Times New Roman"/>
          <w:szCs w:val="24"/>
          <w:lang w:val="en-US"/>
        </w:rPr>
        <w:t xml:space="preserve"> and </w:t>
      </w:r>
      <w:del w:id="167" w:author="Julian Christensen" w:date="2024-07-04T15:30:00Z">
        <w:r w:rsidR="00C62CD9" w:rsidRPr="007340E8" w:rsidDel="00CE7912">
          <w:rPr>
            <w:rFonts w:cs="Times New Roman"/>
            <w:szCs w:val="24"/>
            <w:lang w:val="en-US"/>
          </w:rPr>
          <w:delText>partly to</w:delText>
        </w:r>
      </w:del>
      <w:ins w:id="168" w:author="Julian Christensen" w:date="2024-07-04T15:30:00Z">
        <w:r w:rsidR="00CE7912">
          <w:rPr>
            <w:rFonts w:cs="Times New Roman"/>
            <w:szCs w:val="24"/>
            <w:lang w:val="en-US"/>
          </w:rPr>
          <w:t>2)</w:t>
        </w:r>
      </w:ins>
      <w:r w:rsidR="00C62CD9" w:rsidRPr="007340E8">
        <w:rPr>
          <w:rFonts w:cs="Times New Roman"/>
          <w:szCs w:val="24"/>
          <w:lang w:val="en-US"/>
        </w:rPr>
        <w:t xml:space="preserve"> </w:t>
      </w:r>
      <w:ins w:id="169" w:author="Julian Christensen" w:date="2024-07-04T15:44:00Z">
        <w:r w:rsidR="00BA76D2">
          <w:rPr>
            <w:rFonts w:cs="Times New Roman"/>
            <w:szCs w:val="24"/>
            <w:lang w:val="en-US"/>
          </w:rPr>
          <w:t xml:space="preserve">to </w:t>
        </w:r>
      </w:ins>
      <w:r w:rsidR="00C62CD9" w:rsidRPr="007340E8">
        <w:rPr>
          <w:rFonts w:cs="Times New Roman"/>
          <w:szCs w:val="24"/>
          <w:lang w:val="en-US"/>
        </w:rPr>
        <w:t xml:space="preserve">present the R package </w:t>
      </w:r>
      <w:proofErr w:type="spellStart"/>
      <w:r w:rsidR="00C62CD9" w:rsidRPr="000B4CB0">
        <w:rPr>
          <w:rFonts w:cs="Times New Roman"/>
          <w:szCs w:val="24"/>
          <w:lang w:val="en-US"/>
        </w:rPr>
        <w:t>AIscreenR</w:t>
      </w:r>
      <w:proofErr w:type="spellEnd"/>
      <w:r w:rsidR="00C62CD9" w:rsidRPr="000B4CB0">
        <w:rPr>
          <w:rFonts w:cs="Times New Roman"/>
          <w:szCs w:val="24"/>
          <w:lang w:val="en-US"/>
        </w:rPr>
        <w:t xml:space="preserve">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proofErr w:type="spellStart"/>
      <w:r w:rsidR="00467E10">
        <w:rPr>
          <w:lang w:val="en-US"/>
        </w:rPr>
        <w:t>Covidence</w:t>
      </w:r>
      <w:proofErr w:type="spellEnd"/>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13B1CED2" w:rsidR="00467E10" w:rsidRPr="002D78FC" w:rsidDel="00B40DA9" w:rsidRDefault="00C26460" w:rsidP="006F63D8">
      <w:pPr>
        <w:autoSpaceDE w:val="0"/>
        <w:autoSpaceDN w:val="0"/>
        <w:adjustRightInd w:val="0"/>
        <w:spacing w:after="0" w:line="360" w:lineRule="auto"/>
        <w:ind w:firstLine="1304"/>
        <w:jc w:val="both"/>
        <w:rPr>
          <w:del w:id="170" w:author="Julian Christensen" w:date="2024-07-04T16:09:00Z"/>
          <w:lang w:val="en-US"/>
        </w:rPr>
      </w:pPr>
      <w:commentRangeStart w:id="171"/>
      <w:r w:rsidRPr="002D78FC">
        <w:rPr>
          <w:lang w:val="en-US"/>
        </w:rPr>
        <w:t>Furthermore, there</w:t>
      </w:r>
      <w:r w:rsidR="00AC7465" w:rsidRPr="002D78FC">
        <w:rPr>
          <w:lang w:val="en-US"/>
        </w:rPr>
        <w:t xml:space="preserve"> has not yet </w:t>
      </w:r>
      <w:r w:rsidRPr="002D78FC">
        <w:rPr>
          <w:lang w:val="en-US"/>
        </w:rPr>
        <w:t xml:space="preserve">been </w:t>
      </w:r>
      <w:r w:rsidR="00AC7465" w:rsidRPr="002D78FC">
        <w:rPr>
          <w:lang w:val="en-US"/>
        </w:rPr>
        <w:t xml:space="preserve">laid </w:t>
      </w:r>
      <w:r w:rsidR="00C97FCE" w:rsidRPr="002D78FC">
        <w:rPr>
          <w:lang w:val="en-US"/>
        </w:rPr>
        <w:t xml:space="preserve">any </w:t>
      </w:r>
      <w:r w:rsidR="00AC7465" w:rsidRPr="002D78FC">
        <w:rPr>
          <w:lang w:val="en-US"/>
        </w:rPr>
        <w:t xml:space="preserve">solid </w:t>
      </w:r>
      <w:r w:rsidRPr="002D78FC">
        <w:rPr>
          <w:lang w:val="en-US"/>
        </w:rPr>
        <w:t>foundation on which</w:t>
      </w:r>
      <w:r w:rsidR="00AC7465" w:rsidRPr="002D78FC">
        <w:rPr>
          <w:lang w:val="en-US"/>
        </w:rPr>
        <w:t xml:space="preserve"> evidence </w:t>
      </w:r>
      <w:r w:rsidR="00857399" w:rsidRPr="002D78FC">
        <w:rPr>
          <w:lang w:val="en-US"/>
        </w:rPr>
        <w:t>organizations</w:t>
      </w:r>
      <w:r w:rsidR="00AC7465" w:rsidRPr="002D78FC">
        <w:rPr>
          <w:lang w:val="en-US"/>
        </w:rPr>
        <w:t xml:space="preserve"> </w:t>
      </w:r>
      <w:r w:rsidR="00334757" w:rsidRPr="002D78FC">
        <w:rPr>
          <w:rStyle w:val="translation"/>
          <w:lang w:val="en-US"/>
        </w:rPr>
        <w:t xml:space="preserve">(such as Cochrane and the Campbell Collaboration) </w:t>
      </w:r>
      <w:r w:rsidRPr="002D78FC">
        <w:rPr>
          <w:rStyle w:val="translation"/>
          <w:lang w:val="en-US"/>
        </w:rPr>
        <w:t>can</w:t>
      </w:r>
      <w:r w:rsidR="00334757" w:rsidRPr="002D78FC">
        <w:rPr>
          <w:rStyle w:val="translation"/>
          <w:lang w:val="en-US"/>
        </w:rPr>
        <w:t xml:space="preserve"> accept and recommend the use of such tools</w:t>
      </w:r>
      <w:del w:id="172" w:author="Julian Christensen" w:date="2024-07-04T15:49:00Z">
        <w:r w:rsidR="00AC7465" w:rsidRPr="002D78FC" w:rsidDel="00BA76D2">
          <w:rPr>
            <w:rStyle w:val="translation"/>
            <w:lang w:val="en-US"/>
          </w:rPr>
          <w:delText xml:space="preserve"> per se</w:delText>
        </w:r>
      </w:del>
      <w:r w:rsidR="00334757" w:rsidRPr="002D78FC">
        <w:rPr>
          <w:rStyle w:val="translation"/>
          <w:lang w:val="en-US"/>
        </w:rPr>
        <w:t>. According to</w:t>
      </w:r>
      <w:r w:rsidR="00AC7465" w:rsidRPr="002D78FC">
        <w:rPr>
          <w:rStyle w:val="translation"/>
          <w:lang w:val="en-US"/>
        </w:rPr>
        <w:t xml:space="preserve"> the</w:t>
      </w:r>
      <w:r w:rsidR="00334757" w:rsidRPr="002D78FC">
        <w:rPr>
          <w:rStyle w:val="translation"/>
          <w:lang w:val="en-US"/>
        </w:rPr>
        <w:t xml:space="preserve"> Campbell Collaboration</w:t>
      </w:r>
      <w:r w:rsidR="00C97FCE" w:rsidRPr="002D78FC">
        <w:rPr>
          <w:rStyle w:val="translation"/>
          <w:lang w:val="en-US"/>
        </w:rPr>
        <w:t>,</w:t>
      </w:r>
      <w:r w:rsidR="00334757" w:rsidRPr="002D78FC">
        <w:rPr>
          <w:rStyle w:val="translation"/>
          <w:lang w:val="en-US"/>
        </w:rPr>
        <w:t xml:space="preserve"> </w:t>
      </w:r>
      <w:del w:id="173" w:author="Julian Christensen" w:date="2024-07-04T15:50:00Z">
        <w:r w:rsidR="00AC7465" w:rsidRPr="002D78FC" w:rsidDel="00DB1CC3">
          <w:rPr>
            <w:rStyle w:val="translation"/>
            <w:lang w:val="en-US"/>
          </w:rPr>
          <w:delText>for them to accept the</w:delText>
        </w:r>
      </w:del>
      <w:ins w:id="174" w:author="Julian Christensen" w:date="2024-07-04T15:50:00Z">
        <w:r w:rsidR="00DB1CC3" w:rsidRPr="002D78FC">
          <w:rPr>
            <w:rStyle w:val="translation"/>
            <w:lang w:val="en-US"/>
          </w:rPr>
          <w:t>the acceptance of</w:t>
        </w:r>
      </w:ins>
      <w:r w:rsidR="00AC7465" w:rsidRPr="002D78FC">
        <w:rPr>
          <w:rStyle w:val="translation"/>
          <w:lang w:val="en-US"/>
        </w:rPr>
        <w:t xml:space="preserve"> </w:t>
      </w:r>
      <w:del w:id="175" w:author="Julian Christensen" w:date="2024-07-04T15:51:00Z">
        <w:r w:rsidR="00AC7465" w:rsidRPr="002D78FC" w:rsidDel="00DB1CC3">
          <w:rPr>
            <w:rStyle w:val="translation"/>
            <w:lang w:val="en-US"/>
          </w:rPr>
          <w:delText>incorporat</w:delText>
        </w:r>
      </w:del>
      <w:del w:id="176" w:author="Julian Christensen" w:date="2024-07-04T15:50:00Z">
        <w:r w:rsidR="00AC7465" w:rsidRPr="002D78FC" w:rsidDel="00DB1CC3">
          <w:rPr>
            <w:rStyle w:val="translation"/>
            <w:lang w:val="en-US"/>
          </w:rPr>
          <w:delText>ion</w:delText>
        </w:r>
      </w:del>
      <w:ins w:id="177" w:author="Julian Christensen" w:date="2024-07-04T15:51:00Z">
        <w:r w:rsidR="00DB1CC3" w:rsidRPr="002D78FC">
          <w:rPr>
            <w:rStyle w:val="translation"/>
            <w:lang w:val="en-US"/>
          </w:rPr>
          <w:t>using</w:t>
        </w:r>
      </w:ins>
      <w:r w:rsidR="00AC7465" w:rsidRPr="002D78FC">
        <w:rPr>
          <w:rStyle w:val="translation"/>
          <w:lang w:val="en-US"/>
        </w:rPr>
        <w:t xml:space="preserve"> </w:t>
      </w:r>
      <w:del w:id="178" w:author="Julian Christensen" w:date="2024-07-04T15:51:00Z">
        <w:r w:rsidR="00AC7465" w:rsidRPr="002D78FC" w:rsidDel="00DB1CC3">
          <w:rPr>
            <w:rStyle w:val="translation"/>
            <w:lang w:val="en-US"/>
          </w:rPr>
          <w:delText xml:space="preserve">of </w:delText>
        </w:r>
      </w:del>
      <w:r w:rsidR="00AC7465" w:rsidRPr="002D78FC">
        <w:rPr>
          <w:rStyle w:val="translation"/>
          <w:lang w:val="en-US"/>
        </w:rPr>
        <w:t xml:space="preserve">automation tools in </w:t>
      </w:r>
      <w:del w:id="179" w:author="Julian Christensen" w:date="2024-07-04T15:51:00Z">
        <w:r w:rsidR="00AC7465" w:rsidRPr="002D78FC" w:rsidDel="00DB1CC3">
          <w:rPr>
            <w:rStyle w:val="translation"/>
            <w:lang w:val="en-US"/>
          </w:rPr>
          <w:delText xml:space="preserve">their </w:delText>
        </w:r>
      </w:del>
      <w:r w:rsidR="00AC7465" w:rsidRPr="002D78FC">
        <w:rPr>
          <w:rStyle w:val="translation"/>
          <w:lang w:val="en-US"/>
        </w:rPr>
        <w:t>reviews</w:t>
      </w:r>
      <w:r w:rsidR="00E374F5" w:rsidRPr="002D78FC">
        <w:rPr>
          <w:lang w:val="en-US"/>
        </w:rPr>
        <w:t xml:space="preserve"> </w:t>
      </w:r>
      <w:r w:rsidR="00107C28" w:rsidRPr="002D78FC">
        <w:rPr>
          <w:lang w:val="en-US"/>
        </w:rPr>
        <w:t>“</w:t>
      </w:r>
      <w:r w:rsidR="00EA68E1" w:rsidRPr="002D78FC">
        <w:rPr>
          <w:i/>
          <w:lang w:val="en-US"/>
        </w:rPr>
        <w:t xml:space="preserve">requires </w:t>
      </w:r>
      <w:r w:rsidR="00334757" w:rsidRPr="002D78FC">
        <w:rPr>
          <w:i/>
          <w:lang w:val="en-US"/>
        </w:rPr>
        <w:t>(a) functioning tech (b) proof that it is functioning appropriately (c) the tech embodied in usable products (d) agreed guidelines for appropriate use (e) training (f) ongoing support.</w:t>
      </w:r>
      <w:r w:rsidR="00334757" w:rsidRPr="002D78FC">
        <w:rPr>
          <w:lang w:val="en-US"/>
        </w:rPr>
        <w:t xml:space="preserve">” </w:t>
      </w:r>
      <w:commentRangeEnd w:id="171"/>
      <w:r w:rsidR="00E64D74" w:rsidRPr="002D78FC">
        <w:rPr>
          <w:rStyle w:val="Kommentarhenvisning"/>
        </w:rPr>
        <w:commentReference w:id="171"/>
      </w:r>
      <w:r w:rsidR="00D027A4" w:rsidRPr="002D78FC">
        <w:rPr>
          <w:lang w:val="en-US"/>
        </w:rPr>
        <w:fldChar w:fldCharType="begin" w:fldLock="1"/>
      </w:r>
      <w:r w:rsidR="00DE061E" w:rsidRPr="002D78FC">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sidRPr="002D78FC">
        <w:rPr>
          <w:lang w:val="en-US"/>
        </w:rPr>
        <w:fldChar w:fldCharType="separate"/>
      </w:r>
      <w:r w:rsidR="00DE061E" w:rsidRPr="002D78FC">
        <w:rPr>
          <w:noProof/>
          <w:lang w:val="en-US"/>
        </w:rPr>
        <w:t>(Campbell Collaboration, 2023)</w:t>
      </w:r>
      <w:r w:rsidR="00D027A4" w:rsidRPr="002D78FC">
        <w:rPr>
          <w:lang w:val="en-US"/>
        </w:rPr>
        <w:fldChar w:fldCharType="end"/>
      </w:r>
      <w:r w:rsidR="00D027A4" w:rsidRPr="002D78FC">
        <w:rPr>
          <w:lang w:val="en-US"/>
        </w:rPr>
        <w:t xml:space="preserve">. </w:t>
      </w:r>
      <w:del w:id="180" w:author="Julian Christensen" w:date="2024-07-04T15:51:00Z">
        <w:r w:rsidR="00AC7465" w:rsidRPr="002D78FC" w:rsidDel="00DB1CC3">
          <w:rPr>
            <w:lang w:val="en-US"/>
          </w:rPr>
          <w:delText>Therefore</w:delText>
        </w:r>
      </w:del>
      <w:del w:id="181" w:author="Julian Christensen" w:date="2024-07-04T15:52:00Z">
        <w:r w:rsidR="00AC7465" w:rsidRPr="002D78FC" w:rsidDel="00DB1CC3">
          <w:rPr>
            <w:lang w:val="en-US"/>
          </w:rPr>
          <w:delText xml:space="preserve">, </w:delText>
        </w:r>
        <w:r w:rsidR="00EE3736" w:rsidRPr="002D78FC" w:rsidDel="00DB1CC3">
          <w:rPr>
            <w:lang w:val="en-US"/>
          </w:rPr>
          <w:delText>t</w:delText>
        </w:r>
      </w:del>
      <w:del w:id="182" w:author="Julian Christensen" w:date="2024-07-04T16:08:00Z">
        <w:r w:rsidR="00EE3736" w:rsidRPr="002D78FC" w:rsidDel="00B40DA9">
          <w:rPr>
            <w:lang w:val="en-US"/>
          </w:rPr>
          <w:delText xml:space="preserve">he </w:delText>
        </w:r>
        <w:r w:rsidR="00AC7465" w:rsidRPr="002D78FC" w:rsidDel="00B40DA9">
          <w:rPr>
            <w:lang w:val="en-US"/>
          </w:rPr>
          <w:delText>overarching goal of this paper is</w:delText>
        </w:r>
        <w:r w:rsidR="007B4CDF" w:rsidRPr="002D78FC" w:rsidDel="00B40DA9">
          <w:rPr>
            <w:lang w:val="en-US"/>
          </w:rPr>
          <w:delText xml:space="preserve"> </w:delText>
        </w:r>
        <w:r w:rsidR="00D027A4" w:rsidRPr="002D78FC" w:rsidDel="00B40DA9">
          <w:rPr>
            <w:lang w:val="en-US"/>
          </w:rPr>
          <w:delText xml:space="preserve">to </w:delText>
        </w:r>
        <w:r w:rsidR="00C97FCE" w:rsidRPr="002D78FC" w:rsidDel="00B40DA9">
          <w:rPr>
            <w:lang w:val="en-US"/>
          </w:rPr>
          <w:delText>construct</w:delText>
        </w:r>
        <w:r w:rsidR="00D027A4" w:rsidRPr="002D78FC" w:rsidDel="00B40DA9">
          <w:rPr>
            <w:lang w:val="en-US"/>
          </w:rPr>
          <w:delText xml:space="preserve"> </w:delText>
        </w:r>
        <w:r w:rsidR="00EA68E1" w:rsidRPr="002D78FC" w:rsidDel="00B40DA9">
          <w:rPr>
            <w:lang w:val="en-US"/>
          </w:rPr>
          <w:delText>a framework</w:delText>
        </w:r>
        <w:r w:rsidR="00E374F5" w:rsidRPr="002D78FC" w:rsidDel="00B40DA9">
          <w:rPr>
            <w:lang w:val="en-US"/>
          </w:rPr>
          <w:delText xml:space="preserve"> </w:delText>
        </w:r>
        <w:r w:rsidR="009854F9" w:rsidRPr="002D78FC" w:rsidDel="00B40DA9">
          <w:rPr>
            <w:lang w:val="en-US"/>
          </w:rPr>
          <w:delText xml:space="preserve">in which </w:delText>
        </w:r>
      </w:del>
      <w:del w:id="183" w:author="Julian Christensen" w:date="2024-07-04T14:31:00Z">
        <w:r w:rsidR="00AC7465" w:rsidRPr="002D78FC" w:rsidDel="00863EF9">
          <w:rPr>
            <w:lang w:val="en-US"/>
          </w:rPr>
          <w:delText>TAB</w:delText>
        </w:r>
        <w:r w:rsidR="009854F9" w:rsidRPr="002D78FC" w:rsidDel="00863EF9">
          <w:rPr>
            <w:lang w:val="en-US"/>
          </w:rPr>
          <w:delText xml:space="preserve"> </w:delText>
        </w:r>
      </w:del>
      <w:del w:id="184" w:author="Julian Christensen" w:date="2024-07-04T16:08:00Z">
        <w:r w:rsidR="009854F9" w:rsidRPr="002D78FC" w:rsidDel="00B40DA9">
          <w:rPr>
            <w:lang w:val="en-US"/>
          </w:rPr>
          <w:delText>screening with GPT</w:delText>
        </w:r>
        <w:r w:rsidR="00AC7465" w:rsidRPr="002D78FC" w:rsidDel="00B40DA9">
          <w:rPr>
            <w:lang w:val="en-US"/>
          </w:rPr>
          <w:delText xml:space="preserve"> API</w:delText>
        </w:r>
        <w:r w:rsidR="009854F9" w:rsidRPr="002D78FC" w:rsidDel="00B40DA9">
          <w:rPr>
            <w:lang w:val="en-US"/>
          </w:rPr>
          <w:delText xml:space="preserve"> models</w:delText>
        </w:r>
        <w:r w:rsidR="00D027A4" w:rsidRPr="002D78FC" w:rsidDel="00B40DA9">
          <w:rPr>
            <w:lang w:val="en-US"/>
          </w:rPr>
          <w:delText xml:space="preserve"> </w:delText>
        </w:r>
      </w:del>
      <w:del w:id="185" w:author="Julian Christensen" w:date="2024-07-04T15:52:00Z">
        <w:r w:rsidR="00EE3736" w:rsidRPr="002D78FC" w:rsidDel="00DB1CC3">
          <w:rPr>
            <w:lang w:val="en-US"/>
          </w:rPr>
          <w:delText xml:space="preserve">can </w:delText>
        </w:r>
      </w:del>
      <w:del w:id="186" w:author="Julian Christensen" w:date="2024-07-04T16:08:00Z">
        <w:r w:rsidR="00EE3736" w:rsidRPr="002D78FC" w:rsidDel="00B40DA9">
          <w:rPr>
            <w:lang w:val="en-US"/>
          </w:rPr>
          <w:delText xml:space="preserve">be said to </w:delText>
        </w:r>
        <w:r w:rsidR="00D027A4" w:rsidRPr="002D78FC" w:rsidDel="00B40DA9">
          <w:rPr>
            <w:lang w:val="en-US"/>
          </w:rPr>
          <w:delText xml:space="preserve">meet </w:delText>
        </w:r>
        <w:r w:rsidR="00EE3736" w:rsidRPr="002D78FC" w:rsidDel="00B40DA9">
          <w:rPr>
            <w:lang w:val="en-US"/>
          </w:rPr>
          <w:delText>requirements</w:delText>
        </w:r>
      </w:del>
      <w:del w:id="187" w:author="Julian Christensen" w:date="2024-07-04T15:53:00Z">
        <w:r w:rsidR="00EE3736" w:rsidRPr="002D78FC" w:rsidDel="00DB1CC3">
          <w:rPr>
            <w:lang w:val="en-US"/>
          </w:rPr>
          <w:delText xml:space="preserve"> se</w:delText>
        </w:r>
        <w:r w:rsidR="005F5FAC" w:rsidRPr="002D78FC" w:rsidDel="00DB1CC3">
          <w:rPr>
            <w:lang w:val="en-US"/>
          </w:rPr>
          <w:delText>t</w:delText>
        </w:r>
        <w:r w:rsidR="00EE3736" w:rsidRPr="002D78FC" w:rsidDel="00DB1CC3">
          <w:rPr>
            <w:lang w:val="en-US"/>
          </w:rPr>
          <w:delText xml:space="preserve"> forth by evidence </w:delText>
        </w:r>
        <w:r w:rsidR="00857399" w:rsidRPr="002D78FC" w:rsidDel="00DB1CC3">
          <w:rPr>
            <w:lang w:val="en-US"/>
          </w:rPr>
          <w:delText>organizations</w:delText>
        </w:r>
      </w:del>
      <w:del w:id="188" w:author="Julian Christensen" w:date="2024-07-04T16:08:00Z">
        <w:r w:rsidR="00D027A4" w:rsidRPr="002D78FC" w:rsidDel="00B40DA9">
          <w:rPr>
            <w:lang w:val="en-US"/>
          </w:rPr>
          <w:delText xml:space="preserve">. </w:delText>
        </w:r>
        <w:r w:rsidR="001B592D" w:rsidRPr="002D78FC" w:rsidDel="00B40DA9">
          <w:rPr>
            <w:lang w:val="en-US"/>
          </w:rPr>
          <w:delText xml:space="preserve">In the </w:delText>
        </w:r>
      </w:del>
      <w:del w:id="189" w:author="Julian Christensen" w:date="2024-07-04T15:54:00Z">
        <w:r w:rsidR="001B592D" w:rsidRPr="002D78FC" w:rsidDel="00DB1CC3">
          <w:rPr>
            <w:lang w:val="en-US"/>
          </w:rPr>
          <w:delText xml:space="preserve">following </w:delText>
        </w:r>
      </w:del>
      <w:del w:id="190" w:author="Julian Christensen" w:date="2024-07-04T15:53:00Z">
        <w:r w:rsidR="001B592D" w:rsidRPr="002D78FC" w:rsidDel="00DB1CC3">
          <w:rPr>
            <w:lang w:val="en-US"/>
          </w:rPr>
          <w:delText>part</w:delText>
        </w:r>
      </w:del>
      <w:del w:id="191" w:author="Julian Christensen" w:date="2024-07-04T16:08:00Z">
        <w:r w:rsidR="001B592D" w:rsidRPr="002D78FC" w:rsidDel="00B40DA9">
          <w:rPr>
            <w:lang w:val="en-US"/>
          </w:rPr>
          <w:delText>, we briefly explicate how we aim to build this framework.</w:delText>
        </w:r>
      </w:del>
    </w:p>
    <w:p w14:paraId="54696BA4" w14:textId="4CFCB252" w:rsidR="001B592D" w:rsidRPr="002D78FC" w:rsidRDefault="00DE7226">
      <w:pPr>
        <w:autoSpaceDE w:val="0"/>
        <w:autoSpaceDN w:val="0"/>
        <w:adjustRightInd w:val="0"/>
        <w:spacing w:after="0" w:line="360" w:lineRule="auto"/>
        <w:ind w:firstLine="1304"/>
        <w:jc w:val="both"/>
        <w:rPr>
          <w:lang w:val="en-US"/>
        </w:rPr>
      </w:pPr>
      <w:r w:rsidRPr="002D78FC">
        <w:rPr>
          <w:lang w:val="en-US"/>
        </w:rPr>
        <w:t>Concerning</w:t>
      </w:r>
      <w:r w:rsidR="00CD5241" w:rsidRPr="002D78FC">
        <w:rPr>
          <w:lang w:val="en-US"/>
        </w:rPr>
        <w:t xml:space="preserve"> requirement </w:t>
      </w:r>
      <w:r w:rsidR="00CD5241" w:rsidRPr="002D78FC">
        <w:rPr>
          <w:i/>
          <w:lang w:val="en-US"/>
        </w:rPr>
        <w:t>(a)</w:t>
      </w:r>
      <w:r w:rsidR="00CD5241" w:rsidRPr="002D78FC">
        <w:rPr>
          <w:lang w:val="en-US"/>
        </w:rPr>
        <w:t xml:space="preserve">, </w:t>
      </w:r>
      <w:commentRangeStart w:id="192"/>
      <w:r w:rsidR="00CD5241" w:rsidRPr="002D78FC">
        <w:rPr>
          <w:lang w:val="en-US"/>
        </w:rPr>
        <w:t>we cannot</w:t>
      </w:r>
      <w:r w:rsidR="008A319E" w:rsidRPr="002D78FC">
        <w:rPr>
          <w:lang w:val="en-US"/>
        </w:rPr>
        <w:t xml:space="preserve">, </w:t>
      </w:r>
      <w:r w:rsidR="00CD5241" w:rsidRPr="002D78FC">
        <w:rPr>
          <w:lang w:val="en-US"/>
        </w:rPr>
        <w:t>as such</w:t>
      </w:r>
      <w:r w:rsidR="008A319E" w:rsidRPr="002D78FC">
        <w:rPr>
          <w:lang w:val="en-US"/>
        </w:rPr>
        <w:t>,</w:t>
      </w:r>
      <w:r w:rsidR="00CD5241" w:rsidRPr="002D78FC">
        <w:rPr>
          <w:lang w:val="en-US"/>
        </w:rPr>
        <w:t xml:space="preserve"> fulfill </w:t>
      </w:r>
      <w:r w:rsidR="008A319E" w:rsidRPr="002D78FC">
        <w:rPr>
          <w:lang w:val="en-US"/>
        </w:rPr>
        <w:t>this demand</w:t>
      </w:r>
      <w:ins w:id="193" w:author="Julian Christensen" w:date="2024-07-04T16:09:00Z">
        <w:r w:rsidR="006B1FFC" w:rsidRPr="002D78FC">
          <w:rPr>
            <w:lang w:val="en-US"/>
          </w:rPr>
          <w:t xml:space="preserve"> when relying on </w:t>
        </w:r>
        <w:proofErr w:type="spellStart"/>
        <w:r w:rsidR="006B1FFC" w:rsidRPr="002D78FC">
          <w:rPr>
            <w:lang w:val="en-US"/>
          </w:rPr>
          <w:t>OpenAI’s</w:t>
        </w:r>
        <w:proofErr w:type="spellEnd"/>
        <w:r w:rsidR="006B1FFC" w:rsidRPr="002D78FC">
          <w:rPr>
            <w:lang w:val="en-US"/>
          </w:rPr>
          <w:t xml:space="preserve"> GPT API model</w:t>
        </w:r>
      </w:ins>
      <w:commentRangeEnd w:id="192"/>
      <w:ins w:id="194" w:author="Julian Christensen" w:date="2024-07-04T16:10:00Z">
        <w:r w:rsidR="006B1FFC" w:rsidRPr="002D78FC">
          <w:rPr>
            <w:rStyle w:val="Kommentarhenvisning"/>
          </w:rPr>
          <w:commentReference w:id="192"/>
        </w:r>
      </w:ins>
      <w:ins w:id="195" w:author="Julian Christensen" w:date="2024-07-04T16:09:00Z">
        <w:r w:rsidR="006B1FFC" w:rsidRPr="002D78FC">
          <w:rPr>
            <w:lang w:val="en-US"/>
          </w:rPr>
          <w:t>s. Thus,</w:t>
        </w:r>
      </w:ins>
      <w:del w:id="196" w:author="Julian Christensen" w:date="2024-07-04T16:09:00Z">
        <w:r w:rsidR="00AC7465" w:rsidRPr="002D78FC" w:rsidDel="006B1FFC">
          <w:rPr>
            <w:lang w:val="en-US"/>
          </w:rPr>
          <w:delText xml:space="preserve"> </w:delText>
        </w:r>
        <w:r w:rsidR="008A319E" w:rsidRPr="002D78FC" w:rsidDel="006B1FFC">
          <w:rPr>
            <w:lang w:val="en-US"/>
          </w:rPr>
          <w:delText>since</w:delText>
        </w:r>
      </w:del>
      <w:r w:rsidR="008A319E" w:rsidRPr="002D78FC">
        <w:rPr>
          <w:lang w:val="en-US"/>
        </w:rPr>
        <w:t xml:space="preserve"> </w:t>
      </w:r>
      <w:r w:rsidR="00AC7465" w:rsidRPr="002D78FC">
        <w:rPr>
          <w:lang w:val="en-US"/>
        </w:rPr>
        <w:t>the</w:t>
      </w:r>
      <w:ins w:id="197" w:author="Julian Christensen" w:date="2024-07-04T16:09:00Z">
        <w:r w:rsidR="006B1FFC" w:rsidRPr="002D78FC">
          <w:rPr>
            <w:lang w:val="en-US"/>
          </w:rPr>
          <w:t>se</w:t>
        </w:r>
      </w:ins>
      <w:r w:rsidR="00AC7465" w:rsidRPr="002D78FC">
        <w:rPr>
          <w:lang w:val="en-US"/>
        </w:rPr>
        <w:t xml:space="preserve"> GPT API models </w:t>
      </w:r>
      <w:del w:id="198" w:author="Julian Christensen" w:date="2024-07-04T16:09:00Z">
        <w:r w:rsidR="00AC7465" w:rsidRPr="002D78FC" w:rsidDel="006B1FFC">
          <w:rPr>
            <w:lang w:val="en-US"/>
          </w:rPr>
          <w:delText xml:space="preserve">we draw </w:delText>
        </w:r>
        <w:r w:rsidR="001B592D" w:rsidRPr="002D78FC" w:rsidDel="006B1FFC">
          <w:rPr>
            <w:lang w:val="en-US"/>
          </w:rPr>
          <w:delText>upon</w:delText>
        </w:r>
        <w:r w:rsidR="00CD5241" w:rsidRPr="002D78FC" w:rsidDel="006B1FFC">
          <w:rPr>
            <w:lang w:val="en-US"/>
          </w:rPr>
          <w:delText xml:space="preserve"> in this paper</w:delText>
        </w:r>
        <w:r w:rsidR="00AC7465" w:rsidRPr="002D78FC" w:rsidDel="006B1FFC">
          <w:rPr>
            <w:lang w:val="en-US"/>
          </w:rPr>
          <w:delText xml:space="preserve"> </w:delText>
        </w:r>
      </w:del>
      <w:r w:rsidR="00AC7465" w:rsidRPr="002D78FC">
        <w:rPr>
          <w:lang w:val="en-US"/>
        </w:rPr>
        <w:t xml:space="preserve">are closed-source applications with black-box algorithms. </w:t>
      </w:r>
      <w:r w:rsidR="008A319E" w:rsidRPr="002D78FC">
        <w:rPr>
          <w:lang w:val="en-US"/>
        </w:rPr>
        <w:t>Consequently,</w:t>
      </w:r>
      <w:r w:rsidR="00CD5241" w:rsidRPr="002D78FC">
        <w:rPr>
          <w:lang w:val="en-US"/>
        </w:rPr>
        <w:t xml:space="preserve"> o</w:t>
      </w:r>
      <w:r w:rsidR="00AC7465" w:rsidRPr="002D78FC">
        <w:rPr>
          <w:lang w:val="en-US"/>
        </w:rPr>
        <w:t xml:space="preserve">ur suggested framework is only viable as long </w:t>
      </w:r>
      <w:r w:rsidR="00043140" w:rsidRPr="002D78FC">
        <w:rPr>
          <w:lang w:val="en-US"/>
        </w:rPr>
        <w:t>as</w:t>
      </w:r>
      <w:r w:rsidR="00AC7465" w:rsidRPr="002D78FC">
        <w:rPr>
          <w:lang w:val="en-US"/>
        </w:rPr>
        <w:t xml:space="preserve"> given firms</w:t>
      </w:r>
      <w:r w:rsidR="00043140" w:rsidRPr="002D78FC">
        <w:rPr>
          <w:lang w:val="en-US"/>
        </w:rPr>
        <w:t xml:space="preserve"> </w:t>
      </w:r>
      <w:r w:rsidR="00DA5DCA" w:rsidRPr="002D78FC">
        <w:rPr>
          <w:lang w:val="en-US"/>
        </w:rPr>
        <w:t>provide access to their LLMs</w:t>
      </w:r>
      <w:r w:rsidR="00AC7465" w:rsidRPr="002D78FC">
        <w:rPr>
          <w:lang w:val="en-US"/>
        </w:rPr>
        <w:t>.</w:t>
      </w:r>
      <w:r w:rsidR="00C97FCE" w:rsidRPr="002D78FC">
        <w:rPr>
          <w:lang w:val="en-US"/>
        </w:rPr>
        <w:t xml:space="preserve"> However, our suggested framework and codes can </w:t>
      </w:r>
      <w:r w:rsidR="005F5FAC" w:rsidRPr="002D78FC">
        <w:rPr>
          <w:lang w:val="en-US"/>
        </w:rPr>
        <w:t>readily</w:t>
      </w:r>
      <w:r w:rsidR="00C97FCE" w:rsidRPr="002D78FC">
        <w:rPr>
          <w:lang w:val="en-US"/>
        </w:rPr>
        <w:t xml:space="preserve"> be </w:t>
      </w:r>
      <w:r w:rsidR="00DA5DCA" w:rsidRPr="002D78FC">
        <w:rPr>
          <w:lang w:val="en-US"/>
        </w:rPr>
        <w:t>remodeled</w:t>
      </w:r>
      <w:r w:rsidR="00C97FCE" w:rsidRPr="002D78FC">
        <w:rPr>
          <w:lang w:val="en-US"/>
        </w:rPr>
        <w:t xml:space="preserve"> </w:t>
      </w:r>
      <w:r w:rsidR="00DA5DCA" w:rsidRPr="002D78FC">
        <w:rPr>
          <w:lang w:val="en-US"/>
        </w:rPr>
        <w:t xml:space="preserve">to work with </w:t>
      </w:r>
      <w:r w:rsidR="00C97FCE" w:rsidRPr="002D78FC">
        <w:rPr>
          <w:lang w:val="en-US"/>
        </w:rPr>
        <w:t>other</w:t>
      </w:r>
      <w:r w:rsidR="00467E10" w:rsidRPr="002D78FC">
        <w:rPr>
          <w:lang w:val="en-US"/>
        </w:rPr>
        <w:t xml:space="preserve"> API models</w:t>
      </w:r>
      <w:r w:rsidR="00DA5DCA" w:rsidRPr="002D78FC">
        <w:rPr>
          <w:lang w:val="en-US"/>
        </w:rPr>
        <w:t>,</w:t>
      </w:r>
      <w:r w:rsidR="007B4CDF" w:rsidRPr="002D78FC">
        <w:rPr>
          <w:lang w:val="en-US"/>
        </w:rPr>
        <w:t xml:space="preserve"> such as models from Claude</w:t>
      </w:r>
      <w:r w:rsidRPr="002D78FC">
        <w:rPr>
          <w:lang w:val="en-US"/>
        </w:rPr>
        <w:t xml:space="preserve"> 2</w:t>
      </w:r>
      <w:r w:rsidR="007B4CDF" w:rsidRPr="002D78FC">
        <w:rPr>
          <w:lang w:val="en-US"/>
        </w:rPr>
        <w:t xml:space="preserve"> or Mistral AI </w:t>
      </w:r>
      <w:commentRangeStart w:id="199"/>
      <w:r w:rsidR="007B4CDF" w:rsidRPr="002D78FC">
        <w:rPr>
          <w:lang w:val="en-US"/>
        </w:rPr>
        <w:t xml:space="preserve">where the request body takes the same arguments </w:t>
      </w:r>
      <w:commentRangeEnd w:id="199"/>
      <w:r w:rsidR="00DB1CC3" w:rsidRPr="002D78FC">
        <w:rPr>
          <w:rStyle w:val="Kommentarhenvisning"/>
        </w:rPr>
        <w:commentReference w:id="199"/>
      </w:r>
      <w:r w:rsidR="007B4CDF" w:rsidRPr="002D78FC">
        <w:rPr>
          <w:lang w:val="en-US"/>
        </w:rPr>
        <w:t xml:space="preserve">as </w:t>
      </w:r>
      <w:proofErr w:type="spellStart"/>
      <w:r w:rsidR="007B4CDF" w:rsidRPr="002D78FC">
        <w:rPr>
          <w:lang w:val="en-US"/>
        </w:rPr>
        <w:t>OpenAI’s</w:t>
      </w:r>
      <w:proofErr w:type="spellEnd"/>
      <w:r w:rsidR="007B4CDF" w:rsidRPr="002D78FC">
        <w:rPr>
          <w:lang w:val="en-US"/>
        </w:rPr>
        <w:t xml:space="preserve"> GPT</w:t>
      </w:r>
      <w:r w:rsidR="000B4CB0" w:rsidRPr="002D78FC">
        <w:rPr>
          <w:lang w:val="en-US"/>
        </w:rPr>
        <w:t xml:space="preserve"> API</w:t>
      </w:r>
      <w:r w:rsidR="007B4CDF" w:rsidRPr="002D78FC">
        <w:rPr>
          <w:lang w:val="en-US"/>
        </w:rPr>
        <w:t xml:space="preserve"> models. Therefore,</w:t>
      </w:r>
      <w:r w:rsidR="00C97FCE" w:rsidRPr="002D78FC">
        <w:rPr>
          <w:lang w:val="en-US"/>
        </w:rPr>
        <w:t xml:space="preserve"> our </w:t>
      </w:r>
      <w:r w:rsidR="007B4CDF" w:rsidRPr="002D78FC">
        <w:rPr>
          <w:lang w:val="en-US"/>
        </w:rPr>
        <w:t>setup</w:t>
      </w:r>
      <w:r w:rsidR="00C97FCE" w:rsidRPr="002D78FC">
        <w:rPr>
          <w:lang w:val="en-US"/>
        </w:rPr>
        <w:t xml:space="preserve"> aims to be agnostic to the given provider of the given LLM</w:t>
      </w:r>
      <w:r w:rsidRPr="002D78FC">
        <w:rPr>
          <w:lang w:val="en-US"/>
        </w:rPr>
        <w:t>. In theory,</w:t>
      </w:r>
      <w:r w:rsidR="001B592D" w:rsidRPr="002D78FC">
        <w:rPr>
          <w:lang w:val="en-US"/>
        </w:rPr>
        <w:t xml:space="preserve"> </w:t>
      </w:r>
      <w:r w:rsidRPr="002D78FC">
        <w:rPr>
          <w:lang w:val="en-US"/>
        </w:rPr>
        <w:t>our approach</w:t>
      </w:r>
      <w:r w:rsidR="001B592D" w:rsidRPr="002D78FC">
        <w:rPr>
          <w:lang w:val="en-US"/>
        </w:rPr>
        <w:t xml:space="preserve"> can be implemented together with</w:t>
      </w:r>
      <w:r w:rsidR="008A319E" w:rsidRPr="002D78FC">
        <w:rPr>
          <w:lang w:val="en-US"/>
        </w:rPr>
        <w:t xml:space="preserve"> other</w:t>
      </w:r>
      <w:r w:rsidR="001B592D" w:rsidRPr="002D78FC">
        <w:rPr>
          <w:lang w:val="en-US"/>
        </w:rPr>
        <w:t xml:space="preserve"> LLM</w:t>
      </w:r>
      <w:r w:rsidRPr="002D78FC">
        <w:rPr>
          <w:lang w:val="en-US"/>
        </w:rPr>
        <w:t>s</w:t>
      </w:r>
      <w:r w:rsidR="001B592D" w:rsidRPr="002D78FC">
        <w:rPr>
          <w:lang w:val="en-US"/>
        </w:rPr>
        <w:t xml:space="preserve"> such</w:t>
      </w:r>
      <w:r w:rsidR="008A319E" w:rsidRPr="002D78FC">
        <w:rPr>
          <w:lang w:val="en-US"/>
        </w:rPr>
        <w:t xml:space="preserve"> as</w:t>
      </w:r>
      <w:r w:rsidR="001B592D" w:rsidRPr="002D78FC">
        <w:rPr>
          <w:lang w:val="en-US"/>
        </w:rPr>
        <w:t xml:space="preserve"> Mistral</w:t>
      </w:r>
      <w:r w:rsidR="008A319E" w:rsidRPr="002D78FC">
        <w:rPr>
          <w:lang w:val="en-US"/>
        </w:rPr>
        <w:t>’s</w:t>
      </w:r>
      <w:r w:rsidR="001B592D" w:rsidRPr="002D78FC">
        <w:rPr>
          <w:lang w:val="en-US"/>
        </w:rPr>
        <w:t xml:space="preserve"> open-source LLM</w:t>
      </w:r>
      <w:r w:rsidRPr="002D78FC">
        <w:rPr>
          <w:lang w:val="en-US"/>
        </w:rPr>
        <w:t xml:space="preserve">s </w:t>
      </w:r>
      <w:r w:rsidR="001B592D" w:rsidRPr="002D78FC">
        <w:rPr>
          <w:lang w:val="en-US"/>
        </w:rPr>
        <w:t>that can be downloaded locally by the users</w:t>
      </w:r>
      <w:r w:rsidR="00C97FCE" w:rsidRPr="002D78FC">
        <w:rPr>
          <w:lang w:val="en-US"/>
        </w:rPr>
        <w:t>.</w:t>
      </w:r>
      <w:r w:rsidR="00A13E90" w:rsidRPr="002D78FC">
        <w:rPr>
          <w:lang w:val="en-US"/>
        </w:rPr>
        <w:t xml:space="preserve"> </w:t>
      </w:r>
      <w:r w:rsidR="001B592D" w:rsidRPr="002D78FC">
        <w:rPr>
          <w:lang w:val="en-US"/>
        </w:rPr>
        <w:t xml:space="preserve">We, therefore, understand a “functioning tech” to point, in our case, to the broader family of LLM models, which we believe will be around for many years. </w:t>
      </w:r>
    </w:p>
    <w:p w14:paraId="2779F53E" w14:textId="015E5A53" w:rsidR="005F5FAC" w:rsidRPr="002D78FC" w:rsidRDefault="005F5FAC" w:rsidP="008B5C84">
      <w:pPr>
        <w:autoSpaceDE w:val="0"/>
        <w:autoSpaceDN w:val="0"/>
        <w:adjustRightInd w:val="0"/>
        <w:spacing w:after="0" w:line="360" w:lineRule="auto"/>
        <w:ind w:firstLine="1304"/>
        <w:jc w:val="both"/>
        <w:rPr>
          <w:lang w:val="en-US"/>
        </w:rPr>
      </w:pPr>
      <w:r w:rsidRPr="002D78FC">
        <w:rPr>
          <w:lang w:val="en-US"/>
        </w:rPr>
        <w:lastRenderedPageBreak/>
        <w:t>A</w:t>
      </w:r>
      <w:r w:rsidR="00FD5CE2" w:rsidRPr="002D78FC">
        <w:rPr>
          <w:lang w:val="en-US"/>
        </w:rPr>
        <w:t xml:space="preserve"> key part of fulfilling</w:t>
      </w:r>
      <w:r w:rsidR="005D0384" w:rsidRPr="002D78FC">
        <w:rPr>
          <w:lang w:val="en-US"/>
        </w:rPr>
        <w:t xml:space="preserve"> </w:t>
      </w:r>
      <w:r w:rsidR="007B4CDF" w:rsidRPr="002D78FC">
        <w:rPr>
          <w:lang w:val="en-US"/>
        </w:rPr>
        <w:t xml:space="preserve">Campbell’s </w:t>
      </w:r>
      <w:r w:rsidR="005D0384" w:rsidRPr="002D78FC">
        <w:rPr>
          <w:lang w:val="en-US"/>
        </w:rPr>
        <w:t>requirement</w:t>
      </w:r>
      <w:r w:rsidR="00FD5CE2" w:rsidRPr="002D78FC">
        <w:rPr>
          <w:lang w:val="en-US"/>
        </w:rPr>
        <w:t xml:space="preserve"> </w:t>
      </w:r>
      <w:r w:rsidR="00FD5CE2" w:rsidRPr="002D78FC">
        <w:rPr>
          <w:i/>
          <w:lang w:val="en-US"/>
        </w:rPr>
        <w:t>(b)</w:t>
      </w:r>
      <w:r w:rsidR="005D0384" w:rsidRPr="002D78FC">
        <w:rPr>
          <w:lang w:val="en-US"/>
        </w:rPr>
        <w:t>,</w:t>
      </w:r>
      <w:r w:rsidR="00FD5CE2" w:rsidRPr="002D78FC">
        <w:rPr>
          <w:lang w:val="en-US"/>
        </w:rPr>
        <w:t xml:space="preserve"> and not compromising the quality of future systematic reviews, is</w:t>
      </w:r>
      <w:r w:rsidR="00DE7226" w:rsidRPr="002D78FC">
        <w:rPr>
          <w:lang w:val="en-US"/>
        </w:rPr>
        <w:t xml:space="preserve"> </w:t>
      </w:r>
      <w:r w:rsidR="00FD5CE2" w:rsidRPr="002D78FC">
        <w:rPr>
          <w:lang w:val="en-US"/>
        </w:rPr>
        <w:t xml:space="preserve">to show that </w:t>
      </w:r>
      <w:r w:rsidR="00C26460" w:rsidRPr="002D78FC">
        <w:rPr>
          <w:lang w:val="en-US"/>
        </w:rPr>
        <w:t xml:space="preserve">the </w:t>
      </w:r>
      <w:r w:rsidR="00FD5CE2" w:rsidRPr="002D78FC">
        <w:rPr>
          <w:lang w:val="en-US"/>
        </w:rPr>
        <w:t>GPT</w:t>
      </w:r>
      <w:r w:rsidR="00C26460" w:rsidRPr="002D78FC">
        <w:rPr>
          <w:lang w:val="en-US"/>
        </w:rPr>
        <w:t xml:space="preserve"> API models</w:t>
      </w:r>
      <w:r w:rsidR="00FD5CE2" w:rsidRPr="002D78FC">
        <w:rPr>
          <w:lang w:val="en-US"/>
        </w:rPr>
        <w:t xml:space="preserve"> </w:t>
      </w:r>
      <w:r w:rsidR="00C26460" w:rsidRPr="002D78FC">
        <w:rPr>
          <w:lang w:val="en-US"/>
        </w:rPr>
        <w:t>are</w:t>
      </w:r>
      <w:r w:rsidR="00FD5CE2" w:rsidRPr="002D78FC">
        <w:rPr>
          <w:lang w:val="en-US"/>
        </w:rPr>
        <w:t xml:space="preserve"> not </w:t>
      </w:r>
      <w:r w:rsidR="00C26460" w:rsidRPr="002D78FC">
        <w:rPr>
          <w:lang w:val="en-US"/>
        </w:rPr>
        <w:t xml:space="preserve">significantly </w:t>
      </w:r>
      <w:r w:rsidR="00FD5CE2" w:rsidRPr="002D78FC">
        <w:rPr>
          <w:lang w:val="en-US"/>
        </w:rPr>
        <w:t>inferior to human screen</w:t>
      </w:r>
      <w:r w:rsidR="005D0384" w:rsidRPr="002D78FC">
        <w:rPr>
          <w:lang w:val="en-US"/>
        </w:rPr>
        <w:t>ing</w:t>
      </w:r>
      <w:r w:rsidR="00FD5CE2" w:rsidRPr="002D78FC">
        <w:rPr>
          <w:lang w:val="en-US"/>
        </w:rPr>
        <w:t xml:space="preserve"> performance </w:t>
      </w:r>
      <w:r w:rsidR="00FD5CE2" w:rsidRPr="002D78FC">
        <w:rPr>
          <w:lang w:val="en-US"/>
        </w:rPr>
        <w:fldChar w:fldCharType="begin" w:fldLock="1"/>
      </w:r>
      <w:r w:rsidR="00DE061E" w:rsidRPr="002D78FC">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sidRPr="002D78FC">
        <w:rPr>
          <w:lang w:val="en-US"/>
        </w:rPr>
        <w:fldChar w:fldCharType="separate"/>
      </w:r>
      <w:r w:rsidR="00DE061E" w:rsidRPr="002D78FC">
        <w:rPr>
          <w:noProof/>
          <w:lang w:val="en-US"/>
        </w:rPr>
        <w:t>(O’Connor et al., 2019)</w:t>
      </w:r>
      <w:r w:rsidR="00FD5CE2" w:rsidRPr="002D78FC">
        <w:rPr>
          <w:lang w:val="en-US"/>
        </w:rPr>
        <w:fldChar w:fldCharType="end"/>
      </w:r>
      <w:r w:rsidR="00FD5CE2" w:rsidRPr="002D78FC">
        <w:rPr>
          <w:lang w:val="en-US"/>
        </w:rPr>
        <w:t xml:space="preserve">. </w:t>
      </w:r>
      <w:proofErr w:type="gramStart"/>
      <w:r w:rsidR="00C26460" w:rsidRPr="002D78FC">
        <w:rPr>
          <w:lang w:val="en-US"/>
        </w:rPr>
        <w:t>Thus</w:t>
      </w:r>
      <w:proofErr w:type="gramEnd"/>
      <w:r w:rsidR="00C26460" w:rsidRPr="002D78FC">
        <w:rPr>
          <w:lang w:val="en-US"/>
        </w:rPr>
        <w:t xml:space="preserve"> t</w:t>
      </w:r>
      <w:r w:rsidR="008B5C84" w:rsidRPr="002D78FC">
        <w:rPr>
          <w:lang w:val="en-US"/>
        </w:rPr>
        <w:t>o make a reliable assessment of this</w:t>
      </w:r>
      <w:r w:rsidR="000624AA" w:rsidRPr="002D78FC">
        <w:rPr>
          <w:lang w:val="en-US"/>
        </w:rPr>
        <w:t xml:space="preserve">, </w:t>
      </w:r>
      <w:r w:rsidR="00467E10" w:rsidRPr="002D78FC">
        <w:rPr>
          <w:lang w:val="en-US"/>
        </w:rPr>
        <w:t>we</w:t>
      </w:r>
      <w:r w:rsidR="007D199E" w:rsidRPr="002D78FC">
        <w:rPr>
          <w:lang w:val="en-US"/>
        </w:rPr>
        <w:t xml:space="preserve"> </w:t>
      </w:r>
      <w:r w:rsidR="000624AA" w:rsidRPr="002D78FC">
        <w:rPr>
          <w:lang w:val="en-US"/>
        </w:rPr>
        <w:t>develop</w:t>
      </w:r>
      <w:r w:rsidR="007D199E" w:rsidRPr="002D78FC">
        <w:rPr>
          <w:lang w:val="en-US"/>
        </w:rPr>
        <w:t>ed</w:t>
      </w:r>
      <w:r w:rsidR="000624AA" w:rsidRPr="002D78FC">
        <w:rPr>
          <w:lang w:val="en-US"/>
        </w:rPr>
        <w:t xml:space="preserve"> empirical </w:t>
      </w:r>
      <w:r w:rsidR="00C26460" w:rsidRPr="002D78FC">
        <w:rPr>
          <w:lang w:val="en-US"/>
        </w:rPr>
        <w:t xml:space="preserve">screening </w:t>
      </w:r>
      <w:r w:rsidR="000624AA" w:rsidRPr="002D78FC">
        <w:rPr>
          <w:lang w:val="en-US"/>
        </w:rPr>
        <w:t>benchmarks to which the GPT API screening performance c</w:t>
      </w:r>
      <w:r w:rsidR="008B5C84" w:rsidRPr="002D78FC">
        <w:rPr>
          <w:lang w:val="en-US"/>
        </w:rPr>
        <w:t>an</w:t>
      </w:r>
      <w:r w:rsidR="000624AA" w:rsidRPr="002D78FC">
        <w:rPr>
          <w:lang w:val="en-US"/>
        </w:rPr>
        <w:t xml:space="preserve"> be compared</w:t>
      </w:r>
      <w:r w:rsidR="008B5C84" w:rsidRPr="002D78FC">
        <w:rPr>
          <w:lang w:val="en-US"/>
        </w:rPr>
        <w:t xml:space="preserve">. </w:t>
      </w:r>
      <w:r w:rsidR="00803181" w:rsidRPr="002D78FC">
        <w:rPr>
          <w:lang w:val="en-US"/>
        </w:rPr>
        <w:t xml:space="preserve">We consider this as the only reliable way to assess whether a given recall is good or bad. </w:t>
      </w:r>
      <w:r w:rsidR="008A319E" w:rsidRPr="002D78FC">
        <w:rPr>
          <w:lang w:val="en-US"/>
        </w:rPr>
        <w:t>F</w:t>
      </w:r>
      <w:r w:rsidR="00803181" w:rsidRPr="002D78FC">
        <w:rPr>
          <w:lang w:val="en-US"/>
        </w:rPr>
        <w:t>or example</w:t>
      </w:r>
      <w:r w:rsidR="008A319E" w:rsidRPr="002D78FC">
        <w:rPr>
          <w:lang w:val="en-US"/>
        </w:rPr>
        <w:t xml:space="preserve">, </w:t>
      </w:r>
      <w:r w:rsidR="00803181" w:rsidRPr="002D78FC">
        <w:rPr>
          <w:lang w:val="en-US"/>
        </w:rPr>
        <w:t xml:space="preserve">if humans on average tend to miss 20%-25% of all relevant studies during the title and abstract screening phase, then it might be misleading to infer that GPT models with a recall of 0.75% imply that GPT cannot be used as an individual second screener. To construct such a benchmark </w:t>
      </w:r>
      <w:proofErr w:type="gramStart"/>
      <w:r w:rsidR="00803181" w:rsidRPr="002D78FC">
        <w:rPr>
          <w:lang w:val="en-US"/>
        </w:rPr>
        <w:t>scheme</w:t>
      </w:r>
      <w:proofErr w:type="gramEnd"/>
      <w:r w:rsidR="00803181" w:rsidRPr="002D78FC">
        <w:rPr>
          <w:lang w:val="en-US"/>
        </w:rPr>
        <w:t xml:space="preserve"> we </w:t>
      </w:r>
      <w:r w:rsidR="00FD5CE2" w:rsidRPr="002D78FC">
        <w:rPr>
          <w:lang w:val="en-US"/>
        </w:rPr>
        <w:t>map</w:t>
      </w:r>
      <w:r w:rsidR="007D199E" w:rsidRPr="002D78FC">
        <w:rPr>
          <w:lang w:val="en-US"/>
        </w:rPr>
        <w:t>ped</w:t>
      </w:r>
      <w:r w:rsidR="00FD5CE2" w:rsidRPr="002D78FC">
        <w:rPr>
          <w:lang w:val="en-US"/>
        </w:rPr>
        <w:t xml:space="preserve"> the human screening performance of 2</w:t>
      </w:r>
      <w:r w:rsidR="007B4E3B" w:rsidRPr="002D78FC">
        <w:rPr>
          <w:lang w:val="en-US"/>
        </w:rPr>
        <w:t>2</w:t>
      </w:r>
      <w:r w:rsidR="00FD5CE2" w:rsidRPr="002D78FC">
        <w:rPr>
          <w:lang w:val="en-US"/>
        </w:rPr>
        <w:t xml:space="preserve"> large-scale systematic reviews</w:t>
      </w:r>
      <w:r w:rsidR="000624AA" w:rsidRPr="002D78FC">
        <w:rPr>
          <w:lang w:val="en-US"/>
        </w:rPr>
        <w:t>; 1</w:t>
      </w:r>
      <w:r w:rsidR="007B4E3B" w:rsidRPr="002D78FC">
        <w:rPr>
          <w:lang w:val="en-US"/>
        </w:rPr>
        <w:t>7</w:t>
      </w:r>
      <w:r w:rsidR="000624AA" w:rsidRPr="002D78FC">
        <w:rPr>
          <w:lang w:val="en-US"/>
        </w:rPr>
        <w:t xml:space="preserve"> Campbell Systematic Reviews, and five systematic reviews conducted by the Norwegian Institute of Public Health</w:t>
      </w:r>
      <w:r w:rsidR="00467E10" w:rsidRPr="002D78FC">
        <w:rPr>
          <w:lang w:val="en-US"/>
        </w:rPr>
        <w:t xml:space="preserve"> (NIPH)</w:t>
      </w:r>
      <w:r w:rsidR="00FD5CE2" w:rsidRPr="002D78FC">
        <w:rPr>
          <w:lang w:val="en-US"/>
        </w:rPr>
        <w:t>.</w:t>
      </w:r>
      <w:r w:rsidR="00467E10" w:rsidRPr="002D78FC">
        <w:rPr>
          <w:lang w:val="en-US"/>
        </w:rPr>
        <w:t xml:space="preserve"> </w:t>
      </w:r>
      <w:r w:rsidRPr="002D78FC">
        <w:rPr>
          <w:lang w:val="en-US"/>
        </w:rPr>
        <w:t xml:space="preserve">Thereafter, </w:t>
      </w:r>
      <w:r w:rsidR="00DE7226" w:rsidRPr="002D78FC">
        <w:rPr>
          <w:lang w:val="en-US"/>
        </w:rPr>
        <w:t xml:space="preserve">we </w:t>
      </w:r>
      <w:r w:rsidRPr="002D78FC">
        <w:rPr>
          <w:lang w:val="en-US"/>
        </w:rPr>
        <w:t>conduct</w:t>
      </w:r>
      <w:r w:rsidR="00803181" w:rsidRPr="002D78FC">
        <w:rPr>
          <w:lang w:val="en-US"/>
        </w:rPr>
        <w:t>ed</w:t>
      </w:r>
      <w:r w:rsidRPr="002D78FC">
        <w:rPr>
          <w:lang w:val="en-US"/>
        </w:rPr>
        <w:t xml:space="preserve"> t</w:t>
      </w:r>
      <w:r w:rsidR="000B4CB0" w:rsidRPr="002D78FC">
        <w:rPr>
          <w:lang w:val="en-US"/>
        </w:rPr>
        <w:t>hree</w:t>
      </w:r>
      <w:r w:rsidRPr="002D78FC">
        <w:rPr>
          <w:lang w:val="en-US"/>
        </w:rPr>
        <w:t xml:space="preserve"> large-scale classifi</w:t>
      </w:r>
      <w:r w:rsidR="000B4CB0" w:rsidRPr="002D78FC">
        <w:rPr>
          <w:lang w:val="en-US"/>
        </w:rPr>
        <w:t>er</w:t>
      </w:r>
      <w:r w:rsidRPr="002D78FC">
        <w:rPr>
          <w:lang w:val="en-US"/>
        </w:rPr>
        <w:t xml:space="preserve"> experiments, </w:t>
      </w:r>
      <w:r w:rsidR="00DE7226" w:rsidRPr="002D78FC">
        <w:rPr>
          <w:lang w:val="en-US"/>
        </w:rPr>
        <w:t xml:space="preserve">where we </w:t>
      </w:r>
      <w:r w:rsidRPr="002D78FC">
        <w:rPr>
          <w:lang w:val="en-US"/>
        </w:rPr>
        <w:t>sho</w:t>
      </w:r>
      <w:r w:rsidR="00DE7226" w:rsidRPr="002D78FC">
        <w:rPr>
          <w:lang w:val="en-US"/>
        </w:rPr>
        <w:t>w</w:t>
      </w:r>
      <w:r w:rsidR="00803181" w:rsidRPr="002D78FC">
        <w:rPr>
          <w:lang w:val="en-US"/>
        </w:rPr>
        <w:t>ed</w:t>
      </w:r>
      <w:r w:rsidRPr="002D78FC">
        <w:rPr>
          <w:lang w:val="en-US"/>
        </w:rPr>
        <w:t xml:space="preserve"> that </w:t>
      </w:r>
      <w:proofErr w:type="spellStart"/>
      <w:r w:rsidRPr="002D78FC">
        <w:rPr>
          <w:lang w:val="en-US"/>
        </w:rPr>
        <w:t>OpenAI’s</w:t>
      </w:r>
      <w:proofErr w:type="spellEnd"/>
      <w:r w:rsidRPr="002D78FC">
        <w:rPr>
          <w:lang w:val="en-US"/>
        </w:rPr>
        <w:t xml:space="preserve"> GPT API models </w:t>
      </w:r>
      <w:r w:rsidRPr="002D78FC">
        <w:rPr>
          <w:i/>
          <w:lang w:val="en-US"/>
        </w:rPr>
        <w:t>can</w:t>
      </w:r>
      <w:r w:rsidRPr="002D78FC">
        <w:rPr>
          <w:lang w:val="en-US"/>
        </w:rPr>
        <w:t xml:space="preserve"> conduct </w:t>
      </w:r>
      <w:proofErr w:type="spellStart"/>
      <w:ins w:id="200" w:author="Julian Christensen" w:date="2024-07-04T14:31:00Z">
        <w:r w:rsidR="00863EF9" w:rsidRPr="002D78FC">
          <w:rPr>
            <w:rStyle w:val="translation"/>
            <w:lang w:val="en-US"/>
          </w:rPr>
          <w:t>T&amp;Ab</w:t>
        </w:r>
        <w:proofErr w:type="spellEnd"/>
        <w:r w:rsidR="00863EF9" w:rsidRPr="002D78FC">
          <w:rPr>
            <w:rStyle w:val="translation"/>
            <w:lang w:val="en-US"/>
          </w:rPr>
          <w:t xml:space="preserve"> </w:t>
        </w:r>
      </w:ins>
      <w:del w:id="201" w:author="Julian Christensen" w:date="2024-07-04T14:31:00Z">
        <w:r w:rsidRPr="002D78FC" w:rsidDel="00863EF9">
          <w:rPr>
            <w:lang w:val="en-US"/>
          </w:rPr>
          <w:delText xml:space="preserve">TAB </w:delText>
        </w:r>
      </w:del>
      <w:r w:rsidRPr="002D78FC">
        <w:rPr>
          <w:lang w:val="en-US"/>
        </w:rPr>
        <w:t xml:space="preserve">screening with </w:t>
      </w:r>
      <w:r w:rsidR="00464626" w:rsidRPr="002D78FC">
        <w:rPr>
          <w:lang w:val="en-US"/>
        </w:rPr>
        <w:t xml:space="preserve">a </w:t>
      </w:r>
      <w:r w:rsidRPr="002D78FC">
        <w:rPr>
          <w:lang w:val="en-US"/>
        </w:rPr>
        <w:t xml:space="preserve">performance at least on par with </w:t>
      </w:r>
      <w:proofErr w:type="gramStart"/>
      <w:r w:rsidRPr="002D78FC">
        <w:rPr>
          <w:lang w:val="en-US"/>
        </w:rPr>
        <w:t>human</w:t>
      </w:r>
      <w:ins w:id="202" w:author="Julian Christensen" w:date="2024-07-04T16:00:00Z">
        <w:r w:rsidR="00B40DA9" w:rsidRPr="002D78FC">
          <w:rPr>
            <w:lang w:val="en-US"/>
          </w:rPr>
          <w:t>s</w:t>
        </w:r>
      </w:ins>
      <w:proofErr w:type="gramEnd"/>
      <w:r w:rsidRPr="002D78FC">
        <w:rPr>
          <w:lang w:val="en-US"/>
        </w:rPr>
        <w:t xml:space="preserve"> performance</w:t>
      </w:r>
      <w:r w:rsidR="00DE7226" w:rsidRPr="002D78FC">
        <w:rPr>
          <w:lang w:val="en-US"/>
        </w:rPr>
        <w:t xml:space="preserve"> relative to our developed benchmarks</w:t>
      </w:r>
      <w:r w:rsidR="000B4CB0" w:rsidRPr="002D78FC">
        <w:rPr>
          <w:lang w:val="en-US"/>
        </w:rPr>
        <w:t xml:space="preserve">, even when applied in a </w:t>
      </w:r>
      <w:r w:rsidR="00464626" w:rsidRPr="002D78FC">
        <w:rPr>
          <w:lang w:val="en-US"/>
        </w:rPr>
        <w:t>highly</w:t>
      </w:r>
      <w:r w:rsidR="000B4CB0" w:rsidRPr="002D78FC">
        <w:rPr>
          <w:lang w:val="en-US"/>
        </w:rPr>
        <w:t xml:space="preserve"> complex review setting.</w:t>
      </w:r>
      <w:r w:rsidR="000A5F4F" w:rsidRPr="002D78FC">
        <w:rPr>
          <w:lang w:val="en-US"/>
        </w:rPr>
        <w:t xml:space="preserve"> In this framework, we introduce the concept of multi-prompt screening that resembles the common way humans us</w:t>
      </w:r>
      <w:r w:rsidR="004650C4" w:rsidRPr="002D78FC">
        <w:rPr>
          <w:lang w:val="en-US"/>
        </w:rPr>
        <w:t>ually</w:t>
      </w:r>
      <w:r w:rsidR="000A5F4F" w:rsidRPr="002D78FC">
        <w:rPr>
          <w:lang w:val="en-US"/>
        </w:rPr>
        <w:t xml:space="preserve"> screen titles and abstracts</w:t>
      </w:r>
      <w:r w:rsidR="005001A6" w:rsidRPr="002D78FC">
        <w:rPr>
          <w:lang w:val="en-US"/>
        </w:rPr>
        <w:t xml:space="preserve"> </w:t>
      </w:r>
      <w:r w:rsidR="005001A6" w:rsidRPr="002D78FC">
        <w:rPr>
          <w:lang w:val="en-US"/>
        </w:rPr>
        <w:fldChar w:fldCharType="begin" w:fldLock="1"/>
      </w:r>
      <w:r w:rsidR="00DE061E" w:rsidRPr="002D78FC">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sidRPr="002D78FC">
        <w:rPr>
          <w:lang w:val="en-US"/>
        </w:rPr>
        <w:fldChar w:fldCharType="separate"/>
      </w:r>
      <w:r w:rsidR="00DE061E" w:rsidRPr="002D78FC">
        <w:rPr>
          <w:noProof/>
          <w:lang w:val="en-US"/>
        </w:rPr>
        <w:t>(Valentine, 2009)</w:t>
      </w:r>
      <w:r w:rsidR="005001A6" w:rsidRPr="002D78FC">
        <w:rPr>
          <w:lang w:val="en-US"/>
        </w:rPr>
        <w:fldChar w:fldCharType="end"/>
      </w:r>
      <w:r w:rsidR="000A5F4F" w:rsidRPr="002D78FC">
        <w:rPr>
          <w:lang w:val="en-US"/>
        </w:rPr>
        <w:t>.</w:t>
      </w:r>
      <w:r w:rsidR="000B4CB0" w:rsidRPr="002D78FC">
        <w:rPr>
          <w:lang w:val="en-US"/>
        </w:rPr>
        <w:t xml:space="preserve"> These experiments further aim to show that GPT API models are perfectly viable as independent second screeners in social science reviews.</w:t>
      </w:r>
    </w:p>
    <w:p w14:paraId="3E2440DD" w14:textId="6B2ABA2C" w:rsidR="00DE7226" w:rsidRPr="002D78FC" w:rsidRDefault="00DE7226" w:rsidP="005F5FAC">
      <w:pPr>
        <w:autoSpaceDE w:val="0"/>
        <w:autoSpaceDN w:val="0"/>
        <w:adjustRightInd w:val="0"/>
        <w:spacing w:after="0" w:line="360" w:lineRule="auto"/>
        <w:ind w:firstLine="1304"/>
        <w:jc w:val="both"/>
        <w:rPr>
          <w:lang w:val="en-US"/>
        </w:rPr>
      </w:pPr>
      <w:r w:rsidRPr="002D78FC">
        <w:rPr>
          <w:lang w:val="en-US"/>
        </w:rPr>
        <w:t>W</w:t>
      </w:r>
      <w:r w:rsidR="00043140" w:rsidRPr="002D78FC">
        <w:rPr>
          <w:lang w:val="en-US"/>
        </w:rPr>
        <w:t>e aim to fulfill</w:t>
      </w:r>
      <w:r w:rsidR="00467E10" w:rsidRPr="002D78FC">
        <w:rPr>
          <w:lang w:val="en-US"/>
        </w:rPr>
        <w:t xml:space="preserve"> </w:t>
      </w:r>
      <w:r w:rsidR="005D0384" w:rsidRPr="002D78FC">
        <w:rPr>
          <w:lang w:val="en-US"/>
        </w:rPr>
        <w:t>requirement</w:t>
      </w:r>
      <w:r w:rsidR="00043140" w:rsidRPr="002D78FC">
        <w:rPr>
          <w:lang w:val="en-US"/>
        </w:rPr>
        <w:t xml:space="preserve"> </w:t>
      </w:r>
      <w:r w:rsidR="00043140" w:rsidRPr="002D78FC">
        <w:rPr>
          <w:i/>
          <w:lang w:val="en-US"/>
        </w:rPr>
        <w:t>(c)</w:t>
      </w:r>
      <w:r w:rsidR="00043140" w:rsidRPr="002D78FC">
        <w:rPr>
          <w:lang w:val="en-US"/>
        </w:rPr>
        <w:t xml:space="preserve"> by developing the</w:t>
      </w:r>
      <w:r w:rsidR="00043140" w:rsidRPr="002D78FC">
        <w:rPr>
          <w:rFonts w:cs="Times New Roman"/>
          <w:lang w:val="en-US"/>
        </w:rPr>
        <w:t xml:space="preserve"> </w:t>
      </w:r>
      <w:proofErr w:type="spellStart"/>
      <w:r w:rsidR="00043140" w:rsidRPr="002D78FC">
        <w:rPr>
          <w:rFonts w:cs="Times New Roman"/>
          <w:lang w:val="en-US"/>
        </w:rPr>
        <w:t>AIscreenR</w:t>
      </w:r>
      <w:proofErr w:type="spellEnd"/>
      <w:r w:rsidR="000B4CB0" w:rsidRPr="002D78FC">
        <w:rPr>
          <w:lang w:val="en-US"/>
        </w:rPr>
        <w:t xml:space="preserve"> </w:t>
      </w:r>
      <w:r w:rsidR="00043140" w:rsidRPr="002D78FC">
        <w:rPr>
          <w:lang w:val="en-US"/>
        </w:rPr>
        <w:t xml:space="preserve">software. </w:t>
      </w:r>
      <w:r w:rsidR="005F5FAC" w:rsidRPr="002D78FC">
        <w:rPr>
          <w:lang w:val="en-US"/>
        </w:rPr>
        <w:t>A side-effect of conducting the above-mentioned classifier experiments</w:t>
      </w:r>
      <w:r w:rsidR="00803181" w:rsidRPr="002D78FC">
        <w:rPr>
          <w:lang w:val="en-US"/>
        </w:rPr>
        <w:t xml:space="preserve">, mentioned under requirement </w:t>
      </w:r>
      <w:r w:rsidR="00803181" w:rsidRPr="002D78FC">
        <w:rPr>
          <w:i/>
          <w:lang w:val="en-US"/>
        </w:rPr>
        <w:t>(b)</w:t>
      </w:r>
      <w:r w:rsidR="007D199E" w:rsidRPr="002D78FC">
        <w:rPr>
          <w:lang w:val="en-US"/>
        </w:rPr>
        <w:t>,</w:t>
      </w:r>
      <w:r w:rsidR="005F5FAC" w:rsidRPr="002D78FC">
        <w:rPr>
          <w:lang w:val="en-US"/>
        </w:rPr>
        <w:t xml:space="preserve"> was further to ensure that the</w:t>
      </w:r>
      <w:r w:rsidR="007B4CDF" w:rsidRPr="002D78FC">
        <w:rPr>
          <w:lang w:val="en-US"/>
        </w:rPr>
        <w:t xml:space="preserve"> </w:t>
      </w:r>
      <w:proofErr w:type="spellStart"/>
      <w:r w:rsidR="007B4CDF" w:rsidRPr="002D78FC">
        <w:rPr>
          <w:lang w:val="en-US"/>
        </w:rPr>
        <w:t>AIscreenR</w:t>
      </w:r>
      <w:proofErr w:type="spellEnd"/>
      <w:r w:rsidR="005F5FAC" w:rsidRPr="002D78FC">
        <w:rPr>
          <w:lang w:val="en-US"/>
        </w:rPr>
        <w:t xml:space="preserve"> </w:t>
      </w:r>
      <w:r w:rsidR="007B4CDF" w:rsidRPr="002D78FC">
        <w:rPr>
          <w:lang w:val="en-US"/>
        </w:rPr>
        <w:t>package</w:t>
      </w:r>
      <w:r w:rsidR="005F5FAC" w:rsidRPr="002D78FC">
        <w:rPr>
          <w:lang w:val="en-US"/>
        </w:rPr>
        <w:t xml:space="preserve"> works reliably. </w:t>
      </w:r>
    </w:p>
    <w:p w14:paraId="64FDA334" w14:textId="75DFF301" w:rsidR="00812924" w:rsidRPr="002D78FC" w:rsidRDefault="005D0384" w:rsidP="005F5FAC">
      <w:pPr>
        <w:autoSpaceDE w:val="0"/>
        <w:autoSpaceDN w:val="0"/>
        <w:adjustRightInd w:val="0"/>
        <w:spacing w:after="0" w:line="360" w:lineRule="auto"/>
        <w:ind w:firstLine="1304"/>
        <w:jc w:val="both"/>
        <w:rPr>
          <w:lang w:val="en-US"/>
        </w:rPr>
      </w:pPr>
      <w:r w:rsidRPr="002D78FC">
        <w:rPr>
          <w:lang w:val="en-US"/>
        </w:rPr>
        <w:t>Then, t</w:t>
      </w:r>
      <w:r w:rsidR="00467E10" w:rsidRPr="002D78FC">
        <w:rPr>
          <w:lang w:val="en-US"/>
        </w:rPr>
        <w:t xml:space="preserve">o fulfill requirements </w:t>
      </w:r>
      <w:r w:rsidR="00467E10" w:rsidRPr="002D78FC">
        <w:rPr>
          <w:i/>
          <w:lang w:val="en-US"/>
        </w:rPr>
        <w:t>(d)</w:t>
      </w:r>
      <w:r w:rsidR="00467E10" w:rsidRPr="002D78FC">
        <w:rPr>
          <w:lang w:val="en-US"/>
        </w:rPr>
        <w:t xml:space="preserve"> and </w:t>
      </w:r>
      <w:r w:rsidR="00467E10" w:rsidRPr="002D78FC">
        <w:rPr>
          <w:i/>
          <w:lang w:val="en-US"/>
        </w:rPr>
        <w:t>(e),</w:t>
      </w:r>
      <w:r w:rsidR="00467E10" w:rsidRPr="002D78FC">
        <w:rPr>
          <w:lang w:val="en-US"/>
        </w:rPr>
        <w:t xml:space="preserve"> </w:t>
      </w:r>
      <w:r w:rsidR="000624AA" w:rsidRPr="002D78FC">
        <w:rPr>
          <w:lang w:val="en-US"/>
        </w:rPr>
        <w:t>we develop a heuristic for how to test the performance of one’s developed prompt(s)</w:t>
      </w:r>
      <w:r w:rsidRPr="002D78FC">
        <w:rPr>
          <w:lang w:val="en-US"/>
        </w:rPr>
        <w:t xml:space="preserve"> and screening</w:t>
      </w:r>
      <w:r w:rsidR="000624AA" w:rsidRPr="002D78FC">
        <w:rPr>
          <w:lang w:val="en-US"/>
        </w:rPr>
        <w:t xml:space="preserve"> a</w:t>
      </w:r>
      <w:r w:rsidRPr="002D78FC">
        <w:rPr>
          <w:lang w:val="en-US"/>
        </w:rPr>
        <w:t>s well as</w:t>
      </w:r>
      <w:r w:rsidR="000624AA" w:rsidRPr="002D78FC">
        <w:rPr>
          <w:lang w:val="en-US"/>
        </w:rPr>
        <w:t xml:space="preserve"> assess under what conditions</w:t>
      </w:r>
      <w:r w:rsidRPr="002D78FC">
        <w:rPr>
          <w:lang w:val="en-US"/>
        </w:rPr>
        <w:t xml:space="preserve"> </w:t>
      </w:r>
      <w:proofErr w:type="spellStart"/>
      <w:ins w:id="203" w:author="Julian Christensen" w:date="2024-07-04T14:31:00Z">
        <w:r w:rsidR="00863EF9" w:rsidRPr="002D78FC">
          <w:rPr>
            <w:rStyle w:val="translation"/>
            <w:lang w:val="en-US"/>
          </w:rPr>
          <w:t>T&amp;Ab</w:t>
        </w:r>
        <w:proofErr w:type="spellEnd"/>
        <w:r w:rsidR="00863EF9" w:rsidRPr="002D78FC">
          <w:rPr>
            <w:rStyle w:val="translation"/>
            <w:lang w:val="en-US"/>
          </w:rPr>
          <w:t xml:space="preserve"> </w:t>
        </w:r>
      </w:ins>
      <w:del w:id="204" w:author="Julian Christensen" w:date="2024-07-04T14:31:00Z">
        <w:r w:rsidRPr="002D78FC" w:rsidDel="00863EF9">
          <w:rPr>
            <w:lang w:val="en-US"/>
          </w:rPr>
          <w:delText xml:space="preserve">TAB </w:delText>
        </w:r>
      </w:del>
      <w:r w:rsidRPr="002D78FC">
        <w:rPr>
          <w:lang w:val="en-US"/>
        </w:rPr>
        <w:t>screening</w:t>
      </w:r>
      <w:r w:rsidR="000624AA" w:rsidRPr="002D78FC">
        <w:rPr>
          <w:lang w:val="en-US"/>
        </w:rPr>
        <w:t xml:space="preserve"> </w:t>
      </w:r>
      <w:r w:rsidRPr="002D78FC">
        <w:rPr>
          <w:lang w:val="en-US"/>
        </w:rPr>
        <w:t xml:space="preserve">with the </w:t>
      </w:r>
      <w:r w:rsidR="000624AA" w:rsidRPr="002D78FC">
        <w:rPr>
          <w:lang w:val="en-US"/>
        </w:rPr>
        <w:t>GPT API</w:t>
      </w:r>
      <w:r w:rsidRPr="002D78FC">
        <w:rPr>
          <w:lang w:val="en-US"/>
        </w:rPr>
        <w:t xml:space="preserve"> models</w:t>
      </w:r>
      <w:r w:rsidR="000624AA" w:rsidRPr="002D78FC">
        <w:rPr>
          <w:lang w:val="en-US"/>
        </w:rPr>
        <w:t xml:space="preserve"> can</w:t>
      </w:r>
      <w:r w:rsidR="00D82235" w:rsidRPr="002D78FC">
        <w:rPr>
          <w:lang w:val="en-US"/>
        </w:rPr>
        <w:t xml:space="preserve"> (and cannot)</w:t>
      </w:r>
      <w:r w:rsidR="000624AA" w:rsidRPr="002D78FC">
        <w:rPr>
          <w:lang w:val="en-US"/>
        </w:rPr>
        <w:t xml:space="preserve"> be accepted </w:t>
      </w:r>
      <w:del w:id="205" w:author="Julian Christensen" w:date="2024-07-04T16:03:00Z">
        <w:r w:rsidR="000624AA" w:rsidRPr="002D78FC" w:rsidDel="00B40DA9">
          <w:rPr>
            <w:lang w:val="en-US"/>
          </w:rPr>
          <w:delText xml:space="preserve">to be used </w:delText>
        </w:r>
      </w:del>
      <w:r w:rsidR="008B5C84" w:rsidRPr="002D78FC">
        <w:rPr>
          <w:lang w:val="en-US"/>
        </w:rPr>
        <w:t>as a</w:t>
      </w:r>
      <w:r w:rsidR="005F5FAC" w:rsidRPr="002D78FC">
        <w:rPr>
          <w:lang w:val="en-US"/>
        </w:rPr>
        <w:t>n</w:t>
      </w:r>
      <w:r w:rsidR="008B5C84" w:rsidRPr="002D78FC">
        <w:rPr>
          <w:lang w:val="en-US"/>
        </w:rPr>
        <w:t xml:space="preserve"> </w:t>
      </w:r>
      <w:r w:rsidR="005F5FAC" w:rsidRPr="002D78FC">
        <w:rPr>
          <w:lang w:val="en-US"/>
        </w:rPr>
        <w:t>independent</w:t>
      </w:r>
      <w:r w:rsidR="008B5C84" w:rsidRPr="002D78FC">
        <w:rPr>
          <w:lang w:val="en-US"/>
        </w:rPr>
        <w:t xml:space="preserve"> second screener </w:t>
      </w:r>
      <w:r w:rsidR="000624AA" w:rsidRPr="002D78FC">
        <w:rPr>
          <w:lang w:val="en-US"/>
        </w:rPr>
        <w:t xml:space="preserve">in </w:t>
      </w:r>
      <w:r w:rsidR="008B5C84" w:rsidRPr="002D78FC">
        <w:rPr>
          <w:lang w:val="en-US"/>
        </w:rPr>
        <w:t xml:space="preserve">systematic </w:t>
      </w:r>
      <w:r w:rsidR="000624AA" w:rsidRPr="002D78FC">
        <w:rPr>
          <w:lang w:val="en-US"/>
        </w:rPr>
        <w:t>review</w:t>
      </w:r>
      <w:r w:rsidR="008B5C84" w:rsidRPr="002D78FC">
        <w:rPr>
          <w:lang w:val="en-US"/>
        </w:rPr>
        <w:t>s</w:t>
      </w:r>
      <w:r w:rsidR="000624AA" w:rsidRPr="002D78FC">
        <w:rPr>
          <w:lang w:val="en-US"/>
        </w:rPr>
        <w:t xml:space="preserve">. </w:t>
      </w:r>
      <w:r w:rsidR="005F5FAC" w:rsidRPr="002D78FC">
        <w:rPr>
          <w:lang w:val="en-US"/>
        </w:rPr>
        <w:t xml:space="preserve">We inform these guidelines </w:t>
      </w:r>
      <w:r w:rsidR="00DE7226" w:rsidRPr="002D78FC">
        <w:rPr>
          <w:lang w:val="en-US"/>
        </w:rPr>
        <w:t>by</w:t>
      </w:r>
      <w:r w:rsidR="005F5FAC" w:rsidRPr="002D78FC">
        <w:rPr>
          <w:lang w:val="en-US"/>
        </w:rPr>
        <w:t xml:space="preserve"> the </w:t>
      </w:r>
      <w:r w:rsidR="00467E10" w:rsidRPr="002D78FC">
        <w:rPr>
          <w:lang w:val="en-US"/>
        </w:rPr>
        <w:t xml:space="preserve">empirical human screening benchmarks developed </w:t>
      </w:r>
      <w:r w:rsidRPr="002D78FC">
        <w:rPr>
          <w:lang w:val="en-US"/>
        </w:rPr>
        <w:t>under requirement</w:t>
      </w:r>
      <w:r w:rsidR="00467E10" w:rsidRPr="002D78FC">
        <w:rPr>
          <w:lang w:val="en-US"/>
        </w:rPr>
        <w:t xml:space="preserve"> </w:t>
      </w:r>
      <w:r w:rsidR="00467E10" w:rsidRPr="002D78FC">
        <w:rPr>
          <w:i/>
          <w:lang w:val="en-US"/>
        </w:rPr>
        <w:t>(b)</w:t>
      </w:r>
      <w:r w:rsidRPr="002D78FC">
        <w:rPr>
          <w:lang w:val="en-US"/>
        </w:rPr>
        <w:t xml:space="preserve"> as well</w:t>
      </w:r>
      <w:r w:rsidR="00467E10" w:rsidRPr="002D78FC">
        <w:rPr>
          <w:lang w:val="en-US"/>
        </w:rPr>
        <w:t>.</w:t>
      </w:r>
      <w:r w:rsidRPr="002D78FC">
        <w:rPr>
          <w:lang w:val="en-US"/>
        </w:rPr>
        <w:t xml:space="preserve"> </w:t>
      </w:r>
      <w:r w:rsidR="005F5FAC" w:rsidRPr="002D78FC">
        <w:rPr>
          <w:lang w:val="en-US"/>
        </w:rPr>
        <w:t>Since</w:t>
      </w:r>
      <w:r w:rsidRPr="002D78FC">
        <w:rPr>
          <w:lang w:val="en-US"/>
        </w:rPr>
        <w:t xml:space="preserve"> we</w:t>
      </w:r>
      <w:r w:rsidR="00467E10" w:rsidRPr="002D78FC">
        <w:rPr>
          <w:lang w:val="en-US"/>
        </w:rPr>
        <w:t xml:space="preserve"> are working with pre-</w:t>
      </w:r>
      <w:r w:rsidR="00467E10" w:rsidRPr="002D78FC">
        <w:rPr>
          <w:i/>
          <w:lang w:val="en-US"/>
        </w:rPr>
        <w:t>trained</w:t>
      </w:r>
      <w:r w:rsidR="00467E10" w:rsidRPr="002D78FC">
        <w:rPr>
          <w:lang w:val="en-US"/>
        </w:rPr>
        <w:t xml:space="preserve"> models,</w:t>
      </w:r>
      <w:r w:rsidR="007D199E" w:rsidRPr="002D78FC">
        <w:rPr>
          <w:lang w:val="en-US"/>
        </w:rPr>
        <w:t xml:space="preserve"> </w:t>
      </w:r>
      <w:r w:rsidRPr="002D78FC">
        <w:rPr>
          <w:lang w:val="en-US"/>
        </w:rPr>
        <w:t>requirement</w:t>
      </w:r>
      <w:r w:rsidR="00467E10" w:rsidRPr="002D78FC">
        <w:rPr>
          <w:lang w:val="en-US"/>
        </w:rPr>
        <w:t xml:space="preserve"> </w:t>
      </w:r>
      <w:r w:rsidR="00467E10" w:rsidRPr="002D78FC">
        <w:rPr>
          <w:i/>
          <w:lang w:val="en-US"/>
        </w:rPr>
        <w:t>(e)</w:t>
      </w:r>
      <w:r w:rsidR="00467E10" w:rsidRPr="002D78FC">
        <w:rPr>
          <w:lang w:val="en-US"/>
        </w:rPr>
        <w:t xml:space="preserve"> is not</w:t>
      </w:r>
      <w:r w:rsidRPr="002D78FC">
        <w:rPr>
          <w:lang w:val="en-US"/>
        </w:rPr>
        <w:t xml:space="preserve"> as such</w:t>
      </w:r>
      <w:r w:rsidR="00467E10" w:rsidRPr="002D78FC">
        <w:rPr>
          <w:lang w:val="en-US"/>
        </w:rPr>
        <w:t xml:space="preserve"> necessary in our case.</w:t>
      </w:r>
      <w:r w:rsidRPr="002D78FC">
        <w:rPr>
          <w:lang w:val="en-US"/>
        </w:rPr>
        <w:t xml:space="preserve"> Instead, the performance of the prompt(s) used for screening needs to be </w:t>
      </w:r>
      <w:r w:rsidRPr="002D78FC">
        <w:rPr>
          <w:i/>
          <w:lang w:val="en-US"/>
        </w:rPr>
        <w:t>tested</w:t>
      </w:r>
      <w:r w:rsidRPr="002D78FC">
        <w:rPr>
          <w:lang w:val="en-US"/>
        </w:rPr>
        <w:t xml:space="preserve"> and compared against human performance measures before credible </w:t>
      </w:r>
      <w:proofErr w:type="spellStart"/>
      <w:ins w:id="206" w:author="Julian Christensen" w:date="2024-07-04T14:31:00Z">
        <w:r w:rsidR="00863EF9" w:rsidRPr="002D78FC">
          <w:rPr>
            <w:rStyle w:val="translation"/>
            <w:lang w:val="en-US"/>
          </w:rPr>
          <w:t>T&amp;Ab</w:t>
        </w:r>
        <w:proofErr w:type="spellEnd"/>
        <w:r w:rsidR="00863EF9" w:rsidRPr="002D78FC">
          <w:rPr>
            <w:rStyle w:val="translation"/>
            <w:lang w:val="en-US"/>
          </w:rPr>
          <w:t xml:space="preserve"> </w:t>
        </w:r>
      </w:ins>
      <w:del w:id="207" w:author="Julian Christensen" w:date="2024-07-04T14:31:00Z">
        <w:r w:rsidRPr="002D78FC" w:rsidDel="00863EF9">
          <w:rPr>
            <w:lang w:val="en-US"/>
          </w:rPr>
          <w:delText xml:space="preserve">TAB </w:delText>
        </w:r>
      </w:del>
      <w:r w:rsidRPr="002D78FC">
        <w:rPr>
          <w:lang w:val="en-US"/>
        </w:rPr>
        <w:t xml:space="preserve">screening can be initiated. </w:t>
      </w:r>
      <w:r w:rsidR="00467E10" w:rsidRPr="002D78FC">
        <w:rPr>
          <w:lang w:val="en-US"/>
        </w:rPr>
        <w:t>We return to this point</w:t>
      </w:r>
      <w:r w:rsidRPr="002D78FC">
        <w:rPr>
          <w:lang w:val="en-US"/>
        </w:rPr>
        <w:t xml:space="preserve"> in later sections. </w:t>
      </w:r>
      <w:r w:rsidR="00467E10" w:rsidRPr="002D78FC">
        <w:rPr>
          <w:lang w:val="en-US"/>
        </w:rPr>
        <w:t xml:space="preserve">Finally, to accommodate requirement </w:t>
      </w:r>
      <w:r w:rsidR="00467E10" w:rsidRPr="002D78FC">
        <w:rPr>
          <w:i/>
          <w:lang w:val="en-US"/>
        </w:rPr>
        <w:t>(f)</w:t>
      </w:r>
      <w:r w:rsidR="00467E10" w:rsidRPr="002D78FC">
        <w:rPr>
          <w:lang w:val="en-US"/>
        </w:rPr>
        <w:t xml:space="preserve"> we have developed the </w:t>
      </w:r>
      <w:proofErr w:type="spellStart"/>
      <w:r w:rsidR="00467E10" w:rsidRPr="002D78FC">
        <w:rPr>
          <w:rFonts w:cs="Times New Roman"/>
          <w:lang w:val="en-US"/>
        </w:rPr>
        <w:t>AIscreenR</w:t>
      </w:r>
      <w:proofErr w:type="spellEnd"/>
      <w:r w:rsidR="00467E10" w:rsidRPr="002D78FC">
        <w:rPr>
          <w:lang w:val="en-US"/>
        </w:rPr>
        <w:t xml:space="preserve"> </w:t>
      </w:r>
      <w:r w:rsidR="005F5FAC" w:rsidRPr="002D78FC">
        <w:rPr>
          <w:lang w:val="en-US"/>
        </w:rPr>
        <w:t xml:space="preserve">package </w:t>
      </w:r>
      <w:r w:rsidR="00467E10" w:rsidRPr="002D78FC">
        <w:rPr>
          <w:lang w:val="en-US"/>
        </w:rPr>
        <w:t>as an open-source software</w:t>
      </w:r>
      <w:del w:id="208" w:author="Julian Christensen" w:date="2024-07-04T16:05:00Z">
        <w:r w:rsidR="00467E10" w:rsidRPr="002D78FC" w:rsidDel="00B40DA9">
          <w:rPr>
            <w:lang w:val="en-US"/>
          </w:rPr>
          <w:delText xml:space="preserve"> so tha</w:delText>
        </w:r>
      </w:del>
      <w:ins w:id="209" w:author="Julian Christensen" w:date="2024-07-04T16:05:00Z">
        <w:r w:rsidR="00B40DA9" w:rsidRPr="002D78FC">
          <w:rPr>
            <w:lang w:val="en-US"/>
          </w:rPr>
          <w:t>, thereby allowing</w:t>
        </w:r>
      </w:ins>
      <w:del w:id="210" w:author="Julian Christensen" w:date="2024-07-04T16:05:00Z">
        <w:r w:rsidR="00467E10" w:rsidRPr="002D78FC" w:rsidDel="00B40DA9">
          <w:rPr>
            <w:lang w:val="en-US"/>
          </w:rPr>
          <w:delText>t</w:delText>
        </w:r>
      </w:del>
      <w:r w:rsidR="00467E10" w:rsidRPr="002D78FC">
        <w:rPr>
          <w:lang w:val="en-US"/>
        </w:rPr>
        <w:t xml:space="preserve"> others in the review community</w:t>
      </w:r>
      <w:r w:rsidR="00812924" w:rsidRPr="002D78FC">
        <w:rPr>
          <w:lang w:val="en-US"/>
        </w:rPr>
        <w:t xml:space="preserve"> (e.g., the Evidence Synthesis Hackathon)</w:t>
      </w:r>
      <w:r w:rsidR="00467E10" w:rsidRPr="002D78FC">
        <w:rPr>
          <w:lang w:val="en-US"/>
        </w:rPr>
        <w:t xml:space="preserve"> </w:t>
      </w:r>
      <w:del w:id="211" w:author="Julian Christensen" w:date="2024-07-04T16:05:00Z">
        <w:r w:rsidR="00467E10" w:rsidRPr="002D78FC" w:rsidDel="00B40DA9">
          <w:rPr>
            <w:lang w:val="en-US"/>
          </w:rPr>
          <w:delText xml:space="preserve">can </w:delText>
        </w:r>
      </w:del>
      <w:ins w:id="212" w:author="Julian Christensen" w:date="2024-07-04T16:05:00Z">
        <w:r w:rsidR="00B40DA9" w:rsidRPr="002D78FC">
          <w:rPr>
            <w:lang w:val="en-US"/>
          </w:rPr>
          <w:t xml:space="preserve">to </w:t>
        </w:r>
      </w:ins>
      <w:r w:rsidR="005F5FAC" w:rsidRPr="002D78FC">
        <w:rPr>
          <w:lang w:val="en-US"/>
        </w:rPr>
        <w:t>readily</w:t>
      </w:r>
      <w:r w:rsidR="00467E10" w:rsidRPr="002D78FC">
        <w:rPr>
          <w:lang w:val="en-US"/>
        </w:rPr>
        <w:t xml:space="preserve"> contribute to the development and ongoing support of the software.</w:t>
      </w:r>
      <w:r w:rsidR="008B5C84" w:rsidRPr="002D78FC">
        <w:rPr>
          <w:lang w:val="en-US"/>
        </w:rPr>
        <w:t xml:space="preserve"> </w:t>
      </w:r>
    </w:p>
    <w:p w14:paraId="5724E377" w14:textId="2B7A60AE" w:rsidR="0054144B" w:rsidRDefault="00467E10" w:rsidP="00812924">
      <w:pPr>
        <w:autoSpaceDE w:val="0"/>
        <w:autoSpaceDN w:val="0"/>
        <w:adjustRightInd w:val="0"/>
        <w:spacing w:after="0" w:line="360" w:lineRule="auto"/>
        <w:ind w:firstLine="1304"/>
        <w:jc w:val="both"/>
        <w:rPr>
          <w:ins w:id="213" w:author="Julian Christensen" w:date="2024-07-04T16:08:00Z"/>
          <w:rFonts w:cs="Times New Roman"/>
          <w:szCs w:val="24"/>
          <w:lang w:val="en-US"/>
        </w:rPr>
      </w:pPr>
      <w:r>
        <w:rPr>
          <w:lang w:val="en-US"/>
        </w:rPr>
        <w:lastRenderedPageBreak/>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w:t>
      </w:r>
      <w:proofErr w:type="spellStart"/>
      <w:ins w:id="214" w:author="Julian Christensen" w:date="2024-07-04T14:31:00Z">
        <w:r w:rsidR="00863EF9">
          <w:rPr>
            <w:rStyle w:val="translation"/>
            <w:lang w:val="en-US"/>
          </w:rPr>
          <w:t>T&amp;Ab</w:t>
        </w:r>
        <w:proofErr w:type="spellEnd"/>
        <w:r w:rsidR="00863EF9">
          <w:rPr>
            <w:rStyle w:val="translation"/>
            <w:lang w:val="en-US"/>
          </w:rPr>
          <w:t xml:space="preserve"> </w:t>
        </w:r>
      </w:ins>
      <w:del w:id="215" w:author="Julian Christensen" w:date="2024-07-04T14:31:00Z">
        <w:r w:rsidR="001B592D" w:rsidDel="00863EF9">
          <w:rPr>
            <w:rStyle w:val="translation"/>
            <w:lang w:val="en-US"/>
          </w:rPr>
          <w:delText xml:space="preserve">TAB </w:delText>
        </w:r>
      </w:del>
      <w:r w:rsidR="001B592D">
        <w:rPr>
          <w:rStyle w:val="translation"/>
          <w:lang w:val="en-US"/>
        </w:rPr>
        <w:t xml:space="preserve">screening in large-scale systematic reviews that can inspire </w:t>
      </w:r>
      <w:r w:rsidR="008A319E">
        <w:rPr>
          <w:rStyle w:val="translation"/>
          <w:lang w:val="en-US"/>
        </w:rPr>
        <w:t xml:space="preserve">and be transferred to </w:t>
      </w:r>
      <w:r w:rsidR="001B592D">
        <w:rPr>
          <w:rStyle w:val="translation"/>
          <w:lang w:val="en-US"/>
        </w:rPr>
        <w:t xml:space="preserve">future applications of </w:t>
      </w:r>
      <w:proofErr w:type="spellStart"/>
      <w:ins w:id="216" w:author="Julian Christensen" w:date="2024-07-04T14:32:00Z">
        <w:r w:rsidR="00863EF9">
          <w:rPr>
            <w:rStyle w:val="translation"/>
            <w:lang w:val="en-US"/>
          </w:rPr>
          <w:t>T&amp;Ab</w:t>
        </w:r>
        <w:proofErr w:type="spellEnd"/>
        <w:r w:rsidR="00863EF9">
          <w:rPr>
            <w:rStyle w:val="translation"/>
            <w:lang w:val="en-US"/>
          </w:rPr>
          <w:t xml:space="preserve"> </w:t>
        </w:r>
      </w:ins>
      <w:del w:id="217" w:author="Julian Christensen" w:date="2024-07-04T14:32:00Z">
        <w:r w:rsidR="001B592D" w:rsidDel="00863EF9">
          <w:rPr>
            <w:rStyle w:val="translation"/>
            <w:lang w:val="en-US"/>
          </w:rPr>
          <w:delText xml:space="preserve">TAB </w:delText>
        </w:r>
      </w:del>
      <w:r w:rsidR="001B592D">
        <w:rPr>
          <w:rStyle w:val="translation"/>
          <w:lang w:val="en-US"/>
        </w:rPr>
        <w:t>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w:t>
      </w:r>
      <w:proofErr w:type="spellStart"/>
      <w:r w:rsidR="009E0ED5">
        <w:rPr>
          <w:lang w:val="en-US"/>
        </w:rPr>
        <w:t>OpenAI’s</w:t>
      </w:r>
      <w:proofErr w:type="spellEnd"/>
      <w:r w:rsidR="009E0ED5">
        <w:rPr>
          <w:lang w:val="en-US"/>
        </w:rPr>
        <w:t xml:space="preserve"> GPT models for </w:t>
      </w:r>
      <w:proofErr w:type="spellStart"/>
      <w:ins w:id="218" w:author="Julian Christensen" w:date="2024-07-04T14:32:00Z">
        <w:r w:rsidR="00863EF9">
          <w:rPr>
            <w:rStyle w:val="translation"/>
            <w:lang w:val="en-US"/>
          </w:rPr>
          <w:t>T&amp;Ab</w:t>
        </w:r>
        <w:proofErr w:type="spellEnd"/>
        <w:r w:rsidR="00863EF9">
          <w:rPr>
            <w:rStyle w:val="translation"/>
            <w:lang w:val="en-US"/>
          </w:rPr>
          <w:t xml:space="preserve"> </w:t>
        </w:r>
      </w:ins>
      <w:del w:id="219" w:author="Julian Christensen" w:date="2024-07-04T14:32:00Z">
        <w:r w:rsidR="009E0ED5" w:rsidDel="00863EF9">
          <w:rPr>
            <w:lang w:val="en-US"/>
          </w:rPr>
          <w:delText xml:space="preserve">TAB </w:delText>
        </w:r>
      </w:del>
      <w:r w:rsidR="009E0ED5">
        <w:rPr>
          <w:lang w:val="en-US"/>
        </w:rPr>
        <w:t xml:space="preserve">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proofErr w:type="spellStart"/>
      <w:r w:rsidR="00213868">
        <w:rPr>
          <w:lang w:val="en-US"/>
        </w:rPr>
        <w:t>OpenAI’s</w:t>
      </w:r>
      <w:proofErr w:type="spellEnd"/>
      <w:r w:rsidR="00C57118">
        <w:rPr>
          <w:lang w:val="en-US"/>
        </w:rPr>
        <w:t xml:space="preserve"> LLM</w:t>
      </w:r>
      <w:r w:rsidR="00213868">
        <w:rPr>
          <w:lang w:val="en-US"/>
        </w:rPr>
        <w:t>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10DBBBAB" w14:textId="77777777" w:rsidR="00B40DA9" w:rsidRPr="00812924" w:rsidRDefault="00B40DA9" w:rsidP="00812924">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3E9F1440" w:rsidR="00DE7226" w:rsidRDefault="008A385E" w:rsidP="006F63D8">
      <w:pPr>
        <w:spacing w:after="0" w:line="360" w:lineRule="auto"/>
        <w:jc w:val="both"/>
        <w:rPr>
          <w:lang w:val="en-US"/>
        </w:rPr>
      </w:pPr>
      <w:r>
        <w:rPr>
          <w:lang w:val="en-US"/>
        </w:rPr>
        <w:t xml:space="preserve">To our knowledge, the first evaluation of the </w:t>
      </w:r>
      <w:proofErr w:type="spellStart"/>
      <w:ins w:id="220" w:author="Julian Christensen" w:date="2024-07-04T14:32:00Z">
        <w:r w:rsidR="00863EF9">
          <w:rPr>
            <w:rStyle w:val="translation"/>
            <w:lang w:val="en-US"/>
          </w:rPr>
          <w:t>T&amp;Ab</w:t>
        </w:r>
        <w:proofErr w:type="spellEnd"/>
        <w:r w:rsidR="00863EF9">
          <w:rPr>
            <w:rStyle w:val="translation"/>
            <w:lang w:val="en-US"/>
          </w:rPr>
          <w:t xml:space="preserve"> </w:t>
        </w:r>
      </w:ins>
      <w:del w:id="221" w:author="Julian Christensen" w:date="2024-07-04T14:32:00Z">
        <w:r w:rsidR="00DA5E2D" w:rsidDel="00863EF9">
          <w:rPr>
            <w:lang w:val="en-US"/>
          </w:rPr>
          <w:delText xml:space="preserve">TAB </w:delText>
        </w:r>
      </w:del>
      <w:r>
        <w:rPr>
          <w:lang w:val="en-US"/>
        </w:rPr>
        <w:t xml:space="preserve">screening performance of </w:t>
      </w:r>
      <w:proofErr w:type="spellStart"/>
      <w:r>
        <w:rPr>
          <w:lang w:val="en-US"/>
        </w:rPr>
        <w:t>OpenAI’s</w:t>
      </w:r>
      <w:proofErr w:type="spellEnd"/>
      <w:r>
        <w:rPr>
          <w:lang w:val="en-US"/>
        </w:rPr>
        <w:t xml:space="preserve"> GPT </w:t>
      </w:r>
      <w:r w:rsidR="00DE7226">
        <w:rPr>
          <w:lang w:val="en-US"/>
        </w:rPr>
        <w:t xml:space="preserve">API </w:t>
      </w:r>
      <w:r>
        <w:rPr>
          <w:lang w:val="en-US"/>
        </w:rPr>
        <w:t>models w</w:t>
      </w:r>
      <w:r w:rsidR="00DE7226">
        <w:rPr>
          <w:lang w:val="en-US"/>
        </w:rPr>
        <w:t>as</w:t>
      </w:r>
      <w:r>
        <w:rPr>
          <w:lang w:val="en-US"/>
        </w:rPr>
        <w:t xml:space="preserve"> performed by </w:t>
      </w:r>
      <w:proofErr w:type="spellStart"/>
      <w:r w:rsidR="00625587">
        <w:rPr>
          <w:lang w:val="en-US"/>
        </w:rPr>
        <w:t>Syriani</w:t>
      </w:r>
      <w:proofErr w:type="spellEnd"/>
      <w:r w:rsidR="00625587">
        <w:rPr>
          <w:lang w:val="en-US"/>
        </w:rPr>
        <w:t xml:space="preserve">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w:t>
      </w:r>
      <w:proofErr w:type="spellStart"/>
      <w:ins w:id="222" w:author="Julian Christensen" w:date="2024-07-04T14:32:00Z">
        <w:r w:rsidR="00863EF9">
          <w:rPr>
            <w:rStyle w:val="translation"/>
            <w:lang w:val="en-US"/>
          </w:rPr>
          <w:t>T&amp;Ab</w:t>
        </w:r>
        <w:proofErr w:type="spellEnd"/>
        <w:r w:rsidR="00863EF9">
          <w:rPr>
            <w:rStyle w:val="translation"/>
            <w:lang w:val="en-US"/>
          </w:rPr>
          <w:t xml:space="preserve"> </w:t>
        </w:r>
      </w:ins>
      <w:del w:id="223" w:author="Julian Christensen" w:date="2024-07-04T14:32:00Z">
        <w:r w:rsidR="00066D16" w:rsidDel="00863EF9">
          <w:rPr>
            <w:lang w:val="en-US"/>
          </w:rPr>
          <w:delText xml:space="preserve">TAB </w:delText>
        </w:r>
      </w:del>
      <w:r w:rsidR="00066D16">
        <w:rPr>
          <w:lang w:val="en-US"/>
        </w:rPr>
        <w:t xml:space="preserve">screening performance of the GPT API model </w:t>
      </w:r>
      <w:r w:rsidR="0007719B">
        <w:rPr>
          <w:lang w:val="en-US"/>
        </w:rPr>
        <w:t>gpt-</w:t>
      </w:r>
      <w:r w:rsidR="00066D16">
        <w:rPr>
          <w:lang w:val="en-US"/>
        </w:rPr>
        <w:t>3.5-turbo-0301</w:t>
      </w:r>
      <w:r w:rsidR="00BA7D98" w:rsidRPr="000D35BD">
        <w:rPr>
          <w:rStyle w:val="Fodnotehenvisning"/>
        </w:rPr>
        <w:footnoteReference w:id="5"/>
      </w:r>
      <w:r w:rsidR="00066D16">
        <w:rPr>
          <w:lang w:val="en-US"/>
        </w:rPr>
        <w:t xml:space="preserve"> relative to five state-of-the-art machine learning algorit</w:t>
      </w:r>
      <w:r w:rsidR="00DE7226">
        <w:rPr>
          <w:lang w:val="en-US"/>
        </w:rPr>
        <w:t>h</w:t>
      </w:r>
      <w:r w:rsidR="00066D16">
        <w:rPr>
          <w:lang w:val="en-US"/>
        </w:rPr>
        <w:t>ms</w:t>
      </w:r>
      <w:ins w:id="224" w:author="Julian Christensen" w:date="2024-07-04T16:20:00Z">
        <w:r w:rsidR="00791A40">
          <w:rPr>
            <w:lang w:val="en-US"/>
          </w:rPr>
          <w:t>.</w:t>
        </w:r>
      </w:ins>
      <w:del w:id="225" w:author="Julian Christensen" w:date="2024-07-04T16:13:00Z">
        <w:r w:rsidR="00066D16" w:rsidDel="006B1FFC">
          <w:rPr>
            <w:lang w:val="en-US"/>
          </w:rPr>
          <w:delText xml:space="preserve">. </w:delText>
        </w:r>
        <w:r w:rsidR="00DE7226" w:rsidDel="006B1FFC">
          <w:rPr>
            <w:lang w:val="en-US"/>
          </w:rPr>
          <w:delText>Hereto they</w:delText>
        </w:r>
      </w:del>
      <w:ins w:id="226" w:author="Julian Christensen" w:date="2024-07-04T16:13:00Z">
        <w:r w:rsidR="006B1FFC">
          <w:rPr>
            <w:lang w:val="en-US"/>
          </w:rPr>
          <w:t xml:space="preserve"> </w:t>
        </w:r>
      </w:ins>
      <w:ins w:id="227" w:author="Julian Christensen" w:date="2024-07-04T16:20:00Z">
        <w:r w:rsidR="00791A40">
          <w:rPr>
            <w:lang w:val="en-US"/>
          </w:rPr>
          <w:t>The authors</w:t>
        </w:r>
      </w:ins>
      <w:r w:rsidR="00DE7226">
        <w:rPr>
          <w:lang w:val="en-US"/>
        </w:rPr>
        <w:t xml:space="preserve"> found </w:t>
      </w:r>
      <w:del w:id="228" w:author="Julian Christensen" w:date="2024-07-04T16:14:00Z">
        <w:r w:rsidR="00DE7226" w:rsidDel="006B1FFC">
          <w:rPr>
            <w:lang w:val="en-US"/>
          </w:rPr>
          <w:delText xml:space="preserve">that </w:delText>
        </w:r>
      </w:del>
      <w:del w:id="229" w:author="Julian Christensen" w:date="2024-07-04T16:13:00Z">
        <w:r w:rsidR="00DE7226" w:rsidDel="006B1FFC">
          <w:rPr>
            <w:lang w:val="en-US"/>
          </w:rPr>
          <w:delText xml:space="preserve">OpenAI’s </w:delText>
        </w:r>
      </w:del>
      <w:ins w:id="230" w:author="Julian Christensen" w:date="2024-07-04T16:13:00Z">
        <w:r w:rsidR="006B1FFC">
          <w:rPr>
            <w:lang w:val="en-US"/>
          </w:rPr>
          <w:t>the</w:t>
        </w:r>
      </w:ins>
      <w:ins w:id="231" w:author="Julian Christensen" w:date="2024-07-04T16:20:00Z">
        <w:r w:rsidR="00791A40">
          <w:rPr>
            <w:lang w:val="en-US"/>
          </w:rPr>
          <w:t xml:space="preserve"> performance of the</w:t>
        </w:r>
      </w:ins>
      <w:ins w:id="232" w:author="Julian Christensen" w:date="2024-07-04T16:13:00Z">
        <w:r w:rsidR="006B1FFC">
          <w:rPr>
            <w:lang w:val="en-US"/>
          </w:rPr>
          <w:t xml:space="preserve"> </w:t>
        </w:r>
      </w:ins>
      <w:r w:rsidR="00DE7226">
        <w:rPr>
          <w:lang w:val="en-US"/>
        </w:rPr>
        <w:t xml:space="preserve">GPT API models </w:t>
      </w:r>
      <w:del w:id="233" w:author="Julian Christensen" w:date="2024-07-04T16:20:00Z">
        <w:r w:rsidR="00DE7226" w:rsidDel="00791A40">
          <w:rPr>
            <w:lang w:val="en-US"/>
          </w:rPr>
          <w:delText>perform</w:delText>
        </w:r>
      </w:del>
      <w:ins w:id="234" w:author="Julian Christensen" w:date="2024-07-04T16:20:00Z">
        <w:r w:rsidR="00791A40">
          <w:rPr>
            <w:lang w:val="en-US"/>
          </w:rPr>
          <w:t xml:space="preserve">to be </w:t>
        </w:r>
      </w:ins>
      <w:ins w:id="235" w:author="Julian Christensen" w:date="2024-07-04T16:14:00Z">
        <w:r w:rsidR="006B1FFC">
          <w:rPr>
            <w:lang w:val="en-US"/>
          </w:rPr>
          <w:t>on</w:t>
        </w:r>
      </w:ins>
      <w:del w:id="236" w:author="Julian Christensen" w:date="2024-07-04T16:14:00Z">
        <w:r w:rsidR="00DE7226" w:rsidDel="006B1FFC">
          <w:rPr>
            <w:lang w:val="en-US"/>
          </w:rPr>
          <w:delText xml:space="preserve"> on</w:delText>
        </w:r>
      </w:del>
      <w:r w:rsidR="00DE7226">
        <w:rPr>
          <w:lang w:val="en-US"/>
        </w:rPr>
        <w:t xml:space="preserve">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del w:id="237" w:author="Julian Christensen" w:date="2024-07-04T16:21:00Z">
        <w:r w:rsidR="00066D16" w:rsidDel="00791A40">
          <w:rPr>
            <w:lang w:val="en-US"/>
          </w:rPr>
          <w:delText xml:space="preserve">They </w:delText>
        </w:r>
      </w:del>
      <w:ins w:id="238" w:author="Julian Christensen" w:date="2024-07-04T16:21:00Z">
        <w:r w:rsidR="00791A40">
          <w:rPr>
            <w:lang w:val="en-US"/>
          </w:rPr>
          <w:t xml:space="preserve">Moreover, the </w:t>
        </w:r>
      </w:ins>
      <w:del w:id="239" w:author="Julian Christensen" w:date="2024-07-04T16:21:00Z">
        <w:r w:rsidR="00DE7226" w:rsidDel="00791A40">
          <w:rPr>
            <w:lang w:val="en-US"/>
          </w:rPr>
          <w:delText xml:space="preserve">only found the </w:delText>
        </w:r>
      </w:del>
      <w:r w:rsidR="00DE7226">
        <w:rPr>
          <w:lang w:val="en-US"/>
        </w:rPr>
        <w:t xml:space="preserve">models </w:t>
      </w:r>
      <w:ins w:id="240" w:author="Julian Christensen" w:date="2024-07-04T16:21:00Z">
        <w:r w:rsidR="00791A40">
          <w:rPr>
            <w:lang w:val="en-US"/>
          </w:rPr>
          <w:t>on</w:t>
        </w:r>
      </w:ins>
      <w:ins w:id="241" w:author="Julian Christensen" w:date="2024-07-04T16:22:00Z">
        <w:r w:rsidR="00791A40">
          <w:rPr>
            <w:lang w:val="en-US"/>
          </w:rPr>
          <w:t xml:space="preserve">ly </w:t>
        </w:r>
      </w:ins>
      <w:del w:id="242" w:author="Julian Christensen" w:date="2024-07-04T16:21:00Z">
        <w:r w:rsidR="00DE7226" w:rsidDel="00791A40">
          <w:rPr>
            <w:lang w:val="en-US"/>
          </w:rPr>
          <w:delText xml:space="preserve">to </w:delText>
        </w:r>
      </w:del>
      <w:r w:rsidR="00DE7226">
        <w:rPr>
          <w:lang w:val="en-US"/>
        </w:rPr>
        <w:t>perform</w:t>
      </w:r>
      <w:ins w:id="243" w:author="Julian Christensen" w:date="2024-07-04T16:22:00Z">
        <w:r w:rsidR="00791A40">
          <w:rPr>
            <w:lang w:val="en-US"/>
          </w:rPr>
          <w:t>ed</w:t>
        </w:r>
      </w:ins>
      <w:r w:rsidR="00DE7226">
        <w:rPr>
          <w:lang w:val="en-US"/>
        </w:rPr>
        <w:t xml:space="preserve"> </w:t>
      </w:r>
      <w:del w:id="244" w:author="Julian Christensen" w:date="2024-07-04T16:16:00Z">
        <w:r w:rsidR="00DE7226" w:rsidDel="006B1FFC">
          <w:rPr>
            <w:lang w:val="en-US"/>
          </w:rPr>
          <w:delText>badly</w:delText>
        </w:r>
        <w:r w:rsidR="00256D62" w:rsidDel="006B1FFC">
          <w:rPr>
            <w:lang w:val="en-US"/>
          </w:rPr>
          <w:delText xml:space="preserve"> </w:delText>
        </w:r>
      </w:del>
      <w:ins w:id="245" w:author="Julian Christensen" w:date="2024-07-04T16:16:00Z">
        <w:r w:rsidR="006B1FFC">
          <w:rPr>
            <w:lang w:val="en-US"/>
          </w:rPr>
          <w:t xml:space="preserve">poorly </w:t>
        </w:r>
      </w:ins>
      <w:r w:rsidR="00256D62">
        <w:rPr>
          <w:lang w:val="en-US"/>
        </w:rPr>
        <w:t>when</w:t>
      </w:r>
      <w:r w:rsidR="00DE7226">
        <w:rPr>
          <w:lang w:val="en-US"/>
        </w:rPr>
        <w:t xml:space="preserve"> applied </w:t>
      </w:r>
      <w:r w:rsidR="00A54E70">
        <w:rPr>
          <w:lang w:val="en-US"/>
        </w:rPr>
        <w:t>on</w:t>
      </w:r>
      <w:r w:rsidR="00DE7226">
        <w:rPr>
          <w:lang w:val="en-US"/>
        </w:rPr>
        <w:t xml:space="preserve"> datasets</w:t>
      </w:r>
      <w:ins w:id="246" w:author="Julian Christensen" w:date="2024-07-04T16:22:00Z">
        <w:r w:rsidR="00791A40">
          <w:rPr>
            <w:lang w:val="en-US"/>
          </w:rPr>
          <w:t>/reviews</w:t>
        </w:r>
      </w:ins>
      <w:r w:rsidR="00256D62">
        <w:rPr>
          <w:lang w:val="en-US"/>
        </w:rPr>
        <w:t xml:space="preserve"> </w:t>
      </w:r>
      <w:del w:id="247" w:author="Julian Christensen" w:date="2024-07-04T16:22:00Z">
        <w:r w:rsidR="00DE7226" w:rsidDel="00791A40">
          <w:rPr>
            <w:lang w:val="en-US"/>
          </w:rPr>
          <w:delText xml:space="preserve">where </w:delText>
        </w:r>
      </w:del>
      <w:ins w:id="248" w:author="Julian Christensen" w:date="2024-07-04T16:22:00Z">
        <w:r w:rsidR="00791A40">
          <w:rPr>
            <w:lang w:val="en-US"/>
          </w:rPr>
          <w:t xml:space="preserve">in which </w:t>
        </w:r>
      </w:ins>
      <w:r w:rsidR="00DE7226">
        <w:rPr>
          <w:lang w:val="en-US"/>
        </w:rPr>
        <w:t>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ins w:id="249" w:author="Julian Christensen" w:date="2024-07-04T16:17:00Z">
        <w:r w:rsidR="006B1FFC">
          <w:rPr>
            <w:lang w:val="en-US"/>
          </w:rPr>
          <w:t xml:space="preserve"> (REF)</w:t>
        </w:r>
      </w:ins>
      <w:del w:id="250" w:author="Julian Christensen" w:date="2024-07-04T16:15:00Z">
        <w:r w:rsidR="00DA5E2D" w:rsidDel="006B1FFC">
          <w:rPr>
            <w:lang w:val="en-US"/>
          </w:rPr>
          <w:delText xml:space="preserve">. This </w:delText>
        </w:r>
        <w:r w:rsidR="00DE7226" w:rsidDel="006B1FFC">
          <w:rPr>
            <w:lang w:val="en-US"/>
          </w:rPr>
          <w:delText xml:space="preserve">might </w:delText>
        </w:r>
        <w:r w:rsidR="00DA5E2D" w:rsidDel="006B1FFC">
          <w:rPr>
            <w:lang w:val="en-US"/>
          </w:rPr>
          <w:delText>simply</w:delText>
        </w:r>
      </w:del>
      <w:ins w:id="251" w:author="Julian Christensen" w:date="2024-07-04T16:15:00Z">
        <w:r w:rsidR="006B1FFC">
          <w:rPr>
            <w:lang w:val="en-US"/>
          </w:rPr>
          <w:t xml:space="preserve">, </w:t>
        </w:r>
      </w:ins>
      <w:ins w:id="252" w:author="Julian Christensen" w:date="2024-07-04T16:22:00Z">
        <w:r w:rsidR="00791A40">
          <w:rPr>
            <w:lang w:val="en-US"/>
          </w:rPr>
          <w:t xml:space="preserve">thereby </w:t>
        </w:r>
      </w:ins>
      <w:del w:id="253" w:author="Julian Christensen" w:date="2024-07-04T16:18:00Z">
        <w:r w:rsidR="00DE7226" w:rsidDel="006B1FFC">
          <w:rPr>
            <w:lang w:val="en-US"/>
          </w:rPr>
          <w:delText xml:space="preserve"> </w:delText>
        </w:r>
      </w:del>
      <w:del w:id="254" w:author="Julian Christensen" w:date="2024-07-04T16:15:00Z">
        <w:r w:rsidR="00DE7226" w:rsidDel="006B1FFC">
          <w:rPr>
            <w:lang w:val="en-US"/>
          </w:rPr>
          <w:delText xml:space="preserve">indicate </w:delText>
        </w:r>
      </w:del>
      <w:proofErr w:type="spellStart"/>
      <w:ins w:id="255" w:author="Julian Christensen" w:date="2024-07-04T16:15:00Z">
        <w:r w:rsidR="006B1FFC">
          <w:rPr>
            <w:lang w:val="en-US"/>
          </w:rPr>
          <w:t>indicatung</w:t>
        </w:r>
        <w:proofErr w:type="spellEnd"/>
        <w:r w:rsidR="006B1FFC">
          <w:rPr>
            <w:lang w:val="en-US"/>
          </w:rPr>
          <w:t xml:space="preserve"> </w:t>
        </w:r>
      </w:ins>
      <w:r w:rsidR="00DE7226">
        <w:rPr>
          <w:lang w:val="en-US"/>
        </w:rPr>
        <w:t xml:space="preserve">that the </w:t>
      </w:r>
      <w:del w:id="256" w:author="Julian Christensen" w:date="2024-07-04T16:15:00Z">
        <w:r w:rsidR="00DE7226" w:rsidDel="006B1FFC">
          <w:rPr>
            <w:lang w:val="en-US"/>
          </w:rPr>
          <w:delText>models perform badly when given</w:delText>
        </w:r>
      </w:del>
      <w:ins w:id="257" w:author="Julian Christensen" w:date="2024-07-04T16:15:00Z">
        <w:r w:rsidR="006B1FFC">
          <w:rPr>
            <w:lang w:val="en-US"/>
          </w:rPr>
          <w:t>poor performance was due to</w:t>
        </w:r>
      </w:ins>
      <w:r w:rsidR="00DE7226">
        <w:rPr>
          <w:lang w:val="en-US"/>
        </w:rPr>
        <w:t xml:space="preserve"> unclear inclusion</w:t>
      </w:r>
      <w:r w:rsidR="00134BE0">
        <w:rPr>
          <w:lang w:val="en-US"/>
        </w:rPr>
        <w:t>/exclusion</w:t>
      </w:r>
      <w:r w:rsidR="00DE7226">
        <w:rPr>
          <w:lang w:val="en-US"/>
        </w:rPr>
        <w:t xml:space="preserve"> criteria</w:t>
      </w:r>
      <w:ins w:id="258" w:author="Julian Christensen" w:date="2024-07-04T16:22:00Z">
        <w:r w:rsidR="00791A40">
          <w:rPr>
            <w:lang w:val="en-US"/>
          </w:rPr>
          <w:t xml:space="preserve"> (</w:t>
        </w:r>
      </w:ins>
      <w:del w:id="259" w:author="Julian Christensen" w:date="2024-07-04T16:22:00Z">
        <w:r w:rsidR="002F53FE" w:rsidDel="00791A40">
          <w:rPr>
            <w:lang w:val="en-US"/>
          </w:rPr>
          <w:delText>—</w:delText>
        </w:r>
      </w:del>
      <w:ins w:id="260" w:author="Julian Christensen" w:date="2024-07-04T16:15:00Z">
        <w:r w:rsidR="006B1FFC">
          <w:rPr>
            <w:lang w:val="en-US"/>
          </w:rPr>
          <w:t>lead</w:t>
        </w:r>
      </w:ins>
      <w:ins w:id="261" w:author="Julian Christensen" w:date="2024-07-04T16:16:00Z">
        <w:r w:rsidR="006B1FFC">
          <w:rPr>
            <w:lang w:val="en-US"/>
          </w:rPr>
          <w:t>ing to poor</w:t>
        </w:r>
      </w:ins>
      <w:ins w:id="262" w:author="Julian Christensen" w:date="2024-07-04T16:15:00Z">
        <w:r w:rsidR="006B1FFC">
          <w:rPr>
            <w:lang w:val="en-US"/>
          </w:rPr>
          <w:t xml:space="preserve"> </w:t>
        </w:r>
      </w:ins>
      <w:del w:id="263" w:author="Julian Christensen" w:date="2024-07-04T16:15:00Z">
        <w:r w:rsidR="002F53FE" w:rsidDel="006B1FFC">
          <w:rPr>
            <w:lang w:val="en-US"/>
          </w:rPr>
          <w:delText xml:space="preserve">as </w:delText>
        </w:r>
        <w:r w:rsidR="004A13C6" w:rsidDel="006B1FFC">
          <w:rPr>
            <w:lang w:val="en-US"/>
          </w:rPr>
          <w:delText xml:space="preserve">the </w:delText>
        </w:r>
      </w:del>
      <w:r w:rsidR="002F53FE">
        <w:rPr>
          <w:lang w:val="en-US"/>
        </w:rPr>
        <w:t>human</w:t>
      </w:r>
      <w:del w:id="264" w:author="Julian Christensen" w:date="2024-07-04T16:16:00Z">
        <w:r w:rsidR="002F53FE" w:rsidDel="006B1FFC">
          <w:rPr>
            <w:lang w:val="en-US"/>
          </w:rPr>
          <w:delText>s</w:delText>
        </w:r>
        <w:r w:rsidR="00DA5E2D" w:rsidDel="006B1FFC">
          <w:rPr>
            <w:lang w:val="en-US"/>
          </w:rPr>
          <w:delText xml:space="preserve"> </w:delText>
        </w:r>
      </w:del>
      <w:del w:id="265" w:author="Julian Christensen" w:date="2024-07-04T16:15:00Z">
        <w:r w:rsidR="004A13C6" w:rsidDel="006B1FFC">
          <w:rPr>
            <w:lang w:val="en-US"/>
          </w:rPr>
          <w:delText>did</w:delText>
        </w:r>
        <w:r w:rsidR="00DA5E2D" w:rsidDel="006B1FFC">
          <w:rPr>
            <w:lang w:val="en-US"/>
          </w:rPr>
          <w:delText xml:space="preserve"> too</w:delText>
        </w:r>
      </w:del>
      <w:ins w:id="266" w:author="Julian Christensen" w:date="2024-07-04T16:15:00Z">
        <w:r w:rsidR="006B1FFC">
          <w:rPr>
            <w:lang w:val="en-US"/>
          </w:rPr>
          <w:t xml:space="preserve"> perform</w:t>
        </w:r>
      </w:ins>
      <w:ins w:id="267" w:author="Julian Christensen" w:date="2024-07-04T16:16:00Z">
        <w:r w:rsidR="006B1FFC">
          <w:rPr>
            <w:lang w:val="en-US"/>
          </w:rPr>
          <w:t>ance</w:t>
        </w:r>
      </w:ins>
      <w:ins w:id="268" w:author="Julian Christensen" w:date="2024-07-04T16:15:00Z">
        <w:r w:rsidR="006B1FFC">
          <w:rPr>
            <w:lang w:val="en-US"/>
          </w:rPr>
          <w:t xml:space="preserve"> as well</w:t>
        </w:r>
      </w:ins>
      <w:ins w:id="269" w:author="Julian Christensen" w:date="2024-07-04T16:22:00Z">
        <w:r w:rsidR="00791A40">
          <w:rPr>
            <w:lang w:val="en-US"/>
          </w:rPr>
          <w:t>)</w:t>
        </w:r>
      </w:ins>
      <w:r w:rsidR="00DE7226">
        <w:rPr>
          <w:lang w:val="en-US"/>
        </w:rPr>
        <w:t xml:space="preserve">. </w:t>
      </w:r>
      <w:proofErr w:type="spellStart"/>
      <w:r w:rsidR="00DE7226">
        <w:rPr>
          <w:lang w:val="en-US"/>
        </w:rPr>
        <w:t>Syriani</w:t>
      </w:r>
      <w:proofErr w:type="spellEnd"/>
      <w:r w:rsidR="00DE7226">
        <w:rPr>
          <w:lang w:val="en-US"/>
        </w:rPr>
        <w:t xml:space="preserve">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w:t>
      </w:r>
      <w:commentRangeStart w:id="270"/>
      <w:r w:rsidR="00DE7226" w:rsidRPr="007332FC">
        <w:rPr>
          <w:lang w:val="en-US"/>
        </w:rPr>
        <w:t xml:space="preserve">reach </w:t>
      </w:r>
      <w:commentRangeEnd w:id="270"/>
      <w:r w:rsidR="00791A40">
        <w:rPr>
          <w:rStyle w:val="Kommentarhenvisning"/>
        </w:rPr>
        <w:commentReference w:id="270"/>
      </w:r>
      <w:r w:rsidR="00DE7226" w:rsidRPr="007332FC">
        <w:rPr>
          <w:lang w:val="en-US"/>
        </w:rPr>
        <w:t>the GPT API models</w:t>
      </w:r>
      <w:r w:rsidR="00DA5E2D" w:rsidRPr="007332FC">
        <w:rPr>
          <w:lang w:val="en-US"/>
        </w:rPr>
        <w:t xml:space="preserve">, but </w:t>
      </w:r>
      <w:del w:id="271" w:author="Julian Christensen" w:date="2024-07-04T16:16:00Z">
        <w:r w:rsidR="00DE7226" w:rsidRPr="007332FC" w:rsidDel="006B1FFC">
          <w:rPr>
            <w:lang w:val="en-US"/>
          </w:rPr>
          <w:delText xml:space="preserve">they </w:delText>
        </w:r>
      </w:del>
      <w:r w:rsidR="00DE7226" w:rsidRPr="007332FC">
        <w:rPr>
          <w:lang w:val="en-US"/>
        </w:rPr>
        <w:t>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15E8456B"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E64D74">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E64D74">
        <w:rPr>
          <w:noProof/>
        </w:rPr>
        <w:t>(2024)</w:t>
      </w:r>
      <w:r>
        <w:rPr>
          <w:lang w:val="en-US"/>
        </w:rPr>
        <w:fldChar w:fldCharType="end"/>
      </w:r>
      <w:r w:rsidR="006C1FAB" w:rsidRPr="00E64D74">
        <w:t xml:space="preserve"> </w:t>
      </w:r>
      <w:proofErr w:type="spellStart"/>
      <w:r w:rsidR="006C1FAB" w:rsidRPr="00E64D74">
        <w:t>tested</w:t>
      </w:r>
      <w:proofErr w:type="spellEnd"/>
      <w:r w:rsidR="006C1FAB" w:rsidRPr="00E64D74">
        <w:t xml:space="preserve"> the </w:t>
      </w:r>
      <w:del w:id="272" w:author="Julian Christensen" w:date="2024-07-04T16:23:00Z">
        <w:r w:rsidR="006C1FAB" w:rsidRPr="00E64D74" w:rsidDel="00791A40">
          <w:delText xml:space="preserve">leverage </w:delText>
        </w:r>
      </w:del>
      <w:proofErr w:type="spellStart"/>
      <w:ins w:id="273" w:author="Julian Christensen" w:date="2024-07-04T16:23:00Z">
        <w:r w:rsidR="00791A40" w:rsidRPr="00E64D74">
          <w:rPr>
            <w:rPrChange w:id="274" w:author="Julian Christensen" w:date="2024-07-05T10:08:00Z">
              <w:rPr>
                <w:lang w:val="en-US"/>
              </w:rPr>
            </w:rPrChange>
          </w:rPr>
          <w:t>use</w:t>
        </w:r>
        <w:proofErr w:type="spellEnd"/>
        <w:r w:rsidR="00791A40" w:rsidRPr="00E64D74">
          <w:t xml:space="preserve"> </w:t>
        </w:r>
      </w:ins>
      <w:r w:rsidR="006C1FAB" w:rsidRPr="00E64D74">
        <w:t xml:space="preserve">of </w:t>
      </w:r>
      <w:proofErr w:type="spellStart"/>
      <w:r w:rsidR="006C1FAB" w:rsidRPr="00E64D74">
        <w:t>OpenAI’s</w:t>
      </w:r>
      <w:proofErr w:type="spellEnd"/>
      <w:r w:rsidR="006C1FAB" w:rsidRPr="00E64D74">
        <w:t xml:space="preserve"> GPT-4 API model</w:t>
      </w:r>
      <w:r w:rsidR="006C1FAB" w:rsidRPr="000D35BD">
        <w:rPr>
          <w:rStyle w:val="Fodnotehenvisning"/>
        </w:rPr>
        <w:footnoteReference w:id="6"/>
      </w:r>
      <w:r w:rsidR="006C1FAB" w:rsidRPr="00E64D74">
        <w:t xml:space="preserve"> for </w:t>
      </w:r>
      <w:proofErr w:type="spellStart"/>
      <w:ins w:id="275" w:author="Julian Christensen" w:date="2024-07-04T14:32:00Z">
        <w:r w:rsidR="008B5B3A" w:rsidRPr="00E64D74">
          <w:rPr>
            <w:rStyle w:val="translation"/>
            <w:rPrChange w:id="276" w:author="Julian Christensen" w:date="2024-07-05T10:08:00Z">
              <w:rPr>
                <w:rStyle w:val="translation"/>
                <w:lang w:val="en-US"/>
              </w:rPr>
            </w:rPrChange>
          </w:rPr>
          <w:t>T&amp;Ab</w:t>
        </w:r>
        <w:proofErr w:type="spellEnd"/>
        <w:r w:rsidR="008B5B3A" w:rsidRPr="00E64D74">
          <w:rPr>
            <w:rStyle w:val="translation"/>
            <w:rPrChange w:id="277" w:author="Julian Christensen" w:date="2024-07-05T10:08:00Z">
              <w:rPr>
                <w:rStyle w:val="translation"/>
                <w:lang w:val="en-US"/>
              </w:rPr>
            </w:rPrChange>
          </w:rPr>
          <w:t xml:space="preserve"> </w:t>
        </w:r>
      </w:ins>
      <w:del w:id="278" w:author="Julian Christensen" w:date="2024-07-04T14:32:00Z">
        <w:r w:rsidR="006C1FAB" w:rsidRPr="00E64D74" w:rsidDel="008B5B3A">
          <w:delText xml:space="preserve">TAB </w:delText>
        </w:r>
      </w:del>
      <w:r w:rsidR="006C1FAB" w:rsidRPr="00E64D74">
        <w:t xml:space="preserve">screening of </w:t>
      </w:r>
      <w:proofErr w:type="spellStart"/>
      <w:r w:rsidR="006C1FAB" w:rsidRPr="00E64D74">
        <w:t>medical</w:t>
      </w:r>
      <w:proofErr w:type="spellEnd"/>
      <w:r w:rsidR="006C1FAB" w:rsidRPr="00E64D74">
        <w:t xml:space="preserve"> research </w:t>
      </w:r>
      <w:proofErr w:type="spellStart"/>
      <w:r w:rsidR="006C1FAB" w:rsidRPr="00E64D74">
        <w:t>literature</w:t>
      </w:r>
      <w:proofErr w:type="spellEnd"/>
      <w:r w:rsidR="006C1FAB" w:rsidRPr="00E64D74">
        <w:t xml:space="preserve">. </w:t>
      </w:r>
      <w:r w:rsidR="006C1FAB">
        <w:rPr>
          <w:lang w:val="en-US"/>
        </w:rPr>
        <w:t>They found that the average recall</w:t>
      </w:r>
      <w:del w:id="279" w:author="Julian Christensen" w:date="2024-07-05T10:13:00Z">
        <w:r w:rsidR="006C1FAB" w:rsidDel="00E64D74">
          <w:rPr>
            <w:lang w:val="en-US"/>
          </w:rPr>
          <w:delText xml:space="preserve"> (referred to as the sensitivity of included paper</w:delText>
        </w:r>
        <w:r w:rsidR="000D0874" w:rsidDel="00E64D74">
          <w:rPr>
            <w:lang w:val="en-US"/>
          </w:rPr>
          <w:delText>s</w:delText>
        </w:r>
        <w:r w:rsidR="006C1FAB" w:rsidDel="00E64D74">
          <w:rPr>
            <w:lang w:val="en-US"/>
          </w:rPr>
          <w:delText>)</w:delText>
        </w:r>
      </w:del>
      <w:r w:rsidR="006C1FAB">
        <w:rPr>
          <w:lang w:val="en-US"/>
        </w:rPr>
        <w:t xml:space="preserve"> </w:t>
      </w:r>
      <w:r w:rsidR="00DA5E2D">
        <w:rPr>
          <w:lang w:val="en-US"/>
        </w:rPr>
        <w:t xml:space="preserve">and specificity </w:t>
      </w:r>
      <w:ins w:id="280" w:author="Julian Christensen" w:date="2024-07-04T16:25:00Z">
        <w:r w:rsidR="00791A40">
          <w:rPr>
            <w:lang w:val="en-US"/>
          </w:rPr>
          <w:t xml:space="preserve">– </w:t>
        </w:r>
      </w:ins>
      <w:r w:rsidR="00DA5E2D">
        <w:rPr>
          <w:lang w:val="en-US"/>
        </w:rPr>
        <w:t xml:space="preserve">when compared to </w:t>
      </w:r>
      <w:r w:rsidR="00DA5E2D">
        <w:rPr>
          <w:lang w:val="en-US"/>
        </w:rPr>
        <w:lastRenderedPageBreak/>
        <w:t xml:space="preserve">the final decision of two independent human screeners </w:t>
      </w:r>
      <w:r w:rsidR="006C1FAB">
        <w:rPr>
          <w:lang w:val="en-US"/>
        </w:rPr>
        <w:t>across six clinical reviews</w:t>
      </w:r>
      <w:ins w:id="281" w:author="Julian Christensen" w:date="2024-07-04T16:25:00Z">
        <w:r w:rsidR="00791A40">
          <w:rPr>
            <w:lang w:val="en-US"/>
          </w:rPr>
          <w:t xml:space="preserve"> –</w:t>
        </w:r>
      </w:ins>
      <w:r w:rsidR="006C1FAB">
        <w:rPr>
          <w:lang w:val="en-US"/>
        </w:rPr>
        <w:t xml:space="preserve">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 xml:space="preserve">used Python to </w:t>
      </w:r>
      <w:commentRangeStart w:id="282"/>
      <w:r w:rsidR="00DA5E2D">
        <w:rPr>
          <w:lang w:val="en-US"/>
        </w:rPr>
        <w:t>call</w:t>
      </w:r>
      <w:r w:rsidR="006C1FAB">
        <w:rPr>
          <w:lang w:val="en-US"/>
        </w:rPr>
        <w:t xml:space="preserve"> </w:t>
      </w:r>
      <w:commentRangeEnd w:id="282"/>
      <w:r w:rsidR="00791A40">
        <w:rPr>
          <w:rStyle w:val="Kommentarhenvisning"/>
        </w:rPr>
        <w:commentReference w:id="282"/>
      </w:r>
      <w:r w:rsidR="006C1FAB">
        <w:rPr>
          <w:lang w:val="en-US"/>
        </w:rPr>
        <w:t xml:space="preserve">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251EF354" w:rsidR="006433DF" w:rsidRDefault="006433DF" w:rsidP="00DE7226">
      <w:pPr>
        <w:spacing w:after="0" w:line="360" w:lineRule="auto"/>
        <w:ind w:firstLine="1304"/>
        <w:jc w:val="both"/>
        <w:rPr>
          <w:lang w:val="en-US"/>
        </w:rPr>
      </w:pPr>
      <w:proofErr w:type="spellStart"/>
      <w:r w:rsidRPr="00463A4D">
        <w:rPr>
          <w:rPrChange w:id="283" w:author="Julian Christensen" w:date="2024-07-04T08:59:00Z">
            <w:rPr>
              <w:lang w:val="en-US"/>
            </w:rPr>
          </w:rPrChange>
        </w:rPr>
        <w:t>Gargari</w:t>
      </w:r>
      <w:proofErr w:type="spellEnd"/>
      <w:r w:rsidRPr="00463A4D">
        <w:rPr>
          <w:rPrChange w:id="284" w:author="Julian Christensen" w:date="2024-07-04T08:59:00Z">
            <w:rPr>
              <w:lang w:val="en-US"/>
            </w:rPr>
          </w:rPrChange>
        </w:rPr>
        <w:t xml:space="preserve"> et al. </w:t>
      </w:r>
      <w:r>
        <w:rPr>
          <w:lang w:val="en-US"/>
        </w:rPr>
        <w:fldChar w:fldCharType="begin" w:fldLock="1"/>
      </w:r>
      <w:r w:rsidR="00DE061E" w:rsidRPr="00463A4D">
        <w:rPr>
          <w:rPrChange w:id="285" w:author="Julian Christensen" w:date="2024-07-04T08:59:00Z">
            <w:rPr>
              <w:lang w:val="en-US"/>
            </w:rPr>
          </w:rPrChange>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DE061E" w:rsidRPr="00E64D74">
        <w:rPr>
          <w:rPrChange w:id="286" w:author="Julian Christensen" w:date="2024-07-05T10:08:00Z">
            <w:rPr>
              <w:lang w:val="en-US"/>
            </w:rPr>
          </w:rPrChange>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E64D74">
        <w:rPr>
          <w:noProof/>
          <w:rPrChange w:id="287" w:author="Julian Christensen" w:date="2024-07-05T10:08:00Z">
            <w:rPr>
              <w:noProof/>
              <w:lang w:val="en-US"/>
            </w:rPr>
          </w:rPrChange>
        </w:rPr>
        <w:t>(2024)</w:t>
      </w:r>
      <w:r>
        <w:rPr>
          <w:lang w:val="en-US"/>
        </w:rPr>
        <w:fldChar w:fldCharType="end"/>
      </w:r>
      <w:r w:rsidRPr="00E64D74">
        <w:rPr>
          <w:rPrChange w:id="288" w:author="Julian Christensen" w:date="2024-07-05T10:08:00Z">
            <w:rPr>
              <w:lang w:val="en-US"/>
            </w:rPr>
          </w:rPrChange>
        </w:rPr>
        <w:t xml:space="preserve"> </w:t>
      </w:r>
      <w:proofErr w:type="spellStart"/>
      <w:r w:rsidR="00DC3EC6" w:rsidRPr="00E64D74">
        <w:rPr>
          <w:rPrChange w:id="289" w:author="Julian Christensen" w:date="2024-07-05T10:08:00Z">
            <w:rPr>
              <w:lang w:val="en-US"/>
            </w:rPr>
          </w:rPrChange>
        </w:rPr>
        <w:t>applied</w:t>
      </w:r>
      <w:proofErr w:type="spellEnd"/>
      <w:r w:rsidR="00DC3EC6" w:rsidRPr="00E64D74">
        <w:rPr>
          <w:rPrChange w:id="290" w:author="Julian Christensen" w:date="2024-07-05T10:08:00Z">
            <w:rPr>
              <w:lang w:val="en-US"/>
            </w:rPr>
          </w:rPrChange>
        </w:rPr>
        <w:t xml:space="preserve"> the </w:t>
      </w:r>
      <w:r w:rsidR="0007719B" w:rsidRPr="00E64D74">
        <w:rPr>
          <w:rPrChange w:id="291" w:author="Julian Christensen" w:date="2024-07-05T10:08:00Z">
            <w:rPr>
              <w:lang w:val="en-US"/>
            </w:rPr>
          </w:rPrChange>
        </w:rPr>
        <w:t>gpt</w:t>
      </w:r>
      <w:r w:rsidR="00DC3EC6" w:rsidRPr="00E64D74">
        <w:rPr>
          <w:rPrChange w:id="292" w:author="Julian Christensen" w:date="2024-07-05T10:08:00Z">
            <w:rPr>
              <w:lang w:val="en-US"/>
            </w:rPr>
          </w:rPrChange>
        </w:rPr>
        <w:t xml:space="preserve">-3.5-turbo-0613 API model to </w:t>
      </w:r>
      <w:proofErr w:type="spellStart"/>
      <w:r w:rsidR="00DC3EC6" w:rsidRPr="00E64D74">
        <w:rPr>
          <w:rPrChange w:id="293" w:author="Julian Christensen" w:date="2024-07-05T10:08:00Z">
            <w:rPr>
              <w:lang w:val="en-US"/>
            </w:rPr>
          </w:rPrChange>
        </w:rPr>
        <w:t>conduct</w:t>
      </w:r>
      <w:proofErr w:type="spellEnd"/>
      <w:r w:rsidR="00DC3EC6" w:rsidRPr="00E64D74">
        <w:rPr>
          <w:rPrChange w:id="294" w:author="Julian Christensen" w:date="2024-07-05T10:08:00Z">
            <w:rPr>
              <w:lang w:val="en-US"/>
            </w:rPr>
          </w:rPrChange>
        </w:rPr>
        <w:t xml:space="preserve"> </w:t>
      </w:r>
      <w:proofErr w:type="spellStart"/>
      <w:ins w:id="295" w:author="Julian Christensen" w:date="2024-07-04T14:32:00Z">
        <w:r w:rsidR="008B5B3A" w:rsidRPr="00E64D74">
          <w:rPr>
            <w:rStyle w:val="translation"/>
            <w:rPrChange w:id="296" w:author="Julian Christensen" w:date="2024-07-05T10:08:00Z">
              <w:rPr>
                <w:rStyle w:val="translation"/>
                <w:lang w:val="en-US"/>
              </w:rPr>
            </w:rPrChange>
          </w:rPr>
          <w:t>T&amp;Ab</w:t>
        </w:r>
        <w:proofErr w:type="spellEnd"/>
        <w:r w:rsidR="008B5B3A" w:rsidRPr="00E64D74">
          <w:rPr>
            <w:rStyle w:val="translation"/>
            <w:rPrChange w:id="297" w:author="Julian Christensen" w:date="2024-07-05T10:08:00Z">
              <w:rPr>
                <w:rStyle w:val="translation"/>
                <w:lang w:val="en-US"/>
              </w:rPr>
            </w:rPrChange>
          </w:rPr>
          <w:t xml:space="preserve"> </w:t>
        </w:r>
      </w:ins>
      <w:del w:id="298" w:author="Julian Christensen" w:date="2024-07-04T14:32:00Z">
        <w:r w:rsidR="00DC3EC6" w:rsidRPr="00E64D74" w:rsidDel="008B5B3A">
          <w:rPr>
            <w:rPrChange w:id="299" w:author="Julian Christensen" w:date="2024-07-05T10:08:00Z">
              <w:rPr>
                <w:lang w:val="en-US"/>
              </w:rPr>
            </w:rPrChange>
          </w:rPr>
          <w:delText xml:space="preserve">TAB </w:delText>
        </w:r>
      </w:del>
      <w:r w:rsidR="00DC3EC6" w:rsidRPr="00E64D74">
        <w:rPr>
          <w:rPrChange w:id="300" w:author="Julian Christensen" w:date="2024-07-05T10:08:00Z">
            <w:rPr>
              <w:lang w:val="en-US"/>
            </w:rPr>
          </w:rPrChange>
        </w:rPr>
        <w:t xml:space="preserve">screening in </w:t>
      </w:r>
      <w:proofErr w:type="spellStart"/>
      <w:r w:rsidR="00DC3EC6" w:rsidRPr="00E64D74">
        <w:rPr>
          <w:rPrChange w:id="301" w:author="Julian Christensen" w:date="2024-07-05T10:08:00Z">
            <w:rPr>
              <w:lang w:val="en-US"/>
            </w:rPr>
          </w:rPrChange>
        </w:rPr>
        <w:t>one</w:t>
      </w:r>
      <w:proofErr w:type="spellEnd"/>
      <w:r w:rsidR="00DC3EC6" w:rsidRPr="00E64D74">
        <w:rPr>
          <w:rPrChange w:id="302" w:author="Julian Christensen" w:date="2024-07-05T10:08:00Z">
            <w:rPr>
              <w:lang w:val="en-US"/>
            </w:rPr>
          </w:rPrChange>
        </w:rPr>
        <w:t xml:space="preserve"> </w:t>
      </w:r>
      <w:proofErr w:type="spellStart"/>
      <w:r w:rsidR="00DC3EC6" w:rsidRPr="00E64D74">
        <w:rPr>
          <w:rPrChange w:id="303" w:author="Julian Christensen" w:date="2024-07-05T10:08:00Z">
            <w:rPr>
              <w:lang w:val="en-US"/>
            </w:rPr>
          </w:rPrChange>
        </w:rPr>
        <w:t>clinical</w:t>
      </w:r>
      <w:proofErr w:type="spellEnd"/>
      <w:r w:rsidR="00DC3EC6" w:rsidRPr="00E64D74">
        <w:rPr>
          <w:rPrChange w:id="304" w:author="Julian Christensen" w:date="2024-07-05T10:08:00Z">
            <w:rPr>
              <w:lang w:val="en-US"/>
            </w:rPr>
          </w:rPrChange>
        </w:rPr>
        <w:t xml:space="preserve"> </w:t>
      </w:r>
      <w:proofErr w:type="spellStart"/>
      <w:r w:rsidR="00DC3EC6" w:rsidRPr="00E64D74">
        <w:rPr>
          <w:rPrChange w:id="305" w:author="Julian Christensen" w:date="2024-07-05T10:08:00Z">
            <w:rPr>
              <w:lang w:val="en-US"/>
            </w:rPr>
          </w:rPrChange>
        </w:rPr>
        <w:t>systematic</w:t>
      </w:r>
      <w:proofErr w:type="spellEnd"/>
      <w:r w:rsidR="00DC3EC6" w:rsidRPr="00E64D74">
        <w:rPr>
          <w:rPrChange w:id="306" w:author="Julian Christensen" w:date="2024-07-05T10:08:00Z">
            <w:rPr>
              <w:lang w:val="en-US"/>
            </w:rPr>
          </w:rPrChange>
        </w:rPr>
        <w:t xml:space="preserve"> </w:t>
      </w:r>
      <w:proofErr w:type="spellStart"/>
      <w:r w:rsidR="00DC3EC6" w:rsidRPr="00E64D74">
        <w:rPr>
          <w:rPrChange w:id="307" w:author="Julian Christensen" w:date="2024-07-05T10:08:00Z">
            <w:rPr>
              <w:lang w:val="en-US"/>
            </w:rPr>
          </w:rPrChange>
        </w:rPr>
        <w:t>review</w:t>
      </w:r>
      <w:proofErr w:type="spellEnd"/>
      <w:r w:rsidR="00DC3EC6" w:rsidRPr="00E64D74">
        <w:rPr>
          <w:rPrChange w:id="308" w:author="Julian Christensen" w:date="2024-07-05T10:08:00Z">
            <w:rPr>
              <w:lang w:val="en-US"/>
            </w:rPr>
          </w:rPrChange>
        </w:rPr>
        <w:t xml:space="preserve">.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proofErr w:type="spellStart"/>
      <w:r w:rsidR="00C812DA">
        <w:rPr>
          <w:lang w:val="en-US"/>
        </w:rPr>
        <w:t>Gargari</w:t>
      </w:r>
      <w:proofErr w:type="spellEnd"/>
      <w:r w:rsidR="00C812DA">
        <w:rPr>
          <w:lang w:val="en-US"/>
        </w:rPr>
        <w:t xml:space="preserve">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ins w:id="309" w:author="Julian Christensen" w:date="2024-07-04T16:26:00Z">
        <w:r w:rsidR="00791A40">
          <w:rPr>
            <w:lang w:val="en-US"/>
          </w:rPr>
          <w:t>,</w:t>
        </w:r>
      </w:ins>
      <w:r w:rsidR="00C812DA" w:rsidRPr="000D35BD">
        <w:rPr>
          <w:rStyle w:val="Fodnotehenvisning"/>
        </w:rPr>
        <w:footnoteReference w:id="7"/>
      </w:r>
      <w:r w:rsidR="00C812DA">
        <w:rPr>
          <w:lang w:val="en-US"/>
        </w:rPr>
        <w:t xml:space="preserve"> </w:t>
      </w:r>
      <w:del w:id="311" w:author="Julian Christensen" w:date="2024-07-04T16:26:00Z">
        <w:r w:rsidR="00C812DA" w:rsidDel="00791A40">
          <w:rPr>
            <w:lang w:val="en-US"/>
          </w:rPr>
          <w:delText>so that</w:delText>
        </w:r>
      </w:del>
      <w:ins w:id="312" w:author="Julian Christensen" w:date="2024-07-04T16:26:00Z">
        <w:r w:rsidR="00791A40">
          <w:rPr>
            <w:lang w:val="en-US"/>
          </w:rPr>
          <w:t>thereby allowing</w:t>
        </w:r>
      </w:ins>
      <w:r w:rsidR="00C812DA">
        <w:rPr>
          <w:lang w:val="en-US"/>
        </w:rPr>
        <w:t xml:space="preserve"> others </w:t>
      </w:r>
      <w:del w:id="313" w:author="Julian Christensen" w:date="2024-07-04T16:26:00Z">
        <w:r w:rsidR="00C812DA" w:rsidDel="00791A40">
          <w:rPr>
            <w:lang w:val="en-US"/>
          </w:rPr>
          <w:delText>c</w:delText>
        </w:r>
        <w:r w:rsidR="00DA5E2D" w:rsidDel="00791A40">
          <w:rPr>
            <w:lang w:val="en-US"/>
          </w:rPr>
          <w:delText>an</w:delText>
        </w:r>
        <w:r w:rsidR="00C812DA" w:rsidDel="00791A40">
          <w:rPr>
            <w:lang w:val="en-US"/>
          </w:rPr>
          <w:delText xml:space="preserve"> </w:delText>
        </w:r>
      </w:del>
      <w:ins w:id="314" w:author="Julian Christensen" w:date="2024-07-04T16:26:00Z">
        <w:r w:rsidR="00791A40">
          <w:rPr>
            <w:lang w:val="en-US"/>
          </w:rPr>
          <w:t xml:space="preserve">to </w:t>
        </w:r>
      </w:ins>
      <w:r w:rsidR="00C812DA">
        <w:rPr>
          <w:lang w:val="en-US"/>
        </w:rPr>
        <w:t>replicate their workflow.</w:t>
      </w:r>
      <w:r w:rsidR="00DA5E2D">
        <w:rPr>
          <w:lang w:val="en-US"/>
        </w:rPr>
        <w:t xml:space="preserve"> Yet this requires reviewers to be rather skilled in Python coding. </w:t>
      </w:r>
    </w:p>
    <w:p w14:paraId="00596D09" w14:textId="0ABBD837" w:rsidR="00791A40" w:rsidRDefault="006C1FAB" w:rsidP="00497B8E">
      <w:pPr>
        <w:spacing w:after="0" w:line="360" w:lineRule="auto"/>
        <w:ind w:firstLine="1304"/>
        <w:jc w:val="both"/>
        <w:rPr>
          <w:ins w:id="315" w:author="Julian Christensen" w:date="2024-07-05T10:13:00Z"/>
          <w:lang w:val="en-US"/>
        </w:rPr>
      </w:pPr>
      <w:del w:id="316" w:author="Julian Christensen" w:date="2024-07-04T16:27:00Z">
        <w:r w:rsidRPr="007332FC" w:rsidDel="00791A40">
          <w:rPr>
            <w:lang w:val="en-US"/>
          </w:rPr>
          <w:delText xml:space="preserve">On </w:delText>
        </w:r>
      </w:del>
      <w:ins w:id="317" w:author="Julian Christensen" w:date="2024-07-04T16:27:00Z">
        <w:r w:rsidR="00791A40">
          <w:rPr>
            <w:lang w:val="en-US"/>
          </w:rPr>
          <w:t>I</w:t>
        </w:r>
        <w:r w:rsidR="00791A40" w:rsidRPr="007332FC">
          <w:rPr>
            <w:lang w:val="en-US"/>
          </w:rPr>
          <w:t xml:space="preserve">n </w:t>
        </w:r>
      </w:ins>
      <w:r w:rsidRPr="007332FC">
        <w:rPr>
          <w:lang w:val="en-US"/>
        </w:rPr>
        <w:t xml:space="preserve">a related line of research, </w:t>
      </w:r>
      <w:proofErr w:type="spellStart"/>
      <w:r w:rsidRPr="007332FC">
        <w:rPr>
          <w:lang w:val="en-US"/>
        </w:rPr>
        <w:t>Alshami</w:t>
      </w:r>
      <w:proofErr w:type="spellEnd"/>
      <w:r w:rsidRPr="007332FC">
        <w:rPr>
          <w:lang w:val="en-US"/>
        </w:rPr>
        <w:t xml:space="preserve"> et al. </w:t>
      </w:r>
      <w:r>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rPr>
        <w:t>(2023)</w:t>
      </w:r>
      <w:r>
        <w:rPr>
          <w:lang w:val="en-US"/>
        </w:rPr>
        <w:fldChar w:fldCharType="end"/>
      </w:r>
      <w:r w:rsidR="00DC3EC6" w:rsidRPr="007332FC">
        <w:t xml:space="preserve">, </w:t>
      </w:r>
      <w:hyperlink r:id="rId11" w:history="1">
        <w:proofErr w:type="spellStart"/>
        <w:r w:rsidRPr="00340FDD">
          <w:rPr>
            <w:rStyle w:val="Hyperlink"/>
            <w:color w:val="000000" w:themeColor="text1"/>
            <w:u w:val="none"/>
          </w:rPr>
          <w:t>Khraisha</w:t>
        </w:r>
        <w:proofErr w:type="spellEnd"/>
      </w:hyperlink>
      <w:r>
        <w:rPr>
          <w:rStyle w:val="commaitem"/>
          <w:color w:val="000000" w:themeColor="text1"/>
        </w:rPr>
        <w:t xml:space="preserve"> et al. </w:t>
      </w:r>
      <w:r>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00DE061E" w:rsidRPr="00DE061E">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w:t>
      </w:r>
      <w:proofErr w:type="spellStart"/>
      <w:r w:rsidR="00DC3EC6">
        <w:rPr>
          <w:rStyle w:val="commaitem"/>
          <w:color w:val="000000" w:themeColor="text1"/>
        </w:rPr>
        <w:t>Issaiy</w:t>
      </w:r>
      <w:proofErr w:type="spellEnd"/>
      <w:r w:rsidR="00DC3EC6">
        <w:rPr>
          <w:rStyle w:val="commaitem"/>
          <w:color w:val="000000" w:themeColor="text1"/>
        </w:rPr>
        <w:t xml:space="preserve">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DE061E" w:rsidRPr="00E64D7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E64D74">
        <w:rPr>
          <w:rStyle w:val="commaitem"/>
          <w:noProof/>
          <w:color w:val="000000" w:themeColor="text1"/>
        </w:rPr>
        <w:t>(2024)</w:t>
      </w:r>
      <w:r w:rsidR="00DC3EC6">
        <w:rPr>
          <w:rStyle w:val="commaitem"/>
          <w:color w:val="000000" w:themeColor="text1"/>
        </w:rPr>
        <w:fldChar w:fldCharType="end"/>
      </w:r>
      <w:r w:rsidRPr="00E64D74">
        <w:rPr>
          <w:rStyle w:val="commaitem"/>
          <w:color w:val="000000" w:themeColor="text1"/>
        </w:rPr>
        <w:t xml:space="preserve"> </w:t>
      </w:r>
      <w:r w:rsidR="00DC3EC6" w:rsidRPr="00E64D74">
        <w:rPr>
          <w:rStyle w:val="commaitem"/>
          <w:color w:val="000000" w:themeColor="text1"/>
        </w:rPr>
        <w:t>all</w:t>
      </w:r>
      <w:r w:rsidRPr="00FB56B2">
        <w:rPr>
          <w:rStyle w:val="commaitem"/>
          <w:color w:val="000000" w:themeColor="text1"/>
        </w:rPr>
        <w:t xml:space="preserve"> </w:t>
      </w:r>
      <w:proofErr w:type="spellStart"/>
      <w:r w:rsidRPr="00FB56B2">
        <w:rPr>
          <w:rStyle w:val="commaitem"/>
          <w:color w:val="000000" w:themeColor="text1"/>
        </w:rPr>
        <w:t>investigated</w:t>
      </w:r>
      <w:proofErr w:type="spellEnd"/>
      <w:r w:rsidRPr="00FB56B2">
        <w:rPr>
          <w:rStyle w:val="commaitem"/>
          <w:color w:val="000000" w:themeColor="text1"/>
        </w:rPr>
        <w:t xml:space="preserve"> the </w:t>
      </w:r>
      <w:proofErr w:type="spellStart"/>
      <w:ins w:id="318" w:author="Julian Christensen" w:date="2024-07-04T14:32:00Z">
        <w:r w:rsidR="008B5B3A" w:rsidRPr="00E64D74">
          <w:rPr>
            <w:rStyle w:val="translation"/>
            <w:rPrChange w:id="319" w:author="Julian Christensen" w:date="2024-07-05T10:08:00Z">
              <w:rPr>
                <w:rStyle w:val="translation"/>
                <w:lang w:val="en-US"/>
              </w:rPr>
            </w:rPrChange>
          </w:rPr>
          <w:t>T&amp;Ab</w:t>
        </w:r>
        <w:proofErr w:type="spellEnd"/>
        <w:r w:rsidR="008B5B3A" w:rsidRPr="00E64D74">
          <w:rPr>
            <w:rStyle w:val="translation"/>
            <w:rPrChange w:id="320" w:author="Julian Christensen" w:date="2024-07-05T10:08:00Z">
              <w:rPr>
                <w:rStyle w:val="translation"/>
                <w:lang w:val="en-US"/>
              </w:rPr>
            </w:rPrChange>
          </w:rPr>
          <w:t xml:space="preserve"> </w:t>
        </w:r>
      </w:ins>
      <w:del w:id="321" w:author="Julian Christensen" w:date="2024-07-04T14:32:00Z">
        <w:r w:rsidRPr="00E64D74" w:rsidDel="008B5B3A">
          <w:rPr>
            <w:rStyle w:val="commaitem"/>
            <w:color w:val="000000" w:themeColor="text1"/>
          </w:rPr>
          <w:delText xml:space="preserve">TAB </w:delText>
        </w:r>
      </w:del>
      <w:r w:rsidRPr="00E64D74">
        <w:rPr>
          <w:rStyle w:val="commaitem"/>
          <w:color w:val="000000" w:themeColor="text1"/>
        </w:rPr>
        <w:t xml:space="preserve">screening performance of </w:t>
      </w:r>
      <w:proofErr w:type="spellStart"/>
      <w:r w:rsidRPr="00E64D74">
        <w:rPr>
          <w:rStyle w:val="commaitem"/>
          <w:color w:val="000000" w:themeColor="text1"/>
        </w:rPr>
        <w:t>using</w:t>
      </w:r>
      <w:proofErr w:type="spellEnd"/>
      <w:r w:rsidRPr="00E64D74">
        <w:rPr>
          <w:rStyle w:val="commaitem"/>
          <w:color w:val="000000" w:themeColor="text1"/>
        </w:rPr>
        <w:t xml:space="preserve"> </w:t>
      </w:r>
      <w:proofErr w:type="spellStart"/>
      <w:r w:rsidRPr="00FB56B2">
        <w:rPr>
          <w:rFonts w:cs="Times New Roman"/>
          <w:szCs w:val="24"/>
        </w:rPr>
        <w:t>ChatGPT</w:t>
      </w:r>
      <w:proofErr w:type="spellEnd"/>
      <w:r w:rsidRPr="00FB56B2">
        <w:rPr>
          <w:rFonts w:cs="Times New Roman"/>
          <w:szCs w:val="24"/>
        </w:rPr>
        <w:t xml:space="preserve"> from the internet interface. </w:t>
      </w:r>
      <w:proofErr w:type="spellStart"/>
      <w:r w:rsidRPr="009A7B19">
        <w:rPr>
          <w:rFonts w:cs="Times New Roman"/>
          <w:szCs w:val="24"/>
          <w:lang w:val="en-US"/>
        </w:rPr>
        <w:t>Alshami</w:t>
      </w:r>
      <w:proofErr w:type="spellEnd"/>
      <w:r w:rsidRPr="009A7B19">
        <w:rPr>
          <w:rFonts w:cs="Times New Roman"/>
          <w:szCs w:val="24"/>
          <w:lang w:val="en-US"/>
        </w:rPr>
        <w:t xml:space="preserve"> </w:t>
      </w:r>
      <w:r>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00DE061E" w:rsidRPr="00DE061E">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proofErr w:type="spellStart"/>
      <w:r w:rsidRPr="00E96DD2">
        <w:rPr>
          <w:rFonts w:cs="Times New Roman"/>
          <w:szCs w:val="24"/>
          <w:lang w:val="en-US"/>
        </w:rPr>
        <w:t>ChatGPT</w:t>
      </w:r>
      <w:proofErr w:type="spellEnd"/>
      <w:r w:rsidRPr="00E96DD2">
        <w:rPr>
          <w:rFonts w:cs="Times New Roman"/>
          <w:szCs w:val="24"/>
          <w:lang w:val="en-US"/>
        </w:rPr>
        <w:t xml:space="preserve">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r w:rsidR="00EE0BFC">
        <w:fldChar w:fldCharType="begin"/>
      </w:r>
      <w:r w:rsidR="00EE0BFC" w:rsidRPr="00FB56B2">
        <w:rPr>
          <w:lang w:val="en-US"/>
          <w:rPrChange w:id="322" w:author="Julian Christensen" w:date="2024-07-05T11:05:00Z">
            <w:rPr/>
          </w:rPrChange>
        </w:rPr>
        <w:instrText xml:space="preserve"> HYPERLINK "https://onlinelibrary.wiley.com/authored-by/Khraisha/Qusai" </w:instrText>
      </w:r>
      <w:r w:rsidR="00EE0BFC">
        <w:fldChar w:fldCharType="separate"/>
      </w:r>
      <w:proofErr w:type="spellStart"/>
      <w:r w:rsidRPr="00E96DD2">
        <w:rPr>
          <w:rStyle w:val="Hyperlink"/>
          <w:color w:val="000000" w:themeColor="text1"/>
          <w:u w:val="none"/>
          <w:lang w:val="en-US"/>
        </w:rPr>
        <w:t>Khraisha</w:t>
      </w:r>
      <w:proofErr w:type="spellEnd"/>
      <w:r w:rsidR="00EE0BFC">
        <w:rPr>
          <w:rStyle w:val="Hyperlink"/>
          <w:color w:val="000000" w:themeColor="text1"/>
          <w:u w:val="none"/>
          <w:lang w:val="en-US"/>
        </w:rPr>
        <w:fldChar w:fldCharType="end"/>
      </w:r>
      <w:r w:rsidRPr="00E96DD2">
        <w:rPr>
          <w:rStyle w:val="comma-separator"/>
          <w:color w:val="000000" w:themeColor="text1"/>
          <w:lang w:val="en-US"/>
        </w:rPr>
        <w:t xml:space="preserve"> et al. </w:t>
      </w:r>
      <w:r>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00DE061E" w:rsidRPr="00DE061E">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w:t>
      </w:r>
      <w:proofErr w:type="spellStart"/>
      <w:r w:rsidR="00DC3EC6">
        <w:rPr>
          <w:rStyle w:val="commaitem"/>
          <w:color w:val="000000" w:themeColor="text1"/>
        </w:rPr>
        <w:t>Issaiy</w:t>
      </w:r>
      <w:proofErr w:type="spellEnd"/>
      <w:r w:rsidR="00DC3EC6">
        <w:rPr>
          <w:rStyle w:val="commaitem"/>
          <w:color w:val="000000" w:themeColor="text1"/>
        </w:rPr>
        <w:t xml:space="preserve">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proofErr w:type="spellStart"/>
      <w:r w:rsidRPr="007332FC">
        <w:rPr>
          <w:rStyle w:val="comma-separator"/>
          <w:color w:val="000000" w:themeColor="text1"/>
        </w:rPr>
        <w:t>found</w:t>
      </w:r>
      <w:proofErr w:type="spellEnd"/>
      <w:r w:rsidRPr="007332FC">
        <w:rPr>
          <w:rStyle w:val="comma-separator"/>
          <w:color w:val="000000" w:themeColor="text1"/>
        </w:rPr>
        <w:t xml:space="preserve"> </w:t>
      </w:r>
      <w:proofErr w:type="spellStart"/>
      <w:r w:rsidRPr="007332FC">
        <w:rPr>
          <w:rStyle w:val="comma-separator"/>
          <w:color w:val="000000" w:themeColor="text1"/>
        </w:rPr>
        <w:t>that</w:t>
      </w:r>
      <w:proofErr w:type="spellEnd"/>
      <w:r w:rsidRPr="007332FC">
        <w:rPr>
          <w:rStyle w:val="comma-separator"/>
          <w:color w:val="000000" w:themeColor="text1"/>
        </w:rPr>
        <w:t xml:space="preserve"> </w:t>
      </w:r>
      <w:proofErr w:type="spellStart"/>
      <w:r w:rsidRPr="007332FC">
        <w:rPr>
          <w:rStyle w:val="comma-separator"/>
          <w:color w:val="000000" w:themeColor="text1"/>
        </w:rPr>
        <w:t>using</w:t>
      </w:r>
      <w:proofErr w:type="spellEnd"/>
      <w:r w:rsidRPr="007332FC">
        <w:rPr>
          <w:rStyle w:val="comma-separator"/>
          <w:color w:val="000000" w:themeColor="text1"/>
        </w:rPr>
        <w:t xml:space="preserve"> </w:t>
      </w:r>
      <w:r w:rsidR="00DC3EC6" w:rsidRPr="007332FC">
        <w:rPr>
          <w:rStyle w:val="comma-separator"/>
          <w:color w:val="000000" w:themeColor="text1"/>
        </w:rPr>
        <w:t xml:space="preserve">GPT-3.5 and </w:t>
      </w:r>
      <w:r w:rsidRPr="007332FC">
        <w:rPr>
          <w:rStyle w:val="comma-separator"/>
          <w:color w:val="000000" w:themeColor="text1"/>
        </w:rPr>
        <w:t xml:space="preserve">GPT-4 via the </w:t>
      </w:r>
      <w:proofErr w:type="spellStart"/>
      <w:r w:rsidRPr="007332FC">
        <w:rPr>
          <w:rStyle w:val="comma-separator"/>
          <w:color w:val="000000" w:themeColor="text1"/>
        </w:rPr>
        <w:t>ChatGPT</w:t>
      </w:r>
      <w:proofErr w:type="spellEnd"/>
      <w:r w:rsidRPr="007332FC">
        <w:rPr>
          <w:rStyle w:val="comma-separator"/>
          <w:color w:val="000000" w:themeColor="text1"/>
        </w:rPr>
        <w:t xml:space="preserve"> interface </w:t>
      </w:r>
      <w:proofErr w:type="spellStart"/>
      <w:r w:rsidRPr="007332FC">
        <w:rPr>
          <w:rStyle w:val="comma-separator"/>
          <w:color w:val="000000" w:themeColor="text1"/>
        </w:rPr>
        <w:t>worked</w:t>
      </w:r>
      <w:proofErr w:type="spellEnd"/>
      <w:r w:rsidRPr="007332FC">
        <w:rPr>
          <w:rStyle w:val="comma-separator"/>
          <w:color w:val="000000" w:themeColor="text1"/>
        </w:rPr>
        <w:t xml:space="preserve"> </w:t>
      </w:r>
      <w:proofErr w:type="spellStart"/>
      <w:r w:rsidRPr="007332FC">
        <w:rPr>
          <w:rStyle w:val="comma-separator"/>
          <w:color w:val="000000" w:themeColor="text1"/>
        </w:rPr>
        <w:t>insufficiently</w:t>
      </w:r>
      <w:proofErr w:type="spellEnd"/>
      <w:r w:rsidRPr="007332FC">
        <w:rPr>
          <w:rStyle w:val="comma-separator"/>
          <w:color w:val="000000" w:themeColor="text1"/>
        </w:rPr>
        <w:t xml:space="preserve"> </w:t>
      </w:r>
      <w:proofErr w:type="spellStart"/>
      <w:r w:rsidRPr="007332FC">
        <w:rPr>
          <w:rStyle w:val="comma-separator"/>
          <w:color w:val="000000" w:themeColor="text1"/>
        </w:rPr>
        <w:t>compared</w:t>
      </w:r>
      <w:proofErr w:type="spellEnd"/>
      <w:r w:rsidRPr="007332FC">
        <w:rPr>
          <w:rStyle w:val="comma-separator"/>
          <w:color w:val="000000" w:themeColor="text1"/>
        </w:rPr>
        <w:t xml:space="preserve">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 xml:space="preserve">when </w:t>
      </w:r>
      <w:del w:id="323" w:author="Julian Christensen" w:date="2024-07-04T16:28:00Z">
        <w:r w:rsidR="00D02FC4" w:rsidDel="00791A40">
          <w:rPr>
            <w:rStyle w:val="comma-separator"/>
            <w:color w:val="000000" w:themeColor="text1"/>
            <w:lang w:val="en-US"/>
          </w:rPr>
          <w:delText xml:space="preserve">we </w:delText>
        </w:r>
      </w:del>
      <w:r w:rsidR="00D02FC4">
        <w:rPr>
          <w:rStyle w:val="comma-separator"/>
          <w:color w:val="000000" w:themeColor="text1"/>
          <w:lang w:val="en-US"/>
        </w:rPr>
        <w:t>compar</w:t>
      </w:r>
      <w:del w:id="324" w:author="Julian Christensen" w:date="2024-07-04T16:28:00Z">
        <w:r w:rsidR="00D02FC4" w:rsidDel="00791A40">
          <w:rPr>
            <w:rStyle w:val="comma-separator"/>
            <w:color w:val="000000" w:themeColor="text1"/>
            <w:lang w:val="en-US"/>
          </w:rPr>
          <w:delText>ed</w:delText>
        </w:r>
      </w:del>
      <w:ins w:id="325" w:author="Julian Christensen" w:date="2024-07-04T16:28:00Z">
        <w:r w:rsidR="00791A40">
          <w:rPr>
            <w:rStyle w:val="comma-separator"/>
            <w:color w:val="000000" w:themeColor="text1"/>
            <w:lang w:val="en-US"/>
          </w:rPr>
          <w:t>ing</w:t>
        </w:r>
      </w:ins>
      <w:r w:rsidR="00D02FC4">
        <w:rPr>
          <w:rStyle w:val="comma-separator"/>
          <w:color w:val="000000" w:themeColor="text1"/>
          <w:lang w:val="en-US"/>
        </w:rPr>
        <w:t xml:space="preserve"> the performance of</w:t>
      </w:r>
      <w:r w:rsidRPr="007340E8">
        <w:rPr>
          <w:rStyle w:val="comma-separator"/>
          <w:color w:val="000000" w:themeColor="text1"/>
          <w:lang w:val="en-US"/>
        </w:rPr>
        <w:t xml:space="preserve">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w:t>
      </w:r>
      <w:proofErr w:type="spellStart"/>
      <w:r w:rsidR="00D02FC4">
        <w:rPr>
          <w:rStyle w:val="comma-separator"/>
          <w:color w:val="000000" w:themeColor="text1"/>
          <w:lang w:val="en-US"/>
        </w:rPr>
        <w:t>ChatGPT</w:t>
      </w:r>
      <w:proofErr w:type="spellEnd"/>
      <w:r w:rsidR="00D02FC4">
        <w:rPr>
          <w:rStyle w:val="comma-separator"/>
          <w:color w:val="000000" w:themeColor="text1"/>
          <w:lang w:val="en-US"/>
        </w:rPr>
        <w:t xml:space="preserve"> interface</w:t>
      </w:r>
      <w:r w:rsidRPr="007340E8">
        <w:rPr>
          <w:rStyle w:val="comma-separator"/>
          <w:color w:val="000000" w:themeColor="text1"/>
          <w:lang w:val="en-US"/>
        </w:rPr>
        <w:t xml:space="preserve">. </w:t>
      </w:r>
      <w:del w:id="326" w:author="Julian Christensen" w:date="2024-07-04T16:30:00Z">
        <w:r w:rsidRPr="007340E8" w:rsidDel="00E04B03">
          <w:rPr>
            <w:rStyle w:val="comma-separator"/>
            <w:color w:val="000000" w:themeColor="text1"/>
            <w:lang w:val="en-US"/>
          </w:rPr>
          <w:delText>To be precise</w:delText>
        </w:r>
      </w:del>
      <w:ins w:id="327" w:author="Julian Christensen" w:date="2024-07-04T16:30:00Z">
        <w:r w:rsidR="00E04B03">
          <w:rPr>
            <w:rStyle w:val="comma-separator"/>
            <w:color w:val="000000" w:themeColor="text1"/>
            <w:lang w:val="en-US"/>
          </w:rPr>
          <w:t>Specifically</w:t>
        </w:r>
      </w:ins>
      <w:r w:rsidRPr="007340E8">
        <w:rPr>
          <w:rStyle w:val="comma-separator"/>
          <w:color w:val="000000" w:themeColor="text1"/>
          <w:lang w:val="en-US"/>
        </w:rPr>
        <w:t xml:space="preserv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commentRangeStart w:id="328"/>
      <w:ins w:id="329" w:author="Julian Christensen" w:date="2024-07-04T16:30:00Z">
        <w:r w:rsidR="00E04B03">
          <w:rPr>
            <w:rStyle w:val="comma-separator"/>
            <w:color w:val="000000" w:themeColor="text1"/>
            <w:lang w:val="en-US"/>
          </w:rPr>
          <w:t>‘</w:t>
        </w:r>
      </w:ins>
      <w:r w:rsidRPr="00E04B03">
        <w:rPr>
          <w:lang w:val="en-US"/>
          <w:rPrChange w:id="330" w:author="Julian Christensen" w:date="2024-07-04T16:30:00Z">
            <w:rPr>
              <w:i/>
              <w:lang w:val="en-US"/>
            </w:rPr>
          </w:rPrChange>
        </w:rPr>
        <w:t>v1/chat/completions</w:t>
      </w:r>
      <w:ins w:id="331" w:author="Julian Christensen" w:date="2024-07-04T16:30:00Z">
        <w:r w:rsidR="00E04B03">
          <w:rPr>
            <w:lang w:val="en-US"/>
          </w:rPr>
          <w:t>’</w:t>
        </w:r>
      </w:ins>
      <w:r w:rsidRPr="007340E8">
        <w:rPr>
          <w:rStyle w:val="comma-separator"/>
          <w:color w:val="000000" w:themeColor="text1"/>
          <w:lang w:val="en-US"/>
        </w:rPr>
        <w:t xml:space="preserve"> endpoin</w:t>
      </w:r>
      <w:commentRangeEnd w:id="328"/>
      <w:r w:rsidR="00E04B03">
        <w:rPr>
          <w:rStyle w:val="Kommentarhenvisning"/>
        </w:rPr>
        <w:commentReference w:id="328"/>
      </w:r>
      <w:r w:rsidRPr="007340E8">
        <w:rPr>
          <w:rStyle w:val="comma-separator"/>
          <w:color w:val="000000" w:themeColor="text1"/>
          <w:lang w:val="en-US"/>
        </w:rPr>
        <w:t>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w:t>
      </w:r>
      <w:proofErr w:type="spellStart"/>
      <w:r w:rsidRPr="007340E8">
        <w:rPr>
          <w:rStyle w:val="comma-separator"/>
          <w:color w:val="000000" w:themeColor="text1"/>
          <w:lang w:val="en-US"/>
        </w:rPr>
        <w:t>ChatGPT</w:t>
      </w:r>
      <w:proofErr w:type="spellEnd"/>
      <w:r w:rsidRPr="007340E8">
        <w:rPr>
          <w:rStyle w:val="comma-separator"/>
          <w:color w:val="000000" w:themeColor="text1"/>
          <w:lang w:val="en-US"/>
        </w:rPr>
        <w:t xml:space="preserve"> interface. In fact, we were not able</w:t>
      </w:r>
      <w:r w:rsidR="000D0874">
        <w:rPr>
          <w:rStyle w:val="comma-separator"/>
          <w:color w:val="000000" w:themeColor="text1"/>
          <w:lang w:val="en-US"/>
        </w:rPr>
        <w:t>,</w:t>
      </w:r>
      <w:r w:rsidRPr="007340E8">
        <w:rPr>
          <w:rStyle w:val="comma-separator"/>
          <w:color w:val="000000" w:themeColor="text1"/>
          <w:lang w:val="en-US"/>
        </w:rPr>
        <w:t xml:space="preserve"> by any means</w:t>
      </w:r>
      <w:r w:rsidR="000D0874">
        <w:rPr>
          <w:rStyle w:val="comma-separator"/>
          <w:color w:val="000000" w:themeColor="text1"/>
          <w:lang w:val="en-US"/>
        </w:rPr>
        <w:t>,</w:t>
      </w:r>
      <w:r w:rsidRPr="007340E8">
        <w:rPr>
          <w:rStyle w:val="comma-separator"/>
          <w:color w:val="000000" w:themeColor="text1"/>
          <w:lang w:val="en-US"/>
        </w:rPr>
        <w:t xml:space="preserve"> to replicate </w:t>
      </w:r>
      <w:r w:rsidR="00464626">
        <w:rPr>
          <w:rStyle w:val="comma-separator"/>
          <w:color w:val="000000" w:themeColor="text1"/>
          <w:lang w:val="en-US"/>
        </w:rPr>
        <w:t>the</w:t>
      </w:r>
      <w:r w:rsidRPr="007340E8">
        <w:rPr>
          <w:rStyle w:val="comma-separator"/>
          <w:color w:val="000000" w:themeColor="text1"/>
          <w:lang w:val="en-US"/>
        </w:rPr>
        <w:t xml:space="preserve"> results obtained from the API models </w:t>
      </w:r>
      <w:del w:id="332" w:author="Julian Christensen" w:date="2024-07-04T16:28:00Z">
        <w:r w:rsidR="00464626" w:rsidDel="00791A40">
          <w:rPr>
            <w:rStyle w:val="comma-separator"/>
            <w:color w:val="000000" w:themeColor="text1"/>
            <w:lang w:val="en-US"/>
          </w:rPr>
          <w:delText xml:space="preserve">on </w:delText>
        </w:r>
      </w:del>
      <w:ins w:id="333" w:author="Julian Christensen" w:date="2024-07-04T16:28:00Z">
        <w:r w:rsidR="00791A40">
          <w:rPr>
            <w:rStyle w:val="comma-separator"/>
            <w:color w:val="000000" w:themeColor="text1"/>
            <w:lang w:val="en-US"/>
          </w:rPr>
          <w:t xml:space="preserve">using </w:t>
        </w:r>
      </w:ins>
      <w:r w:rsidRPr="007340E8">
        <w:rPr>
          <w:rStyle w:val="comma-separator"/>
          <w:color w:val="000000" w:themeColor="text1"/>
          <w:lang w:val="en-US"/>
        </w:rPr>
        <w:t xml:space="preserve">the </w:t>
      </w:r>
      <w:proofErr w:type="spellStart"/>
      <w:r w:rsidRPr="007340E8">
        <w:rPr>
          <w:rStyle w:val="comma-separator"/>
          <w:color w:val="000000" w:themeColor="text1"/>
          <w:lang w:val="en-US"/>
        </w:rPr>
        <w:t>ChatGPT</w:t>
      </w:r>
      <w:proofErr w:type="spellEnd"/>
      <w:r w:rsidRPr="007340E8">
        <w:rPr>
          <w:rStyle w:val="comma-separator"/>
          <w:color w:val="000000" w:themeColor="text1"/>
          <w:lang w:val="en-US"/>
        </w:rPr>
        <w:t xml:space="preserve"> interface. We, therefore, consider it pivotal that future research clearly distinguishes between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when doing research with them</w:t>
      </w:r>
      <w:ins w:id="334" w:author="Julian Christensen" w:date="2024-07-04T16:31:00Z">
        <w:r w:rsidR="00E04B03">
          <w:rPr>
            <w:rStyle w:val="comma-separator"/>
            <w:color w:val="000000" w:themeColor="text1"/>
            <w:lang w:val="en-US"/>
          </w:rPr>
          <w:t>, thereby</w:t>
        </w:r>
      </w:ins>
      <w:del w:id="335" w:author="Julian Christensen" w:date="2024-07-04T16:31:00Z">
        <w:r w:rsidR="00DA5E2D" w:rsidDel="00E04B03">
          <w:rPr>
            <w:rStyle w:val="comma-separator"/>
            <w:color w:val="000000" w:themeColor="text1"/>
            <w:lang w:val="en-US"/>
          </w:rPr>
          <w:delText xml:space="preserve"> </w:delText>
        </w:r>
        <w:r w:rsidRPr="007340E8" w:rsidDel="00E04B03">
          <w:rPr>
            <w:rStyle w:val="comma-separator"/>
            <w:color w:val="000000" w:themeColor="text1"/>
            <w:lang w:val="en-US"/>
          </w:rPr>
          <w:delText>so that</w:delText>
        </w:r>
      </w:del>
      <w:ins w:id="336" w:author="Julian Christensen" w:date="2024-07-04T16:31:00Z">
        <w:r w:rsidR="00E04B03">
          <w:rPr>
            <w:rStyle w:val="comma-separator"/>
            <w:color w:val="000000" w:themeColor="text1"/>
            <w:lang w:val="en-US"/>
          </w:rPr>
          <w:t xml:space="preserve"> avoiding to unnecessarily mix up</w:t>
        </w:r>
      </w:ins>
      <w:r w:rsidRPr="007340E8">
        <w:rPr>
          <w:rStyle w:val="comma-separator"/>
          <w:color w:val="000000" w:themeColor="text1"/>
          <w:lang w:val="en-US"/>
        </w:rPr>
        <w:t xml:space="preserve">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del w:id="337" w:author="Julian Christensen" w:date="2024-07-04T16:31:00Z">
        <w:r w:rsidRPr="007340E8" w:rsidDel="00E04B03">
          <w:rPr>
            <w:rStyle w:val="comma-separator"/>
            <w:color w:val="000000" w:themeColor="text1"/>
            <w:lang w:val="en-US"/>
          </w:rPr>
          <w:delText xml:space="preserve"> </w:delText>
        </w:r>
        <w:r w:rsidDel="00E04B03">
          <w:rPr>
            <w:rStyle w:val="comma-separator"/>
            <w:color w:val="000000" w:themeColor="text1"/>
            <w:lang w:val="en-US"/>
          </w:rPr>
          <w:delText>is</w:delText>
        </w:r>
        <w:r w:rsidRPr="007340E8" w:rsidDel="00E04B03">
          <w:rPr>
            <w:rStyle w:val="comma-separator"/>
            <w:color w:val="000000" w:themeColor="text1"/>
            <w:lang w:val="en-US"/>
          </w:rPr>
          <w:delText xml:space="preserve"> not unnecessarily mixed</w:delText>
        </w:r>
        <w:r w:rsidDel="00E04B03">
          <w:rPr>
            <w:rStyle w:val="comma-separator"/>
            <w:color w:val="000000" w:themeColor="text1"/>
            <w:lang w:val="en-US"/>
          </w:rPr>
          <w:delText xml:space="preserve"> up</w:delText>
        </w:r>
      </w:del>
      <w:r w:rsidRPr="007340E8">
        <w:rPr>
          <w:rStyle w:val="comma-separator"/>
          <w:color w:val="000000" w:themeColor="text1"/>
          <w:lang w:val="en-US"/>
        </w:rPr>
        <w:t xml:space="preserve">. In the paper, we narrowly focus on the use of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w:t>
      </w:r>
      <w:proofErr w:type="spellStart"/>
      <w:r w:rsidRPr="007340E8">
        <w:rPr>
          <w:rStyle w:val="comma-separator"/>
          <w:color w:val="000000" w:themeColor="text1"/>
          <w:lang w:val="en-US"/>
        </w:rPr>
        <w:t>ChatGPT</w:t>
      </w:r>
      <w:proofErr w:type="spellEnd"/>
      <w:r w:rsidRPr="007340E8">
        <w:rPr>
          <w:rStyle w:val="comma-separator"/>
          <w:color w:val="000000" w:themeColor="text1"/>
          <w:lang w:val="en-US"/>
        </w:rPr>
        <w:t xml:space="preserve">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w:t>
      </w:r>
      <w:proofErr w:type="spellStart"/>
      <w:r w:rsidR="00D02FC4">
        <w:rPr>
          <w:lang w:val="en-US"/>
        </w:rPr>
        <w:t>Syriani</w:t>
      </w:r>
      <w:proofErr w:type="spellEnd"/>
      <w:r w:rsidR="00D02FC4">
        <w:rPr>
          <w:lang w:val="en-US"/>
        </w:rPr>
        <w:t xml:space="preserve"> et al.</w:t>
      </w:r>
      <w:r w:rsidR="00D02FC4" w:rsidRPr="0011702D">
        <w:rPr>
          <w:lang w:val="en-US"/>
        </w:rPr>
        <w:t xml:space="preserve"> </w:t>
      </w:r>
      <w:r w:rsidR="00D02FC4">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E061E" w:rsidRPr="00DE061E">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E061E" w:rsidRPr="00DE061E">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w:t>
      </w:r>
      <w:proofErr w:type="spellStart"/>
      <w:r w:rsidR="00DC3EC6">
        <w:rPr>
          <w:lang w:val="en-US"/>
        </w:rPr>
        <w:t>Gargari</w:t>
      </w:r>
      <w:proofErr w:type="spellEnd"/>
      <w:r w:rsidR="00DC3EC6">
        <w:rPr>
          <w:lang w:val="en-US"/>
        </w:rPr>
        <w:t xml:space="preserve"> et al. </w:t>
      </w:r>
      <w:r w:rsidR="00DC3EC6">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w upon in this paper.</w:t>
      </w:r>
    </w:p>
    <w:p w14:paraId="63626E40" w14:textId="77777777" w:rsidR="00E64D74" w:rsidRDefault="00E64D74" w:rsidP="00497B8E">
      <w:pPr>
        <w:spacing w:after="0" w:line="360" w:lineRule="auto"/>
        <w:ind w:firstLine="1304"/>
        <w:jc w:val="both"/>
        <w:rPr>
          <w:ins w:id="338" w:author="Julian Christensen" w:date="2024-07-04T16:27:00Z"/>
          <w:lang w:val="en-US"/>
        </w:rPr>
      </w:pPr>
    </w:p>
    <w:p w14:paraId="3482D7B5" w14:textId="2F6993D7" w:rsidR="006C1FAB" w:rsidRPr="0011702D" w:rsidRDefault="00DC3EC6" w:rsidP="00497B8E">
      <w:pPr>
        <w:spacing w:after="0" w:line="360" w:lineRule="auto"/>
        <w:ind w:firstLine="1304"/>
        <w:jc w:val="both"/>
        <w:rPr>
          <w:lang w:val="en-US"/>
        </w:rPr>
      </w:pPr>
      <w:r>
        <w:rPr>
          <w:lang w:val="en-US"/>
        </w:rPr>
        <w:t xml:space="preserve">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commentRangeStart w:id="339"/>
      <w:r>
        <w:rPr>
          <w:b/>
          <w:lang w:val="en-US"/>
        </w:rPr>
        <w:lastRenderedPageBreak/>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commentRangeEnd w:id="339"/>
      <w:r w:rsidR="0055052B">
        <w:rPr>
          <w:rStyle w:val="Kommentarhenvisning"/>
        </w:rPr>
        <w:commentReference w:id="339"/>
      </w:r>
    </w:p>
    <w:p w14:paraId="7B799910" w14:textId="069ECC55" w:rsidR="00FB56B2" w:rsidRDefault="00DA5E2D" w:rsidP="00FB56B2">
      <w:pPr>
        <w:spacing w:after="0" w:line="360" w:lineRule="auto"/>
        <w:jc w:val="both"/>
        <w:rPr>
          <w:ins w:id="340" w:author="Julian Christensen" w:date="2024-07-05T11:18:00Z"/>
          <w:lang w:val="en-US"/>
        </w:rPr>
      </w:pPr>
      <w:commentRangeStart w:id="341"/>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w:t>
      </w:r>
      <w:del w:id="342" w:author="Julian Christensen" w:date="2024-07-05T11:05:00Z">
        <w:r w:rsidR="00542711" w:rsidDel="00FB56B2">
          <w:rPr>
            <w:lang w:val="en-US"/>
          </w:rPr>
          <w:delText xml:space="preserve">TAB </w:delText>
        </w:r>
      </w:del>
      <w:bookmarkStart w:id="343" w:name="_Hlk171070013"/>
      <w:proofErr w:type="spellStart"/>
      <w:ins w:id="344" w:author="Julian Christensen" w:date="2024-07-05T11:05:00Z">
        <w:r w:rsidR="00FB56B2">
          <w:rPr>
            <w:lang w:val="en-US"/>
          </w:rPr>
          <w:t>T&amp;Ab</w:t>
        </w:r>
        <w:proofErr w:type="spellEnd"/>
        <w:r w:rsidR="00FB56B2">
          <w:rPr>
            <w:lang w:val="en-US"/>
          </w:rPr>
          <w:t xml:space="preserve"> </w:t>
        </w:r>
      </w:ins>
      <w:bookmarkEnd w:id="343"/>
      <w:r w:rsidR="00542711">
        <w:rPr>
          <w:lang w:val="en-US"/>
        </w:rPr>
        <w:t>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w:t>
      </w:r>
      <w:commentRangeStart w:id="345"/>
      <w:r w:rsidR="00542711">
        <w:rPr>
          <w:lang w:val="en-US"/>
        </w:rPr>
        <w:t>ools</w:t>
      </w:r>
      <w:commentRangeEnd w:id="345"/>
      <w:r w:rsidR="000D0874">
        <w:rPr>
          <w:rStyle w:val="Kommentarhenvisning"/>
        </w:rPr>
        <w:commentReference w:id="345"/>
      </w:r>
      <w:r w:rsidR="00542711">
        <w:rPr>
          <w:lang w:val="en-US"/>
        </w:rPr>
        <w:t xml:space="preserve">. </w:t>
      </w:r>
      <w:commentRangeEnd w:id="341"/>
      <w:r w:rsidR="0055052B">
        <w:rPr>
          <w:rStyle w:val="Kommentarhenvisning"/>
        </w:rPr>
        <w:commentReference w:id="341"/>
      </w:r>
    </w:p>
    <w:p w14:paraId="15119340" w14:textId="115C0148" w:rsidR="00873A7D" w:rsidRDefault="00873A7D">
      <w:pPr>
        <w:spacing w:after="0" w:line="360" w:lineRule="auto"/>
        <w:ind w:firstLine="1304"/>
        <w:jc w:val="both"/>
        <w:rPr>
          <w:ins w:id="346" w:author="Julian Christensen" w:date="2024-07-05T11:07:00Z"/>
          <w:lang w:val="en-US"/>
        </w:rPr>
        <w:pPrChange w:id="347" w:author="Julian Christensen" w:date="2024-07-05T11:18:00Z">
          <w:pPr>
            <w:spacing w:after="0" w:line="360" w:lineRule="auto"/>
            <w:jc w:val="both"/>
          </w:pPr>
        </w:pPrChange>
      </w:pPr>
      <w:ins w:id="348" w:author="Julian Christensen" w:date="2024-07-05T11:18:00Z">
        <w:r>
          <w:rPr>
            <w:lang w:val="en-US"/>
          </w:rPr>
          <w:t xml:space="preserve">The main difference between this paper and previous evaluations is that we aim to </w:t>
        </w:r>
      </w:ins>
      <w:ins w:id="349" w:author="Julian Christensen" w:date="2024-07-05T11:19:00Z">
        <w:r>
          <w:rPr>
            <w:lang w:val="en-US"/>
          </w:rPr>
          <w:t>provide</w:t>
        </w:r>
      </w:ins>
      <w:ins w:id="350" w:author="Julian Christensen" w:date="2024-07-05T11:18:00Z">
        <w:r>
          <w:rPr>
            <w:lang w:val="en-US"/>
          </w:rPr>
          <w:t xml:space="preserve"> a standardized and user-friendly workflow for how to use GPT API models for </w:t>
        </w:r>
        <w:proofErr w:type="spellStart"/>
        <w:r>
          <w:rPr>
            <w:lang w:val="en-US"/>
          </w:rPr>
          <w:t>T&amp;Ab</w:t>
        </w:r>
        <w:proofErr w:type="spellEnd"/>
        <w:r>
          <w:rPr>
            <w:lang w:val="en-US"/>
          </w:rPr>
          <w:t xml:space="preserve"> screening</w:t>
        </w:r>
      </w:ins>
      <w:ins w:id="351" w:author="Julian Christensen" w:date="2024-07-05T11:19:00Z">
        <w:r>
          <w:rPr>
            <w:lang w:val="en-US"/>
          </w:rPr>
          <w:t>; a workflow, which is</w:t>
        </w:r>
      </w:ins>
      <w:ins w:id="352" w:author="Julian Christensen" w:date="2024-07-05T11:18:00Z">
        <w:r>
          <w:rPr>
            <w:lang w:val="en-US"/>
          </w:rPr>
          <w:t xml:space="preserve"> easy to implement in state-of-the-art systematic reviews. We do so by developing</w:t>
        </w:r>
      </w:ins>
      <w:ins w:id="353" w:author="Julian Christensen" w:date="2024-07-05T11:19:00Z">
        <w:r>
          <w:rPr>
            <w:lang w:val="en-US"/>
          </w:rPr>
          <w:t>/introducing</w:t>
        </w:r>
      </w:ins>
      <w:ins w:id="354" w:author="Julian Christensen" w:date="2024-07-05T11:18:00Z">
        <w:r>
          <w:rPr>
            <w:lang w:val="en-US"/>
          </w:rPr>
          <w:t xml:space="preserve"> </w:t>
        </w:r>
      </w:ins>
      <w:ins w:id="355" w:author="Julian Christensen" w:date="2024-07-05T11:20:00Z">
        <w:r>
          <w:rPr>
            <w:lang w:val="en-US"/>
          </w:rPr>
          <w:t>an open source</w:t>
        </w:r>
      </w:ins>
      <w:ins w:id="356" w:author="Julian Christensen" w:date="2024-07-05T11:18:00Z">
        <w:r>
          <w:rPr>
            <w:lang w:val="en-US"/>
          </w:rPr>
          <w:t xml:space="preserve"> R package</w:t>
        </w:r>
      </w:ins>
      <w:ins w:id="357" w:author="Julian Christensen" w:date="2024-07-05T11:20:00Z">
        <w:r>
          <w:rPr>
            <w:lang w:val="en-US"/>
          </w:rPr>
          <w:t xml:space="preserve"> – </w:t>
        </w:r>
        <w:proofErr w:type="spellStart"/>
        <w:r>
          <w:rPr>
            <w:lang w:val="en-US"/>
          </w:rPr>
          <w:t>AiscreenR</w:t>
        </w:r>
        <w:proofErr w:type="spellEnd"/>
        <w:r>
          <w:rPr>
            <w:lang w:val="en-US"/>
          </w:rPr>
          <w:t xml:space="preserve"> –</w:t>
        </w:r>
      </w:ins>
      <w:ins w:id="358" w:author="Julian Christensen" w:date="2024-07-05T11:18:00Z">
        <w:r>
          <w:rPr>
            <w:lang w:val="en-US"/>
          </w:rPr>
          <w:t xml:space="preserve"> and </w:t>
        </w:r>
      </w:ins>
      <w:ins w:id="359" w:author="Julian Christensen" w:date="2024-07-05T11:20:00Z">
        <w:r>
          <w:rPr>
            <w:lang w:val="en-US"/>
          </w:rPr>
          <w:t xml:space="preserve">by </w:t>
        </w:r>
      </w:ins>
      <w:ins w:id="360" w:author="Julian Christensen" w:date="2024-07-05T13:20:00Z">
        <w:r w:rsidR="005A1135">
          <w:rPr>
            <w:lang w:val="en-US"/>
          </w:rPr>
          <w:t>quality assuring the package by</w:t>
        </w:r>
      </w:ins>
      <w:ins w:id="361" w:author="Julian Christensen" w:date="2024-07-05T11:20:00Z">
        <w:r>
          <w:rPr>
            <w:lang w:val="en-US"/>
          </w:rPr>
          <w:t xml:space="preserve"> using </w:t>
        </w:r>
      </w:ins>
      <w:ins w:id="362" w:author="Julian Christensen" w:date="2024-07-05T11:21:00Z">
        <w:r>
          <w:rPr>
            <w:lang w:val="en-US"/>
          </w:rPr>
          <w:t>it for</w:t>
        </w:r>
      </w:ins>
      <w:ins w:id="363" w:author="Julian Christensen" w:date="2024-07-05T11:18:00Z">
        <w:r>
          <w:rPr>
            <w:lang w:val="en-US"/>
          </w:rPr>
          <w:t xml:space="preserve"> three large-scale classifi</w:t>
        </w:r>
      </w:ins>
      <w:ins w:id="364" w:author="Julian Christensen" w:date="2024-07-05T11:21:00Z">
        <w:r>
          <w:rPr>
            <w:lang w:val="en-US"/>
          </w:rPr>
          <w:t>cation</w:t>
        </w:r>
      </w:ins>
      <w:ins w:id="365" w:author="Julian Christensen" w:date="2024-07-05T11:18:00Z">
        <w:r>
          <w:rPr>
            <w:lang w:val="en-US"/>
          </w:rPr>
          <w:t xml:space="preserve"> experiments. </w:t>
        </w:r>
        <w:proofErr w:type="spellStart"/>
        <w:r>
          <w:rPr>
            <w:lang w:val="en-US"/>
          </w:rPr>
          <w:t>AIscreenR</w:t>
        </w:r>
        <w:proofErr w:type="spellEnd"/>
        <w:r>
          <w:rPr>
            <w:lang w:val="en-US"/>
          </w:rPr>
          <w:t xml:space="preserve"> is built as a flexible software</w:t>
        </w:r>
      </w:ins>
      <w:ins w:id="366" w:author="Julian Christensen" w:date="2024-07-05T11:21:00Z">
        <w:r>
          <w:rPr>
            <w:lang w:val="en-US"/>
          </w:rPr>
          <w:t>,</w:t>
        </w:r>
      </w:ins>
      <w:ins w:id="367" w:author="Julian Christensen" w:date="2024-07-05T11:18:00Z">
        <w:r>
          <w:rPr>
            <w:lang w:val="en-US"/>
          </w:rPr>
          <w:t xml:space="preserve"> allow</w:t>
        </w:r>
      </w:ins>
      <w:ins w:id="368" w:author="Julian Christensen" w:date="2024-07-05T11:21:00Z">
        <w:r>
          <w:rPr>
            <w:lang w:val="en-US"/>
          </w:rPr>
          <w:t>ing</w:t>
        </w:r>
      </w:ins>
      <w:ins w:id="369" w:author="Julian Christensen" w:date="2024-07-05T11:18:00Z">
        <w:r>
          <w:rPr>
            <w:lang w:val="en-US"/>
          </w:rPr>
          <w:t xml:space="preserve"> users to conduct multiple screenings simultaneously based on multiple prompts, API models, iterations of the same request, and nucleus samples (i.e., different </w:t>
        </w:r>
        <w:proofErr w:type="spellStart"/>
        <w:r>
          <w:rPr>
            <w:lang w:val="en-US"/>
          </w:rPr>
          <w:t>top_p</w:t>
        </w:r>
        <w:proofErr w:type="spellEnd"/>
        <w:r>
          <w:rPr>
            <w:lang w:val="en-US"/>
          </w:rPr>
          <w:t xml:space="preserve"> or temperature values). The software further allows the user to send the same request (i.e., repeatedly asking the same question) multiple times to avoid random noise in</w:t>
        </w:r>
      </w:ins>
      <w:ins w:id="370" w:author="Julian Christensen" w:date="2024-07-05T11:22:00Z">
        <w:r w:rsidR="003354B9">
          <w:rPr>
            <w:lang w:val="en-US"/>
          </w:rPr>
          <w:t xml:space="preserve"> individual</w:t>
        </w:r>
      </w:ins>
      <w:ins w:id="371" w:author="Julian Christensen" w:date="2024-07-05T11:18:00Z">
        <w:r>
          <w:rPr>
            <w:lang w:val="en-US"/>
          </w:rPr>
          <w:t xml:space="preserve"> model response</w:t>
        </w:r>
      </w:ins>
      <w:ins w:id="372" w:author="Julian Christensen" w:date="2024-07-05T11:22:00Z">
        <w:r w:rsidR="003354B9">
          <w:rPr>
            <w:lang w:val="en-US"/>
          </w:rPr>
          <w:t>s</w:t>
        </w:r>
      </w:ins>
      <w:ins w:id="373" w:author="Julian Christensen" w:date="2024-07-05T11:18:00Z">
        <w:r>
          <w:rPr>
            <w:lang w:val="en-US"/>
          </w:rPr>
          <w:t xml:space="preserve"> (</w:t>
        </w:r>
        <w:commentRangeStart w:id="374"/>
        <w:r>
          <w:rPr>
            <w:lang w:val="en-US"/>
          </w:rPr>
          <w:t>especially relevant when using GPT-3.5 models</w:t>
        </w:r>
        <w:commentRangeEnd w:id="374"/>
        <w:r>
          <w:rPr>
            <w:rStyle w:val="Kommentarhenvisning"/>
          </w:rPr>
          <w:commentReference w:id="374"/>
        </w:r>
        <w:r>
          <w:rPr>
            <w:lang w:val="en-US"/>
          </w:rPr>
          <w:t>). When this feature is used, the final GPT decision is based on the probability of inclusion across the iterated requests, and the specific inclusion threshold can then be determined by the user</w:t>
        </w:r>
      </w:ins>
      <w:ins w:id="375" w:author="Julian Christensen" w:date="2024-07-05T11:23:00Z">
        <w:r w:rsidR="003354B9">
          <w:rPr>
            <w:lang w:val="en-US"/>
          </w:rPr>
          <w:t xml:space="preserve"> (se</w:t>
        </w:r>
      </w:ins>
      <w:ins w:id="376" w:author="Julian Christensen" w:date="2024-07-05T11:24:00Z">
        <w:r w:rsidR="003354B9">
          <w:rPr>
            <w:lang w:val="en-US"/>
          </w:rPr>
          <w:t>e Figure 4 of this paper)</w:t>
        </w:r>
      </w:ins>
      <w:ins w:id="377" w:author="Julian Christensen" w:date="2024-07-05T11:18:00Z">
        <w:r>
          <w:rPr>
            <w:lang w:val="en-US"/>
          </w:rPr>
          <w:t xml:space="preserve">. This also allows the users to test model response consistency. Moreover, the software is built </w:t>
        </w:r>
      </w:ins>
      <w:ins w:id="378" w:author="Julian Christensen" w:date="2024-07-05T11:24:00Z">
        <w:r w:rsidR="003354B9">
          <w:rPr>
            <w:lang w:val="en-US"/>
          </w:rPr>
          <w:t>to</w:t>
        </w:r>
      </w:ins>
      <w:ins w:id="379" w:author="Julian Christensen" w:date="2024-07-05T11:18:00Z">
        <w:r>
          <w:rPr>
            <w:lang w:val="en-US"/>
          </w:rPr>
          <w:t xml:space="preserve"> draw on multi-core processing, </w:t>
        </w:r>
      </w:ins>
      <w:ins w:id="380" w:author="Julian Christensen" w:date="2024-07-05T11:24:00Z">
        <w:r w:rsidR="003354B9">
          <w:rPr>
            <w:lang w:val="en-US"/>
          </w:rPr>
          <w:t>thereby</w:t>
        </w:r>
      </w:ins>
      <w:ins w:id="381" w:author="Julian Christensen" w:date="2024-07-05T11:18:00Z">
        <w:r>
          <w:rPr>
            <w:lang w:val="en-US"/>
          </w:rPr>
          <w:t xml:space="preserve"> allow</w:t>
        </w:r>
      </w:ins>
      <w:ins w:id="382" w:author="Julian Christensen" w:date="2024-07-05T11:24:00Z">
        <w:r w:rsidR="003354B9">
          <w:rPr>
            <w:lang w:val="en-US"/>
          </w:rPr>
          <w:t>ing</w:t>
        </w:r>
      </w:ins>
      <w:ins w:id="383" w:author="Julian Christensen" w:date="2024-07-05T11:18:00Z">
        <w:r>
          <w:rPr>
            <w:lang w:val="en-US"/>
          </w:rPr>
          <w:t xml:space="preserve"> users to</w:t>
        </w:r>
      </w:ins>
      <w:ins w:id="384" w:author="Julian Christensen" w:date="2024-07-05T11:24:00Z">
        <w:r w:rsidR="003354B9">
          <w:rPr>
            <w:lang w:val="en-US"/>
          </w:rPr>
          <w:t xml:space="preserve"> significantly</w:t>
        </w:r>
      </w:ins>
      <w:ins w:id="385" w:author="Julian Christensen" w:date="2024-07-05T11:18:00Z">
        <w:r>
          <w:rPr>
            <w:lang w:val="en-US"/>
          </w:rPr>
          <w:t xml:space="preserve"> speed up the screening. </w:t>
        </w:r>
      </w:ins>
    </w:p>
    <w:p w14:paraId="2249C348" w14:textId="64D72F74" w:rsidR="00542711" w:rsidDel="00873A7D" w:rsidRDefault="00DA5E2D">
      <w:pPr>
        <w:spacing w:after="0" w:line="360" w:lineRule="auto"/>
        <w:ind w:firstLine="1304"/>
        <w:jc w:val="both"/>
        <w:rPr>
          <w:del w:id="386" w:author="Julian Christensen" w:date="2024-07-05T11:18:00Z"/>
          <w:lang w:val="en-US"/>
        </w:rPr>
        <w:pPrChange w:id="387" w:author="Julian Christensen" w:date="2024-07-05T11:07:00Z">
          <w:pPr>
            <w:spacing w:after="0" w:line="360" w:lineRule="auto"/>
            <w:jc w:val="both"/>
          </w:pPr>
        </w:pPrChange>
      </w:pPr>
      <w:r>
        <w:rPr>
          <w:lang w:val="en-US"/>
        </w:rPr>
        <w:t>I</w:t>
      </w:r>
      <w:r w:rsidR="00542711">
        <w:rPr>
          <w:lang w:val="en-US"/>
        </w:rPr>
        <w:t xml:space="preserve">n contrast to </w:t>
      </w:r>
      <w:del w:id="388" w:author="Julian Christensen" w:date="2024-07-05T11:07:00Z">
        <w:r w:rsidR="00542711" w:rsidDel="00FB56B2">
          <w:rPr>
            <w:lang w:val="en-US"/>
          </w:rPr>
          <w:delText xml:space="preserve">all the </w:delText>
        </w:r>
      </w:del>
      <w:r w:rsidR="00542711">
        <w:rPr>
          <w:lang w:val="en-US"/>
        </w:rPr>
        <w:t xml:space="preserve">previous evaluations of using GPT API models for </w:t>
      </w:r>
      <w:proofErr w:type="spellStart"/>
      <w:ins w:id="389" w:author="Julian Christensen" w:date="2024-07-05T11:05:00Z">
        <w:r w:rsidR="00FB56B2">
          <w:rPr>
            <w:lang w:val="en-US"/>
          </w:rPr>
          <w:t>T&amp;Ab</w:t>
        </w:r>
        <w:proofErr w:type="spellEnd"/>
        <w:r w:rsidR="00FB56B2">
          <w:rPr>
            <w:lang w:val="en-US"/>
          </w:rPr>
          <w:t xml:space="preserve"> </w:t>
        </w:r>
      </w:ins>
      <w:del w:id="390" w:author="Julian Christensen" w:date="2024-07-05T11:05:00Z">
        <w:r w:rsidR="00542711" w:rsidDel="00FB56B2">
          <w:rPr>
            <w:lang w:val="en-US"/>
          </w:rPr>
          <w:delText xml:space="preserve">TAB </w:delText>
        </w:r>
      </w:del>
      <w:r w:rsidR="00542711">
        <w:rPr>
          <w:lang w:val="en-US"/>
        </w:rPr>
        <w:t xml:space="preserve">screening, </w:t>
      </w:r>
      <w:ins w:id="391" w:author="Julian Christensen" w:date="2024-07-05T11:28:00Z">
        <w:r w:rsidR="003354B9">
          <w:rPr>
            <w:lang w:val="en-US"/>
          </w:rPr>
          <w:t>in our tests (</w:t>
        </w:r>
      </w:ins>
      <w:del w:id="392" w:author="Julian Christensen" w:date="2024-07-05T11:28:00Z">
        <w:r w:rsidR="00542711" w:rsidDel="003354B9">
          <w:rPr>
            <w:lang w:val="en-US"/>
          </w:rPr>
          <w:delText xml:space="preserve">we </w:delText>
        </w:r>
      </w:del>
      <w:ins w:id="393" w:author="Julian Christensen" w:date="2024-07-05T11:28:00Z">
        <w:r w:rsidR="003354B9">
          <w:rPr>
            <w:lang w:val="en-US"/>
          </w:rPr>
          <w:t xml:space="preserve">and as </w:t>
        </w:r>
      </w:ins>
      <w:ins w:id="394" w:author="Julian Christensen" w:date="2024-07-05T11:29:00Z">
        <w:r w:rsidR="003354B9">
          <w:rPr>
            <w:lang w:val="en-US"/>
          </w:rPr>
          <w:t>a</w:t>
        </w:r>
      </w:ins>
      <w:ins w:id="395" w:author="Julian Christensen" w:date="2024-07-05T11:28:00Z">
        <w:r w:rsidR="003354B9">
          <w:rPr>
            <w:lang w:val="en-US"/>
          </w:rPr>
          <w:t xml:space="preserve"> default in the</w:t>
        </w:r>
      </w:ins>
      <w:ins w:id="396" w:author="Julian Christensen" w:date="2024-07-05T11:25:00Z">
        <w:r w:rsidR="003354B9">
          <w:rPr>
            <w:lang w:val="en-US"/>
          </w:rPr>
          <w:t xml:space="preserve"> </w:t>
        </w:r>
        <w:proofErr w:type="spellStart"/>
        <w:r w:rsidR="003354B9">
          <w:rPr>
            <w:lang w:val="en-US"/>
          </w:rPr>
          <w:t>AIscreenR</w:t>
        </w:r>
      </w:ins>
      <w:proofErr w:type="spellEnd"/>
      <w:ins w:id="397" w:author="Julian Christensen" w:date="2024-07-05T11:28:00Z">
        <w:r w:rsidR="003354B9">
          <w:rPr>
            <w:lang w:val="en-US"/>
          </w:rPr>
          <w:t>)</w:t>
        </w:r>
      </w:ins>
      <w:ins w:id="398" w:author="Julian Christensen" w:date="2024-07-05T11:25:00Z">
        <w:r w:rsidR="003354B9">
          <w:rPr>
            <w:lang w:val="en-US"/>
          </w:rPr>
          <w:t xml:space="preserve"> </w:t>
        </w:r>
      </w:ins>
      <w:ins w:id="399" w:author="Julian Christensen" w:date="2024-07-05T11:28:00Z">
        <w:r w:rsidR="003354B9">
          <w:rPr>
            <w:lang w:val="en-US"/>
          </w:rPr>
          <w:t>we</w:t>
        </w:r>
      </w:ins>
      <w:ins w:id="400" w:author="Julian Christensen" w:date="2024-07-05T11:29:00Z">
        <w:r w:rsidR="003354B9">
          <w:rPr>
            <w:lang w:val="en-US"/>
          </w:rPr>
          <w:t xml:space="preserve"> chose to</w:t>
        </w:r>
      </w:ins>
      <w:ins w:id="401" w:author="Julian Christensen" w:date="2024-07-05T11:25:00Z">
        <w:r w:rsidR="003354B9">
          <w:rPr>
            <w:lang w:val="en-US"/>
          </w:rPr>
          <w:t xml:space="preserve"> </w:t>
        </w:r>
      </w:ins>
      <w:del w:id="402" w:author="Julian Christensen" w:date="2024-07-05T11:07:00Z">
        <w:r w:rsidR="00542711" w:rsidDel="00FB56B2">
          <w:rPr>
            <w:lang w:val="en-US"/>
          </w:rPr>
          <w:delText xml:space="preserve">are the first to </w:delText>
        </w:r>
      </w:del>
      <w:r w:rsidR="00542711">
        <w:rPr>
          <w:lang w:val="en-US"/>
        </w:rPr>
        <w:t>draw on function calling</w:t>
      </w:r>
      <w:r w:rsidR="006D57CE">
        <w:rPr>
          <w:lang w:val="en-US"/>
        </w:rPr>
        <w:t xml:space="preserve"> in the </w:t>
      </w:r>
      <w:commentRangeStart w:id="403"/>
      <w:r w:rsidR="006D57CE">
        <w:rPr>
          <w:lang w:val="en-US"/>
        </w:rPr>
        <w:t>request body</w:t>
      </w:r>
      <w:r w:rsidR="0039413B">
        <w:rPr>
          <w:lang w:val="en-US"/>
        </w:rPr>
        <w:t xml:space="preserve"> </w:t>
      </w:r>
      <w:commentRangeEnd w:id="403"/>
      <w:r w:rsidR="00E64D74">
        <w:rPr>
          <w:rStyle w:val="Kommentarhenvisning"/>
        </w:rPr>
        <w:commentReference w:id="403"/>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del w:id="404" w:author="Julian Christensen" w:date="2024-07-05T11:29:00Z">
        <w:r w:rsidR="00542711" w:rsidDel="003354B9">
          <w:rPr>
            <w:lang w:val="en-US"/>
          </w:rPr>
          <w:delText xml:space="preserve">This </w:delText>
        </w:r>
      </w:del>
      <w:ins w:id="405" w:author="Julian Christensen" w:date="2024-07-05T11:29:00Z">
        <w:r w:rsidR="003354B9">
          <w:rPr>
            <w:lang w:val="en-US"/>
          </w:rPr>
          <w:t xml:space="preserve">Function calling </w:t>
        </w:r>
      </w:ins>
      <w:r w:rsidR="00542711">
        <w:rPr>
          <w:lang w:val="en-US"/>
        </w:rPr>
        <w:t xml:space="preserve">allows </w:t>
      </w:r>
      <w:r w:rsidR="0039413B">
        <w:rPr>
          <w:lang w:val="en-US"/>
        </w:rPr>
        <w:t xml:space="preserve">users </w:t>
      </w:r>
      <w:r w:rsidR="00542711">
        <w:rPr>
          <w:lang w:val="en-US"/>
        </w:rPr>
        <w:t xml:space="preserve">to make prompts without </w:t>
      </w:r>
      <w:del w:id="406" w:author="Julian Christensen" w:date="2024-07-05T11:06:00Z">
        <w:r w:rsidR="00542711" w:rsidDel="00FB56B2">
          <w:rPr>
            <w:lang w:val="en-US"/>
          </w:rPr>
          <w:delText xml:space="preserve">the </w:delText>
        </w:r>
      </w:del>
      <w:r w:rsidR="00542711">
        <w:rPr>
          <w:lang w:val="en-US"/>
        </w:rPr>
        <w:t>need</w:t>
      </w:r>
      <w:ins w:id="407" w:author="Julian Christensen" w:date="2024-07-05T11:06:00Z">
        <w:r w:rsidR="00FB56B2">
          <w:rPr>
            <w:lang w:val="en-US"/>
          </w:rPr>
          <w:t>ing</w:t>
        </w:r>
      </w:ins>
      <w:r w:rsidR="00542711">
        <w:rPr>
          <w:lang w:val="en-US"/>
        </w:rPr>
        <w:t xml:space="preserve"> to explicitly specify how the model shall respond to </w:t>
      </w:r>
      <w:r w:rsidR="00511534">
        <w:rPr>
          <w:lang w:val="en-US"/>
        </w:rPr>
        <w:t>the</w:t>
      </w:r>
      <w:r w:rsidR="00542711">
        <w:rPr>
          <w:lang w:val="en-US"/>
        </w:rPr>
        <w:t xml:space="preserve"> request</w:t>
      </w:r>
      <w:del w:id="408" w:author="Julian Christensen" w:date="2024-07-05T11:26:00Z">
        <w:r w:rsidR="00542711" w:rsidDel="003354B9">
          <w:rPr>
            <w:lang w:val="en-US"/>
          </w:rPr>
          <w:delText xml:space="preserve">. </w:delText>
        </w:r>
        <w:r w:rsidR="0039413B" w:rsidDel="003354B9">
          <w:rPr>
            <w:lang w:val="en-US"/>
          </w:rPr>
          <w:delText xml:space="preserve">The </w:delText>
        </w:r>
        <w:r w:rsidDel="003354B9">
          <w:rPr>
            <w:lang w:val="en-US"/>
          </w:rPr>
          <w:delText xml:space="preserve">specific </w:delText>
        </w:r>
        <w:r w:rsidR="0039413B" w:rsidDel="003354B9">
          <w:rPr>
            <w:lang w:val="en-US"/>
          </w:rPr>
          <w:delText xml:space="preserve">advance </w:delText>
        </w:r>
        <w:r w:rsidR="00065935" w:rsidDel="003354B9">
          <w:rPr>
            <w:lang w:val="en-US"/>
          </w:rPr>
          <w:delText xml:space="preserve">of </w:delText>
        </w:r>
        <w:r w:rsidDel="003354B9">
          <w:rPr>
            <w:lang w:val="en-US"/>
          </w:rPr>
          <w:delText>function call</w:delText>
        </w:r>
        <w:r w:rsidR="00464626" w:rsidDel="003354B9">
          <w:rPr>
            <w:lang w:val="en-US"/>
          </w:rPr>
          <w:delText xml:space="preserve">ing </w:delText>
        </w:r>
        <w:r w:rsidR="0039413B" w:rsidDel="003354B9">
          <w:rPr>
            <w:lang w:val="en-US"/>
          </w:rPr>
          <w:delText>is that t</w:delText>
        </w:r>
        <w:r w:rsidR="00542711" w:rsidDel="003354B9">
          <w:rPr>
            <w:lang w:val="en-US"/>
          </w:rPr>
          <w:delText>his</w:delText>
        </w:r>
      </w:del>
      <w:ins w:id="409" w:author="Julian Christensen" w:date="2024-07-05T11:26:00Z">
        <w:r w:rsidR="003354B9">
          <w:rPr>
            <w:lang w:val="en-US"/>
          </w:rPr>
          <w:t>, thereby</w:t>
        </w:r>
      </w:ins>
      <w:r w:rsidR="00542711">
        <w:rPr>
          <w:lang w:val="en-US"/>
        </w:rPr>
        <w:t xml:space="preserve"> </w:t>
      </w:r>
      <w:del w:id="410" w:author="Julian Christensen" w:date="2024-07-05T11:26:00Z">
        <w:r w:rsidR="00542711" w:rsidDel="003354B9">
          <w:rPr>
            <w:lang w:val="en-US"/>
          </w:rPr>
          <w:delText xml:space="preserve">permits </w:delText>
        </w:r>
      </w:del>
      <w:ins w:id="411" w:author="Julian Christensen" w:date="2024-07-05T11:26:00Z">
        <w:r w:rsidR="003354B9">
          <w:rPr>
            <w:lang w:val="en-US"/>
          </w:rPr>
          <w:t xml:space="preserve">permitting </w:t>
        </w:r>
      </w:ins>
      <w:r w:rsidR="00542711">
        <w:rPr>
          <w:lang w:val="en-US"/>
        </w:rPr>
        <w:t>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commentRangeStart w:id="412"/>
      <w:r>
        <w:rPr>
          <w:lang w:val="en-US"/>
        </w:rPr>
        <w:t>We believe that t</w:t>
      </w:r>
      <w:r w:rsidR="0039413B">
        <w:rPr>
          <w:lang w:val="en-US"/>
        </w:rPr>
        <w:t>he use of function call</w:t>
      </w:r>
      <w:r w:rsidR="00F778FB">
        <w:rPr>
          <w:lang w:val="en-US"/>
        </w:rPr>
        <w:t>ing</w:t>
      </w:r>
      <w:ins w:id="413" w:author="Julian Christensen" w:date="2024-07-05T11:26:00Z">
        <w:r w:rsidR="003354B9">
          <w:rPr>
            <w:lang w:val="en-US"/>
          </w:rPr>
          <w:t xml:space="preserve"> may</w:t>
        </w:r>
      </w:ins>
      <w:r w:rsidR="0039413B">
        <w:rPr>
          <w:lang w:val="en-US"/>
        </w:rPr>
        <w:t xml:space="preserve"> potentially explain</w:t>
      </w:r>
      <w:del w:id="414" w:author="Julian Christensen" w:date="2024-07-05T11:26:00Z">
        <w:r w:rsidDel="003354B9">
          <w:rPr>
            <w:lang w:val="en-US"/>
          </w:rPr>
          <w:delText>s</w:delText>
        </w:r>
      </w:del>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w:t>
      </w:r>
      <w:ins w:id="415" w:author="Julian Christensen" w:date="2024-07-05T11:09:00Z">
        <w:r w:rsidR="00FB56B2">
          <w:rPr>
            <w:lang w:val="en-US"/>
          </w:rPr>
          <w:t xml:space="preserve"> </w:t>
        </w:r>
      </w:ins>
      <w:commentRangeEnd w:id="412"/>
      <w:ins w:id="416" w:author="Julian Christensen" w:date="2024-07-05T11:27:00Z">
        <w:r w:rsidR="003354B9">
          <w:rPr>
            <w:rStyle w:val="Kommentarhenvisning"/>
          </w:rPr>
          <w:commentReference w:id="412"/>
        </w:r>
      </w:ins>
      <w:ins w:id="417" w:author="Julian Christensen" w:date="2024-07-05T11:30:00Z">
        <w:r w:rsidR="003354B9">
          <w:rPr>
            <w:lang w:val="en-US"/>
          </w:rPr>
          <w:t>Moreover, w</w:t>
        </w:r>
      </w:ins>
      <w:ins w:id="418" w:author="Julian Christensen" w:date="2024-07-05T11:09:00Z">
        <w:r w:rsidR="00FB56B2">
          <w:rPr>
            <w:lang w:val="en-US"/>
          </w:rPr>
          <w:t>hereas</w:t>
        </w:r>
        <w:r w:rsidR="00FB56B2" w:rsidRPr="00FB56B2">
          <w:rPr>
            <w:lang w:val="en-US"/>
          </w:rPr>
          <w:t xml:space="preserve"> </w:t>
        </w:r>
        <w:r w:rsidR="00FB56B2">
          <w:rPr>
            <w:lang w:val="en-US"/>
          </w:rPr>
          <w:t>previous evaluations</w:t>
        </w:r>
      </w:ins>
      <w:ins w:id="419" w:author="Julian Christensen" w:date="2024-07-05T11:10:00Z">
        <w:r w:rsidR="00FB56B2">
          <w:rPr>
            <w:lang w:val="en-US"/>
          </w:rPr>
          <w:t xml:space="preserve"> – in their prompts –</w:t>
        </w:r>
      </w:ins>
      <w:ins w:id="420" w:author="Julian Christensen" w:date="2024-07-05T11:09:00Z">
        <w:r w:rsidR="00FB56B2">
          <w:rPr>
            <w:lang w:val="en-US"/>
          </w:rPr>
          <w:t xml:space="preserve"> </w:t>
        </w:r>
      </w:ins>
      <w:ins w:id="421" w:author="Julian Christensen" w:date="2024-07-05T11:10:00Z">
        <w:r w:rsidR="00FB56B2">
          <w:rPr>
            <w:lang w:val="en-US"/>
          </w:rPr>
          <w:t>asked the GPT API models to make</w:t>
        </w:r>
      </w:ins>
      <w:ins w:id="422" w:author="Julian Christensen" w:date="2024-07-05T11:09:00Z">
        <w:r w:rsidR="00FB56B2">
          <w:rPr>
            <w:lang w:val="en-US"/>
          </w:rPr>
          <w:t xml:space="preserve"> binary decisions (i.e., include or exclude), w</w:t>
        </w:r>
      </w:ins>
      <w:del w:id="423" w:author="Julian Christensen" w:date="2024-07-05T11:09:00Z">
        <w:r w:rsidR="0039413B" w:rsidDel="00FB56B2">
          <w:rPr>
            <w:lang w:val="en-US"/>
          </w:rPr>
          <w:delText xml:space="preserve"> </w:delText>
        </w:r>
      </w:del>
      <w:del w:id="424" w:author="Julian Christensen" w:date="2024-07-05T11:08:00Z">
        <w:r w:rsidR="003B4C84" w:rsidDel="00FB56B2">
          <w:rPr>
            <w:lang w:val="en-US"/>
          </w:rPr>
          <w:delText>Differently from the previous evaluation, w</w:delText>
        </w:r>
      </w:del>
      <w:r w:rsidR="003B4C84">
        <w:rPr>
          <w:lang w:val="en-US"/>
        </w:rPr>
        <w:t xml:space="preserve">e </w:t>
      </w:r>
      <w:ins w:id="425" w:author="Julian Christensen" w:date="2024-07-05T11:09:00Z">
        <w:r w:rsidR="00FB56B2">
          <w:rPr>
            <w:lang w:val="en-US"/>
          </w:rPr>
          <w:t>chose to</w:t>
        </w:r>
      </w:ins>
      <w:del w:id="426" w:author="Julian Christensen" w:date="2024-07-05T11:09:00Z">
        <w:r w:rsidR="003B4C84" w:rsidDel="00FB56B2">
          <w:rPr>
            <w:lang w:val="en-US"/>
          </w:rPr>
          <w:delText>have</w:delText>
        </w:r>
      </w:del>
      <w:r w:rsidR="003B4C84">
        <w:rPr>
          <w:lang w:val="en-US"/>
        </w:rPr>
        <w:t xml:space="preserve"> buil</w:t>
      </w:r>
      <w:ins w:id="427" w:author="Julian Christensen" w:date="2024-07-05T11:09:00Z">
        <w:r w:rsidR="00FB56B2">
          <w:rPr>
            <w:lang w:val="en-US"/>
          </w:rPr>
          <w:t>d</w:t>
        </w:r>
      </w:ins>
      <w:del w:id="428" w:author="Julian Christensen" w:date="2024-07-05T11:09:00Z">
        <w:r w:rsidR="003B4C84" w:rsidDel="00FB56B2">
          <w:rPr>
            <w:lang w:val="en-US"/>
          </w:rPr>
          <w:delText>t</w:delText>
        </w:r>
      </w:del>
      <w:del w:id="429" w:author="Julian Christensen" w:date="2024-07-05T11:31:00Z">
        <w:r w:rsidR="003B4C84" w:rsidDel="003354B9">
          <w:rPr>
            <w:lang w:val="en-US"/>
          </w:rPr>
          <w:delText xml:space="preserve"> our</w:delText>
        </w:r>
      </w:del>
      <w:r w:rsidR="003B4C84">
        <w:rPr>
          <w:lang w:val="en-US"/>
        </w:rPr>
        <w:t xml:space="preserve"> function calls </w:t>
      </w:r>
      <w:del w:id="430" w:author="Julian Christensen" w:date="2024-07-05T11:08:00Z">
        <w:r w:rsidR="003B4C84" w:rsidDel="00FB56B2">
          <w:rPr>
            <w:lang w:val="en-US"/>
          </w:rPr>
          <w:delText>so that they also</w:delText>
        </w:r>
      </w:del>
      <w:ins w:id="431" w:author="Julian Christensen" w:date="2024-07-05T11:31:00Z">
        <w:r w:rsidR="003354B9">
          <w:rPr>
            <w:lang w:val="en-US"/>
          </w:rPr>
          <w:t>that</w:t>
        </w:r>
      </w:ins>
      <w:r w:rsidR="003B4C84">
        <w:rPr>
          <w:lang w:val="en-US"/>
        </w:rPr>
        <w:t xml:space="preserve"> allow </w:t>
      </w:r>
      <w:del w:id="432" w:author="Julian Christensen" w:date="2024-07-05T11:10:00Z">
        <w:r w:rsidR="003B4C84" w:rsidDel="00FB56B2">
          <w:rPr>
            <w:lang w:val="en-US"/>
          </w:rPr>
          <w:delText>the model to express</w:delText>
        </w:r>
      </w:del>
      <w:ins w:id="433" w:author="Julian Christensen" w:date="2024-07-05T11:10:00Z">
        <w:r w:rsidR="00FB56B2">
          <w:rPr>
            <w:lang w:val="en-US"/>
          </w:rPr>
          <w:t>for</w:t>
        </w:r>
      </w:ins>
      <w:r w:rsidR="003B4C84">
        <w:rPr>
          <w:lang w:val="en-US"/>
        </w:rPr>
        <w:t xml:space="preserve"> </w:t>
      </w:r>
      <w:del w:id="434" w:author="Julian Christensen" w:date="2024-07-05T11:08:00Z">
        <w:r w:rsidR="003B4C84" w:rsidDel="00FB56B2">
          <w:rPr>
            <w:lang w:val="en-US"/>
          </w:rPr>
          <w:delText xml:space="preserve">its </w:delText>
        </w:r>
      </w:del>
      <w:r w:rsidR="003B4C84">
        <w:rPr>
          <w:lang w:val="en-US"/>
        </w:rPr>
        <w:t>uncertainty</w:t>
      </w:r>
      <w:del w:id="435" w:author="Julian Christensen" w:date="2024-07-05T11:09:00Z">
        <w:r w:rsidR="003B4C84" w:rsidDel="00FB56B2">
          <w:rPr>
            <w:lang w:val="en-US"/>
          </w:rPr>
          <w:delText xml:space="preserve"> relative to </w:delText>
        </w:r>
        <w:r w:rsidR="00A455C9" w:rsidDel="00FB56B2">
          <w:rPr>
            <w:lang w:val="en-US"/>
          </w:rPr>
          <w:delText>merely</w:delText>
        </w:r>
        <w:r w:rsidR="003B4C84" w:rsidDel="00FB56B2">
          <w:rPr>
            <w:lang w:val="en-US"/>
          </w:rPr>
          <w:delText xml:space="preserve"> making binary decisions (</w:delText>
        </w:r>
        <w:r w:rsidDel="00FB56B2">
          <w:rPr>
            <w:lang w:val="en-US"/>
          </w:rPr>
          <w:delText xml:space="preserve">i.e., </w:delText>
        </w:r>
        <w:r w:rsidR="003B4C84" w:rsidDel="00FB56B2">
          <w:rPr>
            <w:lang w:val="en-US"/>
          </w:rPr>
          <w:delText>include or exclude) as all previous evaluations have done</w:delText>
        </w:r>
      </w:del>
      <w:r w:rsidR="003B4C84">
        <w:rPr>
          <w:lang w:val="en-US"/>
        </w:rPr>
        <w:t xml:space="preserve">. </w:t>
      </w:r>
      <w:del w:id="436" w:author="Julian Christensen" w:date="2024-07-05T11:11:00Z">
        <w:r w:rsidR="003B4C84" w:rsidDel="00FB56B2">
          <w:rPr>
            <w:lang w:val="en-US"/>
          </w:rPr>
          <w:delText>That is if</w:delText>
        </w:r>
      </w:del>
      <w:ins w:id="437" w:author="Julian Christensen" w:date="2024-07-05T11:11:00Z">
        <w:r w:rsidR="00FB56B2">
          <w:rPr>
            <w:lang w:val="en-US"/>
          </w:rPr>
          <w:t>If</w:t>
        </w:r>
      </w:ins>
      <w:r w:rsidR="003B4C84">
        <w:rPr>
          <w:lang w:val="en-US"/>
        </w:rPr>
        <w:t xml:space="preserve"> the GPT API mode</w:t>
      </w:r>
      <w:r>
        <w:rPr>
          <w:lang w:val="en-US"/>
        </w:rPr>
        <w:t>l</w:t>
      </w:r>
      <w:del w:id="438" w:author="Julian Christensen" w:date="2024-07-05T11:11:00Z">
        <w:r w:rsidDel="00FB56B2">
          <w:rPr>
            <w:lang w:val="en-US"/>
          </w:rPr>
          <w:delText>, for example,</w:delText>
        </w:r>
      </w:del>
      <w:r w:rsidR="003B4C84">
        <w:rPr>
          <w:lang w:val="en-US"/>
        </w:rPr>
        <w:t xml:space="preserve"> </w:t>
      </w:r>
      <w:del w:id="439" w:author="Julian Christensen" w:date="2024-07-05T11:11:00Z">
        <w:r w:rsidR="003B4C84" w:rsidDel="00FB56B2">
          <w:rPr>
            <w:lang w:val="en-US"/>
          </w:rPr>
          <w:delText xml:space="preserve">does </w:delText>
        </w:r>
      </w:del>
      <w:ins w:id="440" w:author="Julian Christensen" w:date="2024-07-05T11:11:00Z">
        <w:r w:rsidR="00FB56B2">
          <w:rPr>
            <w:lang w:val="en-US"/>
          </w:rPr>
          <w:t xml:space="preserve">did </w:t>
        </w:r>
      </w:ins>
      <w:r w:rsidR="003B4C84">
        <w:rPr>
          <w:lang w:val="en-US"/>
        </w:rPr>
        <w:t>not</w:t>
      </w:r>
      <w:ins w:id="441" w:author="Julian Christensen" w:date="2024-07-05T11:12:00Z">
        <w:r w:rsidR="00873A7D">
          <w:rPr>
            <w:lang w:val="en-US"/>
          </w:rPr>
          <w:t xml:space="preserve"> ‘think’ a title and abstract record contained</w:t>
        </w:r>
      </w:ins>
      <w:del w:id="442" w:author="Julian Christensen" w:date="2024-07-05T11:12:00Z">
        <w:r w:rsidR="003B4C84" w:rsidDel="00873A7D">
          <w:rPr>
            <w:lang w:val="en-US"/>
          </w:rPr>
          <w:delText xml:space="preserve"> have</w:delText>
        </w:r>
      </w:del>
      <w:r w:rsidR="003B4C84">
        <w:rPr>
          <w:lang w:val="en-US"/>
        </w:rPr>
        <w:t xml:space="preserve"> enough information to make a reliable </w:t>
      </w:r>
      <w:ins w:id="443" w:author="Julian Christensen" w:date="2024-07-05T11:12:00Z">
        <w:r w:rsidR="00873A7D">
          <w:rPr>
            <w:lang w:val="en-US"/>
          </w:rPr>
          <w:t xml:space="preserve">in- or exclusion </w:t>
        </w:r>
      </w:ins>
      <w:r w:rsidR="003B4C84">
        <w:rPr>
          <w:lang w:val="en-US"/>
        </w:rPr>
        <w:t xml:space="preserve">decision, </w:t>
      </w:r>
      <w:r w:rsidR="000D0874">
        <w:rPr>
          <w:lang w:val="en-US"/>
        </w:rPr>
        <w:t>the</w:t>
      </w:r>
      <w:ins w:id="444" w:author="Julian Christensen" w:date="2024-07-05T11:14:00Z">
        <w:r w:rsidR="00873A7D">
          <w:rPr>
            <w:lang w:val="en-US"/>
          </w:rPr>
          <w:t xml:space="preserve"> record was</w:t>
        </w:r>
      </w:ins>
      <w:del w:id="445" w:author="Julian Christensen" w:date="2024-07-05T11:14:00Z">
        <w:r w:rsidR="000D0874" w:rsidDel="00873A7D">
          <w:rPr>
            <w:lang w:val="en-US"/>
          </w:rPr>
          <w:delText xml:space="preserve">n </w:delText>
        </w:r>
      </w:del>
      <w:del w:id="446" w:author="Julian Christensen" w:date="2024-07-05T11:13:00Z">
        <w:r w:rsidR="003B4C84" w:rsidDel="00873A7D">
          <w:rPr>
            <w:lang w:val="en-US"/>
          </w:rPr>
          <w:delText>the given title and abstract is</w:delText>
        </w:r>
      </w:del>
      <w:r w:rsidR="003B4C84">
        <w:rPr>
          <w:lang w:val="en-US"/>
        </w:rPr>
        <w:t xml:space="preserve"> added to the pool of included studies. This significantly reduces the models' </w:t>
      </w:r>
      <w:del w:id="447" w:author="Julian Christensen" w:date="2024-07-05T11:15:00Z">
        <w:r w:rsidR="003B4C84" w:rsidDel="00873A7D">
          <w:rPr>
            <w:lang w:val="en-US"/>
          </w:rPr>
          <w:delText>ability to</w:delText>
        </w:r>
      </w:del>
      <w:ins w:id="448" w:author="Julian Christensen" w:date="2024-07-05T11:15:00Z">
        <w:r w:rsidR="00873A7D">
          <w:rPr>
            <w:lang w:val="en-US"/>
          </w:rPr>
          <w:t>risk of</w:t>
        </w:r>
      </w:ins>
      <w:r w:rsidR="003B4C84">
        <w:rPr>
          <w:lang w:val="en-US"/>
        </w:rPr>
        <w:t xml:space="preserve"> overlook</w:t>
      </w:r>
      <w:ins w:id="449" w:author="Julian Christensen" w:date="2024-07-05T11:15:00Z">
        <w:r w:rsidR="00873A7D">
          <w:rPr>
            <w:lang w:val="en-US"/>
          </w:rPr>
          <w:t>ing</w:t>
        </w:r>
      </w:ins>
      <w:r w:rsidR="003B4C84">
        <w:rPr>
          <w:lang w:val="en-US"/>
        </w:rPr>
        <w:t xml:space="preserve"> potentially relevant</w:t>
      </w:r>
      <w:ins w:id="450" w:author="Julian Christensen" w:date="2024-07-05T11:31:00Z">
        <w:r w:rsidR="003354B9">
          <w:rPr>
            <w:lang w:val="en-US"/>
          </w:rPr>
          <w:t>/eligible</w:t>
        </w:r>
      </w:ins>
      <w:r w:rsidR="003B4C84">
        <w:rPr>
          <w:lang w:val="en-US"/>
        </w:rPr>
        <w:t xml:space="preserve"> studies. Moreover, we built two different types of function calls</w:t>
      </w:r>
      <w:ins w:id="451" w:author="Julian Christensen" w:date="2024-07-05T11:15:00Z">
        <w:r w:rsidR="00873A7D">
          <w:rPr>
            <w:lang w:val="en-US"/>
          </w:rPr>
          <w:t>, allowing</w:t>
        </w:r>
      </w:ins>
      <w:del w:id="452" w:author="Julian Christensen" w:date="2024-07-05T11:15:00Z">
        <w:r w:rsidR="003B4C84" w:rsidDel="00873A7D">
          <w:rPr>
            <w:lang w:val="en-US"/>
          </w:rPr>
          <w:delText xml:space="preserve"> thus that</w:delText>
        </w:r>
      </w:del>
      <w:r w:rsidR="003B4C84">
        <w:rPr>
          <w:lang w:val="en-US"/>
        </w:rPr>
        <w:t xml:space="preserve"> users </w:t>
      </w:r>
      <w:del w:id="453" w:author="Julian Christensen" w:date="2024-07-05T11:15:00Z">
        <w:r w:rsidR="003B4C84" w:rsidDel="00873A7D">
          <w:rPr>
            <w:lang w:val="en-US"/>
          </w:rPr>
          <w:delText>can both get</w:delText>
        </w:r>
      </w:del>
      <w:ins w:id="454" w:author="Julian Christensen" w:date="2024-07-05T11:15:00Z">
        <w:r w:rsidR="00873A7D">
          <w:rPr>
            <w:lang w:val="en-US"/>
          </w:rPr>
          <w:t>to choo</w:t>
        </w:r>
      </w:ins>
      <w:ins w:id="455" w:author="Julian Christensen" w:date="2024-07-05T11:16:00Z">
        <w:r w:rsidR="00873A7D">
          <w:rPr>
            <w:lang w:val="en-US"/>
          </w:rPr>
          <w:t>se between</w:t>
        </w:r>
      </w:ins>
      <w:r w:rsidR="003B4C84">
        <w:rPr>
          <w:lang w:val="en-US"/>
        </w:rPr>
        <w:t xml:space="preserve"> simple</w:t>
      </w:r>
      <w:r w:rsidR="00C36576">
        <w:rPr>
          <w:lang w:val="en-US"/>
        </w:rPr>
        <w:t>/trinary</w:t>
      </w:r>
      <w:r w:rsidR="003B4C84">
        <w:rPr>
          <w:lang w:val="en-US"/>
        </w:rPr>
        <w:t xml:space="preserve"> (i.e., 1 = {include}, 1.1 ={uncertain}, </w:t>
      </w:r>
      <w:r w:rsidR="003B4C84">
        <w:rPr>
          <w:lang w:val="en-US"/>
        </w:rPr>
        <w:lastRenderedPageBreak/>
        <w:t>and 0 = {exc</w:t>
      </w:r>
      <w:r w:rsidR="00511534">
        <w:rPr>
          <w:lang w:val="en-US"/>
        </w:rPr>
        <w:t>l</w:t>
      </w:r>
      <w:r w:rsidR="003B4C84">
        <w:rPr>
          <w:lang w:val="en-US"/>
        </w:rPr>
        <w:t xml:space="preserve">ude}) </w:t>
      </w:r>
      <w:del w:id="456" w:author="Julian Christensen" w:date="2024-07-05T11:16:00Z">
        <w:r w:rsidR="003B4C84" w:rsidDel="00873A7D">
          <w:rPr>
            <w:lang w:val="en-US"/>
          </w:rPr>
          <w:delText>and/</w:delText>
        </w:r>
      </w:del>
      <w:r w:rsidR="003B4C84">
        <w:rPr>
          <w:lang w:val="en-US"/>
        </w:rPr>
        <w:t xml:space="preserve">or </w:t>
      </w:r>
      <w:ins w:id="457" w:author="Julian Christensen" w:date="2024-07-05T11:16:00Z">
        <w:r w:rsidR="00873A7D">
          <w:rPr>
            <w:lang w:val="en-US"/>
          </w:rPr>
          <w:t>more detailed (</w:t>
        </w:r>
      </w:ins>
      <w:r w:rsidR="003B4C84">
        <w:rPr>
          <w:lang w:val="en-US"/>
        </w:rPr>
        <w:t>descriptive</w:t>
      </w:r>
      <w:ins w:id="458" w:author="Julian Christensen" w:date="2024-07-05T11:16:00Z">
        <w:r w:rsidR="00873A7D">
          <w:rPr>
            <w:lang w:val="en-US"/>
          </w:rPr>
          <w:t>)</w:t>
        </w:r>
      </w:ins>
      <w:r w:rsidR="003B4C84">
        <w:rPr>
          <w:lang w:val="en-US"/>
        </w:rPr>
        <w:t xml:space="preserve"> responses</w:t>
      </w:r>
      <w:del w:id="459" w:author="Julian Christensen" w:date="2024-07-05T11:16:00Z">
        <w:r w:rsidR="003B4C84" w:rsidDel="00873A7D">
          <w:rPr>
            <w:lang w:val="en-US"/>
          </w:rPr>
          <w:delText xml:space="preserve"> back from their screening requests</w:delText>
        </w:r>
      </w:del>
      <w:r w:rsidR="003B4C84">
        <w:rPr>
          <w:lang w:val="en-US"/>
        </w:rPr>
        <w:t xml:space="preserve">. </w:t>
      </w:r>
      <w:r w:rsidR="00B23B21">
        <w:rPr>
          <w:lang w:val="en-US"/>
        </w:rPr>
        <w:t>We consider the simple function call to be the main work</w:t>
      </w:r>
      <w:r w:rsidR="00464626">
        <w:rPr>
          <w:lang w:val="en-US"/>
        </w:rPr>
        <w:t xml:space="preserve"> engine</w:t>
      </w:r>
      <w:del w:id="460" w:author="Julian Christensen" w:date="2024-07-05T11:16:00Z">
        <w:r w:rsidR="00464626" w:rsidDel="00873A7D">
          <w:rPr>
            <w:lang w:val="en-US"/>
          </w:rPr>
          <w:delText>. H</w:delText>
        </w:r>
        <w:r w:rsidR="00B23B21" w:rsidDel="00873A7D">
          <w:rPr>
            <w:lang w:val="en-US"/>
          </w:rPr>
          <w:delText>owever</w:delText>
        </w:r>
      </w:del>
      <w:ins w:id="461" w:author="Julian Christensen" w:date="2024-07-05T11:16:00Z">
        <w:r w:rsidR="00873A7D">
          <w:rPr>
            <w:lang w:val="en-US"/>
          </w:rPr>
          <w:t xml:space="preserve"> but</w:t>
        </w:r>
      </w:ins>
      <w:del w:id="462" w:author="Julian Christensen" w:date="2024-07-05T11:16:00Z">
        <w:r w:rsidR="00B23B21" w:rsidDel="00873A7D">
          <w:rPr>
            <w:lang w:val="en-US"/>
          </w:rPr>
          <w:delText>,</w:delText>
        </w:r>
      </w:del>
      <w:r w:rsidR="00B23B21">
        <w:rPr>
          <w:lang w:val="en-US"/>
        </w:rPr>
        <w:t xml:space="preserve"> g</w:t>
      </w:r>
      <w:r w:rsidR="003B4C84">
        <w:rPr>
          <w:lang w:val="en-US"/>
        </w:rPr>
        <w:t>etting detailed des</w:t>
      </w:r>
      <w:r w:rsidR="002D68F8">
        <w:rPr>
          <w:lang w:val="en-US"/>
        </w:rPr>
        <w:t>crip</w:t>
      </w:r>
      <w:r w:rsidR="003B4C84">
        <w:rPr>
          <w:lang w:val="en-US"/>
        </w:rPr>
        <w:t xml:space="preserve">tive responses </w:t>
      </w:r>
      <w:del w:id="463" w:author="Julian Christensen" w:date="2024-07-05T11:16:00Z">
        <w:r w:rsidR="003B4C84" w:rsidDel="00873A7D">
          <w:rPr>
            <w:lang w:val="en-US"/>
          </w:rPr>
          <w:delText xml:space="preserve">can </w:delText>
        </w:r>
      </w:del>
      <w:ins w:id="464" w:author="Julian Christensen" w:date="2024-07-05T11:16:00Z">
        <w:r w:rsidR="00873A7D">
          <w:rPr>
            <w:lang w:val="en-US"/>
          </w:rPr>
          <w:t xml:space="preserve">may </w:t>
        </w:r>
      </w:ins>
      <w:ins w:id="465" w:author="Julian Christensen" w:date="2024-07-05T11:17:00Z">
        <w:r w:rsidR="00873A7D">
          <w:rPr>
            <w:lang w:val="en-US"/>
          </w:rPr>
          <w:t>in some cases</w:t>
        </w:r>
      </w:ins>
      <w:ins w:id="466" w:author="Julian Christensen" w:date="2024-07-05T11:16:00Z">
        <w:r w:rsidR="00873A7D">
          <w:rPr>
            <w:lang w:val="en-US"/>
          </w:rPr>
          <w:t xml:space="preserve"> </w:t>
        </w:r>
      </w:ins>
      <w:r w:rsidR="003B4C84">
        <w:rPr>
          <w:lang w:val="en-US"/>
        </w:rPr>
        <w:t>be</w:t>
      </w:r>
      <w:ins w:id="467" w:author="Julian Christensen" w:date="2024-07-05T11:16:00Z">
        <w:r w:rsidR="00873A7D">
          <w:rPr>
            <w:lang w:val="en-US"/>
          </w:rPr>
          <w:t xml:space="preserve"> useful</w:t>
        </w:r>
      </w:ins>
      <w:ins w:id="468" w:author="Julian Christensen" w:date="2024-07-05T11:17:00Z">
        <w:r w:rsidR="00873A7D">
          <w:rPr>
            <w:lang w:val="en-US"/>
          </w:rPr>
          <w:t>,</w:t>
        </w:r>
      </w:ins>
      <w:r w:rsidR="003B4C84">
        <w:rPr>
          <w:lang w:val="en-US"/>
        </w:rPr>
        <w:t xml:space="preserve"> </w:t>
      </w:r>
      <w:del w:id="469" w:author="Julian Christensen" w:date="2024-07-05T11:17:00Z">
        <w:r w:rsidR="003B4C84" w:rsidDel="00873A7D">
          <w:rPr>
            <w:lang w:val="en-US"/>
          </w:rPr>
          <w:delText>pivotal especially</w:delText>
        </w:r>
      </w:del>
      <w:ins w:id="470" w:author="Julian Christensen" w:date="2024-07-05T11:17:00Z">
        <w:r w:rsidR="00873A7D">
          <w:rPr>
            <w:lang w:val="en-US"/>
          </w:rPr>
          <w:t>e.g.</w:t>
        </w:r>
      </w:ins>
      <w:r w:rsidR="003B4C84">
        <w:rPr>
          <w:lang w:val="en-US"/>
        </w:rPr>
        <w:t xml:space="preserve"> when examining discrepancies between GPT and human screener</w:t>
      </w:r>
      <w:r w:rsidR="00C36576">
        <w:rPr>
          <w:lang w:val="en-US"/>
        </w:rPr>
        <w:t xml:space="preserve"> decisions</w:t>
      </w:r>
      <w:r w:rsidR="003B4C84">
        <w:rPr>
          <w:lang w:val="en-US"/>
        </w:rPr>
        <w:t>.</w:t>
      </w:r>
    </w:p>
    <w:p w14:paraId="5C60A27E" w14:textId="69447213" w:rsidR="003B4C84" w:rsidRDefault="003B4C84">
      <w:pPr>
        <w:spacing w:after="0" w:line="360" w:lineRule="auto"/>
        <w:ind w:firstLine="1304"/>
        <w:jc w:val="both"/>
        <w:rPr>
          <w:lang w:val="en-US"/>
        </w:rPr>
        <w:pPrChange w:id="471" w:author="Julian Christensen" w:date="2024-07-05T11:18:00Z">
          <w:pPr>
            <w:spacing w:after="0" w:line="360" w:lineRule="auto"/>
            <w:jc w:val="both"/>
          </w:pPr>
        </w:pPrChange>
      </w:pPr>
      <w:del w:id="472" w:author="Julian Christensen" w:date="2024-07-05T11:18:00Z">
        <w:r w:rsidDel="00873A7D">
          <w:rPr>
            <w:lang w:val="en-US"/>
          </w:rPr>
          <w:tab/>
          <w:delText>The main difference between this paper and previous evaluation</w:delText>
        </w:r>
        <w:r w:rsidR="000D0874" w:rsidDel="00873A7D">
          <w:rPr>
            <w:lang w:val="en-US"/>
          </w:rPr>
          <w:delText>s</w:delText>
        </w:r>
        <w:r w:rsidDel="00873A7D">
          <w:rPr>
            <w:lang w:val="en-US"/>
          </w:rPr>
          <w:delText xml:space="preserve"> is </w:delText>
        </w:r>
        <w:r w:rsidR="00065935" w:rsidDel="00873A7D">
          <w:rPr>
            <w:lang w:val="en-US"/>
          </w:rPr>
          <w:delText xml:space="preserve">further </w:delText>
        </w:r>
        <w:r w:rsidDel="00873A7D">
          <w:rPr>
            <w:lang w:val="en-US"/>
          </w:rPr>
          <w:delText xml:space="preserve">that we aim to make a standardized and user-friendly workflow for how to use GPT API models for </w:delText>
        </w:r>
      </w:del>
      <w:del w:id="473" w:author="Julian Christensen" w:date="2024-07-05T11:05:00Z">
        <w:r w:rsidDel="00FB56B2">
          <w:rPr>
            <w:lang w:val="en-US"/>
          </w:rPr>
          <w:delText xml:space="preserve">TAB </w:delText>
        </w:r>
      </w:del>
      <w:del w:id="474" w:author="Julian Christensen" w:date="2024-07-05T11:18:00Z">
        <w:r w:rsidDel="00873A7D">
          <w:rPr>
            <w:lang w:val="en-US"/>
          </w:rPr>
          <w:delText xml:space="preserve">screening that are easy to implement in </w:delText>
        </w:r>
        <w:r w:rsidR="00065935" w:rsidDel="00873A7D">
          <w:rPr>
            <w:lang w:val="en-US"/>
          </w:rPr>
          <w:delText>state-of-the-art</w:delText>
        </w:r>
        <w:r w:rsidR="00C36576" w:rsidDel="00873A7D">
          <w:rPr>
            <w:lang w:val="en-US"/>
          </w:rPr>
          <w:delText xml:space="preserve"> </w:delText>
        </w:r>
        <w:r w:rsidDel="00873A7D">
          <w:rPr>
            <w:lang w:val="en-US"/>
          </w:rPr>
          <w:delText xml:space="preserve">systematic reviews. We do so by developing the AIscreenR R package </w:delText>
        </w:r>
        <w:r w:rsidR="00C36576" w:rsidDel="00873A7D">
          <w:rPr>
            <w:lang w:val="en-US"/>
          </w:rPr>
          <w:delText xml:space="preserve">and technically </w:delText>
        </w:r>
        <w:r w:rsidDel="00873A7D">
          <w:rPr>
            <w:lang w:val="en-US"/>
          </w:rPr>
          <w:delText>quality-assur</w:delText>
        </w:r>
        <w:r w:rsidR="00DA5E2D" w:rsidDel="00873A7D">
          <w:rPr>
            <w:lang w:val="en-US"/>
          </w:rPr>
          <w:delText>ing</w:delText>
        </w:r>
        <w:r w:rsidDel="00873A7D">
          <w:rPr>
            <w:lang w:val="en-US"/>
          </w:rPr>
          <w:delText xml:space="preserve"> </w:delText>
        </w:r>
        <w:r w:rsidR="00C36576" w:rsidDel="00873A7D">
          <w:rPr>
            <w:lang w:val="en-US"/>
          </w:rPr>
          <w:delText xml:space="preserve">it </w:delText>
        </w:r>
        <w:r w:rsidDel="00873A7D">
          <w:rPr>
            <w:lang w:val="en-US"/>
          </w:rPr>
          <w:delText>via the conduct of t</w:delText>
        </w:r>
        <w:r w:rsidR="00615D6B" w:rsidDel="00873A7D">
          <w:rPr>
            <w:lang w:val="en-US"/>
          </w:rPr>
          <w:delText>hree</w:delText>
        </w:r>
        <w:r w:rsidDel="00873A7D">
          <w:rPr>
            <w:lang w:val="en-US"/>
          </w:rPr>
          <w:delText xml:space="preserve"> large-scale classifier experiment</w:delText>
        </w:r>
        <w:r w:rsidR="000D0874" w:rsidDel="00873A7D">
          <w:rPr>
            <w:lang w:val="en-US"/>
          </w:rPr>
          <w:delText>s</w:delText>
        </w:r>
        <w:r w:rsidDel="00873A7D">
          <w:rPr>
            <w:lang w:val="en-US"/>
          </w:rPr>
          <w:delText xml:space="preserve">. </w:delText>
        </w:r>
        <w:r w:rsidR="00C36576" w:rsidDel="00873A7D">
          <w:rPr>
            <w:lang w:val="en-US"/>
          </w:rPr>
          <w:delText>T</w:delText>
        </w:r>
        <w:r w:rsidDel="00873A7D">
          <w:rPr>
            <w:lang w:val="en-US"/>
          </w:rPr>
          <w:delText xml:space="preserve">he AIscreenR </w:delText>
        </w:r>
        <w:r w:rsidR="00C36576" w:rsidDel="00873A7D">
          <w:rPr>
            <w:lang w:val="en-US"/>
          </w:rPr>
          <w:delText xml:space="preserve">is built </w:delText>
        </w:r>
        <w:r w:rsidDel="00873A7D">
          <w:rPr>
            <w:lang w:val="en-US"/>
          </w:rPr>
          <w:delText xml:space="preserve">as a flexible software that allows users to conduct multiple screenings simultaneously </w:delText>
        </w:r>
        <w:r w:rsidR="00DA5E2D" w:rsidDel="00873A7D">
          <w:rPr>
            <w:lang w:val="en-US"/>
          </w:rPr>
          <w:delText>based on</w:delText>
        </w:r>
        <w:r w:rsidDel="00873A7D">
          <w:rPr>
            <w:lang w:val="en-US"/>
          </w:rPr>
          <w:delText xml:space="preserve"> multiple prompts, API models, iterations</w:delText>
        </w:r>
        <w:r w:rsidR="00C36576" w:rsidDel="00873A7D">
          <w:rPr>
            <w:lang w:val="en-US"/>
          </w:rPr>
          <w:delText xml:space="preserve"> of the same request</w:delText>
        </w:r>
        <w:r w:rsidDel="00873A7D">
          <w:rPr>
            <w:lang w:val="en-US"/>
          </w:rPr>
          <w:delText>, and nucleus samples</w:delText>
        </w:r>
        <w:r w:rsidR="00C36576" w:rsidDel="00873A7D">
          <w:rPr>
            <w:lang w:val="en-US"/>
          </w:rPr>
          <w:delText xml:space="preserve"> (i.e., different top_p </w:delText>
        </w:r>
        <w:r w:rsidR="00A455C9" w:rsidDel="00873A7D">
          <w:rPr>
            <w:lang w:val="en-US"/>
          </w:rPr>
          <w:delText xml:space="preserve">or temperature </w:delText>
        </w:r>
        <w:r w:rsidR="00C36576" w:rsidDel="00873A7D">
          <w:rPr>
            <w:lang w:val="en-US"/>
          </w:rPr>
          <w:delText>values)</w:delText>
        </w:r>
        <w:r w:rsidDel="00873A7D">
          <w:rPr>
            <w:lang w:val="en-US"/>
          </w:rPr>
          <w:delText xml:space="preserve">. </w:delText>
        </w:r>
        <w:r w:rsidR="00A455C9" w:rsidDel="00873A7D">
          <w:rPr>
            <w:lang w:val="en-US"/>
          </w:rPr>
          <w:delText>The software further allows</w:delText>
        </w:r>
        <w:r w:rsidR="00802447" w:rsidDel="00873A7D">
          <w:rPr>
            <w:lang w:val="en-US"/>
          </w:rPr>
          <w:delText xml:space="preserve"> the user to </w:delText>
        </w:r>
        <w:r w:rsidR="000D0874" w:rsidDel="00873A7D">
          <w:rPr>
            <w:lang w:val="en-US"/>
          </w:rPr>
          <w:delText>send</w:delText>
        </w:r>
        <w:r w:rsidR="00802447" w:rsidDel="00873A7D">
          <w:rPr>
            <w:lang w:val="en-US"/>
          </w:rPr>
          <w:delText xml:space="preserve"> the same request (i.e., </w:delText>
        </w:r>
        <w:r w:rsidR="000D0874" w:rsidDel="00873A7D">
          <w:rPr>
            <w:lang w:val="en-US"/>
          </w:rPr>
          <w:delText xml:space="preserve">repeatedly </w:delText>
        </w:r>
        <w:r w:rsidR="00802447" w:rsidDel="00873A7D">
          <w:rPr>
            <w:lang w:val="en-US"/>
          </w:rPr>
          <w:delText>asking the same question) multiple times to avoid random noise in the model response (</w:delText>
        </w:r>
        <w:commentRangeStart w:id="475"/>
        <w:r w:rsidR="00802447" w:rsidDel="00873A7D">
          <w:rPr>
            <w:lang w:val="en-US"/>
          </w:rPr>
          <w:delText xml:space="preserve">especially </w:delText>
        </w:r>
        <w:r w:rsidR="000D0874" w:rsidDel="00873A7D">
          <w:rPr>
            <w:lang w:val="en-US"/>
          </w:rPr>
          <w:delText xml:space="preserve">relevant </w:delText>
        </w:r>
        <w:r w:rsidR="00802447" w:rsidDel="00873A7D">
          <w:rPr>
            <w:lang w:val="en-US"/>
          </w:rPr>
          <w:delText xml:space="preserve">when using </w:delText>
        </w:r>
        <w:r w:rsidR="00615D6B" w:rsidDel="00873A7D">
          <w:rPr>
            <w:lang w:val="en-US"/>
          </w:rPr>
          <w:delText>GPT</w:delText>
        </w:r>
        <w:r w:rsidR="00802447" w:rsidDel="00873A7D">
          <w:rPr>
            <w:lang w:val="en-US"/>
          </w:rPr>
          <w:delText>-3.5 models</w:delText>
        </w:r>
        <w:commentRangeEnd w:id="475"/>
        <w:r w:rsidR="003232EE" w:rsidDel="00873A7D">
          <w:rPr>
            <w:rStyle w:val="Kommentarhenvisning"/>
          </w:rPr>
          <w:commentReference w:id="475"/>
        </w:r>
        <w:r w:rsidR="00802447" w:rsidDel="00873A7D">
          <w:rPr>
            <w:lang w:val="en-US"/>
          </w:rPr>
          <w:delText>)</w:delText>
        </w:r>
        <w:r w:rsidR="00C36576" w:rsidDel="00873A7D">
          <w:rPr>
            <w:lang w:val="en-US"/>
          </w:rPr>
          <w:delText>. When this feature is used</w:delText>
        </w:r>
        <w:r w:rsidR="000D0874" w:rsidDel="00873A7D">
          <w:rPr>
            <w:lang w:val="en-US"/>
          </w:rPr>
          <w:delText>,</w:delText>
        </w:r>
        <w:r w:rsidR="00C36576" w:rsidDel="00873A7D">
          <w:rPr>
            <w:lang w:val="en-US"/>
          </w:rPr>
          <w:delText xml:space="preserve"> the final GPT decision is based</w:delText>
        </w:r>
        <w:r w:rsidR="00802447" w:rsidDel="00873A7D">
          <w:rPr>
            <w:lang w:val="en-US"/>
          </w:rPr>
          <w:delText xml:space="preserve"> </w:delText>
        </w:r>
        <w:r w:rsidR="00C36576" w:rsidDel="00873A7D">
          <w:rPr>
            <w:lang w:val="en-US"/>
          </w:rPr>
          <w:delText xml:space="preserve">on </w:delText>
        </w:r>
        <w:r w:rsidR="00802447" w:rsidDel="00873A7D">
          <w:rPr>
            <w:lang w:val="en-US"/>
          </w:rPr>
          <w:delText>the probability of inclusion across the iterated requests</w:delText>
        </w:r>
        <w:r w:rsidR="000D0874" w:rsidDel="00873A7D">
          <w:rPr>
            <w:lang w:val="en-US"/>
          </w:rPr>
          <w:delText>, and</w:delText>
        </w:r>
        <w:r w:rsidR="00C36576" w:rsidDel="00873A7D">
          <w:rPr>
            <w:lang w:val="en-US"/>
          </w:rPr>
          <w:delText xml:space="preserve"> </w:delText>
        </w:r>
        <w:r w:rsidR="000D0874" w:rsidDel="00873A7D">
          <w:rPr>
            <w:lang w:val="en-US"/>
          </w:rPr>
          <w:delText>t</w:delText>
        </w:r>
        <w:r w:rsidR="00C36576" w:rsidDel="00873A7D">
          <w:rPr>
            <w:lang w:val="en-US"/>
          </w:rPr>
          <w:delText>he</w:delText>
        </w:r>
        <w:r w:rsidR="00A455C9" w:rsidDel="00873A7D">
          <w:rPr>
            <w:lang w:val="en-US"/>
          </w:rPr>
          <w:delText xml:space="preserve"> specific</w:delText>
        </w:r>
        <w:r w:rsidR="00C36576" w:rsidDel="00873A7D">
          <w:rPr>
            <w:lang w:val="en-US"/>
          </w:rPr>
          <w:delText xml:space="preserve"> inclusion threshold can </w:delText>
        </w:r>
        <w:r w:rsidR="000D0874" w:rsidDel="00873A7D">
          <w:rPr>
            <w:lang w:val="en-US"/>
          </w:rPr>
          <w:delText xml:space="preserve">then </w:delText>
        </w:r>
        <w:r w:rsidR="00C36576" w:rsidDel="00873A7D">
          <w:rPr>
            <w:lang w:val="en-US"/>
          </w:rPr>
          <w:delText>be determined by the user</w:delText>
        </w:r>
        <w:r w:rsidR="00802447" w:rsidDel="00873A7D">
          <w:rPr>
            <w:lang w:val="en-US"/>
          </w:rPr>
          <w:delText xml:space="preserve">. </w:delText>
        </w:r>
        <w:r w:rsidR="00C36576" w:rsidDel="00873A7D">
          <w:rPr>
            <w:lang w:val="en-US"/>
          </w:rPr>
          <w:delText>This</w:delText>
        </w:r>
        <w:r w:rsidR="00A455C9" w:rsidDel="00873A7D">
          <w:rPr>
            <w:lang w:val="en-US"/>
          </w:rPr>
          <w:delText xml:space="preserve"> also</w:delText>
        </w:r>
        <w:r w:rsidR="00C36576" w:rsidDel="00873A7D">
          <w:rPr>
            <w:lang w:val="en-US"/>
          </w:rPr>
          <w:delText xml:space="preserve"> </w:delText>
        </w:r>
        <w:r w:rsidR="00802447" w:rsidDel="00873A7D">
          <w:rPr>
            <w:lang w:val="en-US"/>
          </w:rPr>
          <w:delText>allows the users to test model</w:delText>
        </w:r>
        <w:r w:rsidR="00C36576" w:rsidDel="00873A7D">
          <w:rPr>
            <w:lang w:val="en-US"/>
          </w:rPr>
          <w:delText xml:space="preserve"> response</w:delText>
        </w:r>
        <w:r w:rsidR="00802447" w:rsidDel="00873A7D">
          <w:rPr>
            <w:lang w:val="en-US"/>
          </w:rPr>
          <w:delText xml:space="preserve"> consistency. </w:delText>
        </w:r>
        <w:r w:rsidR="00C36576" w:rsidDel="00873A7D">
          <w:rPr>
            <w:lang w:val="en-US"/>
          </w:rPr>
          <w:delText>Moreover</w:delText>
        </w:r>
        <w:r w:rsidR="00A53F1F" w:rsidDel="00873A7D">
          <w:rPr>
            <w:lang w:val="en-US"/>
          </w:rPr>
          <w:delText>, t</w:delText>
        </w:r>
        <w:r w:rsidDel="00873A7D">
          <w:rPr>
            <w:lang w:val="en-US"/>
          </w:rPr>
          <w:delText xml:space="preserve">he software is built so that it draws on multi-core processing, </w:delText>
        </w:r>
        <w:r w:rsidR="00C36576" w:rsidDel="00873A7D">
          <w:rPr>
            <w:lang w:val="en-US"/>
          </w:rPr>
          <w:delText>which allows</w:delText>
        </w:r>
        <w:r w:rsidDel="00873A7D">
          <w:rPr>
            <w:lang w:val="en-US"/>
          </w:rPr>
          <w:delText xml:space="preserve"> the user</w:delText>
        </w:r>
        <w:r w:rsidR="00C36576" w:rsidDel="00873A7D">
          <w:rPr>
            <w:lang w:val="en-US"/>
          </w:rPr>
          <w:delText>s</w:delText>
        </w:r>
        <w:r w:rsidDel="00873A7D">
          <w:rPr>
            <w:lang w:val="en-US"/>
          </w:rPr>
          <w:delText xml:space="preserve"> to speed up the timing of the screening significantly.</w:delText>
        </w:r>
      </w:del>
      <w:r>
        <w:rPr>
          <w:lang w:val="en-US"/>
        </w:rPr>
        <w:t xml:space="preserve"> </w:t>
      </w:r>
      <w:ins w:id="476" w:author="Julian Christensen" w:date="2024-07-05T11:33:00Z">
        <w:r w:rsidR="00A608DB">
          <w:rPr>
            <w:lang w:val="en-US"/>
          </w:rPr>
          <w:t xml:space="preserve">Finally, in all the previous evaluations, multiple inclusion/exclusion criteria were added to each single prompt. </w:t>
        </w:r>
        <w:r w:rsidR="00A608DB" w:rsidRPr="00A608DB">
          <w:rPr>
            <w:lang w:val="en-US"/>
            <w:rPrChange w:id="477" w:author="Julian Christensen" w:date="2024-07-05T11:33:00Z">
              <w:rPr/>
            </w:rPrChange>
          </w:rPr>
          <w:t xml:space="preserve">Yet </w:t>
        </w:r>
        <w:proofErr w:type="spellStart"/>
        <w:r w:rsidR="00A608DB" w:rsidRPr="00A608DB">
          <w:rPr>
            <w:lang w:val="en-US"/>
            <w:rPrChange w:id="478" w:author="Julian Christensen" w:date="2024-07-05T11:33:00Z">
              <w:rPr/>
            </w:rPrChange>
          </w:rPr>
          <w:t>Gargari</w:t>
        </w:r>
        <w:proofErr w:type="spellEnd"/>
        <w:r w:rsidR="00A608DB" w:rsidRPr="00A608DB">
          <w:rPr>
            <w:lang w:val="en-US"/>
            <w:rPrChange w:id="479" w:author="Julian Christensen" w:date="2024-07-05T11:33:00Z">
              <w:rPr/>
            </w:rPrChange>
          </w:rPr>
          <w:t xml:space="preserve"> et al. </w:t>
        </w:r>
        <w:r w:rsidR="00A608DB">
          <w:rPr>
            <w:lang w:val="en-US"/>
          </w:rPr>
          <w:fldChar w:fldCharType="begin" w:fldLock="1"/>
        </w:r>
        <w:r w:rsidR="00A608DB" w:rsidRPr="00A608DB">
          <w:rPr>
            <w:lang w:val="en-US"/>
            <w:rPrChange w:id="480" w:author="Julian Christensen" w:date="2024-07-05T11:33:00Z">
              <w:rPr/>
            </w:rPrChange>
          </w:rPr>
          <w:instrText xml:space="preserve">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w:instrText>
        </w:r>
        <w:r w:rsidR="00A608DB">
          <w:instrText>tasks and has surpassed its predecessor, GPT-3.5, in evaluations conducted by the company.4 This single-case study was conceived</w:instrText>
        </w:r>
        <w:r w:rsidR="00A608DB" w:rsidRPr="00A608DB">
          <w:rPr>
            <w:lang w:val="en-US"/>
            <w:rPrChange w:id="481" w:author="Julian Christensen" w:date="2024-07-05T11:33:00Z">
              <w:rPr/>
            </w:rPrChange>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A608DB">
          <w:rPr>
            <w:lang w:val="en-US"/>
          </w:rPr>
          <w:fldChar w:fldCharType="separate"/>
        </w:r>
        <w:r w:rsidR="00A608DB" w:rsidRPr="00A608DB">
          <w:rPr>
            <w:noProof/>
            <w:lang w:val="en-US"/>
            <w:rPrChange w:id="482" w:author="Julian Christensen" w:date="2024-07-05T11:33:00Z">
              <w:rPr>
                <w:noProof/>
              </w:rPr>
            </w:rPrChange>
          </w:rPr>
          <w:t>(2024)</w:t>
        </w:r>
        <w:r w:rsidR="00A608DB">
          <w:rPr>
            <w:lang w:val="en-US"/>
          </w:rPr>
          <w:fldChar w:fldCharType="end"/>
        </w:r>
        <w:r w:rsidR="00A608DB" w:rsidRPr="00A608DB">
          <w:rPr>
            <w:lang w:val="en-US"/>
            <w:rPrChange w:id="483" w:author="Julian Christensen" w:date="2024-07-05T11:33:00Z">
              <w:rPr/>
            </w:rPrChange>
          </w:rPr>
          <w:t xml:space="preserve"> suggested that broader and less specific prompts do not perform well in terms of finding relevant studies. </w:t>
        </w:r>
        <w:r w:rsidR="00A608DB">
          <w:rPr>
            <w:lang w:val="en-US"/>
          </w:rPr>
          <w:t xml:space="preserve">Instead, concisely framed prompts with clear information seem to have a better performance. This could indicate that single-prompt </w:t>
        </w:r>
      </w:ins>
      <w:proofErr w:type="spellStart"/>
      <w:ins w:id="484" w:author="Julian Christensen" w:date="2024-07-05T11:34:00Z">
        <w:r w:rsidR="00A608DB">
          <w:rPr>
            <w:lang w:val="en-US"/>
          </w:rPr>
          <w:t>T&amp;Ab</w:t>
        </w:r>
      </w:ins>
      <w:proofErr w:type="spellEnd"/>
      <w:ins w:id="485" w:author="Julian Christensen" w:date="2024-07-05T11:33:00Z">
        <w:r w:rsidR="00A608DB">
          <w:rPr>
            <w:lang w:val="en-US"/>
          </w:rPr>
          <w:t xml:space="preserve"> screening is rather restricted to only work within simple and clearly defined reviews where the inclusion of abstracts can be determined by </w:t>
        </w:r>
      </w:ins>
      <w:ins w:id="486" w:author="Julian Christensen" w:date="2024-07-05T11:34:00Z">
        <w:r w:rsidR="00A608DB">
          <w:rPr>
            <w:lang w:val="en-US"/>
          </w:rPr>
          <w:t xml:space="preserve">one or </w:t>
        </w:r>
      </w:ins>
      <w:ins w:id="487" w:author="Julian Christensen" w:date="2024-07-05T11:33:00Z">
        <w:r w:rsidR="00A608DB">
          <w:rPr>
            <w:lang w:val="en-US"/>
          </w:rPr>
          <w:t>a few</w:t>
        </w:r>
      </w:ins>
      <w:ins w:id="488" w:author="Julian Christensen" w:date="2024-07-05T11:34:00Z">
        <w:r w:rsidR="00A608DB">
          <w:rPr>
            <w:lang w:val="en-US"/>
          </w:rPr>
          <w:t xml:space="preserve"> simple</w:t>
        </w:r>
      </w:ins>
      <w:ins w:id="489" w:author="Julian Christensen" w:date="2024-07-05T11:33:00Z">
        <w:r w:rsidR="00A608DB">
          <w:rPr>
            <w:lang w:val="en-US"/>
          </w:rPr>
          <w:t xml:space="preserve"> inclusion criteria/questions. </w:t>
        </w:r>
      </w:ins>
      <w:ins w:id="490" w:author="Julian Christensen" w:date="2024-07-05T11:35:00Z">
        <w:r w:rsidR="00A608DB">
          <w:rPr>
            <w:lang w:val="en-US"/>
          </w:rPr>
          <w:t>T</w:t>
        </w:r>
      </w:ins>
      <w:ins w:id="491" w:author="Julian Christensen" w:date="2024-07-05T11:33:00Z">
        <w:r w:rsidR="00A608DB">
          <w:rPr>
            <w:lang w:val="en-US"/>
          </w:rPr>
          <w:t xml:space="preserve">o overcome this issue, we introduce </w:t>
        </w:r>
        <w:r w:rsidR="00A608DB">
          <w:rPr>
            <w:i/>
            <w:lang w:val="en-US"/>
          </w:rPr>
          <w:t>multi-prompt screening</w:t>
        </w:r>
        <w:r w:rsidR="00A608DB">
          <w:rPr>
            <w:lang w:val="en-US"/>
          </w:rPr>
          <w:t xml:space="preserve"> and show that </w:t>
        </w:r>
      </w:ins>
      <w:ins w:id="492" w:author="Julian Christensen" w:date="2024-07-05T11:36:00Z">
        <w:r w:rsidR="00A608DB">
          <w:rPr>
            <w:lang w:val="en-US"/>
          </w:rPr>
          <w:t>with this approach,</w:t>
        </w:r>
      </w:ins>
      <w:ins w:id="493" w:author="Julian Christensen" w:date="2024-07-05T11:33:00Z">
        <w:r w:rsidR="00A608DB">
          <w:rPr>
            <w:lang w:val="en-US"/>
          </w:rPr>
          <w:t xml:space="preserve"> GPT API models</w:t>
        </w:r>
      </w:ins>
      <w:ins w:id="494" w:author="Julian Christensen" w:date="2024-07-05T11:36:00Z">
        <w:r w:rsidR="00A608DB">
          <w:rPr>
            <w:lang w:val="en-US"/>
          </w:rPr>
          <w:t xml:space="preserve"> can</w:t>
        </w:r>
      </w:ins>
      <w:ins w:id="495" w:author="Julian Christensen" w:date="2024-07-05T11:33:00Z">
        <w:r w:rsidR="00A608DB">
          <w:rPr>
            <w:lang w:val="en-US"/>
          </w:rPr>
          <w:t xml:space="preserve"> </w:t>
        </w:r>
      </w:ins>
      <w:ins w:id="496" w:author="Julian Christensen" w:date="2024-07-05T11:36:00Z">
        <w:r w:rsidR="00A608DB">
          <w:rPr>
            <w:lang w:val="en-US"/>
          </w:rPr>
          <w:t>perform well, even</w:t>
        </w:r>
      </w:ins>
      <w:ins w:id="497" w:author="Julian Christensen" w:date="2024-07-05T11:33:00Z">
        <w:r w:rsidR="00A608DB">
          <w:rPr>
            <w:lang w:val="en-US"/>
          </w:rPr>
          <w:t xml:space="preserve"> within highly complex review settings. With this screening approach, we suggest making one concise prompt per inclusion (and/or exclusion) criterion. Study eligibility can then be decided based on whether a study record was included in all or close to all (say 5 out of 6) of the used prompts.</w:t>
        </w:r>
      </w:ins>
    </w:p>
    <w:p w14:paraId="6D38EAA9" w14:textId="141EF36F" w:rsidR="00F9103F" w:rsidDel="00A608DB" w:rsidRDefault="000D0874" w:rsidP="00690BFB">
      <w:pPr>
        <w:spacing w:after="0" w:line="360" w:lineRule="auto"/>
        <w:ind w:firstLine="1304"/>
        <w:jc w:val="both"/>
        <w:rPr>
          <w:del w:id="498" w:author="Julian Christensen" w:date="2024-07-05T11:41:00Z"/>
          <w:lang w:val="en-US"/>
        </w:rPr>
      </w:pPr>
      <w:del w:id="499" w:author="Julian Christensen" w:date="2024-07-05T11:38:00Z">
        <w:r w:rsidDel="00A608DB">
          <w:rPr>
            <w:lang w:val="en-US"/>
          </w:rPr>
          <w:delText>A</w:delText>
        </w:r>
        <w:r w:rsidR="00C36576" w:rsidDel="00A608DB">
          <w:rPr>
            <w:lang w:val="en-US"/>
          </w:rPr>
          <w:delText xml:space="preserve"> </w:delText>
        </w:r>
      </w:del>
      <w:ins w:id="500" w:author="Julian Christensen" w:date="2024-07-05T11:38:00Z">
        <w:r w:rsidR="00A608DB">
          <w:rPr>
            <w:lang w:val="en-US"/>
          </w:rPr>
          <w:t xml:space="preserve">To enable a </w:t>
        </w:r>
      </w:ins>
      <w:r w:rsidR="00C36576">
        <w:rPr>
          <w:lang w:val="en-US"/>
        </w:rPr>
        <w:t xml:space="preserve">fair assessment of </w:t>
      </w:r>
      <w:ins w:id="501" w:author="Julian Christensen" w:date="2024-07-05T11:37:00Z">
        <w:r w:rsidR="00A608DB">
          <w:rPr>
            <w:lang w:val="en-US"/>
          </w:rPr>
          <w:t xml:space="preserve">a </w:t>
        </w:r>
      </w:ins>
      <w:r w:rsidR="00C36576">
        <w:rPr>
          <w:lang w:val="en-US"/>
        </w:rPr>
        <w:t xml:space="preserve">GPT's </w:t>
      </w:r>
      <w:del w:id="502" w:author="Julian Christensen" w:date="2024-07-05T11:37:00Z">
        <w:r w:rsidR="00C36576" w:rsidDel="00A608DB">
          <w:rPr>
            <w:lang w:val="en-US"/>
          </w:rPr>
          <w:delText>ability to</w:delText>
        </w:r>
      </w:del>
      <w:ins w:id="503" w:author="Julian Christensen" w:date="2024-07-05T11:37:00Z">
        <w:r w:rsidR="00A608DB">
          <w:rPr>
            <w:lang w:val="en-US"/>
          </w:rPr>
          <w:t>performance in</w:t>
        </w:r>
      </w:ins>
      <w:r w:rsidR="00C36576">
        <w:rPr>
          <w:lang w:val="en-US"/>
        </w:rPr>
        <w:t xml:space="preserve"> conduct</w:t>
      </w:r>
      <w:ins w:id="504" w:author="Julian Christensen" w:date="2024-07-05T11:37:00Z">
        <w:r w:rsidR="00A608DB">
          <w:rPr>
            <w:lang w:val="en-US"/>
          </w:rPr>
          <w:t>ing</w:t>
        </w:r>
      </w:ins>
      <w:r w:rsidR="00C36576">
        <w:rPr>
          <w:lang w:val="en-US"/>
        </w:rPr>
        <w:t xml:space="preserve"> </w:t>
      </w:r>
      <w:del w:id="505" w:author="Julian Christensen" w:date="2024-07-05T11:37:00Z">
        <w:r w:rsidR="00C36576" w:rsidDel="00A608DB">
          <w:rPr>
            <w:lang w:val="en-US"/>
          </w:rPr>
          <w:delText xml:space="preserve">TAB </w:delText>
        </w:r>
      </w:del>
      <w:proofErr w:type="spellStart"/>
      <w:ins w:id="506" w:author="Julian Christensen" w:date="2024-07-05T11:37:00Z">
        <w:r w:rsidR="00A608DB">
          <w:rPr>
            <w:lang w:val="en-US"/>
          </w:rPr>
          <w:t>T&amp;Ab</w:t>
        </w:r>
        <w:proofErr w:type="spellEnd"/>
        <w:r w:rsidR="00A608DB">
          <w:rPr>
            <w:lang w:val="en-US"/>
          </w:rPr>
          <w:t xml:space="preserve"> </w:t>
        </w:r>
      </w:ins>
      <w:r w:rsidR="00C36576">
        <w:rPr>
          <w:lang w:val="en-US"/>
        </w:rPr>
        <w:t xml:space="preserve">screening </w:t>
      </w:r>
      <w:ins w:id="507" w:author="Julian Christensen" w:date="2024-07-05T11:37:00Z">
        <w:r w:rsidR="00A608DB">
          <w:rPr>
            <w:lang w:val="en-US"/>
          </w:rPr>
          <w:t>(</w:t>
        </w:r>
      </w:ins>
      <w:r w:rsidR="00C36576">
        <w:rPr>
          <w:lang w:val="en-US"/>
        </w:rPr>
        <w:t>relative to humans</w:t>
      </w:r>
      <w:ins w:id="508" w:author="Julian Christensen" w:date="2024-07-05T11:38:00Z">
        <w:r w:rsidR="00A608DB">
          <w:rPr>
            <w:lang w:val="en-US"/>
          </w:rPr>
          <w:t>)</w:t>
        </w:r>
      </w:ins>
      <w:r w:rsidR="00F9103F">
        <w:rPr>
          <w:lang w:val="en-US"/>
        </w:rPr>
        <w:t xml:space="preserve"> </w:t>
      </w:r>
      <w:del w:id="509" w:author="Julian Christensen" w:date="2024-07-05T11:38:00Z">
        <w:r w:rsidR="00F9103F" w:rsidDel="00A608DB">
          <w:rPr>
            <w:lang w:val="en-US"/>
          </w:rPr>
          <w:delText>but also</w:delText>
        </w:r>
      </w:del>
      <w:ins w:id="510" w:author="Julian Christensen" w:date="2024-07-05T11:38:00Z">
        <w:r w:rsidR="00A608DB">
          <w:rPr>
            <w:lang w:val="en-US"/>
          </w:rPr>
          <w:t>and</w:t>
        </w:r>
      </w:ins>
      <w:r w:rsidR="00F9103F">
        <w:rPr>
          <w:lang w:val="en-US"/>
        </w:rPr>
        <w:t xml:space="preserve"> to </w:t>
      </w:r>
      <w:del w:id="511" w:author="Julian Christensen" w:date="2024-07-05T11:39:00Z">
        <w:r w:rsidR="00F9103F" w:rsidDel="00A608DB">
          <w:rPr>
            <w:lang w:val="en-US"/>
          </w:rPr>
          <w:delText>outline reliable</w:delText>
        </w:r>
      </w:del>
      <w:ins w:id="512" w:author="Julian Christensen" w:date="2024-07-05T11:39:00Z">
        <w:r w:rsidR="00A608DB">
          <w:rPr>
            <w:lang w:val="en-US"/>
          </w:rPr>
          <w:t>make</w:t>
        </w:r>
      </w:ins>
      <w:r w:rsidR="00F9103F">
        <w:rPr>
          <w:lang w:val="en-US"/>
        </w:rPr>
        <w:t xml:space="preserve"> guidelines </w:t>
      </w:r>
      <w:del w:id="513" w:author="Julian Christensen" w:date="2024-07-05T11:39:00Z">
        <w:r w:rsidR="00F9103F" w:rsidDel="00A608DB">
          <w:rPr>
            <w:lang w:val="en-US"/>
          </w:rPr>
          <w:delText xml:space="preserve">on </w:delText>
        </w:r>
      </w:del>
      <w:ins w:id="514" w:author="Julian Christensen" w:date="2024-07-05T11:39:00Z">
        <w:r w:rsidR="00A608DB">
          <w:rPr>
            <w:lang w:val="en-US"/>
          </w:rPr>
          <w:t xml:space="preserve">for </w:t>
        </w:r>
      </w:ins>
      <w:r w:rsidR="00F9103F">
        <w:rPr>
          <w:lang w:val="en-US"/>
        </w:rPr>
        <w:t>when</w:t>
      </w:r>
      <w:r w:rsidR="00A455C9">
        <w:rPr>
          <w:lang w:val="en-US"/>
        </w:rPr>
        <w:t xml:space="preserve"> (and</w:t>
      </w:r>
      <w:r>
        <w:rPr>
          <w:lang w:val="en-US"/>
        </w:rPr>
        <w:t xml:space="preserve"> when</w:t>
      </w:r>
      <w:r w:rsidR="00A455C9">
        <w:rPr>
          <w:lang w:val="en-US"/>
        </w:rPr>
        <w:t xml:space="preserve"> not)</w:t>
      </w:r>
      <w:r w:rsidR="00F9103F">
        <w:rPr>
          <w:lang w:val="en-US"/>
        </w:rPr>
        <w:t xml:space="preserve"> to use </w:t>
      </w:r>
      <w:del w:id="515" w:author="Julian Christensen" w:date="2024-07-05T11:39:00Z">
        <w:r w:rsidR="00F9103F" w:rsidDel="00A608DB">
          <w:rPr>
            <w:lang w:val="en-US"/>
          </w:rPr>
          <w:delText xml:space="preserve">LLMs </w:delText>
        </w:r>
      </w:del>
      <w:ins w:id="516" w:author="Julian Christensen" w:date="2024-07-05T11:39:00Z">
        <w:r w:rsidR="00A608DB">
          <w:rPr>
            <w:lang w:val="en-US"/>
          </w:rPr>
          <w:t xml:space="preserve">GPT API models </w:t>
        </w:r>
      </w:ins>
      <w:r w:rsidR="00F9103F">
        <w:rPr>
          <w:lang w:val="en-US"/>
        </w:rPr>
        <w:t xml:space="preserve">for </w:t>
      </w:r>
      <w:proofErr w:type="spellStart"/>
      <w:ins w:id="517" w:author="Julian Christensen" w:date="2024-07-05T11:37:00Z">
        <w:r w:rsidR="00A608DB">
          <w:rPr>
            <w:lang w:val="en-US"/>
          </w:rPr>
          <w:t>T&amp;Ab</w:t>
        </w:r>
        <w:proofErr w:type="spellEnd"/>
        <w:r w:rsidR="00A608DB">
          <w:rPr>
            <w:lang w:val="en-US"/>
          </w:rPr>
          <w:t xml:space="preserve"> </w:t>
        </w:r>
      </w:ins>
      <w:del w:id="518" w:author="Julian Christensen" w:date="2024-07-05T11:37:00Z">
        <w:r w:rsidR="00F9103F" w:rsidDel="00A608DB">
          <w:rPr>
            <w:lang w:val="en-US"/>
          </w:rPr>
          <w:delText xml:space="preserve">TAB </w:delText>
        </w:r>
      </w:del>
      <w:r w:rsidR="00F9103F">
        <w:rPr>
          <w:lang w:val="en-US"/>
        </w:rPr>
        <w:t>screening (which has not previously been done),</w:t>
      </w:r>
      <w:ins w:id="519" w:author="Julian Christensen" w:date="2024-07-05T11:39:00Z">
        <w:r w:rsidR="00A608DB">
          <w:rPr>
            <w:lang w:val="en-US"/>
          </w:rPr>
          <w:t xml:space="preserve"> we need</w:t>
        </w:r>
      </w:ins>
      <w:del w:id="520" w:author="Julian Christensen" w:date="2024-07-05T11:39:00Z">
        <w:r w:rsidR="00C36576" w:rsidDel="00A608DB">
          <w:rPr>
            <w:lang w:val="en-US"/>
          </w:rPr>
          <w:delText xml:space="preserve"> requires</w:delText>
        </w:r>
      </w:del>
      <w:r w:rsidR="00C36576">
        <w:rPr>
          <w:lang w:val="en-US"/>
        </w:rPr>
        <w:t xml:space="preserve"> a</w:t>
      </w:r>
      <w:ins w:id="521" w:author="Julian Christensen" w:date="2024-07-05T11:39:00Z">
        <w:r w:rsidR="00A608DB">
          <w:rPr>
            <w:lang w:val="en-US"/>
          </w:rPr>
          <w:t>n</w:t>
        </w:r>
      </w:ins>
      <w:r w:rsidR="00C36576">
        <w:rPr>
          <w:lang w:val="en-US"/>
        </w:rPr>
        <w:t xml:space="preserve"> </w:t>
      </w:r>
      <w:del w:id="522" w:author="Julian Christensen" w:date="2024-07-05T11:39:00Z">
        <w:r w:rsidR="00C36576" w:rsidDel="00A608DB">
          <w:rPr>
            <w:lang w:val="en-US"/>
          </w:rPr>
          <w:delText xml:space="preserve">clear </w:delText>
        </w:r>
      </w:del>
      <w:r w:rsidR="00C36576">
        <w:rPr>
          <w:lang w:val="en-US"/>
        </w:rPr>
        <w:t xml:space="preserve">understanding of </w:t>
      </w:r>
      <w:ins w:id="523" w:author="Julian Christensen" w:date="2024-07-05T11:39:00Z">
        <w:r w:rsidR="00A608DB">
          <w:rPr>
            <w:lang w:val="en-US"/>
          </w:rPr>
          <w:t xml:space="preserve">what can be considered </w:t>
        </w:r>
      </w:ins>
      <w:ins w:id="524" w:author="Julian Christensen" w:date="2024-07-05T11:40:00Z">
        <w:r w:rsidR="00A608DB">
          <w:rPr>
            <w:lang w:val="en-US"/>
          </w:rPr>
          <w:t>‘</w:t>
        </w:r>
      </w:ins>
      <w:r>
        <w:rPr>
          <w:lang w:val="en-US"/>
        </w:rPr>
        <w:t>typical</w:t>
      </w:r>
      <w:ins w:id="525" w:author="Julian Christensen" w:date="2024-07-05T11:40:00Z">
        <w:r w:rsidR="00A608DB">
          <w:rPr>
            <w:lang w:val="en-US"/>
          </w:rPr>
          <w:t>’</w:t>
        </w:r>
      </w:ins>
      <w:r w:rsidR="00C36576">
        <w:rPr>
          <w:lang w:val="en-US"/>
        </w:rPr>
        <w:t xml:space="preserve"> human screening performance in </w:t>
      </w:r>
      <w:ins w:id="526" w:author="Julian Christensen" w:date="2024-07-05T11:40:00Z">
        <w:r w:rsidR="00A608DB">
          <w:rPr>
            <w:lang w:val="en-US"/>
          </w:rPr>
          <w:t xml:space="preserve">the context of </w:t>
        </w:r>
      </w:ins>
      <w:r>
        <w:rPr>
          <w:lang w:val="en-US"/>
        </w:rPr>
        <w:t xml:space="preserve">high-quality </w:t>
      </w:r>
      <w:r w:rsidR="00C36576">
        <w:rPr>
          <w:lang w:val="en-US"/>
        </w:rPr>
        <w:t xml:space="preserve">systematic reviews. </w:t>
      </w:r>
      <w:del w:id="527" w:author="Julian Christensen" w:date="2024-07-05T11:40:00Z">
        <w:r w:rsidR="00F9103F" w:rsidDel="00A608DB">
          <w:rPr>
            <w:lang w:val="en-US"/>
          </w:rPr>
          <w:delText>Therefore, t</w:delText>
        </w:r>
      </w:del>
      <w:ins w:id="528" w:author="Julian Christensen" w:date="2024-07-05T11:40:00Z">
        <w:r w:rsidR="00A608DB">
          <w:rPr>
            <w:lang w:val="en-US"/>
          </w:rPr>
          <w:t>T</w:t>
        </w:r>
      </w:ins>
      <w:r w:rsidR="00C36576">
        <w:rPr>
          <w:lang w:val="en-US"/>
        </w:rPr>
        <w:t xml:space="preserve">o </w:t>
      </w:r>
      <w:del w:id="529" w:author="Julian Christensen" w:date="2024-07-05T11:40:00Z">
        <w:r w:rsidR="00C36576" w:rsidDel="00A608DB">
          <w:rPr>
            <w:lang w:val="en-US"/>
          </w:rPr>
          <w:delText xml:space="preserve">make </w:delText>
        </w:r>
      </w:del>
      <w:ins w:id="530" w:author="Julian Christensen" w:date="2024-07-05T11:40:00Z">
        <w:r w:rsidR="00A608DB">
          <w:rPr>
            <w:lang w:val="en-US"/>
          </w:rPr>
          <w:t>do so</w:t>
        </w:r>
      </w:ins>
      <w:del w:id="531" w:author="Julian Christensen" w:date="2024-07-05T11:40:00Z">
        <w:r w:rsidR="00C36576" w:rsidDel="00A608DB">
          <w:rPr>
            <w:lang w:val="en-US"/>
          </w:rPr>
          <w:delText>a better understanding of common human performance and to develop benchmarks that could be held against the screening performance of GPT</w:delText>
        </w:r>
      </w:del>
      <w:r w:rsidR="00C36576">
        <w:rPr>
          <w:lang w:val="en-US"/>
        </w:rPr>
        <w:t>,</w:t>
      </w:r>
      <w:ins w:id="532" w:author="Julian Christensen" w:date="2024-07-05T11:40:00Z">
        <w:r w:rsidR="00A608DB">
          <w:rPr>
            <w:lang w:val="en-US"/>
          </w:rPr>
          <w:t xml:space="preserve"> below,</w:t>
        </w:r>
      </w:ins>
      <w:r w:rsidR="00C36576">
        <w:rPr>
          <w:lang w:val="en-US"/>
        </w:rPr>
        <w:t xml:space="preserve"> we map</w:t>
      </w:r>
      <w:del w:id="533" w:author="Julian Christensen" w:date="2024-07-05T11:40:00Z">
        <w:r w:rsidR="00C36576" w:rsidDel="00A608DB">
          <w:rPr>
            <w:lang w:val="en-US"/>
          </w:rPr>
          <w:delText>ped</w:delText>
        </w:r>
      </w:del>
      <w:r w:rsidR="00C36576">
        <w:rPr>
          <w:lang w:val="en-US"/>
        </w:rPr>
        <w:t xml:space="preserve"> </w:t>
      </w:r>
      <w:del w:id="534" w:author="Julian Christensen" w:date="2024-07-05T11:40:00Z">
        <w:r w:rsidR="00C36576" w:rsidDel="00A608DB">
          <w:rPr>
            <w:lang w:val="en-US"/>
          </w:rPr>
          <w:delText xml:space="preserve">the </w:delText>
        </w:r>
      </w:del>
      <w:r w:rsidR="00C36576">
        <w:rPr>
          <w:lang w:val="en-US"/>
        </w:rPr>
        <w:t>human screening</w:t>
      </w:r>
      <w:r w:rsidR="00F9103F">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sidR="00F9103F">
        <w:rPr>
          <w:lang w:val="en-US"/>
        </w:rPr>
        <w:t>the</w:t>
      </w:r>
      <w:r w:rsidR="00F9103F" w:rsidRPr="00A608DB">
        <w:rPr>
          <w:lang w:val="en-US"/>
        </w:rPr>
        <w:t xml:space="preserve"> </w:t>
      </w:r>
      <w:ins w:id="535" w:author="Julian Christensen" w:date="2024-07-05T11:41:00Z">
        <w:r w:rsidR="00A608DB" w:rsidRPr="00A608DB">
          <w:rPr>
            <w:lang w:val="en-US"/>
            <w:rPrChange w:id="536" w:author="Julian Christensen" w:date="2024-07-05T11:41:00Z">
              <w:rPr>
                <w:color w:val="808080" w:themeColor="background1" w:themeShade="80"/>
                <w:lang w:val="en-US"/>
              </w:rPr>
            </w:rPrChange>
          </w:rPr>
          <w:t xml:space="preserve">Norwegian Institute of Public Health (NIPH). </w:t>
        </w:r>
      </w:ins>
      <w:del w:id="537" w:author="Julian Christensen" w:date="2024-07-05T11:41:00Z">
        <w:r w:rsidR="00F9103F" w:rsidDel="00A608DB">
          <w:rPr>
            <w:lang w:val="en-US"/>
          </w:rPr>
          <w:delText>NIPH.</w:delText>
        </w:r>
        <w:r w:rsidR="00CE7E7D" w:rsidDel="00A608DB">
          <w:rPr>
            <w:lang w:val="en-US"/>
          </w:rPr>
          <w:delText xml:space="preserve"> </w:delText>
        </w:r>
      </w:del>
      <w:r w:rsidR="00DA5E2D">
        <w:rPr>
          <w:lang w:val="en-US"/>
        </w:rPr>
        <w:t>Relative to the previous evaluations, t</w:t>
      </w:r>
      <w:r w:rsidR="00CE7E7D">
        <w:rPr>
          <w:lang w:val="en-US"/>
        </w:rPr>
        <w:t>he contribution of this paper is</w:t>
      </w:r>
      <w:r w:rsidR="002F020E">
        <w:rPr>
          <w:lang w:val="en-US"/>
        </w:rPr>
        <w:t>,</w:t>
      </w:r>
      <w:r w:rsidR="00CE7E7D">
        <w:rPr>
          <w:lang w:val="en-US"/>
        </w:rPr>
        <w:t xml:space="preserve"> therefore</w:t>
      </w:r>
      <w:r w:rsidR="002F020E">
        <w:rPr>
          <w:lang w:val="en-US"/>
        </w:rPr>
        <w:t>,</w:t>
      </w:r>
      <w:r w:rsidR="00CE7E7D">
        <w:rPr>
          <w:lang w:val="en-US"/>
        </w:rPr>
        <w:t xml:space="preserve"> </w:t>
      </w:r>
      <w:r w:rsidR="00A455C9">
        <w:rPr>
          <w:lang w:val="en-US"/>
        </w:rPr>
        <w:t xml:space="preserve">also </w:t>
      </w:r>
      <w:r w:rsidR="00CE7E7D">
        <w:rPr>
          <w:lang w:val="en-US"/>
        </w:rPr>
        <w:t xml:space="preserve">to put forward a tentative benchmark scheme </w:t>
      </w:r>
      <w:r w:rsidR="002F020E">
        <w:rPr>
          <w:lang w:val="en-US"/>
        </w:rPr>
        <w:t>on which screening performances in high-quality reviews can be assessed</w:t>
      </w:r>
      <w:r w:rsidR="00CE7E7D">
        <w:rPr>
          <w:lang w:val="en-US"/>
        </w:rPr>
        <w:t xml:space="preserve">. </w:t>
      </w:r>
      <w:r w:rsidR="00F9103F">
        <w:rPr>
          <w:lang w:val="en-US"/>
        </w:rPr>
        <w:t xml:space="preserve"> </w:t>
      </w:r>
    </w:p>
    <w:p w14:paraId="0015B9A2" w14:textId="185A6E27" w:rsidR="005374FF" w:rsidRDefault="00DA5E2D">
      <w:pPr>
        <w:spacing w:after="0" w:line="360" w:lineRule="auto"/>
        <w:ind w:firstLine="1304"/>
        <w:jc w:val="both"/>
        <w:rPr>
          <w:lang w:val="en-US"/>
        </w:rPr>
        <w:pPrChange w:id="538" w:author="Julian Christensen" w:date="2024-07-05T11:41:00Z">
          <w:pPr>
            <w:spacing w:after="0" w:line="360" w:lineRule="auto"/>
            <w:jc w:val="both"/>
          </w:pPr>
        </w:pPrChange>
      </w:pPr>
      <w:del w:id="539" w:author="Julian Christensen" w:date="2024-07-05T11:41:00Z">
        <w:r w:rsidDel="00A608DB">
          <w:rPr>
            <w:lang w:val="en-US"/>
          </w:rPr>
          <w:tab/>
        </w:r>
      </w:del>
      <w:del w:id="540" w:author="Julian Christensen" w:date="2024-07-05T11:33:00Z">
        <w:r w:rsidDel="00A608DB">
          <w:rPr>
            <w:lang w:val="en-US"/>
          </w:rPr>
          <w:delText xml:space="preserve">In all the previous evaluations, multiple inclusion/exclusion criteria were added to a single prompt. </w:delText>
        </w:r>
        <w:r w:rsidRPr="001E6DC5" w:rsidDel="00A608DB">
          <w:rPr>
            <w:lang w:val="en-US"/>
            <w:rPrChange w:id="541" w:author="Julian Christensen" w:date="2024-07-05T12:49:00Z">
              <w:rPr/>
            </w:rPrChange>
          </w:rPr>
          <w:delText>Yet Gargari et al.</w:delText>
        </w:r>
        <w:r w:rsidR="005374FF" w:rsidRPr="001E6DC5" w:rsidDel="00A608DB">
          <w:rPr>
            <w:lang w:val="en-US"/>
            <w:rPrChange w:id="542" w:author="Julian Christensen" w:date="2024-07-05T12:49:00Z">
              <w:rPr/>
            </w:rPrChange>
          </w:rPr>
          <w:delText xml:space="preserve"> </w:delText>
        </w:r>
        <w:r w:rsidR="005374FF" w:rsidDel="00A608DB">
          <w:rPr>
            <w:lang w:val="en-US"/>
          </w:rPr>
          <w:fldChar w:fldCharType="begin" w:fldLock="1"/>
        </w:r>
        <w:r w:rsidR="00DE061E" w:rsidRPr="001E6DC5" w:rsidDel="00A608DB">
          <w:rPr>
            <w:lang w:val="en-US"/>
            <w:rPrChange w:id="543" w:author="Julian Christensen" w:date="2024-07-05T12:49:00Z">
              <w:rPr/>
            </w:rPrChange>
          </w:rPr>
          <w:del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delInstrText>
        </w:r>
        <w:r w:rsidR="005374FF" w:rsidDel="00A608DB">
          <w:rPr>
            <w:lang w:val="en-US"/>
          </w:rPr>
          <w:fldChar w:fldCharType="separate"/>
        </w:r>
        <w:r w:rsidR="00DE061E" w:rsidRPr="001E6DC5" w:rsidDel="00A608DB">
          <w:rPr>
            <w:noProof/>
            <w:lang w:val="en-US"/>
            <w:rPrChange w:id="544" w:author="Julian Christensen" w:date="2024-07-05T12:49:00Z">
              <w:rPr>
                <w:noProof/>
              </w:rPr>
            </w:rPrChange>
          </w:rPr>
          <w:delText>(2024)</w:delText>
        </w:r>
        <w:r w:rsidR="005374FF" w:rsidDel="00A608DB">
          <w:rPr>
            <w:lang w:val="en-US"/>
          </w:rPr>
          <w:fldChar w:fldCharType="end"/>
        </w:r>
        <w:r w:rsidR="005374FF" w:rsidRPr="001E6DC5" w:rsidDel="00A608DB">
          <w:rPr>
            <w:lang w:val="en-US"/>
            <w:rPrChange w:id="545" w:author="Julian Christensen" w:date="2024-07-05T12:49:00Z">
              <w:rPr/>
            </w:rPrChange>
          </w:rPr>
          <w:delText xml:space="preserve"> sugges</w:delText>
        </w:r>
        <w:r w:rsidRPr="001E6DC5" w:rsidDel="00A608DB">
          <w:rPr>
            <w:lang w:val="en-US"/>
            <w:rPrChange w:id="546" w:author="Julian Christensen" w:date="2024-07-05T12:49:00Z">
              <w:rPr/>
            </w:rPrChange>
          </w:rPr>
          <w:delText>ted</w:delText>
        </w:r>
        <w:r w:rsidR="005374FF" w:rsidRPr="001E6DC5" w:rsidDel="00A608DB">
          <w:rPr>
            <w:lang w:val="en-US"/>
            <w:rPrChange w:id="547" w:author="Julian Christensen" w:date="2024-07-05T12:49:00Z">
              <w:rPr/>
            </w:rPrChange>
          </w:rPr>
          <w:delText xml:space="preserve"> that </w:delText>
        </w:r>
        <w:r w:rsidR="006D57CE" w:rsidRPr="001E6DC5" w:rsidDel="00A608DB">
          <w:rPr>
            <w:lang w:val="en-US"/>
            <w:rPrChange w:id="548" w:author="Julian Christensen" w:date="2024-07-05T12:49:00Z">
              <w:rPr/>
            </w:rPrChange>
          </w:rPr>
          <w:delText xml:space="preserve">broader </w:delText>
        </w:r>
        <w:r w:rsidR="005374FF" w:rsidRPr="001E6DC5" w:rsidDel="00A608DB">
          <w:rPr>
            <w:lang w:val="en-US"/>
            <w:rPrChange w:id="549" w:author="Julian Christensen" w:date="2024-07-05T12:49:00Z">
              <w:rPr/>
            </w:rPrChange>
          </w:rPr>
          <w:delText xml:space="preserve">and </w:delText>
        </w:r>
        <w:r w:rsidRPr="001E6DC5" w:rsidDel="00A608DB">
          <w:rPr>
            <w:lang w:val="en-US"/>
            <w:rPrChange w:id="550" w:author="Julian Christensen" w:date="2024-07-05T12:49:00Z">
              <w:rPr/>
            </w:rPrChange>
          </w:rPr>
          <w:delText>less specific</w:delText>
        </w:r>
        <w:r w:rsidR="005374FF" w:rsidRPr="001E6DC5" w:rsidDel="00A608DB">
          <w:rPr>
            <w:lang w:val="en-US"/>
            <w:rPrChange w:id="551" w:author="Julian Christensen" w:date="2024-07-05T12:49:00Z">
              <w:rPr/>
            </w:rPrChange>
          </w:rPr>
          <w:delText xml:space="preserve"> prompts do not perform well in terms of finding relevant studies. </w:delText>
        </w:r>
        <w:r w:rsidR="005374FF" w:rsidDel="00A608DB">
          <w:rPr>
            <w:lang w:val="en-US"/>
          </w:rPr>
          <w:delText xml:space="preserve">Instead, concisely framed prompts with clear information </w:delText>
        </w:r>
        <w:r w:rsidDel="00A608DB">
          <w:rPr>
            <w:lang w:val="en-US"/>
          </w:rPr>
          <w:delText xml:space="preserve">seem to have a better </w:delText>
        </w:r>
        <w:r w:rsidR="005374FF" w:rsidDel="00A608DB">
          <w:rPr>
            <w:lang w:val="en-US"/>
          </w:rPr>
          <w:delText>perform</w:delText>
        </w:r>
        <w:r w:rsidDel="00A608DB">
          <w:rPr>
            <w:lang w:val="en-US"/>
          </w:rPr>
          <w:delText>ance</w:delText>
        </w:r>
        <w:r w:rsidR="005374FF" w:rsidDel="00A608DB">
          <w:rPr>
            <w:lang w:val="en-US"/>
          </w:rPr>
          <w:delText xml:space="preserve">. This </w:delText>
        </w:r>
        <w:r w:rsidDel="00A608DB">
          <w:rPr>
            <w:lang w:val="en-US"/>
          </w:rPr>
          <w:delText>could</w:delText>
        </w:r>
        <w:r w:rsidR="005374FF" w:rsidDel="00A608DB">
          <w:rPr>
            <w:lang w:val="en-US"/>
          </w:rPr>
          <w:delText xml:space="preserve"> indicate that single-prompt TAB screening </w:delText>
        </w:r>
        <w:r w:rsidR="006D57CE" w:rsidDel="00A608DB">
          <w:rPr>
            <w:lang w:val="en-US"/>
          </w:rPr>
          <w:delText>is rather restricted</w:delText>
        </w:r>
        <w:r w:rsidR="005374FF" w:rsidDel="00A608DB">
          <w:rPr>
            <w:lang w:val="en-US"/>
          </w:rPr>
          <w:delText xml:space="preserve"> </w:delText>
        </w:r>
        <w:r w:rsidR="006D57CE" w:rsidDel="00A608DB">
          <w:rPr>
            <w:lang w:val="en-US"/>
          </w:rPr>
          <w:delText xml:space="preserve">to only </w:delText>
        </w:r>
        <w:r w:rsidR="005374FF" w:rsidDel="00A608DB">
          <w:rPr>
            <w:lang w:val="en-US"/>
          </w:rPr>
          <w:delText xml:space="preserve">work within simple and clearly defined reviews where the inclusion of abstracts can be determined by </w:delText>
        </w:r>
        <w:r w:rsidR="006D57CE" w:rsidDel="00A608DB">
          <w:rPr>
            <w:lang w:val="en-US"/>
          </w:rPr>
          <w:delText>a few</w:delText>
        </w:r>
        <w:r w:rsidR="005374FF" w:rsidDel="00A608DB">
          <w:rPr>
            <w:lang w:val="en-US"/>
          </w:rPr>
          <w:delText xml:space="preserve"> inclusion criteria/questions. </w:delText>
        </w:r>
        <w:r w:rsidDel="00A608DB">
          <w:rPr>
            <w:lang w:val="en-US"/>
          </w:rPr>
          <w:delText>However, t</w:delText>
        </w:r>
        <w:r w:rsidR="006D57CE" w:rsidDel="00A608DB">
          <w:rPr>
            <w:lang w:val="en-US"/>
          </w:rPr>
          <w:delText xml:space="preserve">o overcome this issue, </w:delText>
        </w:r>
        <w:r w:rsidDel="00A608DB">
          <w:rPr>
            <w:lang w:val="en-US"/>
          </w:rPr>
          <w:delText>we introduce</w:delText>
        </w:r>
        <w:r w:rsidR="000B0E90" w:rsidDel="00A608DB">
          <w:rPr>
            <w:lang w:val="en-US"/>
          </w:rPr>
          <w:delText xml:space="preserve"> </w:delText>
        </w:r>
        <w:r w:rsidR="004A13C6" w:rsidDel="00A608DB">
          <w:rPr>
            <w:i/>
            <w:lang w:val="en-US"/>
          </w:rPr>
          <w:delText>multiple-prompt screening</w:delText>
        </w:r>
        <w:r w:rsidR="001936BF" w:rsidDel="00A608DB">
          <w:rPr>
            <w:lang w:val="en-US"/>
          </w:rPr>
          <w:delText xml:space="preserve"> and show that </w:delText>
        </w:r>
        <w:r w:rsidR="00312F00" w:rsidDel="00A608DB">
          <w:rPr>
            <w:lang w:val="en-US"/>
          </w:rPr>
          <w:delText>it</w:delText>
        </w:r>
        <w:r w:rsidR="001936BF" w:rsidDel="00A608DB">
          <w:rPr>
            <w:lang w:val="en-US"/>
          </w:rPr>
          <w:delText xml:space="preserve"> can make GPT API models work within </w:delText>
        </w:r>
        <w:r w:rsidR="00B23B21" w:rsidDel="00A608DB">
          <w:rPr>
            <w:lang w:val="en-US"/>
          </w:rPr>
          <w:delText>highly</w:delText>
        </w:r>
        <w:r w:rsidR="001936BF" w:rsidDel="00A608DB">
          <w:rPr>
            <w:lang w:val="en-US"/>
          </w:rPr>
          <w:delText xml:space="preserve"> complex review settings. </w:delText>
        </w:r>
        <w:r w:rsidDel="00A608DB">
          <w:rPr>
            <w:lang w:val="en-US"/>
          </w:rPr>
          <w:delText>With th</w:delText>
        </w:r>
        <w:r w:rsidR="00312F00" w:rsidDel="00A608DB">
          <w:rPr>
            <w:lang w:val="en-US"/>
          </w:rPr>
          <w:delText>is</w:delText>
        </w:r>
        <w:r w:rsidR="00751D45" w:rsidDel="00A608DB">
          <w:rPr>
            <w:lang w:val="en-US"/>
          </w:rPr>
          <w:delText xml:space="preserve"> screening</w:delText>
        </w:r>
        <w:r w:rsidDel="00A608DB">
          <w:rPr>
            <w:lang w:val="en-US"/>
          </w:rPr>
          <w:delText xml:space="preserve"> approach, </w:delText>
        </w:r>
        <w:r w:rsidR="006D57CE" w:rsidDel="00A608DB">
          <w:rPr>
            <w:lang w:val="en-US"/>
          </w:rPr>
          <w:delText xml:space="preserve">we suggest </w:delText>
        </w:r>
        <w:r w:rsidDel="00A608DB">
          <w:rPr>
            <w:lang w:val="en-US"/>
          </w:rPr>
          <w:delText xml:space="preserve">making one concise prompt per inclusion (and/or exclusion) criterion. </w:delText>
        </w:r>
        <w:r w:rsidR="00312F00" w:rsidDel="00A608DB">
          <w:rPr>
            <w:lang w:val="en-US"/>
          </w:rPr>
          <w:delText>S</w:delText>
        </w:r>
        <w:r w:rsidDel="00A608DB">
          <w:rPr>
            <w:lang w:val="en-US"/>
          </w:rPr>
          <w:delText>tud</w:delText>
        </w:r>
        <w:r w:rsidR="00312F00" w:rsidDel="00A608DB">
          <w:rPr>
            <w:lang w:val="en-US"/>
          </w:rPr>
          <w:delText>y eligibility can</w:delText>
        </w:r>
        <w:r w:rsidDel="00A608DB">
          <w:rPr>
            <w:lang w:val="en-US"/>
          </w:rPr>
          <w:delText xml:space="preserve"> </w:delText>
        </w:r>
        <w:r w:rsidR="002F020E" w:rsidDel="00A608DB">
          <w:rPr>
            <w:lang w:val="en-US"/>
          </w:rPr>
          <w:delText>then</w:delText>
        </w:r>
        <w:r w:rsidDel="00A608DB">
          <w:rPr>
            <w:lang w:val="en-US"/>
          </w:rPr>
          <w:delText xml:space="preserve"> </w:delText>
        </w:r>
        <w:r w:rsidR="00312F00" w:rsidDel="00A608DB">
          <w:rPr>
            <w:lang w:val="en-US"/>
          </w:rPr>
          <w:delText>be decided</w:delText>
        </w:r>
        <w:r w:rsidDel="00A608DB">
          <w:rPr>
            <w:lang w:val="en-US"/>
          </w:rPr>
          <w:delText xml:space="preserve"> </w:delText>
        </w:r>
        <w:r w:rsidR="002F020E" w:rsidDel="00A608DB">
          <w:rPr>
            <w:lang w:val="en-US"/>
          </w:rPr>
          <w:delText xml:space="preserve">based on whether </w:delText>
        </w:r>
        <w:r w:rsidR="004202F4" w:rsidDel="00A608DB">
          <w:rPr>
            <w:lang w:val="en-US"/>
          </w:rPr>
          <w:delText xml:space="preserve">a study record </w:delText>
        </w:r>
        <w:r w:rsidR="002F020E" w:rsidDel="00A608DB">
          <w:rPr>
            <w:lang w:val="en-US"/>
          </w:rPr>
          <w:delText>was</w:delText>
        </w:r>
        <w:r w:rsidR="004202F4" w:rsidDel="00A608DB">
          <w:rPr>
            <w:lang w:val="en-US"/>
          </w:rPr>
          <w:delText xml:space="preserve"> </w:delText>
        </w:r>
        <w:r w:rsidDel="00A608DB">
          <w:rPr>
            <w:lang w:val="en-US"/>
          </w:rPr>
          <w:delText xml:space="preserve">included </w:delText>
        </w:r>
        <w:r w:rsidR="004202F4" w:rsidDel="00A608DB">
          <w:rPr>
            <w:lang w:val="en-US"/>
          </w:rPr>
          <w:delText>in</w:delText>
        </w:r>
        <w:r w:rsidDel="00A608DB">
          <w:rPr>
            <w:lang w:val="en-US"/>
          </w:rPr>
          <w:delText xml:space="preserve"> all or close to all (say 5 out of 6) of the used prompts.</w:delText>
        </w:r>
      </w:del>
    </w:p>
    <w:p w14:paraId="6C8EBCA3" w14:textId="160E221E" w:rsidR="007C1DCF" w:rsidRPr="00E726E5" w:rsidRDefault="00690BFB" w:rsidP="00E726E5">
      <w:pPr>
        <w:spacing w:after="0" w:line="360" w:lineRule="auto"/>
        <w:ind w:firstLine="1304"/>
        <w:jc w:val="both"/>
        <w:rPr>
          <w:lang w:val="en-US"/>
        </w:rPr>
      </w:pPr>
      <w:del w:id="552" w:author="Julian Christensen" w:date="2024-07-05T11:03:00Z">
        <w:r w:rsidDel="00FB56B2">
          <w:rPr>
            <w:lang w:val="en-US"/>
          </w:rPr>
          <w:delText>Finally, all previous evaluations were based on medical or natural science reviews, and we add to</w:delText>
        </w:r>
        <w:r w:rsidR="00DA5E2D" w:rsidDel="00FB56B2">
          <w:rPr>
            <w:lang w:val="en-US"/>
          </w:rPr>
          <w:delText xml:space="preserve"> the</w:delText>
        </w:r>
        <w:r w:rsidDel="00FB56B2">
          <w:rPr>
            <w:lang w:val="en-US"/>
          </w:rPr>
          <w:delText xml:space="preserve"> </w:delText>
        </w:r>
        <w:r w:rsidR="00DA5E2D" w:rsidRPr="007332FC" w:rsidDel="00FB56B2">
          <w:rPr>
            <w:rStyle w:val="translation"/>
            <w:lang w:val="en-US"/>
          </w:rPr>
          <w:delText>generalizability</w:delText>
        </w:r>
        <w:r w:rsidR="00DA5E2D" w:rsidDel="00FB56B2">
          <w:rPr>
            <w:lang w:val="en-US"/>
          </w:rPr>
          <w:delText xml:space="preserve"> of </w:delText>
        </w:r>
        <w:r w:rsidDel="00FB56B2">
          <w:rPr>
            <w:lang w:val="en-US"/>
          </w:rPr>
          <w:delText xml:space="preserve">these results by showing that GPT API models </w:delText>
        </w:r>
        <w:r w:rsidR="00DA5E2D" w:rsidDel="00FB56B2">
          <w:rPr>
            <w:lang w:val="en-US"/>
          </w:rPr>
          <w:delText>all exhibit</w:delText>
        </w:r>
        <w:r w:rsidDel="00FB56B2">
          <w:rPr>
            <w:lang w:val="en-US"/>
          </w:rPr>
          <w:delText xml:space="preserve"> promising screening performance in the more wildly social science reviews as well. </w:delText>
        </w:r>
      </w:del>
    </w:p>
    <w:p w14:paraId="02AA1510" w14:textId="5956F3F9" w:rsidR="00DD4509" w:rsidRDefault="00DD4509" w:rsidP="006F63D8">
      <w:pPr>
        <w:spacing w:after="0" w:line="360" w:lineRule="auto"/>
        <w:rPr>
          <w:b/>
          <w:lang w:val="en-US"/>
        </w:rPr>
      </w:pPr>
      <w:r>
        <w:rPr>
          <w:b/>
          <w:lang w:val="en-US"/>
        </w:rPr>
        <w:t>3</w:t>
      </w:r>
      <w:r w:rsidRPr="00DD4509">
        <w:rPr>
          <w:b/>
          <w:lang w:val="en-US"/>
        </w:rPr>
        <w:t xml:space="preserve"> </w:t>
      </w:r>
      <w:del w:id="553" w:author="Julian Christensen" w:date="2024-07-05T11:42:00Z">
        <w:r w:rsidRPr="00DD4509" w:rsidDel="00A608DB">
          <w:rPr>
            <w:b/>
            <w:lang w:val="en-US"/>
          </w:rPr>
          <w:delText>METHODS</w:delText>
        </w:r>
      </w:del>
      <w:ins w:id="554" w:author="Julian Christensen" w:date="2024-07-05T11:42:00Z">
        <w:r w:rsidR="00A608DB">
          <w:rPr>
            <w:b/>
            <w:lang w:val="en-US"/>
          </w:rPr>
          <w:t xml:space="preserve">DEVELOPING A </w:t>
        </w:r>
        <w:r w:rsidR="006E65B5">
          <w:rPr>
            <w:b/>
            <w:lang w:val="en-US"/>
          </w:rPr>
          <w:t>BENCHMARK SCHEME FOR EVALUATING T&amp;AB SCREENING PERFORMANCE</w:t>
        </w:r>
      </w:ins>
    </w:p>
    <w:p w14:paraId="5D0258B8" w14:textId="30FAE02F" w:rsidR="00B37838" w:rsidRDefault="00AD3408" w:rsidP="008120A4">
      <w:pPr>
        <w:spacing w:after="0" w:line="360" w:lineRule="auto"/>
        <w:jc w:val="both"/>
        <w:rPr>
          <w:ins w:id="555" w:author="Julian Christensen" w:date="2024-07-04T16:52:00Z"/>
          <w:lang w:val="en-US"/>
        </w:rPr>
      </w:pPr>
      <w:r>
        <w:rPr>
          <w:lang w:val="en-US"/>
        </w:rPr>
        <w:t xml:space="preserve">This section describes the metrics that we used </w:t>
      </w:r>
      <w:del w:id="556" w:author="Julian Christensen" w:date="2024-07-05T11:43:00Z">
        <w:r w:rsidDel="006E65B5">
          <w:rPr>
            <w:lang w:val="en-US"/>
          </w:rPr>
          <w:delText xml:space="preserve">partially </w:delText>
        </w:r>
      </w:del>
      <w:r>
        <w:rPr>
          <w:lang w:val="en-US"/>
        </w:rPr>
        <w:t xml:space="preserve">to </w:t>
      </w:r>
      <w:del w:id="557" w:author="Julian Christensen" w:date="2024-07-05T11:43:00Z">
        <w:r w:rsidDel="006E65B5">
          <w:rPr>
            <w:lang w:val="en-US"/>
          </w:rPr>
          <w:delText xml:space="preserve">evaluate the screening performance of the GPT API models and partially to </w:delText>
        </w:r>
      </w:del>
      <w:r>
        <w:rPr>
          <w:lang w:val="en-US"/>
        </w:rPr>
        <w:t xml:space="preserve">develop </w:t>
      </w:r>
      <w:ins w:id="558" w:author="Julian Christensen" w:date="2024-07-05T11:43:00Z">
        <w:r w:rsidR="006E65B5">
          <w:rPr>
            <w:lang w:val="en-US"/>
          </w:rPr>
          <w:t xml:space="preserve">our </w:t>
        </w:r>
      </w:ins>
      <w:r>
        <w:rPr>
          <w:lang w:val="en-US"/>
        </w:rPr>
        <w:t>empirical</w:t>
      </w:r>
      <w:ins w:id="559" w:author="Julian Christensen" w:date="2024-07-05T11:43:00Z">
        <w:r w:rsidR="006E65B5">
          <w:rPr>
            <w:lang w:val="en-US"/>
          </w:rPr>
          <w:t>ly informed</w:t>
        </w:r>
      </w:ins>
      <w:r>
        <w:rPr>
          <w:lang w:val="en-US"/>
        </w:rPr>
        <w:t xml:space="preserve"> screening benchmarks </w:t>
      </w:r>
      <w:ins w:id="560" w:author="Julian Christensen" w:date="2024-07-05T11:43:00Z">
        <w:r w:rsidR="006E65B5">
          <w:rPr>
            <w:lang w:val="en-US"/>
          </w:rPr>
          <w:t>against whi</w:t>
        </w:r>
      </w:ins>
      <w:ins w:id="561" w:author="Julian Christensen" w:date="2024-07-05T11:44:00Z">
        <w:r w:rsidR="006E65B5">
          <w:rPr>
            <w:lang w:val="en-US"/>
          </w:rPr>
          <w:t xml:space="preserve">ch </w:t>
        </w:r>
      </w:ins>
      <w:r>
        <w:rPr>
          <w:lang w:val="en-US"/>
        </w:rPr>
        <w:t xml:space="preserve">to hold </w:t>
      </w:r>
      <w:del w:id="562" w:author="Julian Christensen" w:date="2024-07-05T11:44:00Z">
        <w:r w:rsidDel="006E65B5">
          <w:rPr>
            <w:lang w:val="en-US"/>
          </w:rPr>
          <w:delText xml:space="preserve">against </w:delText>
        </w:r>
      </w:del>
      <w:r>
        <w:rPr>
          <w:lang w:val="en-US"/>
        </w:rPr>
        <w:t xml:space="preserve">the screening performance of the </w:t>
      </w:r>
      <w:del w:id="563" w:author="Julian Christensen" w:date="2024-07-05T11:44:00Z">
        <w:r w:rsidDel="006E65B5">
          <w:rPr>
            <w:lang w:val="en-US"/>
          </w:rPr>
          <w:delText xml:space="preserve">used </w:delText>
        </w:r>
      </w:del>
      <w:r>
        <w:rPr>
          <w:lang w:val="en-US"/>
        </w:rPr>
        <w:t>GPT API models</w:t>
      </w:r>
      <w:ins w:id="564" w:author="Julian Christensen" w:date="2024-07-05T11:44:00Z">
        <w:r w:rsidR="006E65B5">
          <w:rPr>
            <w:lang w:val="en-US"/>
          </w:rPr>
          <w:t xml:space="preserve"> when evaluating their screening performance</w:t>
        </w:r>
      </w:ins>
      <w:r>
        <w:rPr>
          <w:lang w:val="en-US"/>
        </w:rPr>
        <w:t xml:space="preserve">.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62DE3D0C" w14:textId="77777777" w:rsidR="00B37838" w:rsidRPr="00AD3408" w:rsidRDefault="00B37838" w:rsidP="008120A4">
      <w:pPr>
        <w:spacing w:after="0" w:line="360" w:lineRule="auto"/>
        <w:jc w:val="both"/>
        <w:rPr>
          <w:lang w:val="en-US"/>
        </w:rPr>
      </w:pPr>
    </w:p>
    <w:p w14:paraId="506FDFCC" w14:textId="20C0E951" w:rsidR="00C03E98" w:rsidRPr="00DD4509" w:rsidRDefault="00DD4509" w:rsidP="008120A4">
      <w:pPr>
        <w:spacing w:after="0" w:line="360" w:lineRule="auto"/>
        <w:jc w:val="both"/>
        <w:rPr>
          <w:b/>
          <w:lang w:val="en-US"/>
        </w:rPr>
      </w:pPr>
      <w:r>
        <w:rPr>
          <w:b/>
          <w:lang w:val="en-US"/>
        </w:rPr>
        <w:t xml:space="preserve">3.1 </w:t>
      </w:r>
      <w:del w:id="565" w:author="Julian Christensen" w:date="2024-07-05T11:46:00Z">
        <w:r w:rsidR="00C03E98" w:rsidRPr="00DD4509" w:rsidDel="006E65B5">
          <w:rPr>
            <w:b/>
            <w:lang w:val="en-US"/>
          </w:rPr>
          <w:delText>Metric</w:delText>
        </w:r>
        <w:r w:rsidR="00B270BF" w:rsidRPr="00DD4509" w:rsidDel="006E65B5">
          <w:rPr>
            <w:b/>
            <w:lang w:val="en-US"/>
          </w:rPr>
          <w:delText>s</w:delText>
        </w:r>
        <w:r w:rsidR="00C03E98" w:rsidRPr="00DD4509" w:rsidDel="006E65B5">
          <w:rPr>
            <w:b/>
            <w:lang w:val="en-US"/>
          </w:rPr>
          <w:delText xml:space="preserve"> </w:delText>
        </w:r>
      </w:del>
      <w:ins w:id="566" w:author="Julian Christensen" w:date="2024-07-05T11:46:00Z">
        <w:r w:rsidR="006E65B5">
          <w:rPr>
            <w:b/>
            <w:lang w:val="en-US"/>
          </w:rPr>
          <w:t>Performance m</w:t>
        </w:r>
        <w:r w:rsidR="006E65B5" w:rsidRPr="00DD4509">
          <w:rPr>
            <w:b/>
            <w:lang w:val="en-US"/>
          </w:rPr>
          <w:t xml:space="preserve">etrics </w:t>
        </w:r>
      </w:ins>
      <w:del w:id="567" w:author="Julian Christensen" w:date="2024-07-05T11:45:00Z">
        <w:r w:rsidR="00C03E98" w:rsidRPr="00DD4509" w:rsidDel="006E65B5">
          <w:rPr>
            <w:b/>
            <w:lang w:val="en-US"/>
          </w:rPr>
          <w:delText xml:space="preserve">we </w:delText>
        </w:r>
      </w:del>
      <w:del w:id="568" w:author="Julian Christensen" w:date="2024-07-05T11:46:00Z">
        <w:r w:rsidR="00C03E98" w:rsidRPr="00DD4509" w:rsidDel="006E65B5">
          <w:rPr>
            <w:b/>
            <w:lang w:val="en-US"/>
          </w:rPr>
          <w:delText>use to evalu</w:delText>
        </w:r>
        <w:r w:rsidR="00B270BF" w:rsidRPr="00DD4509" w:rsidDel="006E65B5">
          <w:rPr>
            <w:b/>
            <w:lang w:val="en-US"/>
          </w:rPr>
          <w:delText>a</w:delText>
        </w:r>
        <w:r w:rsidR="00C03E98" w:rsidRPr="00DD4509" w:rsidDel="006E65B5">
          <w:rPr>
            <w:b/>
            <w:lang w:val="en-US"/>
          </w:rPr>
          <w:delText xml:space="preserve">te </w:delText>
        </w:r>
      </w:del>
      <w:del w:id="569" w:author="Julian Christensen" w:date="2024-07-05T11:45:00Z">
        <w:r w:rsidR="00C03E98" w:rsidRPr="00DD4509" w:rsidDel="006E65B5">
          <w:rPr>
            <w:b/>
            <w:lang w:val="en-US"/>
          </w:rPr>
          <w:delText xml:space="preserve">the </w:delText>
        </w:r>
      </w:del>
      <w:del w:id="570" w:author="Julian Christensen" w:date="2024-07-05T11:46:00Z">
        <w:r w:rsidR="00C03E98" w:rsidRPr="00DD4509" w:rsidDel="006E65B5">
          <w:rPr>
            <w:b/>
            <w:lang w:val="en-US"/>
          </w:rPr>
          <w:delText>performance</w:delText>
        </w:r>
      </w:del>
      <w:del w:id="571" w:author="Julian Christensen" w:date="2024-07-05T11:45:00Z">
        <w:r w:rsidR="00C03E98" w:rsidRPr="00DD4509" w:rsidDel="006E65B5">
          <w:rPr>
            <w:b/>
            <w:lang w:val="en-US"/>
          </w:rPr>
          <w:delText xml:space="preserve"> of </w:delText>
        </w:r>
        <w:r w:rsidR="00B270BF" w:rsidRPr="00DD4509" w:rsidDel="006E65B5">
          <w:rPr>
            <w:b/>
            <w:lang w:val="en-US"/>
          </w:rPr>
          <w:delText xml:space="preserve">the </w:delText>
        </w:r>
        <w:r w:rsidR="00296111" w:rsidDel="006E65B5">
          <w:rPr>
            <w:b/>
            <w:lang w:val="en-US"/>
          </w:rPr>
          <w:delText>GPT</w:delText>
        </w:r>
        <w:r w:rsidR="00246F91" w:rsidRPr="00DD4509" w:rsidDel="006E65B5">
          <w:rPr>
            <w:b/>
            <w:lang w:val="en-US"/>
          </w:rPr>
          <w:delText xml:space="preserve"> </w:delText>
        </w:r>
        <w:r w:rsidR="00C03E98" w:rsidRPr="00DD4509" w:rsidDel="006E65B5">
          <w:rPr>
            <w:b/>
            <w:lang w:val="en-US"/>
          </w:rPr>
          <w:delText>model</w:delText>
        </w:r>
        <w:r w:rsidR="00246F91" w:rsidRPr="00DD4509" w:rsidDel="006E65B5">
          <w:rPr>
            <w:b/>
            <w:lang w:val="en-US"/>
          </w:rPr>
          <w:delText>s</w:delText>
        </w:r>
      </w:del>
    </w:p>
    <w:p w14:paraId="3B95D306" w14:textId="03CB5E8A"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lastRenderedPageBreak/>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w:t>
      </w:r>
      <w:proofErr w:type="spellStart"/>
      <w:r>
        <w:rPr>
          <w:lang w:val="en-US"/>
        </w:rPr>
        <w:t>Syriani</w:t>
      </w:r>
      <w:proofErr w:type="spellEnd"/>
      <w:r>
        <w:rPr>
          <w:lang w:val="en-US"/>
        </w:rPr>
        <w:t xml:space="preserve">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w:t>
      </w:r>
      <w:del w:id="572" w:author="Julian Christensen" w:date="2024-07-05T11:44:00Z">
        <w:r w:rsidR="00A4058B" w:rsidDel="006E65B5">
          <w:rPr>
            <w:lang w:val="en-US"/>
          </w:rPr>
          <w:delText xml:space="preserve">defined </w:delText>
        </w:r>
      </w:del>
      <w:ins w:id="573" w:author="Julian Christensen" w:date="2024-07-05T11:44:00Z">
        <w:r w:rsidR="006E65B5">
          <w:rPr>
            <w:lang w:val="en-US"/>
          </w:rPr>
          <w:t xml:space="preserve">referred to </w:t>
        </w:r>
      </w:ins>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xml:space="preserve">, </w:t>
      </w:r>
      <w:commentRangeStart w:id="574"/>
      <w:r>
        <w:rPr>
          <w:lang w:val="en-US"/>
        </w:rPr>
        <w:t>as is commonly the case in systematic reviews</w:t>
      </w:r>
      <w:commentRangeEnd w:id="574"/>
      <w:r w:rsidR="006E65B5">
        <w:rPr>
          <w:rStyle w:val="Kommentarhenvisning"/>
        </w:rPr>
        <w:commentReference w:id="574"/>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08878E6" w:rsidR="007332FC" w:rsidRPr="007332FC" w:rsidRDefault="007332FC" w:rsidP="008120A4">
            <w:pPr>
              <w:pStyle w:val="Billedtekst"/>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77F7A81A" w:rsidR="007332FC" w:rsidRPr="007332FC" w:rsidRDefault="007332FC" w:rsidP="008120A4">
            <w:pPr>
              <w:pStyle w:val="Billedtekst"/>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0F7C372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del w:id="575" w:author="Julian Christensen" w:date="2024-07-05T11:46:00Z">
        <w:r w:rsidR="00B120A6" w:rsidDel="006E65B5">
          <w:rPr>
            <w:rFonts w:eastAsiaTheme="minorEastAsia"/>
            <w:lang w:val="en-US"/>
          </w:rPr>
          <w:delText>In this regard, w</w:delText>
        </w:r>
      </w:del>
      <w:ins w:id="576" w:author="Julian Christensen" w:date="2024-07-05T11:46:00Z">
        <w:r w:rsidR="006E65B5">
          <w:rPr>
            <w:rFonts w:eastAsiaTheme="minorEastAsia"/>
            <w:lang w:val="en-US"/>
          </w:rPr>
          <w:t>W</w:t>
        </w:r>
      </w:ins>
      <w:r w:rsidR="00D0040B">
        <w:rPr>
          <w:rFonts w:eastAsiaTheme="minorEastAsia"/>
          <w:lang w:val="en-US"/>
        </w:rPr>
        <w:t xml:space="preserve">e consider the recall measure to be the </w:t>
      </w:r>
      <w:del w:id="577" w:author="Julian Christensen" w:date="2024-07-05T11:47:00Z">
        <w:r w:rsidR="00D0040B" w:rsidDel="006E65B5">
          <w:rPr>
            <w:rFonts w:eastAsiaTheme="minorEastAsia"/>
            <w:lang w:val="en-US"/>
          </w:rPr>
          <w:delText xml:space="preserve">absolute </w:delText>
        </w:r>
      </w:del>
      <w:r w:rsidR="00D0040B">
        <w:rPr>
          <w:rFonts w:eastAsiaTheme="minorEastAsia"/>
          <w:lang w:val="en-US"/>
        </w:rPr>
        <w:t xml:space="preserve">most important performance measure </w:t>
      </w:r>
      <w:del w:id="578" w:author="Julian Christensen" w:date="2024-07-05T11:47:00Z">
        <w:r w:rsidR="00D0040B" w:rsidDel="006E65B5">
          <w:rPr>
            <w:rFonts w:eastAsiaTheme="minorEastAsia"/>
            <w:lang w:val="en-US"/>
          </w:rPr>
          <w:delText xml:space="preserve">in </w:delText>
        </w:r>
        <w:r w:rsidR="000D0874" w:rsidDel="006E65B5">
          <w:rPr>
            <w:rFonts w:eastAsiaTheme="minorEastAsia"/>
            <w:lang w:val="en-US"/>
          </w:rPr>
          <w:delText>this use case</w:delText>
        </w:r>
        <w:r w:rsidR="00D0040B" w:rsidDel="006E65B5">
          <w:rPr>
            <w:rFonts w:eastAsiaTheme="minorEastAsia"/>
            <w:lang w:val="en-US"/>
          </w:rPr>
          <w:delText xml:space="preserve"> </w:delText>
        </w:r>
      </w:del>
      <w:r w:rsidR="00D0040B">
        <w:rPr>
          <w:rFonts w:eastAsiaTheme="minorEastAsia"/>
          <w:lang w:val="en-US"/>
        </w:rPr>
        <w:t>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w:t>
      </w:r>
      <w:del w:id="579" w:author="Julian Christensen" w:date="2024-07-05T11:47:00Z">
        <w:r w:rsidR="00D0040B" w:rsidDel="006E65B5">
          <w:rPr>
            <w:rFonts w:eastAsiaTheme="minorEastAsia"/>
            <w:lang w:val="en-US"/>
          </w:rPr>
          <w:delText xml:space="preserve">a serious </w:delText>
        </w:r>
      </w:del>
      <w:r w:rsidR="00D0040B">
        <w:rPr>
          <w:rFonts w:eastAsiaTheme="minorEastAsia"/>
          <w:lang w:val="en-US"/>
        </w:rPr>
        <w:t>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w:t>
      </w:r>
      <w:del w:id="580" w:author="Julian Christensen" w:date="2024-07-05T11:48:00Z">
        <w:r w:rsidR="00D0040B" w:rsidDel="006E65B5">
          <w:rPr>
            <w:rFonts w:eastAsiaTheme="minorEastAsia"/>
            <w:lang w:val="en-US"/>
          </w:rPr>
          <w:delText xml:space="preserve">to be </w:delText>
        </w:r>
      </w:del>
      <w:r w:rsidR="00D0040B">
        <w:rPr>
          <w:rFonts w:eastAsiaTheme="minorEastAsia"/>
          <w:lang w:val="en-US"/>
        </w:rPr>
        <w:t>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 xml:space="preserve">this </w:t>
      </w:r>
      <w:proofErr w:type="spellStart"/>
      <w:r w:rsidR="000D0874">
        <w:rPr>
          <w:rFonts w:eastAsiaTheme="minorEastAsia"/>
          <w:lang w:val="en-US"/>
        </w:rPr>
        <w:t>aspsect</w:t>
      </w:r>
      <w:proofErr w:type="spellEnd"/>
      <w:r>
        <w:rPr>
          <w:rFonts w:eastAsiaTheme="minorEastAsia"/>
          <w:lang w:val="en-US"/>
        </w:rPr>
        <w:t xml:space="preserve"> in the following sections.  </w:t>
      </w:r>
    </w:p>
    <w:p w14:paraId="753BA3D7" w14:textId="1AF0F0EE" w:rsidR="00F967D3" w:rsidRDefault="00F967D3" w:rsidP="00F967D3">
      <w:pPr>
        <w:spacing w:after="0" w:line="360" w:lineRule="auto"/>
        <w:ind w:firstLine="1304"/>
        <w:jc w:val="both"/>
        <w:rPr>
          <w:ins w:id="581" w:author="Julian Christensen" w:date="2024-07-05T11:49:00Z"/>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w:t>
      </w:r>
      <w:del w:id="582" w:author="Julian Christensen" w:date="2024-07-05T11:49:00Z">
        <w:r w:rsidDel="006E65B5">
          <w:rPr>
            <w:rFonts w:eastAsiaTheme="minorEastAsia"/>
            <w:lang w:val="en-US"/>
          </w:rPr>
          <w:delText xml:space="preserve">the </w:delText>
        </w:r>
      </w:del>
      <w:r>
        <w:rPr>
          <w:rFonts w:eastAsiaTheme="minorEastAsia"/>
          <w:lang w:val="en-US"/>
        </w:rPr>
        <w:t>single human screener decision</w:t>
      </w:r>
      <w:ins w:id="583" w:author="Julian Christensen" w:date="2024-07-05T11:49:00Z">
        <w:r w:rsidR="006E65B5">
          <w:rPr>
            <w:rFonts w:eastAsiaTheme="minorEastAsia"/>
            <w:lang w:val="en-US"/>
          </w:rPr>
          <w:t>s</w:t>
        </w:r>
      </w:ins>
      <w:r>
        <w:rPr>
          <w:rFonts w:eastAsiaTheme="minorEastAsia"/>
          <w:lang w:val="en-US"/>
        </w:rPr>
        <w:t xml:space="preserve"> </w:t>
      </w:r>
      <w:del w:id="584" w:author="Julian Christensen" w:date="2024-07-05T11:49:00Z">
        <w:r w:rsidDel="006E65B5">
          <w:rPr>
            <w:rFonts w:eastAsiaTheme="minorEastAsia"/>
            <w:lang w:val="en-US"/>
          </w:rPr>
          <w:delText xml:space="preserve">with </w:delText>
        </w:r>
      </w:del>
      <w:ins w:id="585" w:author="Julian Christensen" w:date="2024-07-05T11:49:00Z">
        <w:r w:rsidR="006E65B5">
          <w:rPr>
            <w:rFonts w:eastAsiaTheme="minorEastAsia"/>
            <w:lang w:val="en-US"/>
          </w:rPr>
          <w:t xml:space="preserve">to </w:t>
        </w:r>
      </w:ins>
      <w:del w:id="586" w:author="Julian Christensen" w:date="2024-07-05T11:49:00Z">
        <w:r w:rsidDel="006E65B5">
          <w:rPr>
            <w:rFonts w:eastAsiaTheme="minorEastAsia"/>
            <w:lang w:val="en-US"/>
          </w:rPr>
          <w:delText xml:space="preserve">the </w:delText>
        </w:r>
      </w:del>
      <w:r>
        <w:rPr>
          <w:rFonts w:eastAsiaTheme="minorEastAsia"/>
          <w:lang w:val="en-US"/>
        </w:rPr>
        <w:t>final decision</w:t>
      </w:r>
      <w:ins w:id="587" w:author="Julian Christensen" w:date="2024-07-05T11:49:00Z">
        <w:r w:rsidR="006E65B5">
          <w:rPr>
            <w:rFonts w:eastAsiaTheme="minorEastAsia"/>
            <w:lang w:val="en-US"/>
          </w:rPr>
          <w:t>s</w:t>
        </w:r>
      </w:ins>
      <w:r>
        <w:rPr>
          <w:rFonts w:eastAsiaTheme="minorEastAsia"/>
          <w:lang w:val="en-US"/>
        </w:rPr>
        <w:t xml:space="preserve">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857ABD6" w14:textId="4667F9C2" w:rsidR="006E65B5" w:rsidRDefault="006E65B5" w:rsidP="00F967D3">
      <w:pPr>
        <w:spacing w:after="0" w:line="360" w:lineRule="auto"/>
        <w:ind w:firstLine="1304"/>
        <w:jc w:val="both"/>
        <w:rPr>
          <w:ins w:id="588" w:author="Julian Christensen" w:date="2024-07-05T11:49:00Z"/>
          <w:rFonts w:eastAsiaTheme="minorEastAsia"/>
          <w:lang w:val="en-US"/>
        </w:rPr>
      </w:pPr>
    </w:p>
    <w:p w14:paraId="1DE574D6" w14:textId="06C00060" w:rsidR="006E65B5" w:rsidRDefault="006E65B5" w:rsidP="00F967D3">
      <w:pPr>
        <w:spacing w:after="0" w:line="360" w:lineRule="auto"/>
        <w:ind w:firstLine="1304"/>
        <w:jc w:val="both"/>
        <w:rPr>
          <w:ins w:id="589" w:author="Julian Christensen" w:date="2024-07-05T11:49:00Z"/>
          <w:rFonts w:eastAsiaTheme="minorEastAsia"/>
          <w:lang w:val="en-US"/>
        </w:rPr>
      </w:pPr>
    </w:p>
    <w:p w14:paraId="0EDB130F" w14:textId="77777777" w:rsidR="006E65B5" w:rsidRDefault="006E65B5" w:rsidP="00F967D3">
      <w:pPr>
        <w:spacing w:after="0" w:line="360" w:lineRule="auto"/>
        <w:ind w:firstLine="1304"/>
        <w:jc w:val="both"/>
        <w:rPr>
          <w:rFonts w:eastAsiaTheme="minorEastAsia"/>
          <w:lang w:val="en-US"/>
        </w:rPr>
      </w:pPr>
    </w:p>
    <w:p w14:paraId="62696803" w14:textId="00C83048" w:rsidR="006E65B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el-Gitter"/>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01372B" w:rsidRDefault="000137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01372B" w:rsidRDefault="000137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01372B" w:rsidRDefault="000137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01372B" w:rsidRDefault="000137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01372B" w:rsidRDefault="000137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01372B" w:rsidRDefault="000137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w:t>
      </w:r>
      <w:commentRangeStart w:id="590"/>
      <w:r w:rsidR="00A256F9" w:rsidRPr="000F40C7">
        <w:rPr>
          <w:rFonts w:eastAsiaTheme="minorEastAsia"/>
          <w:sz w:val="20"/>
          <w:lang w:val="en-US"/>
        </w:rPr>
        <w:t xml:space="preserve">. </w:t>
      </w:r>
      <w:commentRangeEnd w:id="590"/>
      <w:r w:rsidR="006E65B5">
        <w:rPr>
          <w:rStyle w:val="Kommentarhenvisning"/>
        </w:rPr>
        <w:commentReference w:id="590"/>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58C828AA"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w:t>
      </w:r>
      <w:del w:id="591" w:author="Julian Christensen" w:date="2024-07-05T11:51:00Z">
        <w:r w:rsidR="00C43AB0" w:rsidDel="006E65B5">
          <w:rPr>
            <w:rFonts w:eastAsiaTheme="minorEastAsia"/>
            <w:lang w:val="en-US"/>
          </w:rPr>
          <w:delText xml:space="preserve">above </w:delText>
        </w:r>
      </w:del>
      <w:r w:rsidR="00C43AB0">
        <w:rPr>
          <w:rFonts w:eastAsiaTheme="minorEastAsia"/>
          <w:lang w:val="en-US"/>
        </w:rPr>
        <w:t>metrics</w:t>
      </w:r>
      <w:ins w:id="592" w:author="Julian Christensen" w:date="2024-07-05T11:51:00Z">
        <w:r w:rsidR="006E65B5">
          <w:rPr>
            <w:rFonts w:eastAsiaTheme="minorEastAsia"/>
            <w:lang w:val="en-US"/>
          </w:rPr>
          <w:t xml:space="preserve"> above</w:t>
        </w:r>
      </w:ins>
      <w:r w:rsidR="00C43AB0">
        <w:rPr>
          <w:rFonts w:eastAsiaTheme="minorEastAsia"/>
          <w:lang w:val="en-US"/>
        </w:rPr>
        <w:t xml:space="preserve">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w:t>
      </w:r>
      <w:del w:id="593" w:author="Julian Christensen" w:date="2024-07-05T11:52:00Z">
        <w:r w:rsidR="00C43AB0" w:rsidDel="006E65B5">
          <w:rPr>
            <w:rFonts w:eastAsiaTheme="minorEastAsia"/>
            <w:lang w:val="en-US"/>
          </w:rPr>
          <w:delText>. T</w:delText>
        </w:r>
      </w:del>
      <w:ins w:id="594" w:author="Julian Christensen" w:date="2024-07-05T11:52:00Z">
        <w:r w:rsidR="006E65B5">
          <w:rPr>
            <w:rFonts w:eastAsiaTheme="minorEastAsia"/>
            <w:lang w:val="en-US"/>
          </w:rPr>
          <w:t xml:space="preserve"> (t</w:t>
        </w:r>
      </w:ins>
      <w:r w:rsidR="00C43AB0">
        <w:rPr>
          <w:rFonts w:eastAsiaTheme="minorEastAsia"/>
          <w:lang w:val="en-US"/>
        </w:rPr>
        <w:t>hat is</w:t>
      </w:r>
      <w:ins w:id="595" w:author="Julian Christensen" w:date="2024-07-05T11:52:00Z">
        <w:r w:rsidR="006E65B5">
          <w:rPr>
            <w:rFonts w:eastAsiaTheme="minorEastAsia"/>
            <w:lang w:val="en-US"/>
          </w:rPr>
          <w:t>,</w:t>
        </w:r>
      </w:ins>
      <w:r w:rsidR="00C43AB0">
        <w:rPr>
          <w:rFonts w:eastAsiaTheme="minorEastAsia"/>
          <w:lang w:val="en-US"/>
        </w:rPr>
        <w:t xml:space="preserve"> for example</w:t>
      </w:r>
      <w:ins w:id="596" w:author="Julian Christensen" w:date="2024-07-05T11:52:00Z">
        <w:r w:rsidR="006E65B5">
          <w:rPr>
            <w:rFonts w:eastAsiaTheme="minorEastAsia"/>
            <w:lang w:val="en-US"/>
          </w:rPr>
          <w:t>,</w:t>
        </w:r>
      </w:ins>
      <w:r w:rsidR="00C43AB0">
        <w:rPr>
          <w:rFonts w:eastAsiaTheme="minorEastAsia"/>
          <w:lang w:val="en-US"/>
        </w:rPr>
        <w:t xml:space="preserve"> when the proportion of irrelevant records is much larger relative to </w:t>
      </w:r>
      <w:r>
        <w:rPr>
          <w:rFonts w:eastAsiaTheme="minorEastAsia"/>
          <w:lang w:val="en-US"/>
        </w:rPr>
        <w:t xml:space="preserve">the proportion of </w:t>
      </w:r>
      <w:r w:rsidR="00C43AB0">
        <w:rPr>
          <w:rFonts w:eastAsiaTheme="minorEastAsia"/>
          <w:lang w:val="en-US"/>
        </w:rPr>
        <w:t>relevant records, which is most often the case in systematic reviews</w:t>
      </w:r>
      <w:ins w:id="597" w:author="Julian Christensen" w:date="2024-07-05T11:52:00Z">
        <w:r w:rsidR="006E65B5">
          <w:rPr>
            <w:rFonts w:eastAsiaTheme="minorEastAsia"/>
            <w:lang w:val="en-US"/>
          </w:rPr>
          <w:t>)</w:t>
        </w:r>
      </w:ins>
      <w:r w:rsidR="00C43AB0">
        <w:rPr>
          <w:rFonts w:eastAsiaTheme="minorEastAsia"/>
          <w:lang w:val="en-US"/>
        </w:rPr>
        <w:t xml:space="preserve">. To exemplify, if one simply uses the raw agreement metric with imbalanced data then the screening performance will most often be overestimated. </w:t>
      </w:r>
      <w:del w:id="598" w:author="Julian Christensen" w:date="2024-07-05T11:52:00Z">
        <w:r w:rsidR="00C43AB0" w:rsidDel="006E65B5">
          <w:rPr>
            <w:rFonts w:eastAsiaTheme="minorEastAsia"/>
            <w:lang w:val="en-US"/>
          </w:rPr>
          <w:delText>For example, a</w:delText>
        </w:r>
      </w:del>
      <w:ins w:id="599" w:author="Julian Christensen" w:date="2024-07-05T11:52:00Z">
        <w:r w:rsidR="006E65B5">
          <w:rPr>
            <w:rFonts w:eastAsiaTheme="minorEastAsia"/>
            <w:lang w:val="en-US"/>
          </w:rPr>
          <w:t>A</w:t>
        </w:r>
      </w:ins>
      <w:r w:rsidR="00C43AB0">
        <w:rPr>
          <w:rFonts w:eastAsiaTheme="minorEastAsia"/>
          <w:lang w:val="en-US"/>
        </w:rPr>
        <w:t xml:space="preserve">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 xml:space="preserve">the </w:t>
      </w:r>
      <w:r w:rsidR="00C43AB0">
        <w:rPr>
          <w:rFonts w:eastAsiaTheme="minorEastAsia"/>
          <w:lang w:val="en-US"/>
        </w:rPr>
        <w:lastRenderedPageBreak/>
        <w:t>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5AB7BC9" w:rsidR="007332FC" w:rsidRPr="007332FC" w:rsidRDefault="007332FC" w:rsidP="008120A4">
            <w:pPr>
              <w:pStyle w:val="Billedtekst"/>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1194DFB1" w:rsidR="007332FC" w:rsidRPr="007332FC" w:rsidRDefault="007332FC" w:rsidP="008120A4">
            <w:pPr>
              <w:pStyle w:val="Billedtekst"/>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proofErr w:type="gramStart"/>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uman</w:t>
      </w:r>
      <w:proofErr w:type="gramEnd"/>
      <w:r>
        <w:rPr>
          <w:b/>
          <w:lang w:val="en-US"/>
        </w:rPr>
        <w:t xml:space="preserve"> </w:t>
      </w:r>
      <w:r w:rsidR="00296111">
        <w:rPr>
          <w:b/>
          <w:lang w:val="en-US"/>
        </w:rPr>
        <w:t xml:space="preserve">screening performance for </w:t>
      </w:r>
      <w:r w:rsidR="00AD3408">
        <w:rPr>
          <w:b/>
          <w:lang w:val="en-US"/>
        </w:rPr>
        <w:t xml:space="preserve">benchmark development </w:t>
      </w:r>
    </w:p>
    <w:p w14:paraId="1FDBE377" w14:textId="5B6F944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65D60864" w14:textId="77777777" w:rsidR="00171424" w:rsidRDefault="00171424" w:rsidP="00D10144">
      <w:pPr>
        <w:spacing w:after="0" w:line="360" w:lineRule="auto"/>
        <w:jc w:val="both"/>
        <w:rPr>
          <w:b/>
          <w:lang w:val="en-US"/>
        </w:rPr>
      </w:pP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2EDC8336" w:rsidR="00901901" w:rsidRDefault="0045186C" w:rsidP="00D10144">
      <w:pPr>
        <w:spacing w:after="0" w:line="360" w:lineRule="auto"/>
        <w:jc w:val="both"/>
        <w:rPr>
          <w:ins w:id="600" w:author="Julian Christensen" w:date="2024-07-05T12:03:00Z"/>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w:t>
      </w:r>
      <w:r w:rsidR="0068158C">
        <w:rPr>
          <w:lang w:val="en-US"/>
        </w:rPr>
        <w:lastRenderedPageBreak/>
        <w:t>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w:t>
      </w:r>
      <w:ins w:id="601" w:author="Julian Christensen" w:date="2024-07-05T11:57:00Z">
        <w:r w:rsidR="00C523F5">
          <w:rPr>
            <w:lang w:val="en-US"/>
          </w:rPr>
          <w:t xml:space="preserve">, i.e., </w:t>
        </w:r>
      </w:ins>
      <w:ins w:id="602" w:author="Julian Christensen" w:date="2024-07-05T11:58:00Z">
        <w:r w:rsidR="00C523F5">
          <w:rPr>
            <w:lang w:val="en-US"/>
          </w:rPr>
          <w:t>independently screened by two individuals.</w:t>
        </w:r>
      </w:ins>
      <w:r w:rsidR="00A46794">
        <w:rPr>
          <w:lang w:val="en-US"/>
        </w:rPr>
        <w:t xml:space="preserve"> </w:t>
      </w:r>
      <w:commentRangeStart w:id="603"/>
      <w:del w:id="604" w:author="Julian Christensen" w:date="2024-07-05T11:59:00Z">
        <w:r w:rsidR="00A46794" w:rsidDel="00C523F5">
          <w:rPr>
            <w:lang w:val="en-US"/>
          </w:rPr>
          <w:delText xml:space="preserve">by </w:delText>
        </w:r>
      </w:del>
      <w:ins w:id="605" w:author="Julian Christensen" w:date="2024-07-05T11:59:00Z">
        <w:r w:rsidR="00C523F5">
          <w:rPr>
            <w:lang w:val="en-US"/>
          </w:rPr>
          <w:t xml:space="preserve">A total of </w:t>
        </w:r>
      </w:ins>
      <w:r w:rsidR="00A46794">
        <w:rPr>
          <w:lang w:val="en-US"/>
        </w:rPr>
        <w:t>4</w:t>
      </w:r>
      <w:r w:rsidR="00B619D1">
        <w:rPr>
          <w:lang w:val="en-US"/>
        </w:rPr>
        <w:t>6</w:t>
      </w:r>
      <w:r w:rsidR="00A46794">
        <w:rPr>
          <w:lang w:val="en-US"/>
        </w:rPr>
        <w:t xml:space="preserve"> individual screeners</w:t>
      </w:r>
      <w:ins w:id="606" w:author="Julian Christensen" w:date="2024-07-05T11:59:00Z">
        <w:r w:rsidR="00C523F5">
          <w:rPr>
            <w:lang w:val="en-US"/>
          </w:rPr>
          <w:t xml:space="preserve"> participated in this process,</w:t>
        </w:r>
      </w:ins>
      <w:r w:rsidR="00A46794">
        <w:rPr>
          <w:lang w:val="en-US"/>
        </w:rPr>
        <w:t xml:space="preserve">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w:t>
      </w:r>
      <w:commentRangeEnd w:id="603"/>
      <w:r w:rsidR="00C523F5">
        <w:rPr>
          <w:rStyle w:val="Kommentarhenvisning"/>
        </w:rPr>
        <w:commentReference w:id="603"/>
      </w:r>
      <w:r w:rsidR="00A46794">
        <w:rPr>
          <w:lang w:val="en-US"/>
        </w:rPr>
        <w:t xml:space="preserve">.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w:t>
      </w:r>
      <w:ins w:id="607" w:author="Julian Christensen" w:date="2024-07-05T12:01:00Z">
        <w:r w:rsidR="00C523F5">
          <w:rPr>
            <w:lang w:val="en-US"/>
          </w:rPr>
          <w:t xml:space="preserve"> This, as well, is not without problems,</w:t>
        </w:r>
      </w:ins>
      <w:r w:rsidR="00A46794">
        <w:rPr>
          <w:lang w:val="en-US"/>
        </w:rPr>
        <w:t xml:space="preserve"> </w:t>
      </w:r>
      <w:del w:id="608" w:author="Julian Christensen" w:date="2024-07-05T12:01:00Z">
        <w:r w:rsidR="00A46794" w:rsidDel="00C523F5">
          <w:rPr>
            <w:lang w:val="en-US"/>
          </w:rPr>
          <w:delText>However</w:delText>
        </w:r>
      </w:del>
      <w:ins w:id="609" w:author="Julian Christensen" w:date="2024-07-05T12:01:00Z">
        <w:r w:rsidR="00C523F5">
          <w:rPr>
            <w:lang w:val="en-US"/>
          </w:rPr>
          <w:t>however</w:t>
        </w:r>
      </w:ins>
      <w:del w:id="610" w:author="Julian Christensen" w:date="2024-07-05T12:02:00Z">
        <w:r w:rsidR="00A46794" w:rsidDel="00C523F5">
          <w:rPr>
            <w:lang w:val="en-US"/>
          </w:rPr>
          <w:delText>,</w:delText>
        </w:r>
        <w:r w:rsidR="00E96383" w:rsidDel="00C523F5">
          <w:rPr>
            <w:lang w:val="en-US"/>
          </w:rPr>
          <w:delText xml:space="preserve"> </w:delText>
        </w:r>
      </w:del>
      <w:ins w:id="611" w:author="Julian Christensen" w:date="2024-07-05T12:02:00Z">
        <w:r w:rsidR="00C523F5">
          <w:rPr>
            <w:lang w:val="en-US"/>
          </w:rPr>
          <w:t xml:space="preserve">. Thus, </w:t>
        </w:r>
      </w:ins>
      <w:r w:rsidR="00E96383">
        <w:rPr>
          <w:lang w:val="en-US"/>
        </w:rPr>
        <w:t xml:space="preserve">relative recall and specificity rate differences between the two types of screeners </w:t>
      </w:r>
      <w:ins w:id="612" w:author="Julian Christensen" w:date="2024-07-05T12:02:00Z">
        <w:r w:rsidR="00C523F5">
          <w:rPr>
            <w:lang w:val="en-US"/>
          </w:rPr>
          <w:t>may not only reflect different levels of content expertise</w:t>
        </w:r>
      </w:ins>
      <w:ins w:id="613" w:author="Julian Christensen" w:date="2024-07-05T12:03:00Z">
        <w:r w:rsidR="009868B6">
          <w:rPr>
            <w:lang w:val="en-US"/>
          </w:rPr>
          <w:t xml:space="preserve"> – they could </w:t>
        </w:r>
      </w:ins>
      <w:del w:id="614" w:author="Julian Christensen" w:date="2024-07-05T12:02:00Z">
        <w:r w:rsidR="00E96383" w:rsidDel="00C523F5">
          <w:rPr>
            <w:lang w:val="en-US"/>
          </w:rPr>
          <w:delText>could</w:delText>
        </w:r>
      </w:del>
      <w:del w:id="615" w:author="Julian Christensen" w:date="2024-07-05T12:03:00Z">
        <w:r w:rsidR="00E96383" w:rsidDel="009868B6">
          <w:rPr>
            <w:lang w:val="en-US"/>
          </w:rPr>
          <w:delText xml:space="preserve"> </w:delText>
        </w:r>
      </w:del>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w:t>
      </w:r>
      <w:proofErr w:type="spellStart"/>
      <w:ins w:id="616" w:author="Julian Christensen" w:date="2024-07-04T14:32:00Z">
        <w:r w:rsidR="008B5B3A">
          <w:rPr>
            <w:rStyle w:val="translation"/>
            <w:lang w:val="en-US"/>
          </w:rPr>
          <w:t>T&amp;Ab</w:t>
        </w:r>
        <w:proofErr w:type="spellEnd"/>
        <w:r w:rsidR="008B5B3A">
          <w:rPr>
            <w:rStyle w:val="translation"/>
            <w:lang w:val="en-US"/>
          </w:rPr>
          <w:t xml:space="preserve"> </w:t>
        </w:r>
      </w:ins>
      <w:del w:id="617" w:author="Julian Christensen" w:date="2024-07-04T14:32:00Z">
        <w:r w:rsidR="006140D7" w:rsidDel="008B5B3A">
          <w:rPr>
            <w:lang w:val="en-US"/>
          </w:rPr>
          <w:delText xml:space="preserve">TAB </w:delText>
        </w:r>
      </w:del>
      <w:r w:rsidR="006140D7">
        <w:rPr>
          <w:lang w:val="en-US"/>
        </w:rPr>
        <w:t xml:space="preserve">screenings </w:t>
      </w:r>
      <w:del w:id="618" w:author="Julian Christensen" w:date="2024-07-05T12:03:00Z">
        <w:r w:rsidR="006140D7" w:rsidDel="009868B6">
          <w:rPr>
            <w:lang w:val="en-US"/>
          </w:rPr>
          <w:delText xml:space="preserve">were </w:delText>
        </w:r>
      </w:del>
      <w:ins w:id="619" w:author="Julian Christensen" w:date="2024-07-05T12:03:00Z">
        <w:r w:rsidR="009868B6">
          <w:rPr>
            <w:lang w:val="en-US"/>
          </w:rPr>
          <w:t xml:space="preserve">had been </w:t>
        </w:r>
      </w:ins>
      <w:r w:rsidR="006140D7">
        <w:rPr>
          <w:lang w:val="en-US"/>
        </w:rPr>
        <w:t xml:space="preserve">conducted by researchers with specific content knowledge related to the given review. This should, thereby, give a clearer picture of common </w:t>
      </w:r>
      <w:r w:rsidR="00EC6A78">
        <w:rPr>
          <w:lang w:val="en-US"/>
        </w:rPr>
        <w:t>expert/</w:t>
      </w:r>
      <w:r w:rsidR="006140D7">
        <w:rPr>
          <w:lang w:val="en-US"/>
        </w:rPr>
        <w:t>researcher performances in systematic reviews. This data added 13,825 title and abstract records that had been independently double-screened by</w:t>
      </w:r>
      <w:ins w:id="620" w:author="Julian Christensen" w:date="2024-07-05T12:04:00Z">
        <w:r w:rsidR="009868B6">
          <w:rPr>
            <w:lang w:val="en-US"/>
          </w:rPr>
          <w:t xml:space="preserve"> a total of</w:t>
        </w:r>
      </w:ins>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127CA4BE" w14:textId="52C8CFC9" w:rsidR="009868B6" w:rsidRDefault="009868B6" w:rsidP="00D10144">
      <w:pPr>
        <w:spacing w:after="0" w:line="360" w:lineRule="auto"/>
        <w:jc w:val="both"/>
        <w:rPr>
          <w:ins w:id="621" w:author="Julian Christensen" w:date="2024-07-05T12:03:00Z"/>
          <w:lang w:val="en-US"/>
        </w:rPr>
      </w:pPr>
    </w:p>
    <w:p w14:paraId="7CD825C9" w14:textId="0B2E9313" w:rsidR="009868B6" w:rsidRDefault="009868B6" w:rsidP="00D10144">
      <w:pPr>
        <w:spacing w:after="0" w:line="360" w:lineRule="auto"/>
        <w:jc w:val="both"/>
        <w:rPr>
          <w:ins w:id="622" w:author="Julian Christensen" w:date="2024-07-05T12:03:00Z"/>
          <w:lang w:val="en-US"/>
        </w:rPr>
      </w:pPr>
    </w:p>
    <w:p w14:paraId="14CCE78B" w14:textId="13DB7659" w:rsidR="009868B6" w:rsidRDefault="009868B6" w:rsidP="00D10144">
      <w:pPr>
        <w:spacing w:after="0" w:line="360" w:lineRule="auto"/>
        <w:jc w:val="both"/>
        <w:rPr>
          <w:ins w:id="623" w:author="Julian Christensen" w:date="2024-07-05T12:03:00Z"/>
          <w:lang w:val="en-US"/>
        </w:rPr>
      </w:pPr>
    </w:p>
    <w:p w14:paraId="6557E64F" w14:textId="782B4474" w:rsidR="009868B6" w:rsidRDefault="009868B6" w:rsidP="00D10144">
      <w:pPr>
        <w:spacing w:after="0" w:line="360" w:lineRule="auto"/>
        <w:jc w:val="both"/>
        <w:rPr>
          <w:ins w:id="624" w:author="Julian Christensen" w:date="2024-07-05T12:03:00Z"/>
          <w:lang w:val="en-US"/>
        </w:rPr>
      </w:pPr>
    </w:p>
    <w:p w14:paraId="2EEE1B97" w14:textId="7FA536A9" w:rsidR="009868B6" w:rsidRDefault="009868B6" w:rsidP="00D10144">
      <w:pPr>
        <w:spacing w:after="0" w:line="360" w:lineRule="auto"/>
        <w:jc w:val="both"/>
        <w:rPr>
          <w:ins w:id="625" w:author="Julian Christensen" w:date="2024-07-05T12:03:00Z"/>
          <w:lang w:val="en-US"/>
        </w:rPr>
      </w:pPr>
    </w:p>
    <w:p w14:paraId="002EE430" w14:textId="77777777" w:rsidR="009868B6" w:rsidRPr="005860BB" w:rsidRDefault="009868B6"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lastRenderedPageBreak/>
        <w:t>T</w:t>
      </w:r>
      <w:r w:rsidR="00487B81">
        <w:rPr>
          <w:lang w:val="en-US"/>
        </w:rPr>
        <w:t>ABLE</w:t>
      </w:r>
      <w:r w:rsidRPr="00487B81">
        <w:rPr>
          <w:lang w:val="en-US"/>
        </w:rPr>
        <w:t xml:space="preserve"> 2: Description of studies used to develop benchmark scheme</w:t>
      </w:r>
    </w:p>
    <w:tbl>
      <w:tblPr>
        <w:tblStyle w:val="Tabel-Gitter"/>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01372B"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proofErr w:type="spellStart"/>
            <w:r w:rsidRPr="0040019C">
              <w:rPr>
                <w:rFonts w:cs="Times New Roman"/>
                <w:b/>
                <w:sz w:val="22"/>
                <w:lang w:val="en-US"/>
              </w:rPr>
              <w:t>Ass.</w:t>
            </w:r>
            <w:r w:rsidR="005F5FAC" w:rsidRPr="0040019C">
              <w:rPr>
                <w:rFonts w:cs="Times New Roman"/>
                <w:b/>
                <w:sz w:val="22"/>
                <w:vertAlign w:val="superscript"/>
                <w:lang w:val="en-US"/>
              </w:rPr>
              <w:t>a</w:t>
            </w:r>
            <w:proofErr w:type="spellEnd"/>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proofErr w:type="spellStart"/>
            <w:r w:rsidRPr="0040019C">
              <w:rPr>
                <w:rFonts w:cs="Times New Roman"/>
                <w:b/>
                <w:sz w:val="22"/>
                <w:lang w:val="en-US"/>
              </w:rPr>
              <w:t>Aut.</w:t>
            </w:r>
            <w:r w:rsidR="005F5FAC" w:rsidRPr="0040019C">
              <w:rPr>
                <w:rFonts w:cs="Times New Roman"/>
                <w:b/>
                <w:sz w:val="22"/>
                <w:vertAlign w:val="superscript"/>
                <w:lang w:val="en-US"/>
              </w:rPr>
              <w:t>b</w:t>
            </w:r>
            <w:proofErr w:type="spellEnd"/>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proofErr w:type="spellStart"/>
            <w:r w:rsidRPr="0040019C">
              <w:rPr>
                <w:rFonts w:cs="Times New Roman"/>
                <w:sz w:val="22"/>
                <w:lang w:val="en-US"/>
              </w:rPr>
              <w:t>Bøg</w:t>
            </w:r>
            <w:proofErr w:type="spellEnd"/>
            <w:r w:rsidRPr="0040019C">
              <w:rPr>
                <w:rFonts w:cs="Times New Roman"/>
                <w:sz w:val="22"/>
                <w:lang w:val="en-US"/>
              </w:rPr>
              <w:t xml:space="preserve">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proofErr w:type="spellStart"/>
            <w:r w:rsidRPr="0040019C">
              <w:rPr>
                <w:rFonts w:cs="Times New Roman"/>
                <w:sz w:val="22"/>
                <w:lang w:val="en-US"/>
              </w:rPr>
              <w:t>Bondebjerg</w:t>
            </w:r>
            <w:proofErr w:type="spellEnd"/>
            <w:r w:rsidRPr="0040019C">
              <w:rPr>
                <w:rFonts w:cs="Times New Roman"/>
                <w:sz w:val="22"/>
                <w:lang w:val="en-US"/>
              </w:rPr>
              <w:t xml:space="preserve">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E64D74" w14:paraId="75B0FFAF" w14:textId="77777777" w:rsidTr="007F4727">
        <w:tc>
          <w:tcPr>
            <w:tcW w:w="1916" w:type="dxa"/>
            <w:tcBorders>
              <w:top w:val="nil"/>
              <w:left w:val="nil"/>
              <w:bottom w:val="nil"/>
              <w:right w:val="nil"/>
            </w:tcBorders>
          </w:tcPr>
          <w:p w14:paraId="1EB677C2" w14:textId="72679CF7" w:rsidR="00D04E6F" w:rsidRPr="001E6DC5" w:rsidRDefault="00D04E6F" w:rsidP="006F63D8">
            <w:pPr>
              <w:ind w:left="164"/>
              <w:rPr>
                <w:rFonts w:cs="Times New Roman"/>
                <w:sz w:val="22"/>
                <w:rPrChange w:id="626" w:author="Julian Christensen" w:date="2024-07-05T12:49:00Z">
                  <w:rPr>
                    <w:rFonts w:cs="Times New Roman"/>
                    <w:sz w:val="22"/>
                    <w:lang w:val="en-US"/>
                  </w:rPr>
                </w:rPrChange>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1E6DC5">
              <w:rPr>
                <w:rFonts w:cs="Times New Roman"/>
                <w:sz w:val="22"/>
                <w:rPrChange w:id="627" w:author="Julian Christensen" w:date="2024-07-05T12:49:00Z">
                  <w:rPr>
                    <w:rFonts w:cs="Times New Roman"/>
                    <w:sz w:val="22"/>
                    <w:lang w:val="en-US"/>
                  </w:rPr>
                </w:rPrChange>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1E6DC5">
              <w:rPr>
                <w:rFonts w:cs="Times New Roman"/>
                <w:noProof/>
                <w:sz w:val="22"/>
                <w:rPrChange w:id="628" w:author="Julian Christensen" w:date="2024-07-05T12:49:00Z">
                  <w:rPr>
                    <w:rFonts w:cs="Times New Roman"/>
                    <w:noProof/>
                    <w:sz w:val="22"/>
                    <w:lang w:val="en-US"/>
                  </w:rPr>
                </w:rPrChange>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E6DC5" w:rsidRDefault="00D04E6F" w:rsidP="006F63D8">
            <w:pPr>
              <w:rPr>
                <w:rFonts w:cs="Times New Roman"/>
                <w:sz w:val="22"/>
                <w:rPrChange w:id="629" w:author="Julian Christensen" w:date="2024-07-05T12:49:00Z">
                  <w:rPr>
                    <w:rFonts w:cs="Times New Roman"/>
                    <w:sz w:val="22"/>
                    <w:lang w:val="en-US"/>
                  </w:rPr>
                </w:rPrChange>
              </w:rPr>
            </w:pPr>
            <w:r w:rsidRPr="001E6DC5">
              <w:rPr>
                <w:rFonts w:cs="Times New Roman"/>
                <w:noProof/>
                <w:sz w:val="22"/>
                <w:rPrChange w:id="630" w:author="Julian Christensen" w:date="2024-07-05T12:49:00Z">
                  <w:rPr>
                    <w:rFonts w:cs="Times New Roman"/>
                    <w:noProof/>
                    <w:sz w:val="22"/>
                    <w:lang w:val="en-US"/>
                  </w:rPr>
                </w:rPrChange>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1E6DC5" w:rsidRDefault="00D04E6F" w:rsidP="006F63D8">
            <w:pPr>
              <w:jc w:val="center"/>
              <w:rPr>
                <w:rFonts w:cs="Times New Roman"/>
                <w:sz w:val="22"/>
                <w:rPrChange w:id="631" w:author="Julian Christensen" w:date="2024-07-05T12:49:00Z">
                  <w:rPr>
                    <w:rFonts w:cs="Times New Roman"/>
                    <w:sz w:val="22"/>
                    <w:lang w:val="en-US"/>
                  </w:rPr>
                </w:rPrChange>
              </w:rPr>
            </w:pPr>
            <w:r w:rsidRPr="001E6DC5">
              <w:rPr>
                <w:rFonts w:cs="Times New Roman"/>
                <w:sz w:val="22"/>
                <w:rPrChange w:id="632" w:author="Julian Christensen" w:date="2024-07-05T12:49:00Z">
                  <w:rPr>
                    <w:rFonts w:cs="Times New Roman"/>
                    <w:sz w:val="22"/>
                    <w:lang w:val="en-US"/>
                  </w:rPr>
                </w:rPrChange>
              </w:rPr>
              <w:t>258</w:t>
            </w:r>
            <w:r w:rsidR="0023752B" w:rsidRPr="001E6DC5">
              <w:rPr>
                <w:rFonts w:cs="Times New Roman"/>
                <w:sz w:val="22"/>
                <w:rPrChange w:id="633" w:author="Julian Christensen" w:date="2024-07-05T12:49:00Z">
                  <w:rPr>
                    <w:rFonts w:cs="Times New Roman"/>
                    <w:sz w:val="22"/>
                    <w:lang w:val="en-US"/>
                  </w:rPr>
                </w:rPrChange>
              </w:rPr>
              <w:t>/</w:t>
            </w:r>
            <w:r w:rsidRPr="001E6DC5">
              <w:rPr>
                <w:rFonts w:cs="Times New Roman"/>
                <w:sz w:val="22"/>
                <w:rPrChange w:id="634" w:author="Julian Christensen" w:date="2024-07-05T12:49:00Z">
                  <w:rPr>
                    <w:rFonts w:cs="Times New Roman"/>
                    <w:sz w:val="22"/>
                    <w:lang w:val="en-US"/>
                  </w:rPr>
                </w:rPrChange>
              </w:rPr>
              <w:t>3667</w:t>
            </w:r>
          </w:p>
        </w:tc>
        <w:tc>
          <w:tcPr>
            <w:tcW w:w="709" w:type="dxa"/>
            <w:tcBorders>
              <w:top w:val="nil"/>
              <w:left w:val="nil"/>
              <w:bottom w:val="nil"/>
              <w:right w:val="nil"/>
            </w:tcBorders>
          </w:tcPr>
          <w:p w14:paraId="4E8CED89" w14:textId="5B10A672" w:rsidR="00D04E6F" w:rsidRPr="001E6DC5" w:rsidRDefault="00D04E6F" w:rsidP="006F63D8">
            <w:pPr>
              <w:jc w:val="center"/>
              <w:rPr>
                <w:rFonts w:cs="Times New Roman"/>
                <w:sz w:val="22"/>
                <w:rPrChange w:id="635" w:author="Julian Christensen" w:date="2024-07-05T12:49:00Z">
                  <w:rPr>
                    <w:rFonts w:cs="Times New Roman"/>
                    <w:sz w:val="22"/>
                    <w:lang w:val="en-US"/>
                  </w:rPr>
                </w:rPrChange>
              </w:rPr>
            </w:pPr>
            <w:r w:rsidRPr="001E6DC5">
              <w:rPr>
                <w:rFonts w:cs="Times New Roman"/>
                <w:sz w:val="22"/>
                <w:rPrChange w:id="636" w:author="Julian Christensen" w:date="2024-07-05T12:49:00Z">
                  <w:rPr>
                    <w:rFonts w:cs="Times New Roman"/>
                    <w:sz w:val="22"/>
                    <w:lang w:val="en-US"/>
                  </w:rPr>
                </w:rPrChange>
              </w:rPr>
              <w:t>4</w:t>
            </w:r>
          </w:p>
        </w:tc>
        <w:tc>
          <w:tcPr>
            <w:tcW w:w="708" w:type="dxa"/>
            <w:tcBorders>
              <w:top w:val="nil"/>
              <w:left w:val="nil"/>
              <w:bottom w:val="nil"/>
              <w:right w:val="nil"/>
            </w:tcBorders>
          </w:tcPr>
          <w:p w14:paraId="0F817D4F" w14:textId="77777777" w:rsidR="00D04E6F" w:rsidRPr="001E6DC5" w:rsidRDefault="00D04E6F" w:rsidP="006F63D8">
            <w:pPr>
              <w:jc w:val="center"/>
              <w:rPr>
                <w:rFonts w:cs="Times New Roman"/>
                <w:sz w:val="22"/>
                <w:rPrChange w:id="637" w:author="Julian Christensen" w:date="2024-07-05T12:49:00Z">
                  <w:rPr>
                    <w:rFonts w:cs="Times New Roman"/>
                    <w:sz w:val="22"/>
                    <w:lang w:val="en-US"/>
                  </w:rPr>
                </w:rPrChange>
              </w:rPr>
            </w:pPr>
            <w:r w:rsidRPr="001E6DC5">
              <w:rPr>
                <w:rFonts w:cs="Times New Roman"/>
                <w:sz w:val="22"/>
                <w:rPrChange w:id="638" w:author="Julian Christensen" w:date="2024-07-05T12:49:00Z">
                  <w:rPr>
                    <w:rFonts w:cs="Times New Roman"/>
                    <w:sz w:val="22"/>
                    <w:lang w:val="en-US"/>
                  </w:rPr>
                </w:rPrChange>
              </w:rPr>
              <w:t>2</w:t>
            </w:r>
          </w:p>
        </w:tc>
      </w:tr>
      <w:tr w:rsidR="00D04E6F" w:rsidRPr="00E64D74" w14:paraId="733A88CD" w14:textId="77777777" w:rsidTr="007F4727">
        <w:tc>
          <w:tcPr>
            <w:tcW w:w="1916" w:type="dxa"/>
            <w:tcBorders>
              <w:top w:val="nil"/>
              <w:left w:val="nil"/>
              <w:bottom w:val="nil"/>
              <w:right w:val="nil"/>
            </w:tcBorders>
          </w:tcPr>
          <w:p w14:paraId="224DE16D" w14:textId="4C80ADC8" w:rsidR="00D04E6F" w:rsidRPr="001E6DC5" w:rsidRDefault="00D04E6F" w:rsidP="006F63D8">
            <w:pPr>
              <w:ind w:left="164"/>
              <w:rPr>
                <w:rFonts w:cs="Times New Roman"/>
                <w:sz w:val="22"/>
                <w:rPrChange w:id="639" w:author="Julian Christensen" w:date="2024-07-05T12:49:00Z">
                  <w:rPr>
                    <w:rFonts w:cs="Times New Roman"/>
                    <w:sz w:val="22"/>
                    <w:lang w:val="en-US"/>
                  </w:rPr>
                </w:rPrChange>
              </w:rPr>
            </w:pPr>
            <w:r w:rsidRPr="001E6DC5">
              <w:rPr>
                <w:rFonts w:cs="Times New Roman"/>
                <w:sz w:val="22"/>
                <w:rPrChange w:id="640" w:author="Julian Christensen" w:date="2024-07-05T12:49:00Z">
                  <w:rPr>
                    <w:rFonts w:cs="Times New Roman"/>
                    <w:sz w:val="22"/>
                    <w:lang w:val="en-US"/>
                  </w:rPr>
                </w:rPrChange>
              </w:rPr>
              <w:t xml:space="preserve">Dalgaard, Bondebjerg, </w:t>
            </w:r>
            <w:proofErr w:type="spellStart"/>
            <w:r w:rsidRPr="001E6DC5">
              <w:rPr>
                <w:rFonts w:cs="Times New Roman"/>
                <w:sz w:val="22"/>
                <w:rPrChange w:id="641" w:author="Julian Christensen" w:date="2024-07-05T12:49:00Z">
                  <w:rPr>
                    <w:rFonts w:cs="Times New Roman"/>
                    <w:sz w:val="22"/>
                    <w:lang w:val="en-US"/>
                  </w:rPr>
                </w:rPrChange>
              </w:rPr>
              <w:t>Viinholt</w:t>
            </w:r>
            <w:proofErr w:type="spellEnd"/>
            <w:r w:rsidRPr="001E6DC5">
              <w:rPr>
                <w:rFonts w:cs="Times New Roman"/>
                <w:sz w:val="22"/>
                <w:rPrChange w:id="642" w:author="Julian Christensen" w:date="2024-07-05T12:49:00Z">
                  <w:rPr>
                    <w:rFonts w:cs="Times New Roman"/>
                    <w:sz w:val="22"/>
                    <w:lang w:val="en-US"/>
                  </w:rPr>
                </w:rPrChange>
              </w:rPr>
              <w:t xml:space="preserve"> et al. </w:t>
            </w:r>
            <w:r w:rsidRPr="0040019C">
              <w:rPr>
                <w:rFonts w:cs="Times New Roman"/>
                <w:sz w:val="22"/>
                <w:lang w:val="en-US"/>
              </w:rPr>
              <w:fldChar w:fldCharType="begin" w:fldLock="1"/>
            </w:r>
            <w:r w:rsidR="00DE061E" w:rsidRPr="001E6DC5">
              <w:rPr>
                <w:rFonts w:cs="Times New Roman"/>
                <w:sz w:val="22"/>
                <w:rPrChange w:id="643" w:author="Julian Christensen" w:date="2024-07-05T12:49:00Z">
                  <w:rPr>
                    <w:rFonts w:cs="Times New Roman"/>
                    <w:sz w:val="22"/>
                    <w:lang w:val="en-US"/>
                  </w:rPr>
                </w:rPrChange>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1E6DC5">
              <w:rPr>
                <w:rFonts w:cs="Times New Roman"/>
                <w:sz w:val="22"/>
                <w:rPrChange w:id="644" w:author="Julian Christensen" w:date="2024-07-05T12:49:00Z">
                  <w:rPr>
                    <w:rFonts w:cs="Times New Roman"/>
                    <w:sz w:val="22"/>
                  </w:rPr>
                </w:rPrChange>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1E6DC5">
              <w:rPr>
                <w:rFonts w:cs="Times New Roman"/>
                <w:sz w:val="22"/>
                <w:rPrChange w:id="645" w:author="Julian Christensen" w:date="2024-07-05T12:49:00Z">
                  <w:rPr>
                    <w:rFonts w:cs="Times New Roman"/>
                    <w:sz w:val="22"/>
                    <w:lang w:val="en-US"/>
                  </w:rPr>
                </w:rPrChange>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1E6DC5">
              <w:rPr>
                <w:rFonts w:cs="Times New Roman"/>
                <w:noProof/>
                <w:sz w:val="22"/>
                <w:rPrChange w:id="646" w:author="Julian Christensen" w:date="2024-07-05T12:49:00Z">
                  <w:rPr>
                    <w:rFonts w:cs="Times New Roman"/>
                    <w:noProof/>
                    <w:sz w:val="22"/>
                    <w:lang w:val="en-US"/>
                  </w:rPr>
                </w:rPrChange>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E6DC5" w:rsidRDefault="00D04E6F" w:rsidP="006F63D8">
            <w:pPr>
              <w:rPr>
                <w:rFonts w:cs="Times New Roman"/>
                <w:sz w:val="22"/>
                <w:rPrChange w:id="647" w:author="Julian Christensen" w:date="2024-07-05T12:49:00Z">
                  <w:rPr>
                    <w:rFonts w:cs="Times New Roman"/>
                    <w:sz w:val="22"/>
                    <w:lang w:val="en-US"/>
                  </w:rPr>
                </w:rPrChange>
              </w:rPr>
            </w:pPr>
            <w:r w:rsidRPr="001E6DC5">
              <w:rPr>
                <w:rFonts w:cs="Times New Roman"/>
                <w:noProof/>
                <w:sz w:val="22"/>
                <w:rPrChange w:id="648" w:author="Julian Christensen" w:date="2024-07-05T12:49:00Z">
                  <w:rPr>
                    <w:rFonts w:cs="Times New Roman"/>
                    <w:noProof/>
                    <w:sz w:val="22"/>
                    <w:lang w:val="en-US"/>
                  </w:rPr>
                </w:rPrChange>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1E6DC5" w:rsidRDefault="00D04E6F" w:rsidP="006F63D8">
            <w:pPr>
              <w:jc w:val="center"/>
              <w:rPr>
                <w:rFonts w:cs="Times New Roman"/>
                <w:sz w:val="22"/>
                <w:rPrChange w:id="649" w:author="Julian Christensen" w:date="2024-07-05T12:49:00Z">
                  <w:rPr>
                    <w:rFonts w:cs="Times New Roman"/>
                    <w:sz w:val="22"/>
                    <w:lang w:val="en-US"/>
                  </w:rPr>
                </w:rPrChange>
              </w:rPr>
            </w:pPr>
            <w:r w:rsidRPr="001E6DC5">
              <w:rPr>
                <w:rFonts w:cs="Times New Roman"/>
                <w:sz w:val="22"/>
                <w:rPrChange w:id="650" w:author="Julian Christensen" w:date="2024-07-05T12:49:00Z">
                  <w:rPr>
                    <w:rFonts w:cs="Times New Roman"/>
                    <w:sz w:val="22"/>
                    <w:lang w:val="en-US"/>
                  </w:rPr>
                </w:rPrChange>
              </w:rPr>
              <w:t>373</w:t>
            </w:r>
            <w:r w:rsidR="0023752B" w:rsidRPr="001E6DC5">
              <w:rPr>
                <w:rFonts w:cs="Times New Roman"/>
                <w:sz w:val="22"/>
                <w:rPrChange w:id="651" w:author="Julian Christensen" w:date="2024-07-05T12:49:00Z">
                  <w:rPr>
                    <w:rFonts w:cs="Times New Roman"/>
                    <w:sz w:val="22"/>
                    <w:lang w:val="en-US"/>
                  </w:rPr>
                </w:rPrChange>
              </w:rPr>
              <w:t>/</w:t>
            </w:r>
            <w:r w:rsidRPr="001E6DC5">
              <w:rPr>
                <w:rFonts w:cs="Times New Roman"/>
                <w:sz w:val="22"/>
                <w:rPrChange w:id="652" w:author="Julian Christensen" w:date="2024-07-05T12:49:00Z">
                  <w:rPr>
                    <w:rFonts w:cs="Times New Roman"/>
                    <w:sz w:val="22"/>
                    <w:lang w:val="en-US"/>
                  </w:rPr>
                </w:rPrChange>
              </w:rPr>
              <w:t>14491</w:t>
            </w:r>
          </w:p>
        </w:tc>
        <w:tc>
          <w:tcPr>
            <w:tcW w:w="709" w:type="dxa"/>
            <w:tcBorders>
              <w:top w:val="nil"/>
              <w:left w:val="nil"/>
              <w:bottom w:val="nil"/>
              <w:right w:val="nil"/>
            </w:tcBorders>
          </w:tcPr>
          <w:p w14:paraId="5CF4D9F3" w14:textId="0B3EB638" w:rsidR="00D04E6F" w:rsidRPr="001E6DC5" w:rsidRDefault="00D04E6F" w:rsidP="006F63D8">
            <w:pPr>
              <w:jc w:val="center"/>
              <w:rPr>
                <w:rFonts w:cs="Times New Roman"/>
                <w:sz w:val="22"/>
                <w:rPrChange w:id="653" w:author="Julian Christensen" w:date="2024-07-05T12:49:00Z">
                  <w:rPr>
                    <w:rFonts w:cs="Times New Roman"/>
                    <w:sz w:val="22"/>
                    <w:lang w:val="en-US"/>
                  </w:rPr>
                </w:rPrChange>
              </w:rPr>
            </w:pPr>
            <w:r w:rsidRPr="001E6DC5">
              <w:rPr>
                <w:rFonts w:cs="Times New Roman"/>
                <w:sz w:val="22"/>
                <w:rPrChange w:id="654" w:author="Julian Christensen" w:date="2024-07-05T12:49:00Z">
                  <w:rPr>
                    <w:rFonts w:cs="Times New Roman"/>
                    <w:sz w:val="22"/>
                    <w:lang w:val="en-US"/>
                  </w:rPr>
                </w:rPrChange>
              </w:rPr>
              <w:t>5</w:t>
            </w:r>
          </w:p>
        </w:tc>
        <w:tc>
          <w:tcPr>
            <w:tcW w:w="708" w:type="dxa"/>
            <w:tcBorders>
              <w:top w:val="nil"/>
              <w:left w:val="nil"/>
              <w:bottom w:val="nil"/>
              <w:right w:val="nil"/>
            </w:tcBorders>
          </w:tcPr>
          <w:p w14:paraId="385A173E" w14:textId="77777777" w:rsidR="00D04E6F" w:rsidRPr="001E6DC5" w:rsidRDefault="00D04E6F" w:rsidP="006F63D8">
            <w:pPr>
              <w:jc w:val="center"/>
              <w:rPr>
                <w:rFonts w:cs="Times New Roman"/>
                <w:sz w:val="22"/>
                <w:rPrChange w:id="655" w:author="Julian Christensen" w:date="2024-07-05T12:49:00Z">
                  <w:rPr>
                    <w:rFonts w:cs="Times New Roman"/>
                    <w:sz w:val="22"/>
                    <w:lang w:val="en-US"/>
                  </w:rPr>
                </w:rPrChange>
              </w:rPr>
            </w:pPr>
            <w:r w:rsidRPr="001E6DC5">
              <w:rPr>
                <w:rFonts w:cs="Times New Roman"/>
                <w:sz w:val="22"/>
                <w:rPrChange w:id="656" w:author="Julian Christensen" w:date="2024-07-05T12:49:00Z">
                  <w:rPr>
                    <w:rFonts w:cs="Times New Roman"/>
                    <w:sz w:val="22"/>
                    <w:lang w:val="en-US"/>
                  </w:rPr>
                </w:rPrChange>
              </w:rPr>
              <w:t>2</w:t>
            </w:r>
          </w:p>
        </w:tc>
      </w:tr>
      <w:tr w:rsidR="00D04E6F" w:rsidRPr="001E6DC5"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1E6DC5">
              <w:rPr>
                <w:rFonts w:cs="Times New Roman"/>
                <w:sz w:val="22"/>
                <w:rPrChange w:id="657" w:author="Julian Christensen" w:date="2024-07-05T12:49:00Z">
                  <w:rPr>
                    <w:rFonts w:cs="Times New Roman"/>
                    <w:sz w:val="22"/>
                    <w:lang w:val="en-US"/>
                  </w:rPr>
                </w:rPrChange>
              </w:rPr>
              <w:t xml:space="preserve">Dalgaard, </w:t>
            </w:r>
            <w:proofErr w:type="spellStart"/>
            <w:r w:rsidRPr="001E6DC5">
              <w:rPr>
                <w:rFonts w:cs="Times New Roman"/>
                <w:sz w:val="22"/>
                <w:rPrChange w:id="658" w:author="Julian Christensen" w:date="2024-07-05T12:49:00Z">
                  <w:rPr>
                    <w:rFonts w:cs="Times New Roman"/>
                    <w:sz w:val="22"/>
                    <w:lang w:val="en-US"/>
                  </w:rPr>
                </w:rPrChange>
              </w:rPr>
              <w:t>Filges</w:t>
            </w:r>
            <w:proofErr w:type="spellEnd"/>
            <w:r w:rsidRPr="001E6DC5">
              <w:rPr>
                <w:rFonts w:cs="Times New Roman"/>
                <w:sz w:val="22"/>
                <w:rPrChange w:id="659" w:author="Julian Christensen" w:date="2024-07-05T12:49:00Z">
                  <w:rPr>
                    <w:rFonts w:cs="Times New Roman"/>
                    <w:sz w:val="22"/>
                    <w:lang w:val="en-US"/>
                  </w:rPr>
                </w:rPrChange>
              </w:rPr>
              <w:t xml:space="preserve"> et al. </w:t>
            </w:r>
            <w:r w:rsidRPr="0040019C">
              <w:rPr>
                <w:rFonts w:cs="Times New Roman"/>
                <w:sz w:val="22"/>
                <w:lang w:val="en-US"/>
              </w:rPr>
              <w:fldChar w:fldCharType="begin" w:fldLock="1"/>
            </w:r>
            <w:r w:rsidR="00DE061E" w:rsidRPr="001E6DC5">
              <w:rPr>
                <w:rFonts w:cs="Times New Roman"/>
                <w:sz w:val="22"/>
                <w:rPrChange w:id="660" w:author="Julian Christensen" w:date="2024-07-05T12:49:00Z">
                  <w:rPr>
                    <w:rFonts w:cs="Times New Roman"/>
                    <w:sz w:val="22"/>
                    <w:lang w:val="en-US"/>
                  </w:rPr>
                </w:rPrChange>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proofErr w:type="spellStart"/>
            <w:r w:rsidRPr="0040019C">
              <w:rPr>
                <w:rFonts w:cs="Times New Roman"/>
                <w:sz w:val="22"/>
                <w:lang w:val="en-US"/>
              </w:rPr>
              <w:t>Dalgaard</w:t>
            </w:r>
            <w:proofErr w:type="spellEnd"/>
            <w:r w:rsidRPr="0040019C">
              <w:rPr>
                <w:rFonts w:cs="Times New Roman"/>
                <w:sz w:val="22"/>
                <w:lang w:val="en-US"/>
              </w:rPr>
              <w:t xml:space="preserve">,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1E6DC5"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proofErr w:type="spellStart"/>
            <w:r w:rsidRPr="0040019C">
              <w:rPr>
                <w:rFonts w:cs="Times New Roman"/>
                <w:sz w:val="22"/>
                <w:lang w:val="en-US"/>
              </w:rPr>
              <w:t>Dietrichson</w:t>
            </w:r>
            <w:proofErr w:type="spellEnd"/>
            <w:r w:rsidRPr="0040019C">
              <w:rPr>
                <w:rFonts w:cs="Times New Roman"/>
                <w:sz w:val="22"/>
                <w:lang w:val="en-US"/>
              </w:rPr>
              <w:t xml:space="preserve">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proofErr w:type="spellStart"/>
            <w:r w:rsidRPr="0040019C">
              <w:rPr>
                <w:rFonts w:cs="Times New Roman"/>
                <w:sz w:val="22"/>
                <w:lang w:val="en-US"/>
              </w:rPr>
              <w:t>Filges</w:t>
            </w:r>
            <w:proofErr w:type="spellEnd"/>
            <w:r w:rsidRPr="0040019C">
              <w:rPr>
                <w:rFonts w:cs="Times New Roman"/>
                <w:sz w:val="22"/>
                <w:lang w:val="en-US"/>
              </w:rPr>
              <w:t xml:space="preserve">, </w:t>
            </w:r>
            <w:proofErr w:type="spellStart"/>
            <w:r w:rsidRPr="0040019C">
              <w:rPr>
                <w:rFonts w:cs="Times New Roman"/>
                <w:sz w:val="22"/>
                <w:lang w:val="en-US"/>
              </w:rPr>
              <w:t>Dalgaard</w:t>
            </w:r>
            <w:proofErr w:type="spellEnd"/>
            <w:r w:rsidRPr="0040019C">
              <w:rPr>
                <w:rFonts w:cs="Times New Roman"/>
                <w:sz w:val="22"/>
                <w:lang w:val="en-US"/>
              </w:rPr>
              <w:t xml:space="preserve">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proofErr w:type="spellStart"/>
            <w:r w:rsidRPr="0040019C">
              <w:rPr>
                <w:rFonts w:cs="Times New Roman"/>
                <w:sz w:val="22"/>
                <w:lang w:val="en-US"/>
              </w:rPr>
              <w:t>Filges</w:t>
            </w:r>
            <w:proofErr w:type="spellEnd"/>
            <w:r w:rsidRPr="0040019C">
              <w:rPr>
                <w:rFonts w:cs="Times New Roman"/>
                <w:sz w:val="22"/>
                <w:lang w:val="en-US"/>
              </w:rPr>
              <w:t xml:space="preserve">, </w:t>
            </w:r>
            <w:proofErr w:type="spellStart"/>
            <w:r w:rsidRPr="0040019C">
              <w:rPr>
                <w:rFonts w:cs="Times New Roman"/>
                <w:sz w:val="22"/>
                <w:lang w:val="en-US"/>
              </w:rPr>
              <w:t>Dietrichson</w:t>
            </w:r>
            <w:proofErr w:type="spellEnd"/>
            <w:r w:rsidRPr="0040019C">
              <w:rPr>
                <w:rFonts w:cs="Times New Roman"/>
                <w:sz w:val="22"/>
                <w:lang w:val="en-US"/>
              </w:rPr>
              <w:t xml:space="preserve">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proofErr w:type="spellStart"/>
            <w:r w:rsidRPr="0040019C">
              <w:rPr>
                <w:rFonts w:cs="Times New Roman"/>
                <w:sz w:val="22"/>
                <w:lang w:val="en-US"/>
              </w:rPr>
              <w:t>Filges</w:t>
            </w:r>
            <w:proofErr w:type="spellEnd"/>
            <w:r w:rsidRPr="0040019C">
              <w:rPr>
                <w:rFonts w:cs="Times New Roman"/>
                <w:sz w:val="22"/>
                <w:lang w:val="en-US"/>
              </w:rPr>
              <w:t xml:space="preserve">,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proofErr w:type="spellStart"/>
            <w:r w:rsidRPr="0040019C">
              <w:rPr>
                <w:rFonts w:cs="Times New Roman"/>
                <w:sz w:val="22"/>
                <w:lang w:val="en-US"/>
              </w:rPr>
              <w:t>Filges</w:t>
            </w:r>
            <w:proofErr w:type="spellEnd"/>
            <w:r w:rsidRPr="0040019C">
              <w:rPr>
                <w:rFonts w:cs="Times New Roman"/>
                <w:sz w:val="22"/>
                <w:lang w:val="en-US"/>
              </w:rPr>
              <w:t xml:space="preserve">,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proofErr w:type="spellStart"/>
            <w:r w:rsidRPr="0040019C">
              <w:rPr>
                <w:rFonts w:cs="Times New Roman"/>
                <w:sz w:val="22"/>
                <w:lang w:val="en-US"/>
              </w:rPr>
              <w:t>Filges</w:t>
            </w:r>
            <w:proofErr w:type="spellEnd"/>
            <w:r w:rsidRPr="0040019C">
              <w:rPr>
                <w:rFonts w:cs="Times New Roman"/>
                <w:sz w:val="22"/>
                <w:lang w:val="en-US"/>
              </w:rPr>
              <w:t xml:space="preserve">, </w:t>
            </w:r>
            <w:proofErr w:type="spellStart"/>
            <w:r w:rsidRPr="0040019C">
              <w:rPr>
                <w:rFonts w:cs="Times New Roman"/>
                <w:sz w:val="22"/>
                <w:lang w:val="en-US"/>
              </w:rPr>
              <w:t>Smedslund</w:t>
            </w:r>
            <w:proofErr w:type="spellEnd"/>
            <w:r w:rsidRPr="0040019C">
              <w:rPr>
                <w:rFonts w:cs="Times New Roman"/>
                <w:sz w:val="22"/>
                <w:lang w:val="en-US"/>
              </w:rPr>
              <w:t xml:space="preserve">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proofErr w:type="spellStart"/>
            <w:r w:rsidRPr="0040019C">
              <w:rPr>
                <w:rFonts w:cs="Times New Roman"/>
                <w:sz w:val="22"/>
              </w:rPr>
              <w:t>Filges</w:t>
            </w:r>
            <w:proofErr w:type="spellEnd"/>
            <w:r w:rsidRPr="0040019C">
              <w:rPr>
                <w:rFonts w:cs="Times New Roman"/>
                <w:sz w:val="22"/>
              </w:rPr>
              <w:t xml:space="preserve">,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proofErr w:type="spellStart"/>
            <w:r w:rsidRPr="0040019C">
              <w:rPr>
                <w:rFonts w:cs="Times New Roman"/>
                <w:sz w:val="22"/>
                <w:lang w:val="en-US"/>
              </w:rPr>
              <w:t>Filges</w:t>
            </w:r>
            <w:proofErr w:type="spellEnd"/>
            <w:r w:rsidRPr="0040019C">
              <w:rPr>
                <w:rFonts w:cs="Times New Roman"/>
                <w:sz w:val="22"/>
                <w:lang w:val="en-US"/>
              </w:rPr>
              <w:t xml:space="preserve">,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proofErr w:type="spellStart"/>
            <w:r w:rsidRPr="0040019C">
              <w:rPr>
                <w:rFonts w:cs="Times New Roman"/>
                <w:sz w:val="22"/>
                <w:lang w:val="en-US"/>
              </w:rPr>
              <w:t>Filges</w:t>
            </w:r>
            <w:proofErr w:type="spellEnd"/>
            <w:r w:rsidRPr="0040019C">
              <w:rPr>
                <w:rFonts w:cs="Times New Roman"/>
                <w:sz w:val="22"/>
                <w:lang w:val="en-US"/>
              </w:rPr>
              <w:t xml:space="preserve">,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B862A6" w:rsidP="006F63D8">
            <w:pPr>
              <w:rPr>
                <w:rFonts w:cs="Times New Roman"/>
                <w:noProof/>
                <w:sz w:val="22"/>
                <w:lang w:val="en-US"/>
              </w:rPr>
            </w:pPr>
            <w:r>
              <w:fldChar w:fldCharType="begin"/>
            </w:r>
            <w:r w:rsidRPr="00463A4D">
              <w:rPr>
                <w:lang w:val="en-US"/>
                <w:rPrChange w:id="661" w:author="Julian Christensen" w:date="2024-07-04T08:59:00Z">
                  <w:rPr/>
                </w:rPrChange>
              </w:rPr>
              <w:instrText xml:space="preserve"> HYPERLINK "https://onlinelibrary.wiley.com/doi/10.1002/cl2.1212" </w:instrText>
            </w:r>
            <w:r>
              <w:fldChar w:fldCharType="separate"/>
            </w:r>
            <w:r w:rsidR="00A85382" w:rsidRPr="0040019C">
              <w:rPr>
                <w:rStyle w:val="Hyperlink"/>
                <w:color w:val="auto"/>
                <w:sz w:val="22"/>
                <w:u w:val="none"/>
                <w:lang w:val="en"/>
              </w:rPr>
              <w:t>PROTOCOL: Testing frequency and student achievement: A systematic review</w:t>
            </w:r>
            <w:r>
              <w:rPr>
                <w:rStyle w:val="Hyperlink"/>
                <w:color w:val="auto"/>
                <w:sz w:val="22"/>
                <w:u w:val="none"/>
                <w:lang w:val="en"/>
              </w:rPr>
              <w:fldChar w:fldCharType="end"/>
            </w:r>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lastRenderedPageBreak/>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w:t>
      </w:r>
      <w:proofErr w:type="spellStart"/>
      <w:r w:rsidRPr="005F5FAC">
        <w:rPr>
          <w:sz w:val="20"/>
          <w:lang w:val="en-US"/>
        </w:rPr>
        <w:t>Aut</w:t>
      </w:r>
      <w:proofErr w:type="spellEnd"/>
      <w:r w:rsidRPr="005F5FAC">
        <w:rPr>
          <w:sz w:val="20"/>
          <w:lang w:val="en-US"/>
        </w:rPr>
        <w:t>. denote authors of the review</w:t>
      </w:r>
    </w:p>
    <w:p w14:paraId="6EF495AD" w14:textId="77777777" w:rsidR="005D5E02" w:rsidRDefault="005D5E02" w:rsidP="005860BB">
      <w:pPr>
        <w:spacing w:after="0" w:line="360" w:lineRule="auto"/>
        <w:jc w:val="both"/>
        <w:rPr>
          <w:ins w:id="662" w:author="Julian Christensen" w:date="2024-07-05T12:04:00Z"/>
          <w:b/>
          <w:lang w:val="en-US"/>
        </w:rPr>
      </w:pPr>
    </w:p>
    <w:p w14:paraId="07458FAC" w14:textId="3376C872"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w:t>
      </w:r>
      <w:proofErr w:type="spellStart"/>
      <w:r>
        <w:rPr>
          <w:rFonts w:eastAsiaTheme="minorEastAsia"/>
          <w:lang w:val="en-US"/>
        </w:rPr>
        <w:t>metafor</w:t>
      </w:r>
      <w:proofErr w:type="spellEnd"/>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w:t>
      </w:r>
      <w:proofErr w:type="spellStart"/>
      <w:r>
        <w:rPr>
          <w:rFonts w:eastAsiaTheme="minorEastAsia"/>
          <w:lang w:val="en-US"/>
        </w:rPr>
        <w:t>ris</w:t>
      </w:r>
      <w:proofErr w:type="spellEnd"/>
      <w:r>
        <w:rPr>
          <w:rFonts w:eastAsiaTheme="minorEastAsia"/>
          <w:lang w:val="en-US"/>
        </w:rPr>
        <w:t xml:space="preserve">-file data, we used the </w:t>
      </w:r>
      <w:proofErr w:type="spellStart"/>
      <w:r>
        <w:rPr>
          <w:rFonts w:eastAsiaTheme="minorEastAsia"/>
          <w:lang w:val="en-US"/>
        </w:rPr>
        <w:t>revtools</w:t>
      </w:r>
      <w:proofErr w:type="spellEnd"/>
      <w:r>
        <w:rPr>
          <w:rFonts w:eastAsiaTheme="minorEastAsia"/>
          <w:lang w:val="en-US"/>
        </w:rPr>
        <w:t xml:space="preserve">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r w:rsidR="00B862A6">
        <w:fldChar w:fldCharType="begin"/>
      </w:r>
      <w:r w:rsidR="00B862A6" w:rsidRPr="00463A4D">
        <w:rPr>
          <w:lang w:val="en-US"/>
          <w:rPrChange w:id="663" w:author="Julian Christensen" w:date="2024-07-04T08:59:00Z">
            <w:rPr/>
          </w:rPrChange>
        </w:rPr>
        <w:instrText xml:space="preserve"> HYPERLINK "https://osf.io/apdfw/" </w:instrText>
      </w:r>
      <w:r w:rsidR="00B862A6">
        <w:fldChar w:fldCharType="separate"/>
      </w:r>
      <w:r w:rsidR="00C3763F" w:rsidRPr="00BD4892">
        <w:rPr>
          <w:rStyle w:val="Hyperlink"/>
          <w:lang w:val="en-US"/>
        </w:rPr>
        <w:t>https://osf.io/apdfw/</w:t>
      </w:r>
      <w:r w:rsidR="00B862A6">
        <w:rPr>
          <w:rStyle w:val="Hyperlink"/>
          <w:lang w:val="en-US"/>
        </w:rPr>
        <w:fldChar w:fldCharType="end"/>
      </w:r>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w:t>
      </w:r>
      <w:commentRangeStart w:id="664"/>
      <w:r w:rsidR="005C001E">
        <w:rPr>
          <w:lang w:val="en-US"/>
        </w:rPr>
        <w:t xml:space="preserve">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proofErr w:type="spellStart"/>
      <w:r w:rsidR="005C001E">
        <w:rPr>
          <w:rFonts w:eastAsiaTheme="minorEastAsia"/>
          <w:i/>
          <w:lang w:val="en-US"/>
        </w:rPr>
        <w:t>nMCC</w:t>
      </w:r>
      <w:proofErr w:type="spellEnd"/>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commentRangeEnd w:id="664"/>
      <w:r w:rsidR="001E6DC5">
        <w:rPr>
          <w:rStyle w:val="Kommentarhenvisning"/>
        </w:rPr>
        <w:commentReference w:id="664"/>
      </w:r>
    </w:p>
    <w:p w14:paraId="6B7C51A6" w14:textId="736F90BE" w:rsidR="005860BB" w:rsidRDefault="00B6328D" w:rsidP="00CB5104">
      <w:pPr>
        <w:spacing w:after="0" w:line="360" w:lineRule="auto"/>
        <w:jc w:val="both"/>
        <w:rPr>
          <w:ins w:id="665" w:author="Julian Christensen" w:date="2024-07-05T12:53:00Z"/>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proofErr w:type="spellStart"/>
      <w:r w:rsidR="00C3763F">
        <w:rPr>
          <w:rFonts w:eastAsiaTheme="minorEastAsia"/>
          <w:i/>
          <w:lang w:val="en-US"/>
        </w:rPr>
        <w:t>nMCC</w:t>
      </w:r>
      <w:proofErr w:type="spellEnd"/>
      <w:r w:rsidR="00C3763F">
        <w:rPr>
          <w:rFonts w:eastAsiaTheme="minorEastAsia"/>
          <w:i/>
          <w:lang w:val="en-US"/>
        </w:rPr>
        <w:t xml:space="preserve">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w:t>
      </w:r>
      <w:r w:rsidR="00CA7E26">
        <w:rPr>
          <w:rFonts w:eastAsiaTheme="minorEastAsia"/>
          <w:lang w:val="en-US"/>
        </w:rPr>
        <w:lastRenderedPageBreak/>
        <w:t>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w:t>
      </w:r>
      <w:commentRangeStart w:id="666"/>
      <w:r w:rsidR="00032250">
        <w:rPr>
          <w:rFonts w:eastAsiaTheme="minorEastAsia"/>
          <w:lang w:val="en-US"/>
        </w:rPr>
        <w:t xml:space="preserve">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commentRangeEnd w:id="666"/>
      <w:r w:rsidR="001E6DC5">
        <w:rPr>
          <w:rStyle w:val="Kommentarhenvisning"/>
        </w:rPr>
        <w:commentReference w:id="666"/>
      </w:r>
      <w:r w:rsidR="00390F19">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del w:id="667" w:author="Julian Christensen" w:date="2024-07-05T12:52:00Z">
        <w:r w:rsidR="00CB5104" w:rsidDel="001E6DC5">
          <w:rPr>
            <w:rFonts w:eastAsiaTheme="minorEastAsia"/>
            <w:lang w:val="en-US"/>
          </w:rPr>
          <w:delText>. That is</w:delText>
        </w:r>
      </w:del>
      <w:ins w:id="668" w:author="Julian Christensen" w:date="2024-07-05T12:52:00Z">
        <w:r w:rsidR="001E6DC5">
          <w:rPr>
            <w:rFonts w:eastAsiaTheme="minorEastAsia"/>
            <w:lang w:val="en-US"/>
          </w:rPr>
          <w:t xml:space="preserve"> as both</w:t>
        </w:r>
      </w:ins>
      <w:r w:rsidR="00CB5104">
        <w:rPr>
          <w:rFonts w:eastAsiaTheme="minorEastAsia"/>
          <w:lang w:val="en-US"/>
        </w:rPr>
        <w:t xml:space="preserve">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w:t>
      </w:r>
      <w:ins w:id="669" w:author="Julian Christensen" w:date="2024-07-05T12:52:00Z">
        <w:r w:rsidR="001E6DC5">
          <w:rPr>
            <w:rFonts w:eastAsiaTheme="minorEastAsia"/>
            <w:lang w:val="en-US"/>
          </w:rPr>
          <w:t xml:space="preserve"> was estimated</w:t>
        </w:r>
      </w:ins>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A10B333" w14:textId="77777777" w:rsidR="001E6DC5" w:rsidRPr="00CB5104" w:rsidRDefault="001E6DC5" w:rsidP="00CB5104">
      <w:pPr>
        <w:spacing w:after="0" w:line="360" w:lineRule="auto"/>
        <w:jc w:val="both"/>
        <w:rPr>
          <w:rFonts w:eastAsiaTheme="minorEastAsia"/>
          <w:lang w:val="en-US"/>
        </w:rPr>
      </w:pP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proofErr w:type="gramStart"/>
      <w:r w:rsidR="001A0C60" w:rsidRPr="002429D3">
        <w:rPr>
          <w:i/>
          <w:lang w:val="en-US"/>
        </w:rPr>
        <w:t>CI</w:t>
      </w:r>
      <w:r w:rsidR="001A0C60">
        <w:rPr>
          <w:lang w:val="en-US"/>
        </w:rPr>
        <w:t>[</w:t>
      </w:r>
      <w:proofErr w:type="gramEnd"/>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proofErr w:type="gramStart"/>
      <w:r w:rsidR="002429D3">
        <w:rPr>
          <w:i/>
          <w:lang w:val="en-US"/>
        </w:rPr>
        <w:t>F</w:t>
      </w:r>
      <w:r w:rsidR="002429D3">
        <w:rPr>
          <w:lang w:val="en-US"/>
        </w:rPr>
        <w:t>(</w:t>
      </w:r>
      <w:proofErr w:type="gramEnd"/>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proofErr w:type="gramStart"/>
      <w:r w:rsidR="000837FF">
        <w:rPr>
          <w:i/>
          <w:lang w:val="en-US"/>
        </w:rPr>
        <w:t>CI</w:t>
      </w:r>
      <w:r w:rsidR="000837FF">
        <w:rPr>
          <w:lang w:val="en-US"/>
        </w:rPr>
        <w:t>[</w:t>
      </w:r>
      <w:proofErr w:type="gramEnd"/>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proofErr w:type="gramStart"/>
      <w:r w:rsidR="000837FF">
        <w:rPr>
          <w:i/>
          <w:lang w:val="en-US"/>
        </w:rPr>
        <w:t>F</w:t>
      </w:r>
      <w:r w:rsidR="000837FF">
        <w:rPr>
          <w:lang w:val="en-US"/>
        </w:rPr>
        <w:t>(</w:t>
      </w:r>
      <w:proofErr w:type="gramEnd"/>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proofErr w:type="gramStart"/>
      <w:r>
        <w:rPr>
          <w:i/>
          <w:lang w:val="en-US"/>
        </w:rPr>
        <w:t>CI</w:t>
      </w:r>
      <w:r>
        <w:rPr>
          <w:lang w:val="en-US"/>
        </w:rPr>
        <w:t>[</w:t>
      </w:r>
      <w:proofErr w:type="gramEnd"/>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proofErr w:type="gramStart"/>
      <w:r w:rsidR="00610A3E">
        <w:rPr>
          <w:i/>
          <w:lang w:val="en-US"/>
        </w:rPr>
        <w:t>F</w:t>
      </w:r>
      <w:r w:rsidR="00610A3E">
        <w:rPr>
          <w:lang w:val="en-US"/>
        </w:rPr>
        <w:t>(</w:t>
      </w:r>
      <w:proofErr w:type="gramEnd"/>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w:t>
      </w:r>
      <w:r>
        <w:rPr>
          <w:lang w:val="en-US"/>
        </w:rPr>
        <w:lastRenderedPageBreak/>
        <w:t xml:space="preserve">overall </w:t>
      </w:r>
      <w:proofErr w:type="spellStart"/>
      <w:r w:rsidR="00C3763F">
        <w:rPr>
          <w:i/>
          <w:lang w:val="en-US"/>
        </w:rPr>
        <w:t>nMCC</w:t>
      </w:r>
      <w:proofErr w:type="spellEnd"/>
      <w:r w:rsidR="00C3763F">
        <w:rPr>
          <w:i/>
          <w:lang w:val="en-US"/>
        </w:rPr>
        <w:t xml:space="preserve">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proofErr w:type="gramStart"/>
      <w:r>
        <w:rPr>
          <w:i/>
          <w:lang w:val="en-US"/>
        </w:rPr>
        <w:t>CI</w:t>
      </w:r>
      <w:r>
        <w:rPr>
          <w:lang w:val="en-US"/>
        </w:rPr>
        <w:t>[</w:t>
      </w:r>
      <w:proofErr w:type="gramEnd"/>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proofErr w:type="gramStart"/>
      <w:r w:rsidR="00610A3E">
        <w:rPr>
          <w:i/>
          <w:lang w:val="en-US"/>
        </w:rPr>
        <w:t>F</w:t>
      </w:r>
      <w:r w:rsidR="00610A3E">
        <w:rPr>
          <w:lang w:val="en-US"/>
        </w:rPr>
        <w:t>(</w:t>
      </w:r>
      <w:proofErr w:type="gramEnd"/>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6D22EE69" w:rsidR="009A0D77" w:rsidRDefault="00610A3E" w:rsidP="00610A3E">
      <w:pPr>
        <w:spacing w:after="0" w:line="360" w:lineRule="auto"/>
        <w:ind w:firstLine="1304"/>
        <w:jc w:val="both"/>
        <w:rPr>
          <w:lang w:val="en-US"/>
        </w:rPr>
      </w:pPr>
      <w:r>
        <w:rPr>
          <w:lang w:val="en-US"/>
        </w:rPr>
        <w:t xml:space="preserve">Based on these results it </w:t>
      </w:r>
      <w:r w:rsidR="00705E52">
        <w:rPr>
          <w:lang w:val="en-US"/>
        </w:rPr>
        <w:t>seems</w:t>
      </w:r>
      <w:r>
        <w:rPr>
          <w:lang w:val="en-US"/>
        </w:rPr>
        <w:t xml:space="preserve"> like </w:t>
      </w:r>
      <w:del w:id="670" w:author="Julian Christensen" w:date="2024-07-05T12:53:00Z">
        <w:r w:rsidDel="001E6DC5">
          <w:rPr>
            <w:lang w:val="en-US"/>
          </w:rPr>
          <w:delText xml:space="preserve">that </w:delText>
        </w:r>
      </w:del>
      <w:r>
        <w:rPr>
          <w:lang w:val="en-US"/>
        </w:rPr>
        <w:t>research</w:t>
      </w:r>
      <w:ins w:id="671" w:author="Julian Christensen" w:date="2024-07-05T12:56:00Z">
        <w:r w:rsidR="001E6DC5">
          <w:rPr>
            <w:lang w:val="en-US"/>
          </w:rPr>
          <w:t>er</w:t>
        </w:r>
      </w:ins>
      <w:r>
        <w:rPr>
          <w:lang w:val="en-US"/>
        </w:rPr>
        <w:t xml:space="preserve"> screeners</w:t>
      </w:r>
      <w:ins w:id="672" w:author="Julian Christensen" w:date="2024-07-05T12:54:00Z">
        <w:r w:rsidR="001E6DC5">
          <w:rPr>
            <w:lang w:val="en-US"/>
          </w:rPr>
          <w:t xml:space="preserve"> </w:t>
        </w:r>
      </w:ins>
      <w:del w:id="673" w:author="Julian Christensen" w:date="2024-07-05T12:56:00Z">
        <w:r w:rsidDel="001E6DC5">
          <w:rPr>
            <w:lang w:val="en-US"/>
          </w:rPr>
          <w:delText xml:space="preserve"> </w:delText>
        </w:r>
      </w:del>
      <w:r>
        <w:rPr>
          <w:lang w:val="en-US"/>
        </w:rPr>
        <w:t xml:space="preserve">are substantially better at detecting relevant studies </w:t>
      </w:r>
      <w:del w:id="674" w:author="Julian Christensen" w:date="2024-07-05T12:56:00Z">
        <w:r w:rsidDel="001E6DC5">
          <w:rPr>
            <w:lang w:val="en-US"/>
          </w:rPr>
          <w:delText>relative to</w:delText>
        </w:r>
      </w:del>
      <w:ins w:id="675" w:author="Julian Christensen" w:date="2024-07-05T12:56:00Z">
        <w:r w:rsidR="001E6DC5">
          <w:rPr>
            <w:lang w:val="en-US"/>
          </w:rPr>
          <w:t>than are</w:t>
        </w:r>
      </w:ins>
      <w:r>
        <w:rPr>
          <w:lang w:val="en-US"/>
        </w:rPr>
        <w:t xml:space="preserve"> assistant</w:t>
      </w:r>
      <w:ins w:id="676" w:author="Julian Christensen" w:date="2024-07-05T12:54:00Z">
        <w:r w:rsidR="001E6DC5">
          <w:rPr>
            <w:lang w:val="en-US"/>
          </w:rPr>
          <w:t xml:space="preserve"> </w:t>
        </w:r>
      </w:ins>
      <w:del w:id="677" w:author="Julian Christensen" w:date="2024-07-05T12:57:00Z">
        <w:r w:rsidDel="001E6DC5">
          <w:rPr>
            <w:lang w:val="en-US"/>
          </w:rPr>
          <w:delText xml:space="preserve"> </w:delText>
        </w:r>
      </w:del>
      <w:r>
        <w:rPr>
          <w:lang w:val="en-US"/>
        </w:rPr>
        <w:t>screeners. Yet</w:t>
      </w:r>
      <w:ins w:id="678" w:author="Julian Christensen" w:date="2024-07-05T12:55:00Z">
        <w:r w:rsidR="001E6DC5">
          <w:rPr>
            <w:lang w:val="en-US"/>
          </w:rPr>
          <w:t xml:space="preserve">, </w:t>
        </w:r>
      </w:ins>
      <w:del w:id="679" w:author="Julian Christensen" w:date="2024-07-05T12:57:00Z">
        <w:r w:rsidDel="001E6DC5">
          <w:rPr>
            <w:lang w:val="en-US"/>
          </w:rPr>
          <w:delText xml:space="preserve"> </w:delText>
        </w:r>
      </w:del>
      <w:r>
        <w:rPr>
          <w:lang w:val="en-US"/>
        </w:rPr>
        <w:t xml:space="preserve">this difference </w:t>
      </w:r>
      <w:del w:id="680" w:author="Julian Christensen" w:date="2024-07-05T12:55:00Z">
        <w:r w:rsidDel="001E6DC5">
          <w:rPr>
            <w:lang w:val="en-US"/>
          </w:rPr>
          <w:delText xml:space="preserve">can </w:delText>
        </w:r>
      </w:del>
      <w:ins w:id="681" w:author="Julian Christensen" w:date="2024-07-05T12:55:00Z">
        <w:r w:rsidR="001E6DC5">
          <w:rPr>
            <w:lang w:val="en-US"/>
          </w:rPr>
          <w:t xml:space="preserve">may </w:t>
        </w:r>
      </w:ins>
      <w:r w:rsidR="00C3763F">
        <w:rPr>
          <w:lang w:val="en-US"/>
        </w:rPr>
        <w:t xml:space="preserve">be </w:t>
      </w:r>
      <w:r>
        <w:rPr>
          <w:lang w:val="en-US"/>
        </w:rPr>
        <w:t xml:space="preserve">driven by </w:t>
      </w:r>
      <w:del w:id="682" w:author="Julian Christensen" w:date="2024-07-05T12:55:00Z">
        <w:r w:rsidDel="001E6DC5">
          <w:rPr>
            <w:lang w:val="en-US"/>
          </w:rPr>
          <w:delText xml:space="preserve">other </w:delText>
        </w:r>
      </w:del>
      <w:r w:rsidR="00C3763F">
        <w:rPr>
          <w:lang w:val="en-US"/>
        </w:rPr>
        <w:t>factors</w:t>
      </w:r>
      <w:ins w:id="683" w:author="Julian Christensen" w:date="2024-07-05T12:55:00Z">
        <w:r w:rsidR="001E6DC5">
          <w:rPr>
            <w:lang w:val="en-US"/>
          </w:rPr>
          <w:t xml:space="preserve"> other</w:t>
        </w:r>
      </w:ins>
      <w:r>
        <w:rPr>
          <w:lang w:val="en-US"/>
        </w:rPr>
        <w:t xml:space="preserve"> than </w:t>
      </w:r>
      <w:del w:id="684" w:author="Julian Christensen" w:date="2024-07-05T12:56:00Z">
        <w:r w:rsidDel="001E6DC5">
          <w:rPr>
            <w:lang w:val="en-US"/>
          </w:rPr>
          <w:delText>the actual</w:delText>
        </w:r>
      </w:del>
      <w:ins w:id="685" w:author="Julian Christensen" w:date="2024-07-05T12:56:00Z">
        <w:r w:rsidR="001E6DC5">
          <w:rPr>
            <w:lang w:val="en-US"/>
          </w:rPr>
          <w:t>mere</w:t>
        </w:r>
      </w:ins>
      <w:r>
        <w:rPr>
          <w:lang w:val="en-US"/>
        </w:rPr>
        <w:t xml:space="preserve"> screening </w:t>
      </w:r>
      <w:del w:id="686" w:author="Julian Christensen" w:date="2024-07-05T12:56:00Z">
        <w:r w:rsidDel="001E6DC5">
          <w:rPr>
            <w:lang w:val="en-US"/>
          </w:rPr>
          <w:delText xml:space="preserve">performance </w:delText>
        </w:r>
      </w:del>
      <w:ins w:id="687" w:author="Julian Christensen" w:date="2024-07-05T12:56:00Z">
        <w:r w:rsidR="001E6DC5">
          <w:rPr>
            <w:lang w:val="en-US"/>
          </w:rPr>
          <w:t xml:space="preserve">quality </w:t>
        </w:r>
      </w:ins>
      <w:del w:id="688" w:author="Julian Christensen" w:date="2024-07-05T12:56:00Z">
        <w:r w:rsidDel="001E6DC5">
          <w:rPr>
            <w:lang w:val="en-US"/>
          </w:rPr>
          <w:delText>of the assistants</w:delText>
        </w:r>
      </w:del>
      <w:ins w:id="689" w:author="Julian Christensen" w:date="2024-07-05T12:56:00Z">
        <w:r w:rsidR="001E6DC5">
          <w:rPr>
            <w:lang w:val="en-US"/>
          </w:rPr>
          <w:t xml:space="preserve">(as noted, </w:t>
        </w:r>
      </w:ins>
      <w:ins w:id="690" w:author="Julian Christensen" w:date="2024-07-05T12:57:00Z">
        <w:r w:rsidR="001E6DC5">
          <w:rPr>
            <w:lang w:val="en-US"/>
          </w:rPr>
          <w:t xml:space="preserve">the researchers do not only tend to have higher levels of content expertise – they </w:t>
        </w:r>
      </w:ins>
      <w:ins w:id="691" w:author="Julian Christensen" w:date="2024-07-05T12:58:00Z">
        <w:r w:rsidR="001E6DC5">
          <w:rPr>
            <w:lang w:val="en-US"/>
          </w:rPr>
          <w:t>are also in an authority relation to th</w:t>
        </w:r>
      </w:ins>
      <w:ins w:id="692" w:author="Julian Christensen" w:date="2024-07-05T12:59:00Z">
        <w:r w:rsidR="001E6DC5">
          <w:rPr>
            <w:lang w:val="en-US"/>
          </w:rPr>
          <w:t>e assistants</w:t>
        </w:r>
        <w:r w:rsidR="0001372B">
          <w:rPr>
            <w:lang w:val="en-US"/>
          </w:rPr>
          <w:t>, which may inflate the researchers’ performance relative to that of the assistants</w:t>
        </w:r>
      </w:ins>
      <w:ins w:id="693" w:author="Julian Christensen" w:date="2024-07-05T12:56:00Z">
        <w:r w:rsidR="001E6DC5">
          <w:rPr>
            <w:lang w:val="en-US"/>
          </w:rPr>
          <w:t>)</w:t>
        </w:r>
      </w:ins>
      <w:r>
        <w:rPr>
          <w:lang w:val="en-US"/>
        </w:rPr>
        <w:t xml:space="preserve">. Interestingly, when investigating the NIPH data, which was </w:t>
      </w:r>
      <w:del w:id="694" w:author="Julian Christensen" w:date="2024-07-05T12:59:00Z">
        <w:r w:rsidDel="0001372B">
          <w:rPr>
            <w:lang w:val="en-US"/>
          </w:rPr>
          <w:delText xml:space="preserve">only </w:delText>
        </w:r>
      </w:del>
      <w:ins w:id="695" w:author="Julian Christensen" w:date="2024-07-05T12:59:00Z">
        <w:r w:rsidR="0001372B">
          <w:rPr>
            <w:lang w:val="en-US"/>
          </w:rPr>
          <w:t>in all case</w:t>
        </w:r>
      </w:ins>
      <w:ins w:id="696" w:author="Julian Christensen" w:date="2024-07-05T13:00:00Z">
        <w:r w:rsidR="0001372B">
          <w:rPr>
            <w:lang w:val="en-US"/>
          </w:rPr>
          <w:t>s</w:t>
        </w:r>
      </w:ins>
      <w:ins w:id="697" w:author="Julian Christensen" w:date="2024-07-05T12:59:00Z">
        <w:r w:rsidR="0001372B">
          <w:rPr>
            <w:lang w:val="en-US"/>
          </w:rPr>
          <w:t xml:space="preserve"> </w:t>
        </w:r>
      </w:ins>
      <w:r>
        <w:rPr>
          <w:lang w:val="en-US"/>
        </w:rPr>
        <w:t>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w:t>
      </w:r>
      <w:ins w:id="698" w:author="Julian Christensen" w:date="2024-07-05T13:00:00Z">
        <w:r w:rsidR="0001372B">
          <w:rPr>
            <w:lang w:val="en-US"/>
          </w:rPr>
          <w:t>s</w:t>
        </w:r>
      </w:ins>
      <w:r>
        <w:rPr>
          <w:lang w:val="en-US"/>
        </w:rPr>
        <w:t xml:space="preserve">. The overall recall rate in the NIPH data was 0.839, 95% </w:t>
      </w:r>
      <w:proofErr w:type="gramStart"/>
      <w:r>
        <w:rPr>
          <w:i/>
          <w:lang w:val="en-US"/>
        </w:rPr>
        <w:t>CI</w:t>
      </w:r>
      <w:r>
        <w:rPr>
          <w:lang w:val="en-US"/>
        </w:rPr>
        <w:t>[</w:t>
      </w:r>
      <w:proofErr w:type="gramEnd"/>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proofErr w:type="gramStart"/>
      <w:r>
        <w:rPr>
          <w:i/>
          <w:lang w:val="en-US"/>
        </w:rPr>
        <w:t>CI</w:t>
      </w:r>
      <w:r>
        <w:rPr>
          <w:lang w:val="en-US"/>
        </w:rPr>
        <w:t>[</w:t>
      </w:r>
      <w:proofErr w:type="gramEnd"/>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proofErr w:type="spellStart"/>
      <w:r w:rsidR="00C3763F" w:rsidRPr="00705E52">
        <w:rPr>
          <w:i/>
          <w:lang w:val="en-US"/>
        </w:rPr>
        <w:t>nMCC</w:t>
      </w:r>
      <w:proofErr w:type="spellEnd"/>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proofErr w:type="gramStart"/>
      <w:r w:rsidR="009A0D77">
        <w:rPr>
          <w:i/>
          <w:lang w:val="en-US"/>
        </w:rPr>
        <w:t>CI</w:t>
      </w:r>
      <w:r w:rsidR="009A0D77">
        <w:rPr>
          <w:lang w:val="en-US"/>
        </w:rPr>
        <w:t>[</w:t>
      </w:r>
      <w:proofErr w:type="gramEnd"/>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2">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2">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417ED592" w14:textId="77777777" w:rsidR="0001372B" w:rsidRDefault="0001372B" w:rsidP="002F549D">
      <w:pPr>
        <w:spacing w:after="0" w:line="360" w:lineRule="auto"/>
        <w:jc w:val="both"/>
        <w:rPr>
          <w:ins w:id="699" w:author="Julian Christensen" w:date="2024-07-05T13:00:00Z"/>
          <w:b/>
          <w:lang w:val="en-US"/>
        </w:rPr>
      </w:pPr>
    </w:p>
    <w:p w14:paraId="584DBA1B" w14:textId="70211DBD" w:rsidR="002F549D" w:rsidRPr="005A5616" w:rsidRDefault="002F549D" w:rsidP="002F549D">
      <w:pPr>
        <w:spacing w:after="0" w:line="360" w:lineRule="auto"/>
        <w:jc w:val="both"/>
        <w:rPr>
          <w:b/>
          <w:lang w:val="en-US"/>
        </w:rPr>
      </w:pPr>
      <w:r>
        <w:rPr>
          <w:b/>
          <w:lang w:val="en-US"/>
        </w:rPr>
        <w:t>3.2.4 Benchmark scheme</w:t>
      </w:r>
    </w:p>
    <w:p w14:paraId="43DEDFE5" w14:textId="1336EA86"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w:t>
      </w:r>
      <w:ins w:id="700" w:author="Julian Christensen" w:date="2024-07-05T13:00:00Z">
        <w:r w:rsidR="0001372B">
          <w:rPr>
            <w:lang w:val="en-US"/>
          </w:rPr>
          <w:t xml:space="preserve"> </w:t>
        </w:r>
      </w:ins>
      <w:ins w:id="701" w:author="Julian Christensen" w:date="2024-07-05T13:01:00Z">
        <w:r w:rsidR="0001372B">
          <w:rPr>
            <w:lang w:val="en-US"/>
          </w:rPr>
          <w:t xml:space="preserve">– </w:t>
        </w:r>
      </w:ins>
      <w:ins w:id="702" w:author="Julian Christensen" w:date="2024-07-05T13:00:00Z">
        <w:r w:rsidR="0001372B">
          <w:rPr>
            <w:lang w:val="en-US"/>
          </w:rPr>
          <w:t>as</w:t>
        </w:r>
      </w:ins>
      <w:r>
        <w:rPr>
          <w:lang w:val="en-US"/>
        </w:rPr>
        <w:t xml:space="preserve"> a course-grained rule of thumb</w:t>
      </w:r>
      <w:ins w:id="703" w:author="Julian Christensen" w:date="2024-07-05T13:01:00Z">
        <w:r w:rsidR="0001372B">
          <w:rPr>
            <w:lang w:val="en-US"/>
          </w:rPr>
          <w:t xml:space="preserve"> –</w:t>
        </w:r>
      </w:ins>
      <w:r>
        <w:rPr>
          <w:lang w:val="en-US"/>
        </w:rPr>
        <w:t xml:space="preserve"> </w:t>
      </w:r>
      <w:del w:id="704" w:author="Julian Christensen" w:date="2024-07-05T13:01:00Z">
        <w:r w:rsidDel="0001372B">
          <w:rPr>
            <w:lang w:val="en-US"/>
          </w:rPr>
          <w:delText xml:space="preserve">saying </w:delText>
        </w:r>
      </w:del>
      <w:r>
        <w:rPr>
          <w:lang w:val="en-US"/>
        </w:rPr>
        <w:t xml:space="preserve">that </w:t>
      </w:r>
      <w:ins w:id="705" w:author="Julian Christensen" w:date="2024-07-05T13:01:00Z">
        <w:r w:rsidR="0001372B">
          <w:rPr>
            <w:lang w:val="en-US"/>
          </w:rPr>
          <w:t xml:space="preserve">if an </w:t>
        </w:r>
      </w:ins>
      <w:r>
        <w:rPr>
          <w:lang w:val="en-US"/>
        </w:rPr>
        <w:t>automated tool</w:t>
      </w:r>
      <w:del w:id="706" w:author="Julian Christensen" w:date="2024-07-05T13:01:00Z">
        <w:r w:rsidDel="0001372B">
          <w:rPr>
            <w:lang w:val="en-US"/>
          </w:rPr>
          <w:delText>s that</w:delText>
        </w:r>
      </w:del>
      <w:r>
        <w:rPr>
          <w:lang w:val="en-US"/>
        </w:rPr>
        <w:t xml:space="preserve"> can </w:t>
      </w:r>
      <w:del w:id="707" w:author="Julian Christensen" w:date="2024-07-05T13:01:00Z">
        <w:r w:rsidDel="0001372B">
          <w:rPr>
            <w:lang w:val="en-US"/>
          </w:rPr>
          <w:delText>be shown to have</w:delText>
        </w:r>
      </w:del>
      <w:ins w:id="708" w:author="Julian Christensen" w:date="2024-07-05T13:01:00Z">
        <w:r w:rsidR="0001372B">
          <w:rPr>
            <w:lang w:val="en-US"/>
          </w:rPr>
          <w:t xml:space="preserve">reach </w:t>
        </w:r>
      </w:ins>
      <w:del w:id="709" w:author="Julian Christensen" w:date="2024-07-05T13:01:00Z">
        <w:r w:rsidDel="0001372B">
          <w:rPr>
            <w:lang w:val="en-US"/>
          </w:rPr>
          <w:delText xml:space="preserve"> </w:delText>
        </w:r>
      </w:del>
      <w:r>
        <w:rPr>
          <w:lang w:val="en-US"/>
        </w:rPr>
        <w:t>recall</w:t>
      </w:r>
      <w:ins w:id="710" w:author="Julian Christensen" w:date="2024-07-05T13:01:00Z">
        <w:r w:rsidR="0001372B">
          <w:rPr>
            <w:lang w:val="en-US"/>
          </w:rPr>
          <w:t xml:space="preserve"> rates</w:t>
        </w:r>
      </w:ins>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w:t>
      </w:r>
      <w:ins w:id="711" w:author="Julian Christensen" w:date="2024-07-05T13:01:00Z">
        <w:r w:rsidR="0001372B">
          <w:rPr>
            <w:lang w:val="en-US"/>
          </w:rPr>
          <w:t>, they</w:t>
        </w:r>
      </w:ins>
      <w:ins w:id="712" w:author="Julian Christensen" w:date="2024-07-05T13:02:00Z">
        <w:r w:rsidR="0001372B">
          <w:rPr>
            <w:lang w:val="en-US"/>
          </w:rPr>
          <w:t xml:space="preserve"> can be said to</w:t>
        </w:r>
      </w:ins>
      <w:r>
        <w:rPr>
          <w:lang w:val="en-US"/>
        </w:rPr>
        <w:t xml:space="preserve"> </w:t>
      </w:r>
      <w:r w:rsidR="00C3763F">
        <w:rPr>
          <w:lang w:val="en-US"/>
        </w:rPr>
        <w:t>resemble</w:t>
      </w:r>
      <w:r>
        <w:rPr>
          <w:lang w:val="en-US"/>
        </w:rPr>
        <w:t xml:space="preserve"> common human screener</w:t>
      </w:r>
      <w:r w:rsidR="00C3763F">
        <w:rPr>
          <w:lang w:val="en-US"/>
        </w:rPr>
        <w:t xml:space="preserve"> performance</w:t>
      </w:r>
      <w:ins w:id="713" w:author="Julian Christensen" w:date="2024-07-05T13:02:00Z">
        <w:r w:rsidR="0001372B">
          <w:rPr>
            <w:lang w:val="en-US"/>
          </w:rPr>
          <w:t xml:space="preserve"> in the context of state-of-the-art systematic (social science) literature reviews</w:t>
        </w:r>
      </w:ins>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w:t>
      </w:r>
      <w:proofErr w:type="gramStart"/>
      <w:r>
        <w:rPr>
          <w:lang w:val="en-US"/>
        </w:rPr>
        <w:t>0.80  to</w:t>
      </w:r>
      <w:proofErr w:type="gramEnd"/>
      <w:r>
        <w:rPr>
          <w:lang w:val="en-US"/>
        </w:rPr>
        <w:t xml:space="preserve"> be acceptable because it closely mirrors the common recall rate of assistant screeners</w:t>
      </w:r>
      <w:ins w:id="714" w:author="Julian Christensen" w:date="2024-07-05T13:05:00Z">
        <w:r w:rsidR="0001372B">
          <w:rPr>
            <w:lang w:val="en-US"/>
          </w:rPr>
          <w:t xml:space="preserve"> (i.e., the typical second screeners of </w:t>
        </w:r>
      </w:ins>
      <w:ins w:id="715" w:author="Julian Christensen" w:date="2024-07-05T13:06:00Z">
        <w:r w:rsidR="0001372B">
          <w:rPr>
            <w:lang w:val="en-US"/>
          </w:rPr>
          <w:t>today)</w:t>
        </w:r>
      </w:ins>
      <w:r>
        <w:rPr>
          <w:lang w:val="en-US"/>
        </w:rPr>
        <w:t xml:space="preserve">.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w:t>
      </w:r>
      <w:del w:id="716" w:author="Julian Christensen" w:date="2024-07-05T13:04:00Z">
        <w:r w:rsidDel="0001372B">
          <w:rPr>
            <w:lang w:val="en-US"/>
          </w:rPr>
          <w:delText>so low that it excludes the</w:delText>
        </w:r>
      </w:del>
      <w:ins w:id="717" w:author="Julian Christensen" w:date="2024-07-05T13:04:00Z">
        <w:r w:rsidR="0001372B">
          <w:rPr>
            <w:lang w:val="en-US"/>
          </w:rPr>
          <w:t>too low for a</w:t>
        </w:r>
      </w:ins>
      <w:r>
        <w:rPr>
          <w:lang w:val="en-US"/>
        </w:rPr>
        <w:t xml:space="preserve"> GPT model</w:t>
      </w:r>
      <w:del w:id="718" w:author="Julian Christensen" w:date="2024-07-05T13:05:00Z">
        <w:r w:rsidDel="0001372B">
          <w:rPr>
            <w:lang w:val="en-US"/>
          </w:rPr>
          <w:delText>s</w:delText>
        </w:r>
      </w:del>
      <w:r>
        <w:rPr>
          <w:lang w:val="en-US"/>
        </w:rPr>
        <w:t xml:space="preserve"> to function as an independent second screener. </w:t>
      </w:r>
      <w:r w:rsidR="000C7E30">
        <w:rPr>
          <w:lang w:val="en-US"/>
        </w:rPr>
        <w:t>Furthermore</w:t>
      </w:r>
      <w:r>
        <w:rPr>
          <w:lang w:val="en-US"/>
        </w:rPr>
        <w:t xml:space="preserve">, we believe that automated tools can still be </w:t>
      </w:r>
      <w:del w:id="719" w:author="Julian Christensen" w:date="2024-07-05T13:06:00Z">
        <w:r w:rsidDel="0001372B">
          <w:rPr>
            <w:lang w:val="en-US"/>
          </w:rPr>
          <w:delText xml:space="preserve">viable </w:delText>
        </w:r>
      </w:del>
      <w:ins w:id="720" w:author="Julian Christensen" w:date="2024-07-05T13:06:00Z">
        <w:r w:rsidR="0001372B">
          <w:rPr>
            <w:lang w:val="en-US"/>
          </w:rPr>
          <w:t xml:space="preserve">useful, </w:t>
        </w:r>
      </w:ins>
      <w:r>
        <w:rPr>
          <w:lang w:val="en-US"/>
        </w:rPr>
        <w:t xml:space="preserve">even </w:t>
      </w:r>
      <w:del w:id="721" w:author="Julian Christensen" w:date="2024-07-05T13:07:00Z">
        <w:r w:rsidDel="0001372B">
          <w:rPr>
            <w:lang w:val="en-US"/>
          </w:rPr>
          <w:delText xml:space="preserve">when </w:delText>
        </w:r>
      </w:del>
      <w:ins w:id="722" w:author="Julian Christensen" w:date="2024-07-05T13:07:00Z">
        <w:r w:rsidR="0001372B">
          <w:rPr>
            <w:lang w:val="en-US"/>
          </w:rPr>
          <w:t xml:space="preserve">if </w:t>
        </w:r>
      </w:ins>
      <w:r>
        <w:rPr>
          <w:lang w:val="en-US"/>
        </w:rPr>
        <w:t>they yield a recall rate</w:t>
      </w:r>
      <w:r w:rsidR="00326B48">
        <w:rPr>
          <w:lang w:val="en-US"/>
        </w:rPr>
        <w:t xml:space="preserve"> between 50-75%</w:t>
      </w:r>
      <w:r>
        <w:rPr>
          <w:lang w:val="en-US"/>
        </w:rPr>
        <w:t>. Under such conditions, the automated tool</w:t>
      </w:r>
      <w:ins w:id="723" w:author="Julian Christensen" w:date="2024-07-05T13:07:00Z">
        <w:r w:rsidR="0001372B">
          <w:rPr>
            <w:lang w:val="en-US"/>
          </w:rPr>
          <w:t>s</w:t>
        </w:r>
      </w:ins>
      <w:r>
        <w:rPr>
          <w:lang w:val="en-US"/>
        </w:rPr>
        <w:t xml:space="preserve"> could function as an extra assurance, working as a third screener that forces the duplicate human screeners to double-check </w:t>
      </w:r>
      <w:del w:id="724" w:author="Julian Christensen" w:date="2024-07-05T13:08:00Z">
        <w:r w:rsidDel="0001372B">
          <w:rPr>
            <w:lang w:val="en-US"/>
          </w:rPr>
          <w:delText>close-to-relevant</w:delText>
        </w:r>
      </w:del>
      <w:ins w:id="725" w:author="Julian Christensen" w:date="2024-07-05T13:08:00Z">
        <w:r w:rsidR="0001372B">
          <w:rPr>
            <w:lang w:val="en-US"/>
          </w:rPr>
          <w:t>potentially relevant</w:t>
        </w:r>
      </w:ins>
      <w:r>
        <w:rPr>
          <w:lang w:val="en-US"/>
        </w:rPr>
        <w:t xml:space="preserve">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w:t>
      </w:r>
      <w:r w:rsidR="000F4A3E">
        <w:rPr>
          <w:lang w:val="en-US"/>
        </w:rPr>
        <w:lastRenderedPageBreak/>
        <w:t>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Thus, we think that a specificity rate equal to or 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6E4FB18B" w:rsidR="007073A2" w:rsidRDefault="002F549D" w:rsidP="00C3763F">
      <w:pPr>
        <w:spacing w:after="0" w:line="360" w:lineRule="auto"/>
        <w:ind w:firstLine="1304"/>
        <w:jc w:val="both"/>
        <w:rPr>
          <w:lang w:val="en-US"/>
        </w:rPr>
      </w:pPr>
      <w:commentRangeStart w:id="726"/>
      <w:r>
        <w:rPr>
          <w:lang w:val="en-US"/>
        </w:rPr>
        <w:t xml:space="preserve">Finally, we think that automated tools that yield </w:t>
      </w:r>
      <w:r w:rsidR="000B782A">
        <w:rPr>
          <w:lang w:val="en-US"/>
        </w:rPr>
        <w:t>high</w:t>
      </w:r>
      <w:r>
        <w:rPr>
          <w:lang w:val="en-US"/>
        </w:rPr>
        <w:t xml:space="preserve"> recalls </w:t>
      </w:r>
      <w:del w:id="727" w:author="Julian Christensen" w:date="2024-07-05T13:09:00Z">
        <w:r w:rsidDel="00901540">
          <w:rPr>
            <w:lang w:val="en-US"/>
          </w:rPr>
          <w:delText xml:space="preserve">can </w:delText>
        </w:r>
      </w:del>
      <w:ins w:id="728" w:author="Julian Christensen" w:date="2024-07-05T13:09:00Z">
        <w:r w:rsidR="00901540">
          <w:rPr>
            <w:lang w:val="en-US"/>
          </w:rPr>
          <w:t>may</w:t>
        </w:r>
        <w:r w:rsidR="00901540">
          <w:rPr>
            <w:lang w:val="en-US"/>
          </w:rPr>
          <w:t xml:space="preserve"> </w:t>
        </w:r>
      </w:ins>
      <w:r>
        <w:rPr>
          <w:lang w:val="en-US"/>
        </w:rPr>
        <w:t xml:space="preserve">be used to reduce the total </w:t>
      </w:r>
      <w:del w:id="729" w:author="Julian Christensen" w:date="2024-07-05T13:10:00Z">
        <w:r w:rsidDel="00901540">
          <w:rPr>
            <w:lang w:val="en-US"/>
          </w:rPr>
          <w:delText xml:space="preserve">amount </w:delText>
        </w:r>
      </w:del>
      <w:ins w:id="730" w:author="Julian Christensen" w:date="2024-07-05T13:10:00Z">
        <w:r w:rsidR="00901540">
          <w:rPr>
            <w:lang w:val="en-US"/>
          </w:rPr>
          <w:t>number</w:t>
        </w:r>
        <w:r w:rsidR="00901540">
          <w:rPr>
            <w:lang w:val="en-US"/>
          </w:rPr>
          <w:t xml:space="preserve"> </w:t>
        </w:r>
      </w:ins>
      <w:r>
        <w:rPr>
          <w:lang w:val="en-US"/>
        </w:rPr>
        <w:t>of title and abstract records needed to be screened</w:t>
      </w:r>
      <w:ins w:id="731" w:author="Julian Christensen" w:date="2024-07-05T13:10:00Z">
        <w:r w:rsidR="00901540">
          <w:rPr>
            <w:lang w:val="en-US"/>
          </w:rPr>
          <w:t>,</w:t>
        </w:r>
      </w:ins>
      <w:r>
        <w:rPr>
          <w:lang w:val="en-US"/>
        </w:rPr>
        <w:t xml:space="preserve">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commentRangeEnd w:id="726"/>
      <w:r w:rsidR="00901540">
        <w:rPr>
          <w:rStyle w:val="Kommentarhenvisning"/>
        </w:rPr>
        <w:commentReference w:id="726"/>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el-Gitter"/>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1E6DC5"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w:t>
            </w:r>
            <w:commentRangeStart w:id="732"/>
            <w:r>
              <w:rPr>
                <w:sz w:val="22"/>
                <w:lang w:val="en-US"/>
              </w:rPr>
              <w:t>and traditional machine learning tools</w:t>
            </w:r>
            <w:commentRangeEnd w:id="732"/>
            <w:r w:rsidR="00901540">
              <w:rPr>
                <w:rStyle w:val="Kommentarhenvisning"/>
              </w:rPr>
              <w:commentReference w:id="732"/>
            </w:r>
          </w:p>
        </w:tc>
      </w:tr>
      <w:tr w:rsidR="002F549D" w:rsidRPr="001E6DC5"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commentRangeStart w:id="733"/>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commentRangeEnd w:id="733"/>
            <w:r w:rsidR="00901540">
              <w:rPr>
                <w:rStyle w:val="Kommentarhenvisning"/>
              </w:rPr>
              <w:commentReference w:id="733"/>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0670CF2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w:t>
      </w:r>
      <w:proofErr w:type="spellStart"/>
      <w:ins w:id="734" w:author="Julian Christensen" w:date="2024-07-04T14:32:00Z">
        <w:r w:rsidR="008B5B3A" w:rsidRPr="008B5B3A">
          <w:rPr>
            <w:sz w:val="20"/>
            <w:lang w:val="en-US"/>
          </w:rPr>
          <w:t>T&amp;Ab</w:t>
        </w:r>
        <w:proofErr w:type="spellEnd"/>
        <w:r w:rsidR="008B5B3A" w:rsidRPr="008B5B3A">
          <w:rPr>
            <w:sz w:val="20"/>
            <w:lang w:val="en-US"/>
          </w:rPr>
          <w:t xml:space="preserve"> </w:t>
        </w:r>
      </w:ins>
      <w:del w:id="735" w:author="Julian Christensen" w:date="2024-07-04T14:32:00Z">
        <w:r w:rsidRPr="00A7375D" w:rsidDel="008B5B3A">
          <w:rPr>
            <w:sz w:val="20"/>
            <w:lang w:val="en-US"/>
          </w:rPr>
          <w:delText xml:space="preserve">TAB </w:delText>
        </w:r>
      </w:del>
      <w:r w:rsidRPr="00A7375D">
        <w:rPr>
          <w:sz w:val="20"/>
          <w:lang w:val="en-US"/>
        </w:rPr>
        <w:t xml:space="preserve">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8763802" w:rsidR="00667CB7" w:rsidRDefault="00E43081" w:rsidP="000B782A">
      <w:pPr>
        <w:spacing w:after="0" w:line="360" w:lineRule="auto"/>
        <w:ind w:firstLine="1304"/>
        <w:jc w:val="both"/>
        <w:rPr>
          <w:ins w:id="736" w:author="Julian Christensen" w:date="2024-07-05T13:19:00Z"/>
          <w:lang w:val="en-US"/>
        </w:rPr>
      </w:pPr>
      <w:commentRangeStart w:id="737"/>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w:t>
      </w:r>
      <w:proofErr w:type="spellStart"/>
      <w:ins w:id="738" w:author="Julian Christensen" w:date="2024-07-04T14:32:00Z">
        <w:r w:rsidR="008B5B3A">
          <w:rPr>
            <w:rStyle w:val="translation"/>
            <w:lang w:val="en-US"/>
          </w:rPr>
          <w:t>T&amp;Ab</w:t>
        </w:r>
        <w:proofErr w:type="spellEnd"/>
        <w:r w:rsidR="008B5B3A">
          <w:rPr>
            <w:rStyle w:val="translation"/>
            <w:lang w:val="en-US"/>
          </w:rPr>
          <w:t xml:space="preserve"> </w:t>
        </w:r>
      </w:ins>
      <w:del w:id="739" w:author="Julian Christensen" w:date="2024-07-04T14:32:00Z">
        <w:r w:rsidR="00667CB7" w:rsidDel="008B5B3A">
          <w:rPr>
            <w:lang w:val="en-US"/>
          </w:rPr>
          <w:delText xml:space="preserve">TAB </w:delText>
        </w:r>
      </w:del>
      <w:r w:rsidR="00667CB7">
        <w:rPr>
          <w:lang w:val="en-US"/>
        </w:rPr>
        <w:t>screening tasks in systematic reviews</w:t>
      </w:r>
      <w:r w:rsidR="000F4A3E">
        <w:rPr>
          <w:lang w:val="en-US"/>
        </w:rPr>
        <w:t xml:space="preserve">, </w:t>
      </w:r>
      <w:r w:rsidR="000F4A3E">
        <w:rPr>
          <w:lang w:val="en-US"/>
        </w:rPr>
        <w:lastRenderedPageBreak/>
        <w:t xml:space="preserve">avoiding rigid for and against discussions. </w:t>
      </w:r>
      <w:commentRangeEnd w:id="737"/>
      <w:r w:rsidR="00901540">
        <w:rPr>
          <w:rStyle w:val="Kommentarhenvisning"/>
        </w:rPr>
        <w:commentReference w:id="737"/>
      </w:r>
      <w:r w:rsidR="00967CCA">
        <w:rPr>
          <w:lang w:val="en-US"/>
        </w:rPr>
        <w:t xml:space="preserve">Furthermore, we will use this benchmark scheme for interpreting our conducted classifier experiment that we present in the next section. </w:t>
      </w:r>
    </w:p>
    <w:p w14:paraId="3A4F62FE" w14:textId="77777777" w:rsidR="00901540" w:rsidRDefault="00901540" w:rsidP="000B782A">
      <w:pPr>
        <w:spacing w:after="0" w:line="360" w:lineRule="auto"/>
        <w:ind w:firstLine="1304"/>
        <w:jc w:val="both"/>
        <w:rPr>
          <w:lang w:val="en-US"/>
        </w:rPr>
      </w:pPr>
    </w:p>
    <w:p w14:paraId="0E6AD56E" w14:textId="096F6583" w:rsidR="00606EB4" w:rsidRDefault="00311FE2" w:rsidP="00FF502E">
      <w:pPr>
        <w:spacing w:after="0" w:line="360" w:lineRule="auto"/>
        <w:jc w:val="both"/>
        <w:rPr>
          <w:b/>
          <w:lang w:val="en-US"/>
        </w:rPr>
      </w:pPr>
      <w:commentRangeStart w:id="740"/>
      <w:r>
        <w:rPr>
          <w:b/>
          <w:lang w:val="en-US"/>
        </w:rPr>
        <w:t>4</w:t>
      </w:r>
      <w:r w:rsidR="00296111" w:rsidRPr="00296111">
        <w:rPr>
          <w:b/>
          <w:lang w:val="en-US"/>
        </w:rPr>
        <w:t xml:space="preserve"> </w:t>
      </w:r>
      <w:r w:rsidR="003259BC">
        <w:rPr>
          <w:b/>
          <w:lang w:val="en-US"/>
        </w:rPr>
        <w:t>CLASSIFIER EXPERIMENT</w:t>
      </w:r>
      <w:r w:rsidR="00911363">
        <w:rPr>
          <w:rStyle w:val="Fodnotehenvisning"/>
          <w:b/>
          <w:lang w:val="en-US"/>
        </w:rPr>
        <w:footnoteReference w:id="8"/>
      </w:r>
      <w:commentRangeEnd w:id="740"/>
      <w:r w:rsidR="005A1135">
        <w:rPr>
          <w:rStyle w:val="Kommentarhenvisning"/>
        </w:rPr>
        <w:commentReference w:id="740"/>
      </w:r>
    </w:p>
    <w:p w14:paraId="377D8E5B" w14:textId="17D6C779" w:rsidR="00606EB4" w:rsidRDefault="00606EB4" w:rsidP="00D64633">
      <w:pPr>
        <w:spacing w:after="0" w:line="360" w:lineRule="auto"/>
        <w:jc w:val="both"/>
        <w:rPr>
          <w:ins w:id="742" w:author="Julian Christensen" w:date="2024-07-05T13:22:00Z"/>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xml:space="preserve">, </w:t>
      </w:r>
      <w:commentRangeStart w:id="743"/>
      <w:r w:rsidR="003D1167">
        <w:rPr>
          <w:lang w:val="en-US"/>
        </w:rPr>
        <w:t>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commentRangeEnd w:id="743"/>
      <w:r w:rsidR="005A1135">
        <w:rPr>
          <w:rStyle w:val="Kommentarhenvisning"/>
        </w:rPr>
        <w:commentReference w:id="743"/>
      </w:r>
      <w:r w:rsidR="005767B6">
        <w:rPr>
          <w:lang w:val="en-US"/>
        </w:rPr>
        <w:t xml:space="preserve">A side-effect of conducting these experiments was further to quality assure the </w:t>
      </w:r>
      <w:proofErr w:type="spellStart"/>
      <w:r w:rsidR="005767B6">
        <w:rPr>
          <w:lang w:val="en-US"/>
        </w:rPr>
        <w:t>AIscreenR</w:t>
      </w:r>
      <w:proofErr w:type="spellEnd"/>
      <w:r w:rsidR="005767B6">
        <w:rPr>
          <w:lang w:val="en-US"/>
        </w:rPr>
        <w:t xml:space="preserve">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w:t>
      </w:r>
      <w:r w:rsidR="005767B6" w:rsidRPr="005A1135">
        <w:rPr>
          <w:i/>
          <w:lang w:val="en-US"/>
          <w:rPrChange w:id="744" w:author="Julian Christensen" w:date="2024-07-05T13:25:00Z">
            <w:rPr>
              <w:lang w:val="en-US"/>
            </w:rPr>
          </w:rPrChange>
        </w:rPr>
        <w:t>can</w:t>
      </w:r>
      <w:r w:rsidR="005767B6">
        <w:rPr>
          <w:lang w:val="en-US"/>
        </w:rPr>
        <w:t xml:space="preserve"> function as </w:t>
      </w:r>
      <w:r w:rsidR="005767B6" w:rsidRPr="005A1135">
        <w:rPr>
          <w:lang w:val="en-US"/>
          <w:rPrChange w:id="745" w:author="Julian Christensen" w:date="2024-07-05T13:25:00Z">
            <w:rPr>
              <w:i/>
              <w:lang w:val="en-US"/>
            </w:rPr>
          </w:rPrChange>
        </w:rPr>
        <w:t>highly</w:t>
      </w:r>
      <w:r w:rsidR="005767B6">
        <w:rPr>
          <w:lang w:val="en-US"/>
        </w:rPr>
        <w:t xml:space="preserve"> reliably independent second screeners</w:t>
      </w:r>
      <w:r w:rsidR="00A77221">
        <w:rPr>
          <w:lang w:val="en-US"/>
        </w:rPr>
        <w:t xml:space="preserve"> across various types of </w:t>
      </w:r>
      <w:del w:id="746" w:author="Julian Christensen" w:date="2024-07-05T13:27:00Z">
        <w:r w:rsidR="00A77221" w:rsidDel="005A1135">
          <w:rPr>
            <w:lang w:val="en-US"/>
          </w:rPr>
          <w:delText xml:space="preserve">common </w:delText>
        </w:r>
      </w:del>
      <w:r w:rsidR="00A77221">
        <w:rPr>
          <w:lang w:val="en-US"/>
        </w:rPr>
        <w:t>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74B65226" w14:textId="77777777" w:rsidR="005A1135" w:rsidRDefault="005A1135"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00D8E835"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w:t>
      </w:r>
      <w:proofErr w:type="spellStart"/>
      <w:r w:rsidRPr="00597AE8">
        <w:rPr>
          <w:rFonts w:cs="Times New Roman"/>
          <w:lang w:val="en-US"/>
        </w:rPr>
        <w:t>AIscreenR</w:t>
      </w:r>
      <w:proofErr w:type="spellEnd"/>
      <w:r w:rsidRPr="00597AE8">
        <w:rPr>
          <w:rFonts w:cs="Times New Roman"/>
          <w:lang w:val="en-US"/>
        </w:rPr>
        <w:t xml:space="preserve">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proofErr w:type="spellStart"/>
      <w:r w:rsidR="00C247F3">
        <w:rPr>
          <w:lang w:val="en-US"/>
        </w:rPr>
        <w:t>Filges</w:t>
      </w:r>
      <w:proofErr w:type="spellEnd"/>
      <w:r w:rsidR="00C247F3">
        <w:rPr>
          <w:lang w:val="en-US"/>
        </w:rPr>
        <w:t xml:space="preserve">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w:t>
      </w:r>
      <w:proofErr w:type="spellStart"/>
      <w:r w:rsidRPr="00597AE8">
        <w:rPr>
          <w:rFonts w:cs="Times New Roman"/>
          <w:lang w:val="en-US"/>
        </w:rPr>
        <w:t>AIscreenR’s</w:t>
      </w:r>
      <w:proofErr w:type="spellEnd"/>
      <w:r w:rsidRPr="00597AE8">
        <w:rPr>
          <w:rFonts w:cs="Times New Roman"/>
          <w:lang w:val="en-US"/>
        </w:rPr>
        <w:t xml:space="preserve">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 xml:space="preserve">it an ideal initial test case for our proof of concept purposes. Thus, if </w:t>
      </w:r>
      <w:del w:id="747" w:author="Julian Christensen" w:date="2024-07-05T13:26:00Z">
        <w:r w:rsidRPr="00597AE8" w:rsidDel="005A1135">
          <w:rPr>
            <w:rFonts w:cs="Times New Roman"/>
            <w:lang w:val="en-US"/>
          </w:rPr>
          <w:delText xml:space="preserve">AIscreenR </w:delText>
        </w:r>
      </w:del>
      <w:ins w:id="748" w:author="Julian Christensen" w:date="2024-07-05T13:26:00Z">
        <w:r w:rsidR="005A1135">
          <w:rPr>
            <w:rFonts w:cs="Times New Roman"/>
            <w:lang w:val="en-US"/>
          </w:rPr>
          <w:t>the GPT API model</w:t>
        </w:r>
        <w:r w:rsidR="005A1135" w:rsidRPr="00597AE8">
          <w:rPr>
            <w:rFonts w:cs="Times New Roman"/>
            <w:lang w:val="en-US"/>
          </w:rPr>
          <w:t xml:space="preserve"> </w:t>
        </w:r>
      </w:ins>
      <w:r w:rsidRPr="00597AE8">
        <w:rPr>
          <w:rFonts w:cs="Times New Roman"/>
          <w:lang w:val="en-US"/>
        </w:rPr>
        <w:t>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w:t>
      </w:r>
      <w:r w:rsidR="00333AF9">
        <w:rPr>
          <w:rFonts w:cs="Times New Roman"/>
          <w:lang w:val="en-US"/>
        </w:rPr>
        <w:lastRenderedPageBreak/>
        <w:t>That amounts to an approximate inclusion ratio of 17 relevant in 1000 records</w:t>
      </w:r>
      <w:commentRangeStart w:id="749"/>
      <w:r w:rsidR="00333AF9">
        <w:rPr>
          <w:rFonts w:cs="Times New Roman"/>
          <w:lang w:val="en-US"/>
        </w:rPr>
        <w:t>.</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749"/>
      <w:r w:rsidR="005A1135">
        <w:rPr>
          <w:rStyle w:val="Kommentarhenvisning"/>
        </w:rPr>
        <w:commentReference w:id="749"/>
      </w:r>
    </w:p>
    <w:p w14:paraId="03808581" w14:textId="733E966B"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proofErr w:type="spellStart"/>
      <w:r w:rsidR="00413D40">
        <w:rPr>
          <w:rFonts w:cs="Times New Roman"/>
          <w:lang w:val="en-US"/>
        </w:rPr>
        <w:t>OpenAI’s</w:t>
      </w:r>
      <w:proofErr w:type="spellEnd"/>
      <w:r w:rsidR="00413D40">
        <w:rPr>
          <w:rFonts w:cs="Times New Roman"/>
          <w:lang w:val="en-US"/>
        </w:rPr>
        <w:t xml:space="preserve">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w:t>
      </w:r>
      <w:proofErr w:type="spellStart"/>
      <w:r w:rsidR="000E2DE6">
        <w:rPr>
          <w:rFonts w:cs="Times New Roman"/>
          <w:lang w:val="en-US"/>
        </w:rPr>
        <w:t>OpenAI’s</w:t>
      </w:r>
      <w:proofErr w:type="spellEnd"/>
      <w:r w:rsidR="000E2DE6">
        <w:rPr>
          <w:rFonts w:cs="Times New Roman"/>
          <w:lang w:val="en-US"/>
        </w:rPr>
        <w:t xml:space="preserve">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w:t>
      </w:r>
      <w:proofErr w:type="spellStart"/>
      <w:r w:rsidR="000E2DE6">
        <w:rPr>
          <w:rFonts w:cs="Times New Roman"/>
          <w:lang w:val="en-US"/>
        </w:rPr>
        <w:t>programme</w:t>
      </w:r>
      <w:proofErr w:type="spellEnd"/>
      <w:r w:rsidR="000E2DE6">
        <w:rPr>
          <w:rFonts w:cs="Times New Roman"/>
          <w:lang w:val="en-US"/>
        </w:rPr>
        <w:t xml:space="preserve"> on anxiety symptoms in children and adolescents</w:t>
      </w:r>
      <w:r w:rsidR="00333AF9">
        <w:rPr>
          <w:rFonts w:cs="Times New Roman"/>
          <w:lang w:val="en-US"/>
        </w:rPr>
        <w:t xml:space="preserve"> </w:t>
      </w:r>
      <w:r w:rsidR="00611A91">
        <w:rPr>
          <w:rFonts w:cs="Times New Roman"/>
          <w:lang w:val="en-US"/>
        </w:rPr>
        <w:t xml:space="preserve">conducted by </w:t>
      </w:r>
      <w:proofErr w:type="spellStart"/>
      <w:r w:rsidR="00611A91">
        <w:rPr>
          <w:rFonts w:cs="Times New Roman"/>
          <w:lang w:val="en-US"/>
        </w:rPr>
        <w:t>Filges</w:t>
      </w:r>
      <w:proofErr w:type="spellEnd"/>
      <w:r w:rsidR="00094E93">
        <w:rPr>
          <w:rFonts w:cs="Times New Roman"/>
          <w:lang w:val="en-US"/>
        </w:rPr>
        <w:t xml:space="preserve">, </w:t>
      </w:r>
      <w:proofErr w:type="spellStart"/>
      <w:r w:rsidR="00611A91">
        <w:rPr>
          <w:rFonts w:cs="Times New Roman"/>
          <w:lang w:val="en-US"/>
        </w:rPr>
        <w:t>Smedslund</w:t>
      </w:r>
      <w:proofErr w:type="spellEnd"/>
      <w:r w:rsidR="00611A91">
        <w:rPr>
          <w:rFonts w:cs="Times New Roman"/>
          <w:lang w:val="en-US"/>
        </w:rPr>
        <w:t xml:space="preserve">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dnotehenvisning"/>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BF8C87D"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 xml:space="preserve">xperiments 1 and 2 is that they both represent very simple </w:t>
      </w:r>
      <w:proofErr w:type="spellStart"/>
      <w:ins w:id="750" w:author="Julian Christensen" w:date="2024-07-04T14:32:00Z">
        <w:r w:rsidR="008B5B3A">
          <w:rPr>
            <w:rStyle w:val="translation"/>
            <w:lang w:val="en-US"/>
          </w:rPr>
          <w:t>T&amp;Ab</w:t>
        </w:r>
        <w:proofErr w:type="spellEnd"/>
        <w:r w:rsidR="008B5B3A">
          <w:rPr>
            <w:rStyle w:val="translation"/>
            <w:lang w:val="en-US"/>
          </w:rPr>
          <w:t xml:space="preserve"> </w:t>
        </w:r>
      </w:ins>
      <w:del w:id="751" w:author="Julian Christensen" w:date="2024-07-04T14:32:00Z">
        <w:r w:rsidR="00F326C5" w:rsidDel="008B5B3A">
          <w:rPr>
            <w:rFonts w:cs="Times New Roman"/>
            <w:lang w:val="en-US"/>
          </w:rPr>
          <w:delText xml:space="preserve">TAB </w:delText>
        </w:r>
      </w:del>
      <w:r w:rsidR="00F326C5">
        <w:rPr>
          <w:rFonts w:cs="Times New Roman"/>
          <w:lang w:val="en-US"/>
        </w:rPr>
        <w:t xml:space="preserve">screening cases, </w:t>
      </w:r>
      <w:del w:id="752" w:author="Julian Christensen" w:date="2024-07-05T13:29:00Z">
        <w:r w:rsidR="00F326C5" w:rsidDel="005A1135">
          <w:rPr>
            <w:rFonts w:cs="Times New Roman"/>
            <w:lang w:val="en-US"/>
          </w:rPr>
          <w:delText>not</w:delText>
        </w:r>
        <w:r w:rsidR="00D955EF" w:rsidDel="005A1135">
          <w:rPr>
            <w:rFonts w:cs="Times New Roman"/>
            <w:lang w:val="en-US"/>
          </w:rPr>
          <w:delText xml:space="preserve"> necessarily</w:delText>
        </w:r>
        <w:r w:rsidR="00F326C5" w:rsidDel="005A1135">
          <w:rPr>
            <w:rFonts w:cs="Times New Roman"/>
            <w:lang w:val="en-US"/>
          </w:rPr>
          <w:delText xml:space="preserve"> </w:delText>
        </w:r>
        <w:r w:rsidR="00CB2AEE" w:rsidDel="005A1135">
          <w:rPr>
            <w:rFonts w:cs="Times New Roman"/>
            <w:lang w:val="en-US"/>
          </w:rPr>
          <w:delText>resembling common systematic review structures</w:delText>
        </w:r>
      </w:del>
      <w:ins w:id="753" w:author="Julian Christensen" w:date="2024-07-05T13:29:00Z">
        <w:r w:rsidR="005A1135">
          <w:rPr>
            <w:rFonts w:cs="Times New Roman"/>
            <w:lang w:val="en-US"/>
          </w:rPr>
          <w:t>thereby possibly making it easier to reach high screening performance</w:t>
        </w:r>
      </w:ins>
      <w:r w:rsidR="00F326C5">
        <w:rPr>
          <w:rFonts w:cs="Times New Roman"/>
          <w:lang w:val="en-US"/>
        </w:rPr>
        <w:t xml:space="preserve">. </w:t>
      </w:r>
      <w:r w:rsidR="00CB2AEE">
        <w:rPr>
          <w:rFonts w:cs="Times New Roman"/>
          <w:lang w:val="en-US"/>
        </w:rPr>
        <w:t xml:space="preserve">To </w:t>
      </w:r>
      <w:del w:id="754" w:author="Julian Christensen" w:date="2024-07-05T13:29:00Z">
        <w:r w:rsidR="006E00BC" w:rsidDel="005A1135">
          <w:rPr>
            <w:rFonts w:cs="Times New Roman"/>
            <w:lang w:val="en-US"/>
          </w:rPr>
          <w:delText>acco</w:delText>
        </w:r>
        <w:r w:rsidR="00695ACE" w:rsidDel="005A1135">
          <w:rPr>
            <w:rFonts w:cs="Times New Roman"/>
            <w:lang w:val="en-US"/>
          </w:rPr>
          <w:delText>m</w:delText>
        </w:r>
        <w:r w:rsidR="006E00BC" w:rsidDel="005A1135">
          <w:rPr>
            <w:rFonts w:cs="Times New Roman"/>
            <w:lang w:val="en-US"/>
          </w:rPr>
          <w:delText>modate</w:delText>
        </w:r>
        <w:r w:rsidR="00CB2AEE" w:rsidDel="005A1135">
          <w:rPr>
            <w:rFonts w:cs="Times New Roman"/>
            <w:lang w:val="en-US"/>
          </w:rPr>
          <w:delText xml:space="preserve"> </w:delText>
        </w:r>
      </w:del>
      <w:ins w:id="755" w:author="Julian Christensen" w:date="2024-07-05T13:29:00Z">
        <w:r w:rsidR="005A1135">
          <w:rPr>
            <w:rFonts w:cs="Times New Roman"/>
            <w:lang w:val="en-US"/>
          </w:rPr>
          <w:t>address</w:t>
        </w:r>
        <w:r w:rsidR="005A1135">
          <w:rPr>
            <w:rFonts w:cs="Times New Roman"/>
            <w:lang w:val="en-US"/>
          </w:rPr>
          <w:t xml:space="preserve"> </w:t>
        </w:r>
      </w:ins>
      <w:r w:rsidR="00CB2AEE">
        <w:rPr>
          <w:rFonts w:cs="Times New Roman"/>
          <w:lang w:val="en-US"/>
        </w:rPr>
        <w:t>this issue, we</w:t>
      </w:r>
      <w:del w:id="756" w:author="Julian Christensen" w:date="2024-07-05T13:29:00Z">
        <w:r w:rsidR="00CB2AEE" w:rsidDel="005A1135">
          <w:rPr>
            <w:rFonts w:cs="Times New Roman"/>
            <w:lang w:val="en-US"/>
          </w:rPr>
          <w:delText>,</w:delText>
        </w:r>
      </w:del>
      <w:r w:rsidR="00CB2AEE">
        <w:rPr>
          <w:rFonts w:cs="Times New Roman"/>
          <w:lang w:val="en-US"/>
        </w:rPr>
        <w:t xml:space="preserve"> therefore</w:t>
      </w:r>
      <w:del w:id="757" w:author="Julian Christensen" w:date="2024-07-05T13:29:00Z">
        <w:r w:rsidR="00CB2AEE" w:rsidDel="005A1135">
          <w:rPr>
            <w:rFonts w:cs="Times New Roman"/>
            <w:lang w:val="en-US"/>
          </w:rPr>
          <w:delText>,</w:delText>
        </w:r>
      </w:del>
      <w:r w:rsidR="00CB2AEE">
        <w:rPr>
          <w:rFonts w:cs="Times New Roman"/>
          <w:lang w:val="en-US"/>
        </w:rPr>
        <w:t xml:space="preserve"> conducted a third </w:t>
      </w:r>
      <w:ins w:id="758" w:author="Julian Christensen" w:date="2024-07-05T13:28:00Z">
        <w:r w:rsidR="005A1135">
          <w:rPr>
            <w:rFonts w:cs="Times New Roman"/>
            <w:lang w:val="en-US"/>
          </w:rPr>
          <w:t xml:space="preserve">classification </w:t>
        </w:r>
      </w:ins>
      <w:r w:rsidR="00CB2AEE">
        <w:rPr>
          <w:rFonts w:cs="Times New Roman"/>
          <w:lang w:val="en-US"/>
        </w:rPr>
        <w:t xml:space="preserve">experiment that aimed to investigate if GPT API models can be used for </w:t>
      </w:r>
      <w:proofErr w:type="spellStart"/>
      <w:ins w:id="759" w:author="Julian Christensen" w:date="2024-07-04T14:33:00Z">
        <w:r w:rsidR="008B5B3A">
          <w:rPr>
            <w:rStyle w:val="translation"/>
            <w:lang w:val="en-US"/>
          </w:rPr>
          <w:t>T&amp;Ab</w:t>
        </w:r>
        <w:proofErr w:type="spellEnd"/>
        <w:r w:rsidR="008B5B3A">
          <w:rPr>
            <w:rStyle w:val="translation"/>
            <w:lang w:val="en-US"/>
          </w:rPr>
          <w:t xml:space="preserve"> </w:t>
        </w:r>
      </w:ins>
      <w:del w:id="760" w:author="Julian Christensen" w:date="2024-07-04T14:33:00Z">
        <w:r w:rsidR="00CB2AEE" w:rsidDel="008B5B3A">
          <w:rPr>
            <w:rFonts w:cs="Times New Roman"/>
            <w:lang w:val="en-US"/>
          </w:rPr>
          <w:delText xml:space="preserve">TAB </w:delText>
        </w:r>
      </w:del>
      <w:r w:rsidR="00CB2AEE">
        <w:rPr>
          <w:rFonts w:cs="Times New Roman"/>
          <w:lang w:val="en-US"/>
        </w:rPr>
        <w:t xml:space="preserve">screening in </w:t>
      </w:r>
      <w:del w:id="761" w:author="Julian Christensen" w:date="2024-07-05T13:30:00Z">
        <w:r w:rsidR="00CB2AEE" w:rsidDel="00104D0B">
          <w:rPr>
            <w:rFonts w:cs="Times New Roman"/>
            <w:lang w:val="en-US"/>
          </w:rPr>
          <w:delText xml:space="preserve">what we consider to be </w:delText>
        </w:r>
      </w:del>
      <w:r w:rsidR="00CB2AEE">
        <w:rPr>
          <w:rFonts w:cs="Times New Roman"/>
          <w:lang w:val="en-US"/>
        </w:rPr>
        <w:t xml:space="preserve">a </w:t>
      </w:r>
      <w:del w:id="762" w:author="Julian Christensen" w:date="2024-07-05T13:30:00Z">
        <w:r w:rsidR="00094E93" w:rsidDel="00104D0B">
          <w:rPr>
            <w:rFonts w:cs="Times New Roman"/>
            <w:lang w:val="en-US"/>
          </w:rPr>
          <w:delText>highly</w:delText>
        </w:r>
        <w:r w:rsidR="007051A9" w:rsidDel="00104D0B">
          <w:rPr>
            <w:rFonts w:cs="Times New Roman"/>
            <w:lang w:val="en-US"/>
          </w:rPr>
          <w:delText xml:space="preserve"> </w:delText>
        </w:r>
      </w:del>
      <w:ins w:id="763" w:author="Julian Christensen" w:date="2024-07-05T13:30:00Z">
        <w:r w:rsidR="00104D0B">
          <w:rPr>
            <w:rFonts w:cs="Times New Roman"/>
            <w:lang w:val="en-US"/>
          </w:rPr>
          <w:t>more</w:t>
        </w:r>
        <w:r w:rsidR="00104D0B">
          <w:rPr>
            <w:rFonts w:cs="Times New Roman"/>
            <w:lang w:val="en-US"/>
          </w:rPr>
          <w:t xml:space="preserve"> </w:t>
        </w:r>
      </w:ins>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the effects of different testing frequencies on student</w:t>
      </w:r>
      <w:ins w:id="764" w:author="Julian Christensen" w:date="2024-07-05T13:30:00Z">
        <w:r w:rsidR="00104D0B">
          <w:rPr>
            <w:lang w:val="en-US"/>
          </w:rPr>
          <w:t>s’ academic</w:t>
        </w:r>
      </w:ins>
      <w:r w:rsidR="00CB2AEE" w:rsidRPr="00BD4892">
        <w:rPr>
          <w:lang w:val="en-US"/>
        </w:rPr>
        <w:t xml:space="preserve"> achievement</w:t>
      </w:r>
      <w:ins w:id="765" w:author="Julian Christensen" w:date="2024-07-05T13:30:00Z">
        <w:r w:rsidR="00104D0B">
          <w:rPr>
            <w:lang w:val="en-US"/>
          </w:rPr>
          <w:t>s</w:t>
        </w:r>
      </w:ins>
      <w:r w:rsidR="00CB2AEE" w:rsidRPr="00BD4892">
        <w:rPr>
          <w:lang w:val="en-US"/>
        </w:rPr>
        <w:t xml:space="preserve">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del w:id="766" w:author="Julian Christensen" w:date="2024-07-05T13:30:00Z">
        <w:r w:rsidR="00D955EF" w:rsidRPr="00BD4892" w:rsidDel="00104D0B">
          <w:rPr>
            <w:lang w:val="en-US"/>
          </w:rPr>
          <w:delText xml:space="preserve">We </w:delText>
        </w:r>
      </w:del>
      <w:ins w:id="767" w:author="Julian Christensen" w:date="2024-07-05T13:30:00Z">
        <w:r w:rsidR="00104D0B">
          <w:rPr>
            <w:lang w:val="en-US"/>
          </w:rPr>
          <w:t xml:space="preserve">Compared to </w:t>
        </w:r>
      </w:ins>
      <w:ins w:id="768" w:author="Julian Christensen" w:date="2024-07-05T13:31:00Z">
        <w:r w:rsidR="00104D0B">
          <w:rPr>
            <w:lang w:val="en-US"/>
          </w:rPr>
          <w:t>the screenings in experiments 1 and 2, w</w:t>
        </w:r>
      </w:ins>
      <w:ins w:id="769" w:author="Julian Christensen" w:date="2024-07-05T13:30:00Z">
        <w:r w:rsidR="00104D0B" w:rsidRPr="00BD4892">
          <w:rPr>
            <w:lang w:val="en-US"/>
          </w:rPr>
          <w:t xml:space="preserve">e </w:t>
        </w:r>
      </w:ins>
      <w:r w:rsidR="00D955EF" w:rsidRPr="00BD4892">
        <w:rPr>
          <w:lang w:val="en-US"/>
        </w:rPr>
        <w:t xml:space="preserve">considered this </w:t>
      </w:r>
      <w:del w:id="770" w:author="Julian Christensen" w:date="2024-07-05T13:30:00Z">
        <w:r w:rsidR="00D955EF" w:rsidRPr="00BD4892" w:rsidDel="00104D0B">
          <w:rPr>
            <w:lang w:val="en-US"/>
          </w:rPr>
          <w:delText xml:space="preserve">to be </w:delText>
        </w:r>
      </w:del>
      <w:r w:rsidR="00D955EF" w:rsidRPr="00BD4892">
        <w:rPr>
          <w:lang w:val="en-US"/>
        </w:rPr>
        <w:t>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w:t>
      </w:r>
      <w:proofErr w:type="spellStart"/>
      <w:r w:rsidR="00606587">
        <w:rPr>
          <w:rFonts w:cstheme="minorHAnsi"/>
          <w:lang w:val="en-US"/>
        </w:rPr>
        <w:t>summatively</w:t>
      </w:r>
      <w:proofErr w:type="spellEnd"/>
      <w:r w:rsidR="00606587">
        <w:rPr>
          <w:rFonts w:cstheme="minorHAnsi"/>
          <w:lang w:val="en-US"/>
        </w:rPr>
        <w:t xml:space="preserve">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w:t>
      </w:r>
      <w:r w:rsidR="00606587">
        <w:rPr>
          <w:rFonts w:cstheme="minorHAnsi"/>
          <w:lang w:val="en-US"/>
        </w:rPr>
        <w:lastRenderedPageBreak/>
        <w:t>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0C89C" w:rsidR="00AE3D2A" w:rsidRDefault="00967FBA" w:rsidP="00497B8E">
      <w:pPr>
        <w:spacing w:after="0" w:line="360" w:lineRule="auto"/>
        <w:ind w:firstLine="1304"/>
        <w:jc w:val="both"/>
        <w:rPr>
          <w:ins w:id="771" w:author="Julian Christensen" w:date="2024-07-05T13:22:00Z"/>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44AD026E" w14:textId="77777777" w:rsidR="005A1135" w:rsidRPr="00BD4892" w:rsidRDefault="005A1135" w:rsidP="00497B8E">
      <w:pPr>
        <w:spacing w:after="0" w:line="360" w:lineRule="auto"/>
        <w:ind w:firstLine="1304"/>
        <w:jc w:val="both"/>
        <w:rPr>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01372B" w:rsidRDefault="0001372B"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01372B" w:rsidRDefault="0001372B"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01372B" w:rsidRDefault="0001372B"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01372B" w:rsidRDefault="0001372B"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007B74B2"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w:t>
      </w:r>
      <w:proofErr w:type="spellStart"/>
      <w:r>
        <w:rPr>
          <w:lang w:val="en-US"/>
        </w:rPr>
        <w:t>AIscreenR</w:t>
      </w:r>
      <w:proofErr w:type="spellEnd"/>
      <w:r>
        <w:rPr>
          <w:lang w:val="en-US"/>
        </w:rPr>
        <w:t xml:space="preserve"> automatically pastes</w:t>
      </w:r>
      <w:ins w:id="772" w:author="Julian Christensen" w:date="2024-07-05T13:32:00Z">
        <w:r w:rsidR="00104D0B">
          <w:rPr>
            <w:lang w:val="en-US"/>
          </w:rPr>
          <w:t xml:space="preserve"> this</w:t>
        </w:r>
      </w:ins>
      <w:r>
        <w:rPr>
          <w:lang w:val="en-US"/>
        </w:rPr>
        <w:t xml:space="preserve"> together</w:t>
      </w:r>
      <w:ins w:id="773" w:author="Julian Christensen" w:date="2024-07-05T13:32:00Z">
        <w:r w:rsidR="00104D0B">
          <w:rPr>
            <w:lang w:val="en-US"/>
          </w:rPr>
          <w:t xml:space="preserve"> with</w:t>
        </w:r>
      </w:ins>
      <w:r>
        <w:rPr>
          <w:lang w:val="en-US"/>
        </w:rPr>
        <w:t xml:space="preserve">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xml:space="preserve">: End of prompt added by </w:t>
      </w:r>
      <w:proofErr w:type="spellStart"/>
      <w:r>
        <w:rPr>
          <w:lang w:val="en-US"/>
        </w:rPr>
        <w:t>AIscreenR</w:t>
      </w:r>
      <w:proofErr w:type="spellEnd"/>
    </w:p>
    <w:p w14:paraId="1403AC2D" w14:textId="0583D4F8" w:rsidR="007B20AC" w:rsidRDefault="007B20AC" w:rsidP="00B56694">
      <w:pPr>
        <w:spacing w:after="0" w:line="360" w:lineRule="auto"/>
        <w:jc w:val="both"/>
        <w:rPr>
          <w:lang w:val="en-US"/>
        </w:rPr>
      </w:pPr>
    </w:p>
    <w:p w14:paraId="4C04556C" w14:textId="1CE808E4" w:rsidR="00311FE2" w:rsidRDefault="00794565" w:rsidP="003541DE">
      <w:pPr>
        <w:spacing w:after="0" w:line="360" w:lineRule="auto"/>
        <w:jc w:val="both"/>
        <w:rPr>
          <w:lang w:val="en-US"/>
        </w:rPr>
      </w:pPr>
      <w:commentRangeStart w:id="774"/>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xml:space="preserve">. Instead, we built </w:t>
      </w:r>
      <w:commentRangeStart w:id="775"/>
      <w:r w:rsidR="00724671">
        <w:rPr>
          <w:lang w:val="en-US"/>
        </w:rPr>
        <w:t>two</w:t>
      </w:r>
      <w:commentRangeEnd w:id="775"/>
      <w:r w:rsidR="00104D0B">
        <w:rPr>
          <w:rStyle w:val="Kommentarhenvisning"/>
        </w:rPr>
        <w:commentReference w:id="775"/>
      </w:r>
      <w:r w:rsidR="00724671">
        <w:rPr>
          <w:lang w:val="en-US"/>
        </w:rPr>
        <w:t xml:space="preserve"> JSON</w:t>
      </w:r>
      <w:r w:rsidR="00311FE2">
        <w:rPr>
          <w:lang w:val="en-US"/>
        </w:rPr>
        <w:t xml:space="preserve"> fun</w:t>
      </w:r>
      <w:r w:rsidR="00514F04">
        <w:rPr>
          <w:lang w:val="en-US"/>
        </w:rPr>
        <w:t>c</w:t>
      </w:r>
      <w:r w:rsidR="00311FE2">
        <w:rPr>
          <w:lang w:val="en-US"/>
        </w:rPr>
        <w:t>tion</w:t>
      </w:r>
      <w:r w:rsidR="00724671">
        <w:rPr>
          <w:lang w:val="en-US"/>
        </w:rPr>
        <w:t>s providing this instruction to the model</w:t>
      </w:r>
      <w:ins w:id="776" w:author="Julian Christensen" w:date="2024-07-05T13:34:00Z">
        <w:r w:rsidR="00104D0B">
          <w:rPr>
            <w:lang w:val="en-US"/>
          </w:rPr>
          <w:t>, i.e., function calling</w:t>
        </w:r>
      </w:ins>
      <w:r w:rsidR="00724671">
        <w:rPr>
          <w:lang w:val="en-US"/>
        </w:rPr>
        <w:t xml:space="preserve">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dnotehenvisning"/>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commentRangeEnd w:id="774"/>
      <w:r w:rsidR="00104D0B">
        <w:rPr>
          <w:rStyle w:val="Kommentarhenvisning"/>
        </w:rPr>
        <w:commentReference w:id="774"/>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w:lastRenderedPageBreak/>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B1F217E" w:rsidR="00311FE2" w:rsidRDefault="002D0DAF" w:rsidP="00497B8E">
      <w:pPr>
        <w:spacing w:after="0" w:line="360" w:lineRule="auto"/>
        <w:ind w:firstLine="1304"/>
        <w:jc w:val="both"/>
        <w:rPr>
          <w:ins w:id="778" w:author="Julian Christensen" w:date="2024-07-05T13:40:00Z"/>
          <w:lang w:val="en-US"/>
        </w:rPr>
      </w:pPr>
      <w:commentRangeStart w:id="779"/>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w:t>
      </w:r>
      <w:del w:id="780" w:author="Julian Christensen" w:date="2024-07-05T13:41:00Z">
        <w:r w:rsidR="00E83D67" w:rsidDel="00104D0B">
          <w:rPr>
            <w:lang w:val="en-US"/>
          </w:rPr>
          <w:delText>It was not that the models were entirely off but t</w:delText>
        </w:r>
      </w:del>
      <w:ins w:id="781" w:author="Julian Christensen" w:date="2024-07-05T13:41:00Z">
        <w:r w:rsidR="00104D0B">
          <w:rPr>
            <w:lang w:val="en-US"/>
          </w:rPr>
          <w:t>T</w:t>
        </w:r>
      </w:ins>
      <w:r w:rsidR="00E83D67">
        <w:rPr>
          <w:lang w:val="en-US"/>
        </w:rPr>
        <w:t xml:space="preserve">he test performance of the models </w:t>
      </w:r>
      <w:ins w:id="782" w:author="Julian Christensen" w:date="2024-07-05T13:41:00Z">
        <w:r w:rsidR="00104D0B">
          <w:rPr>
            <w:lang w:val="en-US"/>
          </w:rPr>
          <w:t xml:space="preserve">did thus </w:t>
        </w:r>
      </w:ins>
      <w:r w:rsidR="00E83D67">
        <w:rPr>
          <w:lang w:val="en-US"/>
        </w:rPr>
        <w:t>dramatically increas</w:t>
      </w:r>
      <w:ins w:id="783" w:author="Julian Christensen" w:date="2024-07-05T13:41:00Z">
        <w:r w:rsidR="00104D0B">
          <w:rPr>
            <w:lang w:val="en-US"/>
          </w:rPr>
          <w:t>e</w:t>
        </w:r>
      </w:ins>
      <w:del w:id="784" w:author="Julian Christensen" w:date="2024-07-05T13:41:00Z">
        <w:r w:rsidR="00E83D67" w:rsidDel="00104D0B">
          <w:rPr>
            <w:lang w:val="en-US"/>
          </w:rPr>
          <w:delText>ed</w:delText>
        </w:r>
      </w:del>
      <w:r w:rsidR="00E83D67">
        <w:rPr>
          <w:lang w:val="en-US"/>
        </w:rPr>
        <w:t xml:space="preserve"> when given more precise prompts with fewer inclusion/exclusion criteria. </w:t>
      </w:r>
      <w:r w:rsidR="006236F5">
        <w:rPr>
          <w:lang w:val="en-US"/>
        </w:rPr>
        <w:t xml:space="preserve">Therefore, </w:t>
      </w:r>
      <w:commentRangeStart w:id="785"/>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commentRangeEnd w:id="785"/>
      <w:r w:rsidR="00104D0B">
        <w:rPr>
          <w:rStyle w:val="Kommentarhenvisning"/>
        </w:rPr>
        <w:commentReference w:id="785"/>
      </w:r>
      <w:r w:rsidR="006236F5">
        <w:rPr>
          <w:lang w:val="en-US"/>
        </w:rPr>
        <w:t>.</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dnotehenvisning"/>
          <w:lang w:val="en-US"/>
        </w:rPr>
        <w:t xml:space="preserve"> </w:t>
      </w:r>
      <w:r w:rsidR="00B33FB9">
        <w:rPr>
          <w:rStyle w:val="Fodnotehenvisning"/>
          <w:lang w:val="en-US"/>
        </w:rPr>
        <w:footnoteReference w:id="11"/>
      </w:r>
      <w:commentRangeEnd w:id="779"/>
      <w:r w:rsidR="00104D0B">
        <w:rPr>
          <w:rStyle w:val="Kommentarhenvisning"/>
        </w:rPr>
        <w:commentReference w:id="779"/>
      </w:r>
    </w:p>
    <w:p w14:paraId="2AE37EEF" w14:textId="77777777" w:rsidR="00104D0B" w:rsidRPr="00497B8E" w:rsidRDefault="00104D0B" w:rsidP="00497B8E">
      <w:pPr>
        <w:spacing w:after="0" w:line="360" w:lineRule="auto"/>
        <w:ind w:firstLine="1304"/>
        <w:jc w:val="both"/>
        <w:rPr>
          <w:lang w:val="en-US"/>
        </w:rPr>
      </w:pPr>
    </w:p>
    <w:p w14:paraId="101E1F50" w14:textId="04C8C958" w:rsidR="00413D40" w:rsidRPr="00413D40" w:rsidRDefault="006C2BE8" w:rsidP="00575122">
      <w:pPr>
        <w:spacing w:after="0" w:line="360" w:lineRule="auto"/>
        <w:jc w:val="both"/>
        <w:rPr>
          <w:i/>
          <w:lang w:val="en-US"/>
        </w:rPr>
      </w:pPr>
      <w:r>
        <w:rPr>
          <w:i/>
          <w:lang w:val="en-US"/>
        </w:rPr>
        <w:t xml:space="preserve">4.2.1 </w:t>
      </w:r>
      <w:del w:id="786" w:author="Julian Christensen" w:date="2024-07-05T13:42:00Z">
        <w:r w:rsidR="00575122" w:rsidDel="007008F8">
          <w:rPr>
            <w:i/>
            <w:lang w:val="en-US"/>
          </w:rPr>
          <w:delText>Performance tests</w:delText>
        </w:r>
      </w:del>
      <w:ins w:id="787" w:author="Julian Christensen" w:date="2024-07-05T13:42:00Z">
        <w:r w:rsidR="007008F8">
          <w:rPr>
            <w:i/>
            <w:lang w:val="en-US"/>
          </w:rPr>
          <w:t>Prompt validation</w:t>
        </w:r>
      </w:ins>
      <w:r w:rsidR="00413D40" w:rsidRPr="00413D40">
        <w:rPr>
          <w:i/>
          <w:lang w:val="en-US"/>
        </w:rPr>
        <w:t xml:space="preserve"> </w:t>
      </w:r>
    </w:p>
    <w:p w14:paraId="4211E06D" w14:textId="3E4E8895" w:rsidR="00575122" w:rsidRDefault="00575122" w:rsidP="002D3CE4">
      <w:pPr>
        <w:spacing w:after="0" w:line="360" w:lineRule="auto"/>
        <w:jc w:val="both"/>
        <w:rPr>
          <w:ins w:id="788" w:author="Julian Christensen" w:date="2024-07-05T13:43:00Z"/>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w:t>
      </w:r>
      <w:del w:id="789" w:author="Julian Christensen" w:date="2024-07-05T13:43:00Z">
        <w:r w:rsidDel="007008F8">
          <w:rPr>
            <w:lang w:val="en-US"/>
          </w:rPr>
          <w:delText>. Hereto</w:delText>
        </w:r>
      </w:del>
      <w:r>
        <w:rPr>
          <w:lang w:val="en-US"/>
        </w:rPr>
        <w:t>,</w:t>
      </w:r>
      <w:ins w:id="790" w:author="Julian Christensen" w:date="2024-07-05T13:43:00Z">
        <w:r w:rsidR="007008F8">
          <w:rPr>
            <w:lang w:val="en-US"/>
          </w:rPr>
          <w:t xml:space="preserve"> and</w:t>
        </w:r>
      </w:ins>
      <w:r>
        <w:rPr>
          <w:lang w:val="en-US"/>
        </w:rPr>
        <w:t xml:space="preserve">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w:t>
      </w:r>
      <w:r w:rsidR="00CB6E62">
        <w:rPr>
          <w:lang w:val="en-US"/>
        </w:rPr>
        <w:lastRenderedPageBreak/>
        <w:t xml:space="preserve">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65DAA34E" w14:textId="77777777" w:rsidR="007008F8" w:rsidRPr="00497B8E" w:rsidRDefault="007008F8" w:rsidP="002D3CE4">
      <w:pPr>
        <w:spacing w:after="0" w:line="360" w:lineRule="auto"/>
        <w:jc w:val="both"/>
        <w:rPr>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3AA894FC" w:rsidR="004C4B30" w:rsidRDefault="00624EC5" w:rsidP="002D3CE4">
      <w:pPr>
        <w:spacing w:after="0" w:line="360" w:lineRule="auto"/>
        <w:jc w:val="both"/>
        <w:rPr>
          <w:ins w:id="791" w:author="Julian Christensen" w:date="2024-07-05T13:44:00Z"/>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w:t>
      </w:r>
      <w:ins w:id="792" w:author="Julian Christensen" w:date="2024-07-05T13:44:00Z">
        <w:r w:rsidR="007008F8">
          <w:rPr>
            <w:rFonts w:eastAsiaTheme="minorEastAsia"/>
            <w:lang w:val="en-US"/>
          </w:rPr>
          <w:t>s</w:t>
        </w:r>
      </w:ins>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w:t>
      </w:r>
      <w:proofErr w:type="spellStart"/>
      <w:r w:rsidR="004A6777">
        <w:rPr>
          <w:rFonts w:eastAsiaTheme="minorEastAsia"/>
          <w:lang w:val="en-US"/>
        </w:rPr>
        <w:t>as</w:t>
      </w:r>
      <w:proofErr w:type="spellEnd"/>
      <w:r w:rsidR="004A6777">
        <w:rPr>
          <w:rFonts w:eastAsiaTheme="minorEastAsia"/>
          <w:lang w:val="en-US"/>
        </w:rPr>
        <w:t xml:space="preserve"> also done by </w:t>
      </w:r>
      <w:proofErr w:type="spellStart"/>
      <w:r w:rsidR="004A6777">
        <w:rPr>
          <w:rFonts w:eastAsiaTheme="minorEastAsia"/>
          <w:lang w:val="en-US"/>
        </w:rPr>
        <w:t>Syriani</w:t>
      </w:r>
      <w:proofErr w:type="spellEnd"/>
      <w:r w:rsidR="004A6777">
        <w:rPr>
          <w:rFonts w:eastAsiaTheme="minorEastAsia"/>
          <w:lang w:val="en-US"/>
        </w:rPr>
        <w:t xml:space="preserve">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w:t>
      </w:r>
      <w:ins w:id="793" w:author="Julian Christensen" w:date="2024-07-05T13:45:00Z">
        <w:r w:rsidR="007008F8">
          <w:rPr>
            <w:rFonts w:eastAsiaTheme="minorEastAsia"/>
            <w:lang w:val="en-US"/>
          </w:rPr>
          <w:t xml:space="preserve">higher </w:t>
        </w:r>
      </w:ins>
      <w:r w:rsidR="004A6777">
        <w:rPr>
          <w:rFonts w:eastAsiaTheme="minorEastAsia"/>
          <w:lang w:val="en-US"/>
        </w:rPr>
        <w:t>cost</w:t>
      </w:r>
      <w:ins w:id="794" w:author="Julian Christensen" w:date="2024-07-05T13:45:00Z">
        <w:r w:rsidR="007008F8">
          <w:rPr>
            <w:rFonts w:eastAsiaTheme="minorEastAsia"/>
            <w:lang w:val="en-US"/>
          </w:rPr>
          <w:t>s of using these models</w:t>
        </w:r>
      </w:ins>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 xml:space="preserve">e used invariant </w:t>
      </w:r>
      <w:proofErr w:type="spellStart"/>
      <w:r w:rsidR="004A6777">
        <w:rPr>
          <w:rFonts w:eastAsiaTheme="minorEastAsia"/>
          <w:lang w:val="en-US"/>
        </w:rPr>
        <w:t>top_p</w:t>
      </w:r>
      <w:proofErr w:type="spellEnd"/>
      <w:r w:rsidR="004A6777">
        <w:rPr>
          <w:rFonts w:eastAsiaTheme="minorEastAsia"/>
          <w:lang w:val="en-US"/>
        </w:rPr>
        <w:t xml:space="preserve">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del w:id="795" w:author="Julian Christensen" w:date="2024-07-05T13:47:00Z">
        <w:r w:rsidR="00D874B5" w:rsidDel="007008F8">
          <w:rPr>
            <w:rFonts w:eastAsiaTheme="minorEastAsia"/>
            <w:lang w:val="en-US"/>
          </w:rPr>
          <w:delText>As previously mentioned, we</w:delText>
        </w:r>
        <w:r w:rsidR="00D874B5" w:rsidDel="007008F8">
          <w:rPr>
            <w:lang w:val="en-US"/>
          </w:rPr>
          <w:delText xml:space="preserve"> interpret</w:delText>
        </w:r>
        <w:r w:rsidR="006E39D0" w:rsidDel="007008F8">
          <w:rPr>
            <w:lang w:val="en-US"/>
          </w:rPr>
          <w:delText>ed</w:delText>
        </w:r>
        <w:r w:rsidR="00D874B5" w:rsidDel="007008F8">
          <w:rPr>
            <w:lang w:val="en-US"/>
          </w:rPr>
          <w:delText xml:space="preserve"> the results of the experiments using the benchmark scheme developed in Section 3 (cf. Table 3). </w:delText>
        </w:r>
      </w:del>
    </w:p>
    <w:p w14:paraId="182A0522" w14:textId="77777777" w:rsidR="007008F8" w:rsidRPr="00497B8E" w:rsidRDefault="007008F8" w:rsidP="002D3CE4">
      <w:pPr>
        <w:spacing w:after="0" w:line="360" w:lineRule="auto"/>
        <w:jc w:val="both"/>
        <w:rPr>
          <w:rFonts w:eastAsiaTheme="minorEastAsia"/>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57C73DAB"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w:t>
      </w:r>
      <w:ins w:id="796" w:author="Julian Christensen" w:date="2024-07-05T13:46:00Z">
        <w:r w:rsidR="007008F8">
          <w:rPr>
            <w:lang w:val="en-US"/>
          </w:rPr>
          <w:t>, using the benchmark scheme from section 3,</w:t>
        </w:r>
      </w:ins>
      <w:r>
        <w:rPr>
          <w:lang w:val="en-US"/>
        </w:rPr>
        <w:t xml:space="preserve">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w:t>
      </w:r>
      <w:proofErr w:type="gramStart"/>
      <w:r>
        <w:rPr>
          <w:lang w:val="en-US"/>
        </w:rPr>
        <w:t>these model</w:t>
      </w:r>
      <w:proofErr w:type="gramEnd"/>
      <w:r>
        <w:rPr>
          <w:lang w:val="en-US"/>
        </w:rPr>
        <w:t xml:space="preserve">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w:t>
      </w:r>
      <w:r>
        <w:rPr>
          <w:lang w:val="en-US"/>
        </w:rPr>
        <w:lastRenderedPageBreak/>
        <w:t>in at least 2 out of 10 screenings), the gpt-3.5 model yielded a recall of 81% and a specificity of 93.7%. However, when setting the inclusion probability equal to 0.5 yielded a performance unacceptably low compared to human screening</w:t>
      </w:r>
      <w:ins w:id="797" w:author="Julian Christensen" w:date="2024-07-05T13:48:00Z">
        <w:r w:rsidR="007008F8">
          <w:rPr>
            <w:lang w:val="en-US"/>
          </w:rPr>
          <w:t>,</w:t>
        </w:r>
      </w:ins>
      <w:r w:rsidR="00EC7C76">
        <w:rPr>
          <w:lang w:val="en-US"/>
        </w:rPr>
        <w:t xml:space="preserve"> with a recall </w:t>
      </w:r>
      <w:del w:id="798" w:author="Julian Christensen" w:date="2024-07-05T13:48:00Z">
        <w:r w:rsidR="00EC7C76" w:rsidDel="007008F8">
          <w:rPr>
            <w:lang w:val="en-US"/>
          </w:rPr>
          <w:delText xml:space="preserve">below </w:delText>
        </w:r>
      </w:del>
      <w:ins w:id="799" w:author="Julian Christensen" w:date="2024-07-05T13:48:00Z">
        <w:r w:rsidR="007008F8">
          <w:rPr>
            <w:lang w:val="en-US"/>
          </w:rPr>
          <w:t>of only</w:t>
        </w:r>
        <w:r w:rsidR="007008F8">
          <w:rPr>
            <w:lang w:val="en-US"/>
          </w:rPr>
          <w:t xml:space="preserve"> </w:t>
        </w:r>
      </w:ins>
      <w:del w:id="800" w:author="Julian Christensen" w:date="2024-07-05T13:48:00Z">
        <w:r w:rsidR="00EC7C76" w:rsidDel="007008F8">
          <w:rPr>
            <w:lang w:val="en-US"/>
          </w:rPr>
          <w:delText>80</w:delText>
        </w:r>
      </w:del>
      <w:ins w:id="801" w:author="Julian Christensen" w:date="2024-07-05T13:48:00Z">
        <w:r w:rsidR="007008F8">
          <w:rPr>
            <w:lang w:val="en-US"/>
          </w:rPr>
          <w:t>69</w:t>
        </w:r>
      </w:ins>
      <w:r w:rsidR="00EC7C76">
        <w:rPr>
          <w:lang w:val="en-US"/>
        </w:rPr>
        <w:t>%.</w:t>
      </w:r>
    </w:p>
    <w:p w14:paraId="5FF15B33" w14:textId="0D57A302" w:rsidR="00065E3A" w:rsidRDefault="00D874B5" w:rsidP="00A449F4">
      <w:pPr>
        <w:spacing w:after="0" w:line="360" w:lineRule="auto"/>
        <w:jc w:val="both"/>
        <w:rPr>
          <w:rFonts w:cs="Times New Roman"/>
          <w:szCs w:val="24"/>
          <w:lang w:val="en-US"/>
        </w:rPr>
      </w:pPr>
      <w:r>
        <w:rPr>
          <w:lang w:val="en-US"/>
        </w:rPr>
        <w:tab/>
        <w:t xml:space="preserve">When used on the FRIENDS data, the gpt-4 model performed extremely well with performance measures that can considered to exceed common human screening performances. </w:t>
      </w:r>
      <w:del w:id="802" w:author="Julian Christensen" w:date="2024-07-05T13:49:00Z">
        <w:r w:rsidDel="007008F8">
          <w:rPr>
            <w:lang w:val="en-US"/>
          </w:rPr>
          <w:delText>Concretely</w:delText>
        </w:r>
      </w:del>
      <w:ins w:id="803" w:author="Julian Christensen" w:date="2024-07-05T13:49:00Z">
        <w:r w:rsidR="007008F8">
          <w:rPr>
            <w:lang w:val="en-US"/>
          </w:rPr>
          <w:t>Specifically</w:t>
        </w:r>
      </w:ins>
      <w:r>
        <w:rPr>
          <w:lang w:val="en-US"/>
        </w:rPr>
        <w:t>,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commentRangeStart w:id="804"/>
      <w:r w:rsidR="00A449F4">
        <w:rPr>
          <w:rFonts w:cs="Times New Roman"/>
          <w:szCs w:val="20"/>
          <w:lang w:val="en-US"/>
        </w:rPr>
        <w:t>An impressive fact regarding these results is further that we approximately spen</w:t>
      </w:r>
      <w:ins w:id="805" w:author="Julian Christensen" w:date="2024-07-05T13:49:00Z">
        <w:r w:rsidR="007008F8">
          <w:rPr>
            <w:rFonts w:cs="Times New Roman"/>
            <w:szCs w:val="20"/>
            <w:lang w:val="en-US"/>
          </w:rPr>
          <w:t>t</w:t>
        </w:r>
      </w:ins>
      <w:del w:id="806" w:author="Julian Christensen" w:date="2024-07-05T13:49:00Z">
        <w:r w:rsidR="00A449F4" w:rsidDel="007008F8">
          <w:rPr>
            <w:rFonts w:cs="Times New Roman"/>
            <w:szCs w:val="20"/>
            <w:lang w:val="en-US"/>
          </w:rPr>
          <w:delText>d</w:delText>
        </w:r>
      </w:del>
      <w:r w:rsidR="00A449F4">
        <w:rPr>
          <w:rFonts w:cs="Times New Roman"/>
          <w:szCs w:val="20"/>
          <w:lang w:val="en-US"/>
        </w:rPr>
        <w:t xml:space="preserve"> 5-10 minutes engineering the used prompt presented in Textbox 1</w:t>
      </w:r>
      <w:commentRangeEnd w:id="804"/>
      <w:r w:rsidR="007008F8">
        <w:rPr>
          <w:rStyle w:val="Kommentarhenvisning"/>
        </w:rPr>
        <w:commentReference w:id="804"/>
      </w:r>
      <w:r w:rsidR="00A449F4">
        <w:rPr>
          <w:rFonts w:cs="Times New Roman"/>
          <w:szCs w:val="20"/>
          <w:lang w:val="en-US"/>
        </w:rPr>
        <w:t>. In fact, the prompt represents a first trial prompt. Unless we were extremely lucky to hit the right prompt in the first trial, this might indicate that in some applications the GPT API models are not as prompt-sensitive as often expected</w:t>
      </w:r>
      <w:ins w:id="807" w:author="Julian Christensen" w:date="2024-07-05T13:50:00Z">
        <w:r w:rsidR="007008F8">
          <w:rPr>
            <w:rFonts w:cs="Times New Roman"/>
            <w:szCs w:val="20"/>
            <w:lang w:val="en-US"/>
          </w:rPr>
          <w:t xml:space="preserve"> (see e.g. REFS)</w:t>
        </w:r>
      </w:ins>
      <w:r w:rsidR="00A449F4">
        <w:rPr>
          <w:rFonts w:cs="Times New Roman"/>
          <w:szCs w:val="20"/>
          <w:lang w:val="en-US"/>
        </w:rPr>
        <w:t xml:space="preserve">.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3DF93113" w:rsidR="0060422B" w:rsidRDefault="00C36ABB" w:rsidP="00A449F4">
      <w:pPr>
        <w:spacing w:after="0" w:line="360" w:lineRule="auto"/>
        <w:jc w:val="both"/>
        <w:rPr>
          <w:ins w:id="808" w:author="Julian Christensen" w:date="2024-07-05T13:51:00Z"/>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w:t>
      </w:r>
      <w:commentRangeStart w:id="809"/>
      <w:r w:rsidR="00DC62E2">
        <w:rPr>
          <w:rFonts w:cs="Times New Roman"/>
          <w:szCs w:val="24"/>
          <w:lang w:val="en-US"/>
        </w:rPr>
        <w:t xml:space="preserve">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w:t>
      </w:r>
      <w:commentRangeEnd w:id="809"/>
      <w:r w:rsidR="007008F8">
        <w:rPr>
          <w:rStyle w:val="Kommentarhenvisning"/>
        </w:rPr>
        <w:commentReference w:id="809"/>
      </w:r>
      <w:r w:rsidR="00DC62E2">
        <w:rPr>
          <w:rFonts w:cs="Times New Roman"/>
          <w:szCs w:val="24"/>
          <w:lang w:val="en-US"/>
        </w:rPr>
        <w:t xml:space="preserve">).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del w:id="810" w:author="Julian Christensen" w:date="2024-07-05T13:51:00Z">
        <w:r w:rsidR="00726CD7" w:rsidDel="007008F8">
          <w:rPr>
            <w:rFonts w:cs="Times New Roman"/>
            <w:szCs w:val="24"/>
            <w:lang w:val="en-US"/>
          </w:rPr>
          <w:delText xml:space="preserve">provides extra </w:delText>
        </w:r>
        <w:r w:rsidR="00A3534C" w:rsidDel="007008F8">
          <w:rPr>
            <w:rFonts w:cs="Times New Roman"/>
            <w:szCs w:val="24"/>
            <w:lang w:val="en-US"/>
          </w:rPr>
          <w:delText>in</w:delText>
        </w:r>
        <w:r w:rsidR="00726CD7" w:rsidDel="007008F8">
          <w:rPr>
            <w:rFonts w:cs="Times New Roman"/>
            <w:szCs w:val="24"/>
            <w:lang w:val="en-US"/>
          </w:rPr>
          <w:delText>surance of not</w:delText>
        </w:r>
      </w:del>
      <w:ins w:id="811" w:author="Julian Christensen" w:date="2024-07-05T13:51:00Z">
        <w:r w:rsidR="007008F8">
          <w:rPr>
            <w:rFonts w:cs="Times New Roman"/>
            <w:szCs w:val="24"/>
            <w:lang w:val="en-US"/>
          </w:rPr>
          <w:t>reduces the risk of</w:t>
        </w:r>
      </w:ins>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del w:id="812" w:author="Julian Christensen" w:date="2024-07-05T13:52:00Z">
        <w:r w:rsidR="00877DAB" w:rsidDel="00232250">
          <w:rPr>
            <w:rFonts w:cs="Times New Roman"/>
            <w:szCs w:val="24"/>
            <w:lang w:val="en-US"/>
          </w:rPr>
          <w:delText>hard</w:delText>
        </w:r>
      </w:del>
      <w:ins w:id="813" w:author="Julian Christensen" w:date="2024-07-05T13:52:00Z">
        <w:r w:rsidR="00232250">
          <w:rPr>
            <w:rFonts w:cs="Times New Roman"/>
            <w:szCs w:val="24"/>
            <w:lang w:val="en-US"/>
          </w:rPr>
          <w:t>exclusion</w:t>
        </w:r>
      </w:ins>
      <w:del w:id="814" w:author="Julian Christensen" w:date="2024-07-05T13:52:00Z">
        <w:r w:rsidR="00877DAB" w:rsidDel="00232250">
          <w:rPr>
            <w:rFonts w:cs="Times New Roman"/>
            <w:szCs w:val="24"/>
            <w:lang w:val="en-US"/>
          </w:rPr>
          <w:delText xml:space="preserve"> </w:delText>
        </w:r>
      </w:del>
      <w:ins w:id="815" w:author="Julian Christensen" w:date="2024-07-05T13:52:00Z">
        <w:r w:rsidR="00232250">
          <w:rPr>
            <w:rFonts w:cs="Times New Roman"/>
            <w:szCs w:val="24"/>
            <w:lang w:val="en-US"/>
          </w:rPr>
          <w:t xml:space="preserve"> </w:t>
        </w:r>
      </w:ins>
      <w:r w:rsidR="00877DAB">
        <w:rPr>
          <w:rFonts w:cs="Times New Roman"/>
          <w:szCs w:val="24"/>
          <w:lang w:val="en-US"/>
        </w:rPr>
        <w:t xml:space="preserve">decisions </w:t>
      </w:r>
      <w:del w:id="816" w:author="Julian Christensen" w:date="2024-07-05T13:52:00Z">
        <w:r w:rsidR="00877DAB" w:rsidDel="00232250">
          <w:rPr>
            <w:rFonts w:cs="Times New Roman"/>
            <w:szCs w:val="24"/>
            <w:lang w:val="en-US"/>
          </w:rPr>
          <w:delText xml:space="preserve">are </w:delText>
        </w:r>
      </w:del>
      <w:ins w:id="817" w:author="Julian Christensen" w:date="2024-07-05T13:52:00Z">
        <w:r w:rsidR="00232250">
          <w:rPr>
            <w:rFonts w:cs="Times New Roman"/>
            <w:szCs w:val="24"/>
            <w:lang w:val="en-US"/>
          </w:rPr>
          <w:t>may more often be</w:t>
        </w:r>
        <w:r w:rsidR="00232250">
          <w:rPr>
            <w:rFonts w:cs="Times New Roman"/>
            <w:szCs w:val="24"/>
            <w:lang w:val="en-US"/>
          </w:rPr>
          <w:t xml:space="preserve"> </w:t>
        </w:r>
      </w:ins>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w:t>
      </w:r>
      <w:del w:id="818" w:author="Julian Christensen" w:date="2024-07-05T13:52:00Z">
        <w:r w:rsidR="0060422B" w:rsidDel="00232250">
          <w:rPr>
            <w:rFonts w:cs="Times New Roman"/>
            <w:szCs w:val="24"/>
            <w:lang w:val="en-US"/>
          </w:rPr>
          <w:delText>,</w:delText>
        </w:r>
      </w:del>
      <w:r w:rsidR="0060422B">
        <w:rPr>
          <w:rFonts w:cs="Times New Roman"/>
          <w:szCs w:val="24"/>
          <w:lang w:val="en-US"/>
        </w:rPr>
        <w:t xml:space="preserve"> and</w:t>
      </w:r>
      <w:ins w:id="819" w:author="Julian Christensen" w:date="2024-07-05T13:52:00Z">
        <w:r w:rsidR="00232250">
          <w:rPr>
            <w:rFonts w:cs="Times New Roman"/>
            <w:szCs w:val="24"/>
            <w:lang w:val="en-US"/>
          </w:rPr>
          <w:t xml:space="preserve"> –</w:t>
        </w:r>
      </w:ins>
      <w:r w:rsidR="0060422B">
        <w:rPr>
          <w:rFonts w:cs="Times New Roman"/>
          <w:szCs w:val="24"/>
          <w:lang w:val="en-US"/>
        </w:rPr>
        <w:t xml:space="preserve"> most importantly</w:t>
      </w:r>
      <w:ins w:id="820" w:author="Julian Christensen" w:date="2024-07-05T13:52:00Z">
        <w:r w:rsidR="00232250">
          <w:rPr>
            <w:rFonts w:cs="Times New Roman"/>
            <w:szCs w:val="24"/>
            <w:lang w:val="en-US"/>
          </w:rPr>
          <w:t xml:space="preserve"> –</w:t>
        </w:r>
      </w:ins>
      <w:r w:rsidR="0060422B">
        <w:rPr>
          <w:rFonts w:cs="Times New Roman"/>
          <w:szCs w:val="24"/>
          <w:lang w:val="en-US"/>
        </w:rPr>
        <w:t xml:space="preserve"> safely, reduce the total screening workload by approximately </w:t>
      </w:r>
      <w:commentRangeStart w:id="821"/>
      <w:r w:rsidR="0060422B">
        <w:rPr>
          <w:rFonts w:cs="Times New Roman"/>
          <w:szCs w:val="24"/>
          <w:lang w:val="en-US"/>
        </w:rPr>
        <w:t>64%.</w:t>
      </w:r>
      <w:r w:rsidR="00AB0912">
        <w:rPr>
          <w:rFonts w:cs="Times New Roman"/>
          <w:szCs w:val="24"/>
          <w:lang w:val="en-US"/>
        </w:rPr>
        <w:t xml:space="preserve"> </w:t>
      </w:r>
      <w:commentRangeEnd w:id="821"/>
      <w:r w:rsidR="00232250">
        <w:rPr>
          <w:rStyle w:val="Kommentarhenvisning"/>
        </w:rPr>
        <w:commentReference w:id="821"/>
      </w:r>
    </w:p>
    <w:p w14:paraId="606063A8" w14:textId="6CDC0643" w:rsidR="007008F8" w:rsidRDefault="007008F8" w:rsidP="00A449F4">
      <w:pPr>
        <w:spacing w:after="0" w:line="360" w:lineRule="auto"/>
        <w:jc w:val="both"/>
        <w:rPr>
          <w:ins w:id="822" w:author="Julian Christensen" w:date="2024-07-05T13:51:00Z"/>
          <w:rFonts w:cs="Times New Roman"/>
          <w:szCs w:val="24"/>
          <w:lang w:val="en-US"/>
        </w:rPr>
      </w:pPr>
    </w:p>
    <w:p w14:paraId="4FE91733" w14:textId="77777777" w:rsidR="007008F8" w:rsidRPr="00A449F4" w:rsidRDefault="007008F8"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el-Gitter"/>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w:t>
            </w:r>
            <w:proofErr w:type="gramStart"/>
            <w:r w:rsidRPr="008D1FE3">
              <w:rPr>
                <w:rFonts w:cs="Times New Roman"/>
                <w:b/>
                <w:sz w:val="20"/>
                <w:szCs w:val="20"/>
                <w:lang w:val="en-US"/>
              </w:rPr>
              <w:t>/(</w:t>
            </w:r>
            <w:proofErr w:type="gramEnd"/>
            <w:r w:rsidRPr="008D1FE3">
              <w:rPr>
                <w:rFonts w:cs="Times New Roman"/>
                <w:b/>
                <w:sz w:val="20"/>
                <w:szCs w:val="20"/>
                <w:lang w:val="en-US"/>
              </w:rPr>
              <w:t>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w:t>
            </w:r>
            <w:proofErr w:type="gramStart"/>
            <w:r w:rsidRPr="008D1FE3">
              <w:rPr>
                <w:rFonts w:cs="Times New Roman"/>
                <w:b/>
                <w:sz w:val="20"/>
                <w:szCs w:val="20"/>
                <w:lang w:val="en-US"/>
              </w:rPr>
              <w:t>/(</w:t>
            </w:r>
            <w:proofErr w:type="gramEnd"/>
            <w:r w:rsidRPr="008D1FE3">
              <w:rPr>
                <w:rFonts w:cs="Times New Roman"/>
                <w:b/>
                <w:sz w:val="20"/>
                <w:szCs w:val="20"/>
                <w:lang w:val="en-US"/>
              </w:rPr>
              <w:t>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proofErr w:type="spellStart"/>
            <w:r w:rsidRPr="008D1FE3">
              <w:rPr>
                <w:rFonts w:cs="Times New Roman"/>
                <w:b/>
                <w:sz w:val="20"/>
                <w:szCs w:val="20"/>
                <w:lang w:val="en-US"/>
              </w:rPr>
              <w:t>bAcc</w:t>
            </w:r>
            <w:proofErr w:type="spellEnd"/>
            <w:r w:rsidRPr="008D1FE3">
              <w:rPr>
                <w:rFonts w:cs="Times New Roman"/>
                <w:b/>
                <w:sz w:val="20"/>
                <w:szCs w:val="20"/>
                <w:lang w:val="en-US"/>
              </w:rPr>
              <w:t xml:space="preserve">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823" w:name="_Hlk169692566"/>
            <w:r>
              <w:rPr>
                <w:rFonts w:cs="Times New Roman"/>
                <w:sz w:val="20"/>
                <w:szCs w:val="20"/>
              </w:rPr>
              <w:t>1340</w:t>
            </w:r>
            <w:bookmarkEnd w:id="823"/>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05BCD4F3" w:rsidR="002C2295" w:rsidDel="00232250" w:rsidRDefault="002C2295" w:rsidP="006F63D8">
      <w:pPr>
        <w:spacing w:after="0" w:line="360" w:lineRule="auto"/>
        <w:rPr>
          <w:del w:id="824" w:author="Julian Christensen" w:date="2024-07-05T13:54:00Z"/>
          <w:rFonts w:cs="Times New Roman"/>
          <w:szCs w:val="20"/>
          <w:lang w:val="en-US"/>
        </w:rPr>
      </w:pPr>
    </w:p>
    <w:p w14:paraId="384221C1" w14:textId="5C15BAC9" w:rsidR="00232250" w:rsidRDefault="00232250" w:rsidP="006F63D8">
      <w:pPr>
        <w:spacing w:after="0" w:line="360" w:lineRule="auto"/>
        <w:rPr>
          <w:ins w:id="825" w:author="Julian Christensen" w:date="2024-07-05T13:54:00Z"/>
          <w:rFonts w:cs="Times New Roman"/>
          <w:szCs w:val="20"/>
          <w:lang w:val="en-US"/>
        </w:rPr>
      </w:pPr>
    </w:p>
    <w:p w14:paraId="48AB8A69" w14:textId="77E9AC5E" w:rsidR="00232250" w:rsidRDefault="00232250" w:rsidP="006F63D8">
      <w:pPr>
        <w:spacing w:after="0" w:line="360" w:lineRule="auto"/>
        <w:rPr>
          <w:ins w:id="826" w:author="Julian Christensen" w:date="2024-07-05T13:54:00Z"/>
          <w:rFonts w:cs="Times New Roman"/>
          <w:szCs w:val="20"/>
          <w:lang w:val="en-US"/>
        </w:rPr>
      </w:pPr>
    </w:p>
    <w:p w14:paraId="5A868443" w14:textId="758CF0C1" w:rsidR="00232250" w:rsidRDefault="00232250" w:rsidP="006F63D8">
      <w:pPr>
        <w:spacing w:after="0" w:line="360" w:lineRule="auto"/>
        <w:rPr>
          <w:ins w:id="827" w:author="Julian Christensen" w:date="2024-07-05T13:54:00Z"/>
          <w:rFonts w:cs="Times New Roman"/>
          <w:szCs w:val="20"/>
          <w:lang w:val="en-US"/>
        </w:rPr>
      </w:pPr>
    </w:p>
    <w:p w14:paraId="3AFD03F7" w14:textId="178DEB48" w:rsidR="00232250" w:rsidRDefault="00232250" w:rsidP="006F63D8">
      <w:pPr>
        <w:spacing w:after="0" w:line="360" w:lineRule="auto"/>
        <w:rPr>
          <w:ins w:id="828" w:author="Julian Christensen" w:date="2024-07-05T13:54:00Z"/>
          <w:rFonts w:cs="Times New Roman"/>
          <w:szCs w:val="20"/>
          <w:lang w:val="en-US"/>
        </w:rPr>
      </w:pPr>
    </w:p>
    <w:p w14:paraId="3A87E6BF" w14:textId="0AAC1311" w:rsidR="00232250" w:rsidRDefault="00232250" w:rsidP="006F63D8">
      <w:pPr>
        <w:spacing w:after="0" w:line="360" w:lineRule="auto"/>
        <w:rPr>
          <w:ins w:id="829" w:author="Julian Christensen" w:date="2024-07-05T13:54:00Z"/>
          <w:rFonts w:cs="Times New Roman"/>
          <w:szCs w:val="20"/>
          <w:lang w:val="en-US"/>
        </w:rPr>
      </w:pPr>
    </w:p>
    <w:p w14:paraId="06643950" w14:textId="4DF76623" w:rsidR="00232250" w:rsidRDefault="00232250" w:rsidP="006F63D8">
      <w:pPr>
        <w:spacing w:after="0" w:line="360" w:lineRule="auto"/>
        <w:rPr>
          <w:ins w:id="830" w:author="Julian Christensen" w:date="2024-07-05T13:54:00Z"/>
          <w:rFonts w:cs="Times New Roman"/>
          <w:szCs w:val="20"/>
          <w:lang w:val="en-US"/>
        </w:rPr>
      </w:pPr>
    </w:p>
    <w:p w14:paraId="27162FC6" w14:textId="1933775A" w:rsidR="00232250" w:rsidRDefault="00232250" w:rsidP="006F63D8">
      <w:pPr>
        <w:spacing w:after="0" w:line="360" w:lineRule="auto"/>
        <w:rPr>
          <w:ins w:id="831" w:author="Julian Christensen" w:date="2024-07-05T13:54:00Z"/>
          <w:rFonts w:cs="Times New Roman"/>
          <w:szCs w:val="20"/>
          <w:lang w:val="en-US"/>
        </w:rPr>
      </w:pPr>
    </w:p>
    <w:p w14:paraId="667688EA" w14:textId="6C6F7550" w:rsidR="00232250" w:rsidRDefault="00232250" w:rsidP="006F63D8">
      <w:pPr>
        <w:spacing w:after="0" w:line="360" w:lineRule="auto"/>
        <w:rPr>
          <w:ins w:id="832" w:author="Julian Christensen" w:date="2024-07-05T13:54:00Z"/>
          <w:rFonts w:cs="Times New Roman"/>
          <w:szCs w:val="20"/>
          <w:lang w:val="en-US"/>
        </w:rPr>
      </w:pPr>
    </w:p>
    <w:p w14:paraId="0AF46504" w14:textId="5CD4141B" w:rsidR="00232250" w:rsidRDefault="00232250" w:rsidP="006F63D8">
      <w:pPr>
        <w:spacing w:after="0" w:line="360" w:lineRule="auto"/>
        <w:rPr>
          <w:ins w:id="833" w:author="Julian Christensen" w:date="2024-07-05T13:54:00Z"/>
          <w:rFonts w:cs="Times New Roman"/>
          <w:szCs w:val="20"/>
          <w:lang w:val="en-US"/>
        </w:rPr>
      </w:pPr>
    </w:p>
    <w:p w14:paraId="4F143EDA" w14:textId="56BC1260" w:rsidR="00232250" w:rsidRDefault="00232250" w:rsidP="006F63D8">
      <w:pPr>
        <w:spacing w:after="0" w:line="360" w:lineRule="auto"/>
        <w:rPr>
          <w:ins w:id="834" w:author="Julian Christensen" w:date="2024-07-05T13:54:00Z"/>
          <w:rFonts w:cs="Times New Roman"/>
          <w:szCs w:val="20"/>
          <w:lang w:val="en-US"/>
        </w:rPr>
      </w:pPr>
    </w:p>
    <w:p w14:paraId="0819DD45" w14:textId="634A6539" w:rsidR="00232250" w:rsidRDefault="00232250" w:rsidP="006F63D8">
      <w:pPr>
        <w:spacing w:after="0" w:line="360" w:lineRule="auto"/>
        <w:rPr>
          <w:ins w:id="835" w:author="Julian Christensen" w:date="2024-07-05T13:54:00Z"/>
          <w:rFonts w:cs="Times New Roman"/>
          <w:szCs w:val="20"/>
          <w:lang w:val="en-US"/>
        </w:rPr>
      </w:pPr>
    </w:p>
    <w:p w14:paraId="381A2EA6" w14:textId="5F7C6235" w:rsidR="00232250" w:rsidRDefault="00232250" w:rsidP="006F63D8">
      <w:pPr>
        <w:spacing w:after="0" w:line="360" w:lineRule="auto"/>
        <w:rPr>
          <w:ins w:id="836" w:author="Julian Christensen" w:date="2024-07-05T13:54:00Z"/>
          <w:rFonts w:cs="Times New Roman"/>
          <w:szCs w:val="20"/>
          <w:lang w:val="en-US"/>
        </w:rPr>
      </w:pPr>
    </w:p>
    <w:p w14:paraId="41D0652B" w14:textId="77777777" w:rsidR="00232250" w:rsidRDefault="00232250" w:rsidP="006F63D8">
      <w:pPr>
        <w:spacing w:after="0" w:line="360" w:lineRule="auto"/>
        <w:rPr>
          <w:ins w:id="837" w:author="Julian Christensen" w:date="2024-07-05T13:54:00Z"/>
          <w:rFonts w:cs="Times New Roman"/>
          <w:szCs w:val="20"/>
          <w:lang w:val="en-US"/>
        </w:rPr>
      </w:pPr>
    </w:p>
    <w:p w14:paraId="28BE97F7" w14:textId="77777777" w:rsidR="00606587" w:rsidDel="00232250" w:rsidRDefault="00606587" w:rsidP="006F63D8">
      <w:pPr>
        <w:spacing w:after="0" w:line="360" w:lineRule="auto"/>
        <w:rPr>
          <w:del w:id="838" w:author="Julian Christensen" w:date="2024-07-05T13:54:00Z"/>
          <w:rFonts w:cs="Times New Roman"/>
          <w:szCs w:val="20"/>
          <w:lang w:val="en-US"/>
        </w:rPr>
      </w:pPr>
    </w:p>
    <w:p w14:paraId="259A2A31" w14:textId="77777777" w:rsidR="00497B8E" w:rsidDel="00232250" w:rsidRDefault="00497B8E" w:rsidP="006F63D8">
      <w:pPr>
        <w:spacing w:after="0" w:line="360" w:lineRule="auto"/>
        <w:rPr>
          <w:del w:id="839" w:author="Julian Christensen" w:date="2024-07-05T13:54:00Z"/>
          <w:rFonts w:cs="Times New Roman"/>
          <w:szCs w:val="20"/>
          <w:lang w:val="en-US"/>
        </w:rPr>
      </w:pPr>
    </w:p>
    <w:p w14:paraId="1C52BD53" w14:textId="77777777" w:rsidR="00497B8E" w:rsidDel="00232250" w:rsidRDefault="00497B8E" w:rsidP="006F63D8">
      <w:pPr>
        <w:spacing w:after="0" w:line="360" w:lineRule="auto"/>
        <w:rPr>
          <w:del w:id="840" w:author="Julian Christensen" w:date="2024-07-05T13:54:00Z"/>
          <w:rFonts w:cs="Times New Roman"/>
          <w:szCs w:val="20"/>
          <w:lang w:val="en-US"/>
        </w:rPr>
      </w:pPr>
    </w:p>
    <w:p w14:paraId="04EF430B" w14:textId="77777777" w:rsidR="00497B8E" w:rsidDel="00232250" w:rsidRDefault="00497B8E" w:rsidP="006F63D8">
      <w:pPr>
        <w:spacing w:after="0" w:line="360" w:lineRule="auto"/>
        <w:rPr>
          <w:del w:id="841" w:author="Julian Christensen" w:date="2024-07-05T13:54:00Z"/>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2C5FB42" w:rsidR="003C5EE5" w:rsidRDefault="00A23086" w:rsidP="00A23086">
      <w:pPr>
        <w:spacing w:line="360" w:lineRule="auto"/>
        <w:jc w:val="both"/>
        <w:rPr>
          <w:ins w:id="842" w:author="Julian Christensen" w:date="2024-07-05T13:54:00Z"/>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w:t>
      </w:r>
      <w:proofErr w:type="gramStart"/>
      <w:r w:rsidRPr="00A23086">
        <w:rPr>
          <w:rFonts w:cs="Times New Roman"/>
          <w:sz w:val="20"/>
          <w:szCs w:val="24"/>
          <w:lang w:val="en-US"/>
        </w:rPr>
        <w:t>example</w:t>
      </w:r>
      <w:proofErr w:type="gramEnd"/>
      <w:r w:rsidRPr="00A23086">
        <w:rPr>
          <w:rFonts w:cs="Times New Roman"/>
          <w:sz w:val="20"/>
          <w:szCs w:val="24"/>
          <w:lang w:val="en-US"/>
        </w:rPr>
        <w:t xml:space="preserve"> an inclusion probability of 0.1 means that the record was included in 1 out of 10 requests. </w:t>
      </w:r>
    </w:p>
    <w:p w14:paraId="30450E9C" w14:textId="77777777" w:rsidR="00232250" w:rsidRPr="00A23086" w:rsidRDefault="00232250" w:rsidP="00A23086">
      <w:pPr>
        <w:spacing w:line="360" w:lineRule="auto"/>
        <w:jc w:val="both"/>
        <w:rPr>
          <w:rFonts w:cs="Times New Roman"/>
          <w:sz w:val="20"/>
          <w:szCs w:val="24"/>
          <w:lang w:val="en-US"/>
        </w:rPr>
      </w:pPr>
    </w:p>
    <w:p w14:paraId="5B5A349F" w14:textId="156CA470" w:rsidR="00F4767C" w:rsidRDefault="00AF2988" w:rsidP="007A4482">
      <w:pPr>
        <w:spacing w:line="360" w:lineRule="auto"/>
        <w:ind w:firstLine="1304"/>
        <w:jc w:val="both"/>
        <w:rPr>
          <w:rFonts w:cs="Times New Roman"/>
          <w:szCs w:val="20"/>
          <w:lang w:val="en-US"/>
        </w:rPr>
      </w:pPr>
      <w:r>
        <w:rPr>
          <w:rFonts w:cs="Times New Roman"/>
          <w:szCs w:val="24"/>
          <w:lang w:val="en-US"/>
        </w:rPr>
        <w:lastRenderedPageBreak/>
        <w:t xml:space="preserve">To </w:t>
      </w:r>
      <w:proofErr w:type="spellStart"/>
      <w:r>
        <w:rPr>
          <w:rFonts w:cs="Times New Roman"/>
          <w:szCs w:val="24"/>
          <w:lang w:val="en-US"/>
        </w:rPr>
        <w:t>summarise</w:t>
      </w:r>
      <w:proofErr w:type="spellEnd"/>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ins w:id="843" w:author="Julian Christensen" w:date="2024-07-05T13:55:00Z">
        <w:r w:rsidR="00232250">
          <w:rPr>
            <w:lang w:val="en-US"/>
          </w:rPr>
          <w:t>, in our third classification experiment,</w:t>
        </w:r>
      </w:ins>
      <w:r w:rsidR="006650B1">
        <w:rPr>
          <w:lang w:val="en-US"/>
        </w:rPr>
        <w:t xml:space="preserve"> we </w:t>
      </w:r>
      <w:r w:rsidR="00DD2218">
        <w:rPr>
          <w:lang w:val="en-US"/>
        </w:rPr>
        <w:t>used multi-prompt screening</w:t>
      </w:r>
      <w:del w:id="844" w:author="Julian Christensen" w:date="2024-07-05T13:55:00Z">
        <w:r w:rsidR="00DD2218" w:rsidDel="00232250">
          <w:rPr>
            <w:lang w:val="en-US"/>
          </w:rPr>
          <w:delText>, circumventing that</w:delText>
        </w:r>
      </w:del>
      <w:ins w:id="845" w:author="Julian Christensen" w:date="2024-07-05T13:55:00Z">
        <w:r w:rsidR="00232250">
          <w:rPr>
            <w:lang w:val="en-US"/>
          </w:rPr>
          <w:t xml:space="preserve"> instead of adding</w:t>
        </w:r>
      </w:ins>
      <w:r w:rsidR="00DD2218">
        <w:rPr>
          <w:lang w:val="en-US"/>
        </w:rPr>
        <w:t xml:space="preserve"> all inclusion/exclusion criteria </w:t>
      </w:r>
      <w:del w:id="846" w:author="Julian Christensen" w:date="2024-07-05T13:55:00Z">
        <w:r w:rsidR="00DD2218" w:rsidDel="00232250">
          <w:rPr>
            <w:lang w:val="en-US"/>
          </w:rPr>
          <w:delText xml:space="preserve">were added </w:delText>
        </w:r>
      </w:del>
      <w:r w:rsidR="00DD2218">
        <w:rPr>
          <w:lang w:val="en-US"/>
        </w:rPr>
        <w:t xml:space="preserve">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w:t>
      </w:r>
      <w:proofErr w:type="spellStart"/>
      <w:r>
        <w:rPr>
          <w:lang w:val="en-US"/>
        </w:rPr>
        <w:t>AIscreenR</w:t>
      </w:r>
      <w:proofErr w:type="spellEnd"/>
      <w:r>
        <w:rPr>
          <w:lang w:val="en-US"/>
        </w:rPr>
        <w:t xml:space="preserve">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 xml:space="preserve">conclude that the software </w:t>
      </w:r>
      <w:del w:id="847" w:author="Julian Christensen" w:date="2024-07-05T13:57:00Z">
        <w:r w:rsidDel="00232250">
          <w:rPr>
            <w:lang w:val="en-US"/>
          </w:rPr>
          <w:delText xml:space="preserve">seems to </w:delText>
        </w:r>
      </w:del>
      <w:r>
        <w:rPr>
          <w:lang w:val="en-US"/>
        </w:rPr>
        <w:t>work</w:t>
      </w:r>
      <w:ins w:id="848" w:author="Julian Christensen" w:date="2024-07-05T13:57:00Z">
        <w:r w:rsidR="00232250">
          <w:rPr>
            <w:lang w:val="en-US"/>
          </w:rPr>
          <w:t>s</w:t>
        </w:r>
      </w:ins>
      <w:r>
        <w:rPr>
          <w:lang w:val="en-US"/>
        </w:rPr>
        <w:t xml:space="preserve"> as expected</w:t>
      </w:r>
      <w:proofErr w:type="gramStart"/>
      <w:ins w:id="849" w:author="Julian Christensen" w:date="2024-07-05T13:57:00Z">
        <w:r w:rsidR="00232250">
          <w:rPr>
            <w:lang w:val="en-US"/>
          </w:rPr>
          <w:t xml:space="preserve">. </w:t>
        </w:r>
        <w:proofErr w:type="gramEnd"/>
        <w:r w:rsidR="00232250">
          <w:rPr>
            <w:lang w:val="en-US"/>
          </w:rPr>
          <w:t>As such, we provide functioning tech for automated screenings, which is required for such screening to be accept</w:t>
        </w:r>
      </w:ins>
      <w:ins w:id="850" w:author="Julian Christensen" w:date="2024-07-05T13:58:00Z">
        <w:r w:rsidR="00232250">
          <w:rPr>
            <w:lang w:val="en-US"/>
          </w:rPr>
          <w:t xml:space="preserve">able in state of the art systematic review contexts </w:t>
        </w:r>
        <w:r w:rsidR="00232250" w:rsidRPr="002D78FC">
          <w:rPr>
            <w:lang w:val="en-US"/>
          </w:rPr>
          <w:fldChar w:fldCharType="begin" w:fldLock="1"/>
        </w:r>
        <w:r w:rsidR="00232250" w:rsidRPr="002D78FC">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232250" w:rsidRPr="002D78FC">
          <w:rPr>
            <w:lang w:val="en-US"/>
          </w:rPr>
          <w:fldChar w:fldCharType="separate"/>
        </w:r>
        <w:r w:rsidR="00232250" w:rsidRPr="002D78FC">
          <w:rPr>
            <w:noProof/>
            <w:lang w:val="en-US"/>
          </w:rPr>
          <w:t>(Campbell Collaboration, 2023)</w:t>
        </w:r>
        <w:r w:rsidR="00232250" w:rsidRPr="002D78FC">
          <w:rPr>
            <w:lang w:val="en-US"/>
          </w:rPr>
          <w:fldChar w:fldCharType="end"/>
        </w:r>
      </w:ins>
      <w:r>
        <w:rPr>
          <w:lang w:val="en-US"/>
        </w:rPr>
        <w:t>. Hence, we believe that reviewers can safely use this software in high-standard systematic reviews</w:t>
      </w:r>
      <w:commentRangeStart w:id="851"/>
      <w:r>
        <w:rPr>
          <w:lang w:val="en-US"/>
        </w:rPr>
        <w:t>.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w:t>
      </w:r>
      <w:commentRangeEnd w:id="851"/>
      <w:r w:rsidR="00232250">
        <w:rPr>
          <w:rStyle w:val="Kommentarhenvisning"/>
        </w:rPr>
        <w:commentReference w:id="851"/>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w:t>
      </w:r>
      <w:ins w:id="852" w:author="Julian Christensen" w:date="2024-07-05T14:00:00Z">
        <w:r w:rsidR="00232250">
          <w:rPr>
            <w:rFonts w:cs="Times New Roman"/>
            <w:szCs w:val="20"/>
            <w:lang w:val="en-US"/>
          </w:rPr>
          <w:t xml:space="preserve"> Moreover, in cases where</w:t>
        </w:r>
      </w:ins>
      <w:ins w:id="853" w:author="Julian Christensen" w:date="2024-07-05T14:01:00Z">
        <w:r w:rsidR="00232250">
          <w:rPr>
            <w:rFonts w:cs="Times New Roman"/>
            <w:szCs w:val="20"/>
            <w:lang w:val="en-US"/>
          </w:rPr>
          <w:t xml:space="preserve"> researchers have to rely on GPT-3.5, different </w:t>
        </w:r>
      </w:ins>
      <w:ins w:id="854" w:author="Julian Christensen" w:date="2024-07-05T14:02:00Z">
        <w:r w:rsidR="00183B8E">
          <w:rPr>
            <w:rFonts w:cs="Times New Roman"/>
            <w:szCs w:val="20"/>
            <w:lang w:val="en-US"/>
          </w:rPr>
          <w:t>inclusion probability-based inclusion thresholds should be considered (cf. discussion of Figure 4).</w:t>
        </w:r>
      </w:ins>
      <w:ins w:id="855" w:author="Julian Christensen" w:date="2024-07-05T14:01:00Z">
        <w:r w:rsidR="00232250">
          <w:rPr>
            <w:rFonts w:cs="Times New Roman"/>
            <w:szCs w:val="20"/>
            <w:lang w:val="en-US"/>
          </w:rPr>
          <w:t xml:space="preserve"> </w:t>
        </w:r>
      </w:ins>
      <w:del w:id="856" w:author="Julian Christensen" w:date="2024-07-05T14:02:00Z">
        <w:r w:rsidR="00A449F4" w:rsidRPr="00CE7BEB" w:rsidDel="00183B8E">
          <w:rPr>
            <w:rFonts w:cs="Times New Roman"/>
            <w:szCs w:val="20"/>
            <w:lang w:val="en-US"/>
          </w:rPr>
          <w:delText xml:space="preserve"> </w:delText>
        </w:r>
      </w:del>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172FC41A" w14:textId="6F182D87" w:rsidR="00183B8E" w:rsidRPr="00497B8E" w:rsidRDefault="00FE5D2F" w:rsidP="00183B8E">
      <w:pPr>
        <w:spacing w:after="0" w:line="360" w:lineRule="auto"/>
        <w:ind w:firstLine="1304"/>
        <w:jc w:val="both"/>
        <w:rPr>
          <w:lang w:val="en-US"/>
        </w:rPr>
        <w:pPrChange w:id="857" w:author="Julian Christensen" w:date="2024-07-05T14:06:00Z">
          <w:pPr>
            <w:spacing w:after="0" w:line="360" w:lineRule="auto"/>
            <w:ind w:firstLine="1304"/>
            <w:jc w:val="both"/>
          </w:pPr>
        </w:pPrChange>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w:t>
      </w:r>
      <w:proofErr w:type="spellStart"/>
      <w:ins w:id="858" w:author="Julian Christensen" w:date="2024-07-04T14:33:00Z">
        <w:r w:rsidR="008B5B3A">
          <w:rPr>
            <w:rStyle w:val="translation"/>
            <w:lang w:val="en-US"/>
          </w:rPr>
          <w:t>T&amp;Ab</w:t>
        </w:r>
        <w:proofErr w:type="spellEnd"/>
        <w:r w:rsidR="008B5B3A">
          <w:rPr>
            <w:rStyle w:val="translation"/>
            <w:lang w:val="en-US"/>
          </w:rPr>
          <w:t xml:space="preserve"> </w:t>
        </w:r>
      </w:ins>
      <w:del w:id="859" w:author="Julian Christensen" w:date="2024-07-04T14:33:00Z">
        <w:r w:rsidR="00F4767C" w:rsidDel="008B5B3A">
          <w:rPr>
            <w:rFonts w:cs="Times New Roman"/>
            <w:szCs w:val="20"/>
            <w:lang w:val="en-US"/>
          </w:rPr>
          <w:delText xml:space="preserve">TAB </w:delText>
        </w:r>
      </w:del>
      <w:r w:rsidR="00F4767C">
        <w:rPr>
          <w:rFonts w:cs="Times New Roman"/>
          <w:szCs w:val="20"/>
          <w:lang w:val="en-US"/>
        </w:rPr>
        <w:t xml:space="preserve">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t>
      </w:r>
      <w:del w:id="860" w:author="Julian Christensen" w:date="2024-07-05T14:02:00Z">
        <w:r w:rsidR="002900F6" w:rsidDel="00183B8E">
          <w:rPr>
            <w:rFonts w:cs="Times New Roman"/>
            <w:szCs w:val="20"/>
            <w:lang w:val="en-US"/>
          </w:rPr>
          <w:delText xml:space="preserve">which </w:delText>
        </w:r>
      </w:del>
      <w:ins w:id="861" w:author="Julian Christensen" w:date="2024-07-05T14:02:00Z">
        <w:r w:rsidR="00183B8E">
          <w:rPr>
            <w:rFonts w:cs="Times New Roman"/>
            <w:szCs w:val="20"/>
            <w:lang w:val="en-US"/>
          </w:rPr>
          <w:t>thereby</w:t>
        </w:r>
        <w:r w:rsidR="00183B8E">
          <w:rPr>
            <w:rFonts w:cs="Times New Roman"/>
            <w:szCs w:val="20"/>
            <w:lang w:val="en-US"/>
          </w:rPr>
          <w:t xml:space="preserve"> </w:t>
        </w:r>
      </w:ins>
      <w:del w:id="862" w:author="Julian Christensen" w:date="2024-07-05T14:03:00Z">
        <w:r w:rsidR="002900F6" w:rsidDel="00183B8E">
          <w:rPr>
            <w:rFonts w:cs="Times New Roman"/>
            <w:szCs w:val="20"/>
            <w:lang w:val="en-US"/>
          </w:rPr>
          <w:delText xml:space="preserve">demands </w:delText>
        </w:r>
      </w:del>
      <w:ins w:id="863" w:author="Julian Christensen" w:date="2024-07-05T14:03:00Z">
        <w:r w:rsidR="00183B8E">
          <w:rPr>
            <w:rFonts w:cs="Times New Roman"/>
            <w:szCs w:val="20"/>
            <w:lang w:val="en-US"/>
          </w:rPr>
          <w:t>demand</w:t>
        </w:r>
        <w:r w:rsidR="00183B8E">
          <w:rPr>
            <w:rFonts w:cs="Times New Roman"/>
            <w:szCs w:val="20"/>
            <w:lang w:val="en-US"/>
          </w:rPr>
          <w:t>ing</w:t>
        </w:r>
        <w:r w:rsidR="00183B8E">
          <w:rPr>
            <w:rFonts w:cs="Times New Roman"/>
            <w:szCs w:val="20"/>
            <w:lang w:val="en-US"/>
          </w:rPr>
          <w:t xml:space="preserve"> </w:t>
        </w:r>
      </w:ins>
      <w:r w:rsidR="002900F6">
        <w:rPr>
          <w:rFonts w:cs="Times New Roman"/>
          <w:szCs w:val="20"/>
          <w:lang w:val="en-US"/>
        </w:rPr>
        <w:t xml:space="preserve">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lastRenderedPageBreak/>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Del="00183B8E" w:rsidRDefault="00130973" w:rsidP="00D5471A">
      <w:pPr>
        <w:spacing w:after="0" w:line="360" w:lineRule="auto"/>
        <w:rPr>
          <w:del w:id="864" w:author="Julian Christensen" w:date="2024-07-05T14:06:00Z"/>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3330924F" w:rsidR="00D5471A" w:rsidRPr="00065E3A" w:rsidRDefault="00D5471A" w:rsidP="00D5471A">
      <w:pPr>
        <w:spacing w:after="0" w:line="360" w:lineRule="auto"/>
        <w:rPr>
          <w:lang w:val="en-US"/>
        </w:rPr>
      </w:pPr>
      <w:r w:rsidRPr="00065E3A">
        <w:rPr>
          <w:lang w:val="en-US"/>
        </w:rPr>
        <w:t xml:space="preserve">TABLE 5: Workflow for how to conduct </w:t>
      </w:r>
      <w:proofErr w:type="spellStart"/>
      <w:ins w:id="865" w:author="Julian Christensen" w:date="2024-07-04T14:33:00Z">
        <w:r w:rsidR="008B5B3A">
          <w:rPr>
            <w:rStyle w:val="translation"/>
            <w:lang w:val="en-US"/>
          </w:rPr>
          <w:t>T&amp;Ab</w:t>
        </w:r>
        <w:proofErr w:type="spellEnd"/>
        <w:r w:rsidR="008B5B3A">
          <w:rPr>
            <w:rStyle w:val="translation"/>
            <w:lang w:val="en-US"/>
          </w:rPr>
          <w:t xml:space="preserve"> </w:t>
        </w:r>
      </w:ins>
      <w:del w:id="866" w:author="Julian Christensen" w:date="2024-07-04T14:33:00Z">
        <w:r w:rsidRPr="00065E3A" w:rsidDel="008B5B3A">
          <w:rPr>
            <w:lang w:val="en-US"/>
          </w:rPr>
          <w:delText xml:space="preserve">TAB </w:delText>
        </w:r>
      </w:del>
      <w:r w:rsidRPr="00065E3A">
        <w:rPr>
          <w:lang w:val="en-US"/>
        </w:rPr>
        <w:t>screening with GPT API models</w:t>
      </w:r>
    </w:p>
    <w:tbl>
      <w:tblPr>
        <w:tblStyle w:val="Tabel-Gitter"/>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1E6DC5"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16269E34" w:rsidR="00D5471A" w:rsidRPr="00011FF4" w:rsidRDefault="00D5471A" w:rsidP="00312F00">
            <w:pPr>
              <w:spacing w:line="360" w:lineRule="auto"/>
              <w:rPr>
                <w:lang w:val="en-US"/>
              </w:rPr>
            </w:pPr>
            <w:r>
              <w:rPr>
                <w:lang w:val="en-US"/>
              </w:rPr>
              <w:t>Find approximately 10 relevant study records (ideally more</w:t>
            </w:r>
            <w:ins w:id="867" w:author="Julian Christensen" w:date="2024-07-05T14:04:00Z">
              <w:r w:rsidR="00183B8E">
                <w:rPr>
                  <w:lang w:val="en-US"/>
                </w:rPr>
                <w:t xml:space="preserve"> and </w:t>
              </w:r>
              <w:r w:rsidR="00183B8E">
                <w:rPr>
                  <w:lang w:val="en-US"/>
                </w:rPr>
                <w:t xml:space="preserve">ideally randomly sampled from the </w:t>
              </w:r>
              <w:r w:rsidR="00183B8E">
                <w:rPr>
                  <w:lang w:val="en-US"/>
                </w:rPr>
                <w:t xml:space="preserve">entire </w:t>
              </w:r>
              <w:r w:rsidR="00183B8E">
                <w:rPr>
                  <w:lang w:val="en-US"/>
                </w:rPr>
                <w:t>pool of records</w:t>
              </w:r>
            </w:ins>
            <w:r>
              <w:rPr>
                <w:lang w:val="en-US"/>
              </w:rPr>
              <w:t>).</w:t>
            </w:r>
          </w:p>
        </w:tc>
      </w:tr>
      <w:tr w:rsidR="00D5471A" w:rsidRPr="001E6DC5"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6EB232E8" w:rsidR="00D5471A" w:rsidRPr="00011FF4" w:rsidRDefault="00D5471A" w:rsidP="00312F00">
            <w:pPr>
              <w:spacing w:line="360" w:lineRule="auto"/>
              <w:rPr>
                <w:lang w:val="en-US"/>
              </w:rPr>
            </w:pPr>
            <w:r>
              <w:rPr>
                <w:lang w:val="en-US"/>
              </w:rPr>
              <w:t>Find a minimum of 200 irrelevant study records (ideally randomly sampled from the</w:t>
            </w:r>
            <w:ins w:id="868" w:author="Julian Christensen" w:date="2024-07-05T14:04:00Z">
              <w:r w:rsidR="00183B8E">
                <w:rPr>
                  <w:lang w:val="en-US"/>
                </w:rPr>
                <w:t xml:space="preserve"> entire</w:t>
              </w:r>
            </w:ins>
            <w:r>
              <w:rPr>
                <w:lang w:val="en-US"/>
              </w:rPr>
              <w:t xml:space="preserve"> pool of records).</w:t>
            </w:r>
          </w:p>
        </w:tc>
      </w:tr>
      <w:tr w:rsidR="00D5471A" w:rsidRPr="001E6DC5"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1E6DC5"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w:t>
            </w:r>
            <w:proofErr w:type="spellStart"/>
            <w:r>
              <w:rPr>
                <w:lang w:val="en-US"/>
              </w:rPr>
              <w:t>ir</w:t>
            </w:r>
            <w:proofErr w:type="spellEnd"/>
            <w:r>
              <w:rPr>
                <w:lang w:val="en-US"/>
              </w:rPr>
              <w:t>) performance.</w:t>
            </w:r>
          </w:p>
        </w:tc>
      </w:tr>
      <w:tr w:rsidR="00D5471A" w:rsidRPr="001E6DC5"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commentRangeStart w:id="869"/>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commentRangeEnd w:id="869"/>
            <w:r w:rsidR="00183B8E">
              <w:rPr>
                <w:rStyle w:val="Kommentarhenvisning"/>
              </w:rPr>
              <w:commentReference w:id="869"/>
            </w:r>
          </w:p>
        </w:tc>
      </w:tr>
      <w:tr w:rsidR="00D5471A" w:rsidRPr="001E6DC5"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1E6DC5"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w:t>
            </w:r>
            <w:proofErr w:type="spellStart"/>
            <w:r>
              <w:rPr>
                <w:lang w:val="en-US"/>
              </w:rPr>
              <w:t>ris</w:t>
            </w:r>
            <w:proofErr w:type="spellEnd"/>
            <w:r>
              <w:rPr>
                <w:lang w:val="en-US"/>
              </w:rPr>
              <w:t xml:space="preserve">-files individually for included and excluded references. Load this data into R and track the human decision. </w:t>
            </w:r>
          </w:p>
        </w:tc>
      </w:tr>
      <w:tr w:rsidR="00D5471A" w:rsidRPr="001E6DC5"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16D00133" w:rsidR="00D5471A" w:rsidRPr="00011FF4" w:rsidRDefault="00D5471A" w:rsidP="00312F00">
            <w:pPr>
              <w:spacing w:line="360" w:lineRule="auto"/>
              <w:rPr>
                <w:lang w:val="en-US"/>
              </w:rPr>
            </w:pPr>
            <w:r>
              <w:rPr>
                <w:lang w:val="en-US"/>
              </w:rPr>
              <w:t xml:space="preserve">Run the full </w:t>
            </w:r>
            <w:proofErr w:type="spellStart"/>
            <w:ins w:id="870" w:author="Julian Christensen" w:date="2024-07-04T14:33:00Z">
              <w:r w:rsidR="008B5B3A">
                <w:rPr>
                  <w:rStyle w:val="translation"/>
                  <w:lang w:val="en-US"/>
                </w:rPr>
                <w:t>T&amp;Ab</w:t>
              </w:r>
              <w:proofErr w:type="spellEnd"/>
              <w:r w:rsidR="008B5B3A">
                <w:rPr>
                  <w:rStyle w:val="translation"/>
                  <w:lang w:val="en-US"/>
                </w:rPr>
                <w:t xml:space="preserve"> </w:t>
              </w:r>
            </w:ins>
            <w:del w:id="871" w:author="Julian Christensen" w:date="2024-07-04T14:33:00Z">
              <w:r w:rsidDel="008B5B3A">
                <w:rPr>
                  <w:lang w:val="en-US"/>
                </w:rPr>
                <w:delText xml:space="preserve">TAB </w:delText>
              </w:r>
            </w:del>
            <w:r>
              <w:rPr>
                <w:lang w:val="en-US"/>
              </w:rPr>
              <w:t xml:space="preserve">screening with the GPT API model. Consider removing all study records without an abstract and human screen those references. </w:t>
            </w:r>
          </w:p>
        </w:tc>
      </w:tr>
      <w:tr w:rsidR="00D5471A" w:rsidRPr="001E6DC5"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FEB1616"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w:t>
      </w:r>
      <w:proofErr w:type="spellStart"/>
      <w:r>
        <w:rPr>
          <w:sz w:val="20"/>
          <w:lang w:val="en-US"/>
        </w:rPr>
        <w:t>AIscreenR</w:t>
      </w:r>
      <w:proofErr w:type="spellEnd"/>
      <w:r>
        <w:rPr>
          <w:sz w:val="20"/>
          <w:lang w:val="en-US"/>
        </w:rPr>
        <w:t xml:space="preserve"> package for a detailed presentation of the to conduct </w:t>
      </w:r>
      <w:proofErr w:type="spellStart"/>
      <w:ins w:id="872" w:author="Julian Christensen" w:date="2024-07-04T14:33:00Z">
        <w:r w:rsidR="008B5B3A" w:rsidRPr="008B5B3A">
          <w:rPr>
            <w:sz w:val="20"/>
            <w:lang w:val="en-US"/>
          </w:rPr>
          <w:t>T&amp;Ab</w:t>
        </w:r>
        <w:proofErr w:type="spellEnd"/>
        <w:r w:rsidR="008B5B3A" w:rsidRPr="008B5B3A">
          <w:rPr>
            <w:sz w:val="20"/>
            <w:lang w:val="en-US"/>
          </w:rPr>
          <w:t xml:space="preserve"> </w:t>
        </w:r>
      </w:ins>
      <w:del w:id="873" w:author="Julian Christensen" w:date="2024-07-04T14:33:00Z">
        <w:r w:rsidDel="008B5B3A">
          <w:rPr>
            <w:sz w:val="20"/>
            <w:lang w:val="en-US"/>
          </w:rPr>
          <w:delText xml:space="preserve">TAB </w:delText>
        </w:r>
      </w:del>
      <w:r>
        <w:rPr>
          <w:sz w:val="20"/>
          <w:lang w:val="en-US"/>
        </w:rPr>
        <w:t xml:space="preserve">screening with GPT API models in practice. </w:t>
      </w:r>
    </w:p>
    <w:p w14:paraId="60C92C15" w14:textId="671B8BCD" w:rsidR="005559D9" w:rsidRDefault="00D242D4" w:rsidP="00497B8E">
      <w:pPr>
        <w:spacing w:after="0" w:line="360" w:lineRule="auto"/>
        <w:ind w:firstLine="1304"/>
        <w:jc w:val="both"/>
        <w:rPr>
          <w:ins w:id="874" w:author="Julian Christensen" w:date="2024-07-05T14:10:00Z"/>
          <w:lang w:val="en-US"/>
        </w:rPr>
      </w:pPr>
      <w:r>
        <w:rPr>
          <w:lang w:val="en-US"/>
        </w:rPr>
        <w:lastRenderedPageBreak/>
        <w:t xml:space="preserve">Before </w:t>
      </w:r>
      <w:r w:rsidR="00DE089A">
        <w:rPr>
          <w:lang w:val="en-US"/>
        </w:rPr>
        <w:t xml:space="preserve">initiating a full-scale </w:t>
      </w:r>
      <w:proofErr w:type="spellStart"/>
      <w:ins w:id="875" w:author="Julian Christensen" w:date="2024-07-04T14:33:00Z">
        <w:r w:rsidR="008B5B3A">
          <w:rPr>
            <w:rStyle w:val="translation"/>
            <w:lang w:val="en-US"/>
          </w:rPr>
          <w:t>T&amp;Ab</w:t>
        </w:r>
        <w:proofErr w:type="spellEnd"/>
        <w:r w:rsidR="008B5B3A">
          <w:rPr>
            <w:rStyle w:val="translation"/>
            <w:lang w:val="en-US"/>
          </w:rPr>
          <w:t xml:space="preserve"> </w:t>
        </w:r>
      </w:ins>
      <w:del w:id="876" w:author="Julian Christensen" w:date="2024-07-04T14:33:00Z">
        <w:r w:rsidR="00DE089A" w:rsidDel="008B5B3A">
          <w:rPr>
            <w:lang w:val="en-US"/>
          </w:rPr>
          <w:delText xml:space="preserve">TAB </w:delText>
        </w:r>
      </w:del>
      <w:r w:rsidR="00DE089A">
        <w:rPr>
          <w:lang w:val="en-US"/>
        </w:rPr>
        <w:t xml:space="preserve">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ins w:id="877" w:author="Julian Christensen" w:date="2024-07-05T14:07:00Z">
        <w:r w:rsidR="00183B8E">
          <w:rPr>
            <w:lang w:val="en-US"/>
          </w:rPr>
          <w:t>/validating</w:t>
        </w:r>
      </w:ins>
      <w:r w:rsidR="00D20C2F">
        <w:rPr>
          <w:lang w:val="en-US"/>
        </w:rPr>
        <w:t xml:space="preserve"> the screening performance of the prompt</w:t>
      </w:r>
      <w:r w:rsidR="001815CC">
        <w:rPr>
          <w:lang w:val="en-US"/>
        </w:rPr>
        <w:t>(s)</w:t>
      </w:r>
      <w:r w:rsidR="00D20C2F">
        <w:rPr>
          <w:lang w:val="en-US"/>
        </w:rPr>
        <w:t xml:space="preserve"> and GPT API model aimed to be used for the screening </w:t>
      </w:r>
      <w:del w:id="878" w:author="Julian Christensen" w:date="2024-07-05T14:06:00Z">
        <w:r w:rsidR="00D20C2F" w:rsidDel="00183B8E">
          <w:rPr>
            <w:lang w:val="en-US"/>
          </w:rPr>
          <w:delText>until it is</w:delText>
        </w:r>
      </w:del>
      <w:ins w:id="879" w:author="Julian Christensen" w:date="2024-07-05T14:06:00Z">
        <w:r w:rsidR="00183B8E">
          <w:rPr>
            <w:lang w:val="en-US"/>
          </w:rPr>
          <w:t>to</w:t>
        </w:r>
      </w:ins>
      <w:r w:rsidR="00D20C2F">
        <w:rPr>
          <w:lang w:val="en-US"/>
        </w:rPr>
        <w:t xml:space="preserve"> ensure</w:t>
      </w:r>
      <w:del w:id="880" w:author="Julian Christensen" w:date="2024-07-05T14:06:00Z">
        <w:r w:rsidR="00D20C2F" w:rsidDel="00183B8E">
          <w:rPr>
            <w:lang w:val="en-US"/>
          </w:rPr>
          <w:delText>d</w:delText>
        </w:r>
      </w:del>
      <w:r w:rsidR="00D20C2F">
        <w:rPr>
          <w:lang w:val="en-US"/>
        </w:rPr>
        <w:t xml:space="preserve">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w:t>
      </w:r>
      <w:proofErr w:type="gramStart"/>
      <w:r w:rsidR="00045F4F">
        <w:rPr>
          <w:lang w:val="en-US"/>
        </w:rPr>
        <w:t>step</w:t>
      </w:r>
      <w:r w:rsidR="00AE4E8F">
        <w:rPr>
          <w:lang w:val="en-US"/>
        </w:rPr>
        <w:t xml:space="preserve"> in</w:t>
      </w:r>
      <w:proofErr w:type="gramEnd"/>
      <w:r w:rsidR="00AE4E8F">
        <w:rPr>
          <w:lang w:val="en-US"/>
        </w:rPr>
        <w:t xml:space="preserve"> stone.</w:t>
      </w:r>
      <w:r w:rsidR="00045F4F">
        <w:rPr>
          <w:lang w:val="en-US"/>
        </w:rPr>
        <w:t xml:space="preserve"> </w:t>
      </w:r>
      <w:r w:rsidR="00D20C2F">
        <w:rPr>
          <w:lang w:val="en-US"/>
        </w:rPr>
        <w:t>When locating</w:t>
      </w:r>
      <w:ins w:id="881" w:author="Julian Christensen" w:date="2024-07-05T14:07:00Z">
        <w:r w:rsidR="00183B8E">
          <w:rPr>
            <w:lang w:val="en-US"/>
          </w:rPr>
          <w:t xml:space="preserve"> relevant and</w:t>
        </w:r>
      </w:ins>
      <w:r w:rsidR="00D20C2F">
        <w:rPr>
          <w:lang w:val="en-US"/>
        </w:rPr>
        <w:t xml:space="preserve"> irrelevant records</w:t>
      </w:r>
      <w:ins w:id="882" w:author="Julian Christensen" w:date="2024-07-05T14:07:00Z">
        <w:r w:rsidR="00183B8E">
          <w:rPr>
            <w:lang w:val="en-US"/>
          </w:rPr>
          <w:t xml:space="preserve"> (steps 1-2 in Table 5)</w:t>
        </w:r>
      </w:ins>
      <w:r w:rsidR="00D20C2F">
        <w:rPr>
          <w:lang w:val="en-US"/>
        </w:rPr>
        <w:t xml:space="preserve">,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ins w:id="883" w:author="Julian Christensen" w:date="2024-07-05T14:08:00Z">
        <w:r w:rsidR="00183B8E">
          <w:rPr>
            <w:lang w:val="en-US"/>
          </w:rPr>
          <w:t xml:space="preserve">. The models do not need to be trained and should </w:t>
        </w:r>
      </w:ins>
      <w:ins w:id="884" w:author="Julian Christensen" w:date="2024-07-05T14:09:00Z">
        <w:r w:rsidR="00183B8E">
          <w:rPr>
            <w:lang w:val="en-US"/>
          </w:rPr>
          <w:t>therefore in general</w:t>
        </w:r>
      </w:ins>
      <w:del w:id="885" w:author="Julian Christensen" w:date="2024-07-05T14:08:00Z">
        <w:r w:rsidR="00E144A9" w:rsidDel="00183B8E">
          <w:rPr>
            <w:lang w:val="en-US"/>
          </w:rPr>
          <w:delText>,</w:delText>
        </w:r>
      </w:del>
      <w:r w:rsidR="00E144A9">
        <w:rPr>
          <w:lang w:val="en-US"/>
        </w:rPr>
        <w:t xml:space="preserve"> only</w:t>
      </w:r>
      <w:ins w:id="886" w:author="Julian Christensen" w:date="2024-07-05T14:08:00Z">
        <w:r w:rsidR="00183B8E">
          <w:rPr>
            <w:lang w:val="en-US"/>
          </w:rPr>
          <w:t xml:space="preserve"> be</w:t>
        </w:r>
      </w:ins>
      <w:r w:rsidR="00E144A9">
        <w:rPr>
          <w:lang w:val="en-US"/>
        </w:rPr>
        <w:t xml:space="preserve"> </w:t>
      </w:r>
      <w:del w:id="887" w:author="Julian Christensen" w:date="2024-07-05T14:08:00Z">
        <w:r w:rsidR="00E144A9" w:rsidDel="00183B8E">
          <w:rPr>
            <w:lang w:val="en-US"/>
          </w:rPr>
          <w:delText xml:space="preserve">feeding </w:delText>
        </w:r>
      </w:del>
      <w:ins w:id="888" w:author="Julian Christensen" w:date="2024-07-05T14:08:00Z">
        <w:r w:rsidR="00183B8E">
          <w:rPr>
            <w:lang w:val="en-US"/>
          </w:rPr>
          <w:t>fe</w:t>
        </w:r>
        <w:r w:rsidR="00183B8E">
          <w:rPr>
            <w:lang w:val="en-US"/>
          </w:rPr>
          <w:t>d</w:t>
        </w:r>
      </w:ins>
      <w:del w:id="889" w:author="Julian Christensen" w:date="2024-07-05T14:08:00Z">
        <w:r w:rsidR="00E144A9" w:rsidDel="00183B8E">
          <w:rPr>
            <w:lang w:val="en-US"/>
          </w:rPr>
          <w:delText>them</w:delText>
        </w:r>
      </w:del>
      <w:r w:rsidR="00E144A9">
        <w:rPr>
          <w:lang w:val="en-US"/>
        </w:rPr>
        <w:t xml:space="preserve"> with </w:t>
      </w:r>
      <w:ins w:id="890" w:author="Julian Christensen" w:date="2024-07-05T14:09:00Z">
        <w:r w:rsidR="00183B8E">
          <w:rPr>
            <w:lang w:val="en-US"/>
          </w:rPr>
          <w:t>a minimum of</w:t>
        </w:r>
      </w:ins>
      <w:del w:id="891" w:author="Julian Christensen" w:date="2024-07-05T14:09:00Z">
        <w:r w:rsidR="00E144A9" w:rsidDel="00183B8E">
          <w:rPr>
            <w:lang w:val="en-US"/>
          </w:rPr>
          <w:delText xml:space="preserve">the </w:delText>
        </w:r>
      </w:del>
      <w:del w:id="892" w:author="Julian Christensen" w:date="2024-07-05T14:08:00Z">
        <w:r w:rsidR="00E144A9" w:rsidDel="00183B8E">
          <w:rPr>
            <w:lang w:val="en-US"/>
          </w:rPr>
          <w:delText>absolute</w:delText>
        </w:r>
      </w:del>
      <w:del w:id="893" w:author="Julian Christensen" w:date="2024-07-05T14:09:00Z">
        <w:r w:rsidR="00E144A9" w:rsidDel="00183B8E">
          <w:rPr>
            <w:lang w:val="en-US"/>
          </w:rPr>
          <w:delText xml:space="preserve"> most necessary</w:delText>
        </w:r>
      </w:del>
      <w:r w:rsidR="00E144A9">
        <w:rPr>
          <w:lang w:val="en-US"/>
        </w:rPr>
        <w:t xml:space="preserve"> information. </w:t>
      </w:r>
      <w:del w:id="894" w:author="Julian Christensen" w:date="2024-07-05T14:09:00Z">
        <w:r w:rsidR="00D71708" w:rsidDel="00183B8E">
          <w:rPr>
            <w:lang w:val="en-US"/>
          </w:rPr>
          <w:delText xml:space="preserve">Importantly to remember, these models do not need to be trained, as we initially were caused to believe. </w:delText>
        </w:r>
        <w:r w:rsidR="002900F6" w:rsidDel="00183B8E">
          <w:rPr>
            <w:lang w:val="en-US"/>
          </w:rPr>
          <w:delText xml:space="preserve"> Thus, i</w:delText>
        </w:r>
      </w:del>
      <w:ins w:id="895" w:author="Julian Christensen" w:date="2024-07-05T14:09:00Z">
        <w:r w:rsidR="00183B8E">
          <w:rPr>
            <w:lang w:val="en-US"/>
          </w:rPr>
          <w:t>I</w:t>
        </w:r>
      </w:ins>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dnotehenvisning"/>
          <w:lang w:val="en-US"/>
        </w:rPr>
        <w:footnoteReference w:id="12"/>
      </w:r>
      <w:r w:rsidR="005559D9">
        <w:rPr>
          <w:lang w:val="en-US"/>
        </w:rPr>
        <w:t>.</w:t>
      </w:r>
      <w:r w:rsidR="00376504">
        <w:rPr>
          <w:lang w:val="en-US"/>
        </w:rPr>
        <w:t xml:space="preserve"> </w:t>
      </w:r>
    </w:p>
    <w:p w14:paraId="26CF1F2D" w14:textId="72EBC3CE" w:rsidR="00183B8E" w:rsidRDefault="00183B8E" w:rsidP="00497B8E">
      <w:pPr>
        <w:spacing w:after="0" w:line="360" w:lineRule="auto"/>
        <w:ind w:firstLine="1304"/>
        <w:jc w:val="both"/>
        <w:rPr>
          <w:ins w:id="896" w:author="Julian Christensen" w:date="2024-07-05T14:10:00Z"/>
          <w:lang w:val="en-US"/>
        </w:rPr>
      </w:pPr>
    </w:p>
    <w:p w14:paraId="59C3BA75" w14:textId="44D507D3" w:rsidR="00183B8E" w:rsidRDefault="00183B8E" w:rsidP="00497B8E">
      <w:pPr>
        <w:spacing w:after="0" w:line="360" w:lineRule="auto"/>
        <w:ind w:firstLine="1304"/>
        <w:jc w:val="both"/>
        <w:rPr>
          <w:ins w:id="897" w:author="Julian Christensen" w:date="2024-07-05T14:10:00Z"/>
          <w:lang w:val="en-US"/>
        </w:rPr>
      </w:pPr>
    </w:p>
    <w:p w14:paraId="3B9A0404" w14:textId="1E98E98B" w:rsidR="00183B8E" w:rsidRDefault="00183B8E" w:rsidP="00497B8E">
      <w:pPr>
        <w:spacing w:after="0" w:line="360" w:lineRule="auto"/>
        <w:ind w:firstLine="1304"/>
        <w:jc w:val="both"/>
        <w:rPr>
          <w:ins w:id="898" w:author="Julian Christensen" w:date="2024-07-05T14:10:00Z"/>
          <w:lang w:val="en-US"/>
        </w:rPr>
      </w:pPr>
    </w:p>
    <w:p w14:paraId="6B443609" w14:textId="32D9EE7B" w:rsidR="00183B8E" w:rsidRDefault="00183B8E" w:rsidP="00497B8E">
      <w:pPr>
        <w:spacing w:after="0" w:line="360" w:lineRule="auto"/>
        <w:ind w:firstLine="1304"/>
        <w:jc w:val="both"/>
        <w:rPr>
          <w:ins w:id="899" w:author="Julian Christensen" w:date="2024-07-05T14:10:00Z"/>
          <w:lang w:val="en-US"/>
        </w:rPr>
      </w:pPr>
    </w:p>
    <w:p w14:paraId="6D9EBE38" w14:textId="7DF46CDE" w:rsidR="00183B8E" w:rsidRDefault="00183B8E" w:rsidP="00497B8E">
      <w:pPr>
        <w:spacing w:after="0" w:line="360" w:lineRule="auto"/>
        <w:ind w:firstLine="1304"/>
        <w:jc w:val="both"/>
        <w:rPr>
          <w:ins w:id="900" w:author="Julian Christensen" w:date="2024-07-05T14:10:00Z"/>
          <w:lang w:val="en-US"/>
        </w:rPr>
      </w:pPr>
    </w:p>
    <w:p w14:paraId="25016AAD" w14:textId="42662339" w:rsidR="00183B8E" w:rsidRDefault="00183B8E" w:rsidP="00497B8E">
      <w:pPr>
        <w:spacing w:after="0" w:line="360" w:lineRule="auto"/>
        <w:ind w:firstLine="1304"/>
        <w:jc w:val="both"/>
        <w:rPr>
          <w:ins w:id="901" w:author="Julian Christensen" w:date="2024-07-05T14:10:00Z"/>
          <w:lang w:val="en-US"/>
        </w:rPr>
      </w:pPr>
    </w:p>
    <w:p w14:paraId="63621A45" w14:textId="4596BDBB" w:rsidR="00183B8E" w:rsidRDefault="00183B8E" w:rsidP="00497B8E">
      <w:pPr>
        <w:spacing w:after="0" w:line="360" w:lineRule="auto"/>
        <w:ind w:firstLine="1304"/>
        <w:jc w:val="both"/>
        <w:rPr>
          <w:ins w:id="902" w:author="Julian Christensen" w:date="2024-07-05T14:10:00Z"/>
          <w:lang w:val="en-US"/>
        </w:rPr>
      </w:pPr>
    </w:p>
    <w:p w14:paraId="42F981A8" w14:textId="78EFD1E2" w:rsidR="00183B8E" w:rsidRDefault="00183B8E" w:rsidP="00497B8E">
      <w:pPr>
        <w:spacing w:after="0" w:line="360" w:lineRule="auto"/>
        <w:ind w:firstLine="1304"/>
        <w:jc w:val="both"/>
        <w:rPr>
          <w:ins w:id="903" w:author="Julian Christensen" w:date="2024-07-05T14:10:00Z"/>
          <w:lang w:val="en-US"/>
        </w:rPr>
      </w:pPr>
    </w:p>
    <w:p w14:paraId="2353D2B9" w14:textId="61C7D45A" w:rsidR="00183B8E" w:rsidRDefault="00183B8E" w:rsidP="00497B8E">
      <w:pPr>
        <w:spacing w:after="0" w:line="360" w:lineRule="auto"/>
        <w:ind w:firstLine="1304"/>
        <w:jc w:val="both"/>
        <w:rPr>
          <w:ins w:id="904" w:author="Julian Christensen" w:date="2024-07-05T14:10:00Z"/>
          <w:lang w:val="en-US"/>
        </w:rPr>
      </w:pPr>
    </w:p>
    <w:p w14:paraId="4A2A7608" w14:textId="77777777" w:rsidR="00183B8E" w:rsidRDefault="00183B8E" w:rsidP="00497B8E">
      <w:pPr>
        <w:spacing w:after="0" w:line="360" w:lineRule="auto"/>
        <w:ind w:firstLine="1304"/>
        <w:jc w:val="both"/>
        <w:rPr>
          <w:lang w:val="en-US"/>
        </w:rPr>
      </w:pPr>
    </w:p>
    <w:p w14:paraId="3F2845E4" w14:textId="77777777" w:rsidR="00E144A9" w:rsidRPr="00065E3A" w:rsidRDefault="00E144A9" w:rsidP="00E144A9">
      <w:pPr>
        <w:spacing w:after="0" w:line="360" w:lineRule="auto"/>
        <w:rPr>
          <w:lang w:val="en-US"/>
        </w:rPr>
      </w:pPr>
      <w:r w:rsidRPr="00065E3A">
        <w:rPr>
          <w:lang w:val="en-US"/>
        </w:rPr>
        <w:lastRenderedPageBreak/>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26159551" w14:textId="77777777" w:rsidR="00183B8E" w:rsidRDefault="00183B8E" w:rsidP="00E144A9">
      <w:pPr>
        <w:spacing w:after="0" w:line="360" w:lineRule="auto"/>
        <w:jc w:val="both"/>
        <w:rPr>
          <w:ins w:id="905" w:author="Julian Christensen" w:date="2024-07-05T14:10:00Z"/>
          <w:lang w:val="en-US"/>
        </w:rPr>
      </w:pPr>
    </w:p>
    <w:p w14:paraId="258A17F8" w14:textId="77777777" w:rsidR="00183B8E" w:rsidRDefault="00183B8E" w:rsidP="00E144A9">
      <w:pPr>
        <w:spacing w:after="0" w:line="360" w:lineRule="auto"/>
        <w:jc w:val="both"/>
        <w:rPr>
          <w:ins w:id="906" w:author="Julian Christensen" w:date="2024-07-05T14:10:00Z"/>
          <w:lang w:val="en-US"/>
        </w:rPr>
      </w:pPr>
    </w:p>
    <w:p w14:paraId="6DC68303" w14:textId="4DFD6EB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xml:space="preserve">. Although </w:t>
      </w:r>
      <w:proofErr w:type="gramStart"/>
      <w:r w:rsidR="001F1AD6">
        <w:rPr>
          <w:lang w:val="en-US"/>
        </w:rPr>
        <w:t>more costly</w:t>
      </w:r>
      <w:proofErr w:type="gramEnd"/>
      <w:r w:rsidR="001F1AD6">
        <w:rPr>
          <w:lang w:val="en-US"/>
        </w:rPr>
        <w:t>, we</w:t>
      </w:r>
      <w:del w:id="907" w:author="Julian Christensen" w:date="2024-07-05T14:10:00Z">
        <w:r w:rsidR="00E221CE" w:rsidDel="00183B8E">
          <w:rPr>
            <w:lang w:val="en-US"/>
          </w:rPr>
          <w:delText>,</w:delText>
        </w:r>
      </w:del>
      <w:r w:rsidR="00E221CE">
        <w:rPr>
          <w:lang w:val="en-US"/>
        </w:rPr>
        <w:t xml:space="preserve"> therefore</w:t>
      </w:r>
      <w:del w:id="908" w:author="Julian Christensen" w:date="2024-07-05T14:10:00Z">
        <w:r w:rsidR="00E221CE" w:rsidDel="00183B8E">
          <w:rPr>
            <w:lang w:val="en-US"/>
          </w:rPr>
          <w:delText>,</w:delText>
        </w:r>
      </w:del>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w:t>
      </w:r>
      <w:proofErr w:type="spellStart"/>
      <w:r w:rsidR="00E221CE">
        <w:rPr>
          <w:lang w:val="en-US"/>
        </w:rPr>
        <w:t>sceening</w:t>
      </w:r>
      <w:proofErr w:type="spellEnd"/>
      <w:r w:rsidR="00E221CE">
        <w:rPr>
          <w:lang w:val="en-US"/>
        </w:rPr>
        <w:t xml:space="preserve">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w:t>
      </w:r>
      <w:ins w:id="909" w:author="Julian Christensen" w:date="2024-07-05T14:11:00Z">
        <w:r w:rsidR="00183B8E">
          <w:rPr>
            <w:lang w:val="en-US"/>
          </w:rPr>
          <w:t>, choose to</w:t>
        </w:r>
      </w:ins>
      <w:del w:id="910" w:author="Julian Christensen" w:date="2024-07-05T14:11:00Z">
        <w:r w:rsidR="00E144A9" w:rsidRPr="00D64633" w:rsidDel="00183B8E">
          <w:rPr>
            <w:lang w:val="en-US"/>
          </w:rPr>
          <w:delText xml:space="preserve"> avoid the above bias by</w:delText>
        </w:r>
      </w:del>
      <w:r w:rsidR="00E144A9" w:rsidRPr="00D64633">
        <w:rPr>
          <w:lang w:val="en-US"/>
        </w:rPr>
        <w:t xml:space="preserve"> </w:t>
      </w:r>
      <w:del w:id="911" w:author="Julian Christensen" w:date="2024-07-05T14:11:00Z">
        <w:r w:rsidR="00E144A9" w:rsidRPr="00D64633" w:rsidDel="00183B8E">
          <w:rPr>
            <w:lang w:val="en-US"/>
          </w:rPr>
          <w:delText xml:space="preserve">including </w:delText>
        </w:r>
      </w:del>
      <w:ins w:id="912" w:author="Julian Christensen" w:date="2024-07-05T14:11:00Z">
        <w:r w:rsidR="00183B8E" w:rsidRPr="00D64633">
          <w:rPr>
            <w:lang w:val="en-US"/>
          </w:rPr>
          <w:t>includ</w:t>
        </w:r>
        <w:r w:rsidR="00183B8E">
          <w:rPr>
            <w:lang w:val="en-US"/>
          </w:rPr>
          <w:t>e</w:t>
        </w:r>
        <w:r w:rsidR="00183B8E" w:rsidRPr="00D64633">
          <w:rPr>
            <w:lang w:val="en-US"/>
          </w:rPr>
          <w:t xml:space="preserve"> </w:t>
        </w:r>
      </w:ins>
      <w:r w:rsidR="00E144A9" w:rsidRPr="00D64633">
        <w:rPr>
          <w:lang w:val="en-US"/>
        </w:rPr>
        <w:t>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xml:space="preserve">. This approach is </w:t>
      </w:r>
      <w:commentRangeStart w:id="913"/>
      <w:r w:rsidR="00E144A9" w:rsidRPr="00D64633">
        <w:rPr>
          <w:lang w:val="en-US"/>
        </w:rPr>
        <w:t xml:space="preserve">less </w:t>
      </w:r>
      <w:commentRangeEnd w:id="913"/>
      <w:r w:rsidR="00F02E2D">
        <w:rPr>
          <w:rStyle w:val="Kommentarhenvisning"/>
        </w:rPr>
        <w:commentReference w:id="913"/>
      </w:r>
      <w:r w:rsidR="00E144A9" w:rsidRPr="00D64633">
        <w:rPr>
          <w:lang w:val="en-US"/>
        </w:rPr>
        <w:t>sensitive to the order of the prompts in the hierarchy</w:t>
      </w:r>
      <w:r w:rsidR="00376504">
        <w:rPr>
          <w:lang w:val="en-US"/>
        </w:rPr>
        <w:t>.</w:t>
      </w:r>
      <w:r w:rsidR="00E144A9" w:rsidRPr="00D64633">
        <w:rPr>
          <w:lang w:val="en-US"/>
        </w:rPr>
        <w:t xml:space="preserve"> </w:t>
      </w:r>
    </w:p>
    <w:p w14:paraId="407354B7" w14:textId="368058AF" w:rsidR="00E144A9" w:rsidRDefault="005744E3" w:rsidP="00D20C2F">
      <w:pPr>
        <w:spacing w:after="0" w:line="360" w:lineRule="auto"/>
        <w:jc w:val="both"/>
        <w:rPr>
          <w:lang w:val="en-US"/>
        </w:rPr>
      </w:pPr>
      <w:r>
        <w:rPr>
          <w:lang w:val="en-US"/>
        </w:rPr>
        <w:lastRenderedPageBreak/>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w:t>
      </w:r>
      <w:ins w:id="914" w:author="Julian Christensen" w:date="2024-07-05T14:13:00Z">
        <w:r w:rsidR="00F02E2D">
          <w:rPr>
            <w:lang w:val="en-US"/>
          </w:rPr>
          <w:t>. In this case,</w:t>
        </w:r>
      </w:ins>
      <w:r w:rsidR="00745511">
        <w:rPr>
          <w:lang w:val="en-US"/>
        </w:rPr>
        <w:t xml:space="preserve"> </w:t>
      </w:r>
      <w:del w:id="915" w:author="Julian Christensen" w:date="2024-07-05T14:13:00Z">
        <w:r w:rsidR="00745511" w:rsidDel="00F02E2D">
          <w:rPr>
            <w:lang w:val="en-US"/>
          </w:rPr>
          <w:delText xml:space="preserve">since </w:delText>
        </w:r>
      </w:del>
      <w:r w:rsidR="00745511">
        <w:rPr>
          <w:lang w:val="en-US"/>
        </w:rPr>
        <w:t xml:space="preserve">single-screening is </w:t>
      </w:r>
      <w:ins w:id="916" w:author="Julian Christensen" w:date="2024-07-05T14:13:00Z">
        <w:r w:rsidR="00F02E2D">
          <w:rPr>
            <w:lang w:val="en-US"/>
          </w:rPr>
          <w:t xml:space="preserve">still </w:t>
        </w:r>
      </w:ins>
      <w:r w:rsidR="00745511">
        <w:rPr>
          <w:lang w:val="en-US"/>
        </w:rPr>
        <w:t xml:space="preserve">less desirable than using a bad-performing GPT API model as an extra </w:t>
      </w:r>
      <w:del w:id="917" w:author="Julian Christensen" w:date="2024-07-05T14:13:00Z">
        <w:r w:rsidR="00745511" w:rsidDel="00F02E2D">
          <w:rPr>
            <w:lang w:val="en-US"/>
          </w:rPr>
          <w:delText xml:space="preserve">assurance </w:delText>
        </w:r>
      </w:del>
      <w:ins w:id="918" w:author="Julian Christensen" w:date="2024-07-05T14:13:00Z">
        <w:r w:rsidR="00F02E2D">
          <w:rPr>
            <w:lang w:val="en-US"/>
          </w:rPr>
          <w:t xml:space="preserve">‘pair of eyes’ to </w:t>
        </w:r>
      </w:ins>
      <w:ins w:id="919" w:author="Julian Christensen" w:date="2024-07-05T14:14:00Z">
        <w:r w:rsidR="00F02E2D">
          <w:rPr>
            <w:lang w:val="en-US"/>
          </w:rPr>
          <w:t>increase one’s chances of</w:t>
        </w:r>
      </w:ins>
      <w:ins w:id="920" w:author="Julian Christensen" w:date="2024-07-05T14:13:00Z">
        <w:r w:rsidR="00F02E2D">
          <w:rPr>
            <w:lang w:val="en-US"/>
          </w:rPr>
          <w:t xml:space="preserve"> </w:t>
        </w:r>
      </w:ins>
      <w:del w:id="921" w:author="Julian Christensen" w:date="2024-07-05T14:13:00Z">
        <w:r w:rsidR="00745511" w:rsidDel="00F02E2D">
          <w:rPr>
            <w:lang w:val="en-US"/>
          </w:rPr>
          <w:delText xml:space="preserve">of </w:delText>
        </w:r>
      </w:del>
      <w:r w:rsidR="00745511">
        <w:rPr>
          <w:lang w:val="en-US"/>
        </w:rPr>
        <w:t>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74D6FB27"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r w:rsidR="00474195">
        <w:rPr>
          <w:lang w:val="en-US"/>
        </w:rPr>
        <w:t xml:space="preserve"> </w:t>
      </w:r>
      <w:commentRangeStart w:id="922"/>
      <w:r w:rsidR="00474195">
        <w:rPr>
          <w:lang w:val="en-US"/>
        </w:rPr>
        <w:t xml:space="preserve">we recommend that decisions on whether GPT API model screening is appropriate in a given review should </w:t>
      </w:r>
      <w:del w:id="923" w:author="Julian Christensen" w:date="2024-07-05T14:15:00Z">
        <w:r w:rsidR="00474195" w:rsidDel="00F02E2D">
          <w:rPr>
            <w:lang w:val="en-US"/>
          </w:rPr>
          <w:delText xml:space="preserve">primarily </w:delText>
        </w:r>
      </w:del>
      <w:r w:rsidR="00474195">
        <w:rPr>
          <w:lang w:val="en-US"/>
        </w:rPr>
        <w:t xml:space="preserve">be made before </w:t>
      </w:r>
      <w:r w:rsidR="009759E6">
        <w:rPr>
          <w:lang w:val="en-US"/>
        </w:rPr>
        <w:t>the main</w:t>
      </w:r>
      <w:r w:rsidR="00474195">
        <w:rPr>
          <w:lang w:val="en-US"/>
        </w:rPr>
        <w:t xml:space="preserve"> </w:t>
      </w:r>
      <w:proofErr w:type="spellStart"/>
      <w:ins w:id="924" w:author="Julian Christensen" w:date="2024-07-04T14:33:00Z">
        <w:r w:rsidR="008B5B3A">
          <w:rPr>
            <w:rStyle w:val="translation"/>
            <w:lang w:val="en-US"/>
          </w:rPr>
          <w:t>T&amp;Ab</w:t>
        </w:r>
        <w:proofErr w:type="spellEnd"/>
        <w:r w:rsidR="008B5B3A">
          <w:rPr>
            <w:rStyle w:val="translation"/>
            <w:lang w:val="en-US"/>
          </w:rPr>
          <w:t xml:space="preserve"> </w:t>
        </w:r>
      </w:ins>
      <w:del w:id="925" w:author="Julian Christensen" w:date="2024-07-04T14:33:00Z">
        <w:r w:rsidR="00474195" w:rsidDel="008B5B3A">
          <w:rPr>
            <w:lang w:val="en-US"/>
          </w:rPr>
          <w:delText xml:space="preserve">TAB </w:delText>
        </w:r>
      </w:del>
      <w:r w:rsidR="00474195">
        <w:rPr>
          <w:lang w:val="en-US"/>
        </w:rPr>
        <w:t xml:space="preserve">screening has been initiated. </w:t>
      </w:r>
      <w:commentRangeEnd w:id="922"/>
      <w:r w:rsidR="00F02E2D">
        <w:rPr>
          <w:rStyle w:val="Kommentarhenvisning"/>
        </w:rPr>
        <w:commentReference w:id="922"/>
      </w:r>
      <w:commentRangeStart w:id="926"/>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w:t>
      </w:r>
      <w:commentRangeEnd w:id="926"/>
      <w:r w:rsidR="00F02E2D">
        <w:rPr>
          <w:rStyle w:val="Kommentarhenvisning"/>
        </w:rPr>
        <w:commentReference w:id="926"/>
      </w:r>
      <w:r w:rsidR="00685621">
        <w:rPr>
          <w:lang w:val="en-US"/>
        </w:rPr>
        <w:t>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62DD4AED" w:rsidR="00F67237" w:rsidRDefault="005657C1" w:rsidP="00497B8E">
      <w:pPr>
        <w:spacing w:after="0" w:line="360" w:lineRule="auto"/>
        <w:ind w:firstLine="1304"/>
        <w:jc w:val="both"/>
        <w:rPr>
          <w:ins w:id="927" w:author="Julian Christensen" w:date="2024-07-05T14:19:00Z"/>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 xml:space="preserve">99%), the reviewers can consider just letting all study records that have been included by either </w:t>
      </w:r>
      <w:r>
        <w:rPr>
          <w:lang w:val="en-US"/>
        </w:rPr>
        <w:lastRenderedPageBreak/>
        <w:t>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5E903F09" w14:textId="77777777" w:rsidR="00F02E2D" w:rsidRPr="00497B8E" w:rsidRDefault="00F02E2D" w:rsidP="00497B8E">
      <w:pPr>
        <w:spacing w:after="0" w:line="360" w:lineRule="auto"/>
        <w:ind w:firstLine="1304"/>
        <w:jc w:val="both"/>
        <w:rPr>
          <w:lang w:val="en-US"/>
        </w:rPr>
      </w:pPr>
    </w:p>
    <w:p w14:paraId="2291F93F" w14:textId="76B65521"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w:t>
      </w:r>
      <w:proofErr w:type="spellStart"/>
      <w:r w:rsidRPr="00311FE2">
        <w:rPr>
          <w:b/>
          <w:lang w:val="en-US"/>
        </w:rPr>
        <w:t>T</w:t>
      </w:r>
      <w:ins w:id="928" w:author="Julian Christensen" w:date="2024-07-04T14:33:00Z">
        <w:r w:rsidR="008B5B3A">
          <w:rPr>
            <w:b/>
            <w:lang w:val="en-US"/>
          </w:rPr>
          <w:t>&amp;</w:t>
        </w:r>
      </w:ins>
      <w:del w:id="929" w:author="Julian Christensen" w:date="2024-07-04T14:33:00Z">
        <w:r w:rsidRPr="00311FE2" w:rsidDel="008B5B3A">
          <w:rPr>
            <w:b/>
            <w:lang w:val="en-US"/>
          </w:rPr>
          <w:delText xml:space="preserve">AB </w:delText>
        </w:r>
      </w:del>
      <w:ins w:id="930" w:author="Julian Christensen" w:date="2024-07-04T14:33:00Z">
        <w:r w:rsidR="008B5B3A" w:rsidRPr="00311FE2">
          <w:rPr>
            <w:b/>
            <w:lang w:val="en-US"/>
          </w:rPr>
          <w:t>A</w:t>
        </w:r>
        <w:r w:rsidR="008B5B3A">
          <w:rPr>
            <w:b/>
            <w:lang w:val="en-US"/>
          </w:rPr>
          <w:t>b</w:t>
        </w:r>
        <w:proofErr w:type="spellEnd"/>
        <w:r w:rsidR="008B5B3A" w:rsidRPr="00311FE2">
          <w:rPr>
            <w:b/>
            <w:lang w:val="en-US"/>
          </w:rPr>
          <w:t xml:space="preserve"> </w:t>
        </w:r>
      </w:ins>
      <w:r w:rsidRPr="00311FE2">
        <w:rPr>
          <w:b/>
          <w:lang w:val="en-US"/>
        </w:rPr>
        <w:t>screening?</w:t>
      </w:r>
    </w:p>
    <w:p w14:paraId="6FB1F331" w14:textId="49A259BC" w:rsidR="00502905" w:rsidRPr="00197C88" w:rsidRDefault="00502905" w:rsidP="00197C88">
      <w:pPr>
        <w:spacing w:after="0" w:line="360" w:lineRule="auto"/>
        <w:jc w:val="both"/>
        <w:rPr>
          <w:lang w:val="en-US"/>
        </w:rPr>
      </w:pPr>
      <w:r w:rsidRPr="00502905">
        <w:rPr>
          <w:lang w:val="en-US"/>
        </w:rPr>
        <w:t>Althoug</w:t>
      </w:r>
      <w:r>
        <w:rPr>
          <w:lang w:val="en-US"/>
        </w:rPr>
        <w:t xml:space="preserve">h we think that GPT API models can have a huge impact on </w:t>
      </w:r>
      <w:proofErr w:type="spellStart"/>
      <w:ins w:id="931" w:author="Julian Christensen" w:date="2024-07-04T14:33:00Z">
        <w:r w:rsidR="008B5B3A">
          <w:rPr>
            <w:rStyle w:val="translation"/>
            <w:lang w:val="en-US"/>
          </w:rPr>
          <w:t>T&amp;Ab</w:t>
        </w:r>
        <w:proofErr w:type="spellEnd"/>
        <w:r w:rsidR="008B5B3A">
          <w:rPr>
            <w:rStyle w:val="translation"/>
            <w:lang w:val="en-US"/>
          </w:rPr>
          <w:t xml:space="preserve"> </w:t>
        </w:r>
      </w:ins>
      <w:del w:id="932" w:author="Julian Christensen" w:date="2024-07-04T14:33:00Z">
        <w:r w:rsidDel="008B5B3A">
          <w:rPr>
            <w:lang w:val="en-US"/>
          </w:rPr>
          <w:delText xml:space="preserve">TAB </w:delText>
        </w:r>
      </w:del>
      <w:r>
        <w:rPr>
          <w:lang w:val="en-US"/>
        </w:rPr>
        <w:t>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w:t>
      </w:r>
      <w:r w:rsidRPr="00F02E2D">
        <w:rPr>
          <w:i/>
          <w:lang w:val="en-US"/>
          <w:rPrChange w:id="933" w:author="Julian Christensen" w:date="2024-07-05T14:19:00Z">
            <w:rPr>
              <w:lang w:val="en-US"/>
            </w:rPr>
          </w:rPrChange>
        </w:rPr>
        <w:t>and</w:t>
      </w:r>
      <w:r>
        <w:rPr>
          <w:lang w:val="en-US"/>
        </w:rPr>
        <w:t xml:space="preserve">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commentRangeStart w:id="934"/>
      <w:r w:rsidR="005D585F">
        <w:rPr>
          <w:lang w:val="en-US"/>
        </w:rPr>
        <w:t>within a few hours</w:t>
      </w:r>
      <w:commentRangeEnd w:id="934"/>
      <w:r w:rsidR="00F02E2D">
        <w:rPr>
          <w:rStyle w:val="Kommentarhenvisning"/>
        </w:rPr>
        <w:commentReference w:id="934"/>
      </w:r>
      <w:r w:rsidR="00661A63">
        <w:rPr>
          <w:lang w:val="en-US"/>
        </w:rPr>
        <w:t xml:space="preserve">. Therefore, </w:t>
      </w:r>
      <w:del w:id="935" w:author="Julian Christensen" w:date="2024-07-05T14:21:00Z">
        <w:r w:rsidR="00661A63" w:rsidDel="00F02E2D">
          <w:rPr>
            <w:lang w:val="en-US"/>
          </w:rPr>
          <w:delText xml:space="preserve">when having </w:delText>
        </w:r>
        <w:r w:rsidR="005D585F" w:rsidDel="00F02E2D">
          <w:rPr>
            <w:lang w:val="en-US"/>
          </w:rPr>
          <w:delText>f</w:delText>
        </w:r>
        <w:r w:rsidR="00661A63" w:rsidDel="00F02E2D">
          <w:rPr>
            <w:lang w:val="en-US"/>
          </w:rPr>
          <w:delText>ew records and</w:delText>
        </w:r>
      </w:del>
      <w:ins w:id="936" w:author="Julian Christensen" w:date="2024-07-05T14:21:00Z">
        <w:r w:rsidR="00F02E2D">
          <w:rPr>
            <w:lang w:val="en-US"/>
          </w:rPr>
          <w:t>if</w:t>
        </w:r>
      </w:ins>
      <w:r w:rsidR="00661A63">
        <w:rPr>
          <w:lang w:val="en-US"/>
        </w:rPr>
        <w:t xml:space="preserve"> the complexity of </w:t>
      </w:r>
      <w:del w:id="937" w:author="Julian Christensen" w:date="2024-07-05T14:21:00Z">
        <w:r w:rsidR="00661A63" w:rsidDel="00F02E2D">
          <w:rPr>
            <w:lang w:val="en-US"/>
          </w:rPr>
          <w:delText xml:space="preserve">the </w:delText>
        </w:r>
      </w:del>
      <w:ins w:id="938" w:author="Julian Christensen" w:date="2024-07-05T14:21:00Z">
        <w:r w:rsidR="00F02E2D">
          <w:rPr>
            <w:lang w:val="en-US"/>
          </w:rPr>
          <w:t>a</w:t>
        </w:r>
        <w:r w:rsidR="00F02E2D">
          <w:rPr>
            <w:lang w:val="en-US"/>
          </w:rPr>
          <w:t xml:space="preserve"> </w:t>
        </w:r>
      </w:ins>
      <w:r w:rsidR="00661A63">
        <w:rPr>
          <w:lang w:val="en-US"/>
        </w:rPr>
        <w:t>review</w:t>
      </w:r>
      <w:ins w:id="939" w:author="Julian Christensen" w:date="2024-07-05T14:21:00Z">
        <w:r w:rsidR="00F02E2D">
          <w:rPr>
            <w:lang w:val="en-US"/>
          </w:rPr>
          <w:t>’s inclusion/exclusion criteria</w:t>
        </w:r>
      </w:ins>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del w:id="940" w:author="Julian Christensen" w:date="2024-07-05T14:21:00Z">
        <w:r w:rsidR="00661A63" w:rsidDel="00F02E2D">
          <w:rPr>
            <w:lang w:val="en-US"/>
          </w:rPr>
          <w:delText>can</w:delText>
        </w:r>
        <w:r w:rsidR="005D585F" w:rsidDel="00F02E2D">
          <w:rPr>
            <w:lang w:val="en-US"/>
          </w:rPr>
          <w:delText xml:space="preserve"> </w:delText>
        </w:r>
      </w:del>
      <w:ins w:id="941" w:author="Julian Christensen" w:date="2024-07-05T14:21:00Z">
        <w:r w:rsidR="00F02E2D">
          <w:rPr>
            <w:lang w:val="en-US"/>
          </w:rPr>
          <w:t>may</w:t>
        </w:r>
        <w:r w:rsidR="00F02E2D">
          <w:rPr>
            <w:lang w:val="en-US"/>
          </w:rPr>
          <w:t xml:space="preserve"> </w:t>
        </w:r>
      </w:ins>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ins w:id="942" w:author="Julian Christensen" w:date="2024-07-05T14:21:00Z">
        <w:r w:rsidR="00F02E2D">
          <w:rPr>
            <w:lang w:val="en-US"/>
          </w:rPr>
          <w:t>, even if the number of records is not high</w:t>
        </w:r>
      </w:ins>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w:t>
      </w:r>
      <w:proofErr w:type="spellStart"/>
      <w:ins w:id="943" w:author="Julian Christensen" w:date="2024-07-04T14:33:00Z">
        <w:r w:rsidR="008B5B3A">
          <w:rPr>
            <w:rStyle w:val="translation"/>
            <w:lang w:val="en-US"/>
          </w:rPr>
          <w:t>T&amp;Ab</w:t>
        </w:r>
        <w:proofErr w:type="spellEnd"/>
        <w:r w:rsidR="008B5B3A">
          <w:rPr>
            <w:rStyle w:val="translation"/>
            <w:lang w:val="en-US"/>
          </w:rPr>
          <w:t xml:space="preserve"> </w:t>
        </w:r>
      </w:ins>
      <w:del w:id="944" w:author="Julian Christensen" w:date="2024-07-04T14:33:00Z">
        <w:r w:rsidDel="008B5B3A">
          <w:rPr>
            <w:lang w:val="en-US"/>
          </w:rPr>
          <w:delText xml:space="preserve">TAB </w:delText>
        </w:r>
      </w:del>
      <w:r>
        <w:rPr>
          <w:lang w:val="en-US"/>
        </w:rPr>
        <w:t xml:space="preserve">screening tasks in systematic reviews. </w:t>
      </w:r>
    </w:p>
    <w:p w14:paraId="10A25EE1" w14:textId="6AD0DFCE" w:rsidR="00514F04" w:rsidRDefault="00514F04" w:rsidP="006F63D8">
      <w:pPr>
        <w:spacing w:after="0" w:line="360" w:lineRule="auto"/>
        <w:rPr>
          <w:lang w:val="en-US"/>
        </w:rPr>
      </w:pPr>
    </w:p>
    <w:p w14:paraId="6A26D30D" w14:textId="4759F4EB" w:rsidR="00C93DE1" w:rsidRDefault="00C93DE1" w:rsidP="006F63D8">
      <w:pPr>
        <w:spacing w:after="0" w:line="360" w:lineRule="auto"/>
        <w:rPr>
          <w:lang w:val="en-US"/>
        </w:rPr>
      </w:pPr>
      <w:r>
        <w:rPr>
          <w:lang w:val="en-US"/>
        </w:rPr>
        <w:t xml:space="preserve">TABLE 6: When to use GPT API models for </w:t>
      </w:r>
      <w:proofErr w:type="spellStart"/>
      <w:ins w:id="945" w:author="Julian Christensen" w:date="2024-07-04T14:33:00Z">
        <w:r w:rsidR="008B5B3A">
          <w:rPr>
            <w:rStyle w:val="translation"/>
            <w:lang w:val="en-US"/>
          </w:rPr>
          <w:t>T&amp;Ab</w:t>
        </w:r>
        <w:proofErr w:type="spellEnd"/>
        <w:r w:rsidR="008B5B3A">
          <w:rPr>
            <w:rStyle w:val="translation"/>
            <w:lang w:val="en-US"/>
          </w:rPr>
          <w:t xml:space="preserve"> </w:t>
        </w:r>
      </w:ins>
      <w:del w:id="946" w:author="Julian Christensen" w:date="2024-07-04T14:33:00Z">
        <w:r w:rsidDel="008B5B3A">
          <w:rPr>
            <w:lang w:val="en-US"/>
          </w:rPr>
          <w:delText xml:space="preserve">TAB </w:delText>
        </w:r>
      </w:del>
      <w:r>
        <w:rPr>
          <w:lang w:val="en-US"/>
        </w:rPr>
        <w:t>screening</w:t>
      </w:r>
    </w:p>
    <w:tbl>
      <w:tblPr>
        <w:tblStyle w:val="Tabel-Gitter"/>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1E6DC5"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1E6DC5"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 xml:space="preserve">suited. </w:t>
            </w:r>
            <w:commentRangeStart w:id="947"/>
            <w:r>
              <w:rPr>
                <w:lang w:val="en-US"/>
              </w:rPr>
              <w:t>Consider using hierarchical</w:t>
            </w:r>
            <w:r w:rsidR="0058712F">
              <w:rPr>
                <w:lang w:val="en-US"/>
              </w:rPr>
              <w:t xml:space="preserve"> or multi-prompt</w:t>
            </w:r>
            <w:r>
              <w:rPr>
                <w:lang w:val="en-US"/>
              </w:rPr>
              <w:t xml:space="preserve"> screening</w:t>
            </w:r>
            <w:commentRangeEnd w:id="947"/>
            <w:r w:rsidR="00524ED0">
              <w:rPr>
                <w:rStyle w:val="Kommentarhenvisning"/>
              </w:rPr>
              <w:commentReference w:id="947"/>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lastRenderedPageBreak/>
        <w:t>6</w:t>
      </w:r>
      <w:r w:rsidR="00296111">
        <w:rPr>
          <w:b/>
          <w:lang w:val="en-US"/>
        </w:rPr>
        <w:t xml:space="preserve"> LIMITATIONS</w:t>
      </w:r>
    </w:p>
    <w:p w14:paraId="7804583C" w14:textId="28FEB12D" w:rsidR="00006375" w:rsidRDefault="00AD7769" w:rsidP="00AD7769">
      <w:pPr>
        <w:spacing w:after="0" w:line="360" w:lineRule="auto"/>
        <w:jc w:val="both"/>
        <w:rPr>
          <w:lang w:val="en-US"/>
        </w:rPr>
      </w:pPr>
      <w:r>
        <w:rPr>
          <w:lang w:val="en-US"/>
        </w:rPr>
        <w:t xml:space="preserve">Although we have strived to make a comprehensive evaluation of the use of GPT API models for </w:t>
      </w:r>
      <w:proofErr w:type="spellStart"/>
      <w:ins w:id="948" w:author="Julian Christensen" w:date="2024-07-04T14:33:00Z">
        <w:r w:rsidR="008B5B3A">
          <w:rPr>
            <w:rStyle w:val="translation"/>
            <w:lang w:val="en-US"/>
          </w:rPr>
          <w:t>T&amp;Ab</w:t>
        </w:r>
        <w:proofErr w:type="spellEnd"/>
        <w:r w:rsidR="008B5B3A">
          <w:rPr>
            <w:rStyle w:val="translation"/>
            <w:lang w:val="en-US"/>
          </w:rPr>
          <w:t xml:space="preserve"> </w:t>
        </w:r>
      </w:ins>
      <w:del w:id="949" w:author="Julian Christensen" w:date="2024-07-04T14:33:00Z">
        <w:r w:rsidDel="008B5B3A">
          <w:rPr>
            <w:lang w:val="en-US"/>
          </w:rPr>
          <w:delText xml:space="preserve">TAB </w:delText>
        </w:r>
      </w:del>
      <w:r>
        <w:rPr>
          <w:lang w:val="en-US"/>
        </w:rPr>
        <w:t>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r w:rsidR="00B862A6">
        <w:fldChar w:fldCharType="begin"/>
      </w:r>
      <w:r w:rsidR="00B862A6" w:rsidRPr="00463A4D">
        <w:rPr>
          <w:lang w:val="en-US"/>
          <w:rPrChange w:id="950" w:author="Julian Christensen" w:date="2024-07-04T08:59:00Z">
            <w:rPr/>
          </w:rPrChange>
        </w:rPr>
        <w:instrText xml:space="preserve"> HYPERLINK "https://osf.io/apdfw/" </w:instrText>
      </w:r>
      <w:r w:rsidR="00B862A6">
        <w:fldChar w:fldCharType="separate"/>
      </w:r>
      <w:r w:rsidR="00B50203" w:rsidRPr="005A0A47">
        <w:rPr>
          <w:rStyle w:val="Hyperlink"/>
          <w:lang w:val="en-US"/>
        </w:rPr>
        <w:t>https://osf.io/apdfw/</w:t>
      </w:r>
      <w:r w:rsidR="00B862A6">
        <w:rPr>
          <w:rStyle w:val="Hyperlink"/>
          <w:lang w:val="en-US"/>
        </w:rPr>
        <w:fldChar w:fldCharType="end"/>
      </w:r>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 xml:space="preserve">ly also change their screening decisions if they had to reiterate their first </w:t>
      </w:r>
      <w:proofErr w:type="spellStart"/>
      <w:ins w:id="951" w:author="Julian Christensen" w:date="2024-07-04T14:33:00Z">
        <w:r w:rsidR="008B5B3A">
          <w:rPr>
            <w:rStyle w:val="translation"/>
            <w:lang w:val="en-US"/>
          </w:rPr>
          <w:t>T&amp;Ab</w:t>
        </w:r>
        <w:proofErr w:type="spellEnd"/>
        <w:r w:rsidR="008B5B3A">
          <w:rPr>
            <w:rStyle w:val="translation"/>
            <w:lang w:val="en-US"/>
          </w:rPr>
          <w:t xml:space="preserve"> </w:t>
        </w:r>
      </w:ins>
      <w:del w:id="952" w:author="Julian Christensen" w:date="2024-07-04T14:33:00Z">
        <w:r w:rsidDel="008B5B3A">
          <w:rPr>
            <w:lang w:val="en-US"/>
          </w:rPr>
          <w:delText xml:space="preserve">TAB </w:delText>
        </w:r>
      </w:del>
      <w:r>
        <w:rPr>
          <w:lang w:val="en-US"/>
        </w:rPr>
        <w:t>screening</w:t>
      </w:r>
      <w:r w:rsidR="00F00C65">
        <w:rPr>
          <w:lang w:val="en-US"/>
        </w:rPr>
        <w:t xml:space="preserve">. </w:t>
      </w:r>
      <w:r>
        <w:rPr>
          <w:lang w:val="en-US"/>
        </w:rPr>
        <w:t xml:space="preserve">Therefore, we consider </w:t>
      </w:r>
      <w:del w:id="953" w:author="Julian Christensen" w:date="2024-07-05T14:23:00Z">
        <w:r w:rsidDel="00524ED0">
          <w:rPr>
            <w:lang w:val="en-US"/>
          </w:rPr>
          <w:delText xml:space="preserve">these </w:delText>
        </w:r>
      </w:del>
      <w:r>
        <w:rPr>
          <w:lang w:val="en-US"/>
        </w:rPr>
        <w:t xml:space="preserve">minor discrepancies to be </w:t>
      </w:r>
      <w:del w:id="954" w:author="Julian Christensen" w:date="2024-07-05T14:24:00Z">
        <w:r w:rsidDel="00524ED0">
          <w:rPr>
            <w:lang w:val="en-US"/>
          </w:rPr>
          <w:delText>very human-like</w:delText>
        </w:r>
        <w:r w:rsidR="00462549" w:rsidDel="00524ED0">
          <w:rPr>
            <w:lang w:val="en-US"/>
          </w:rPr>
          <w:delText xml:space="preserve"> and </w:delText>
        </w:r>
      </w:del>
      <w:r w:rsidR="00462549">
        <w:rPr>
          <w:lang w:val="en-US"/>
        </w:rPr>
        <w:t>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4D0A48D2"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w:t>
      </w:r>
      <w:proofErr w:type="spellStart"/>
      <w:ins w:id="955" w:author="Julian Christensen" w:date="2024-07-04T14:33:00Z">
        <w:r w:rsidR="008B5B3A">
          <w:rPr>
            <w:rStyle w:val="translation"/>
            <w:lang w:val="en-US"/>
          </w:rPr>
          <w:t>T&amp;Ab</w:t>
        </w:r>
        <w:proofErr w:type="spellEnd"/>
        <w:r w:rsidR="008B5B3A">
          <w:rPr>
            <w:rStyle w:val="translation"/>
            <w:lang w:val="en-US"/>
          </w:rPr>
          <w:t xml:space="preserve"> </w:t>
        </w:r>
      </w:ins>
      <w:del w:id="956" w:author="Julian Christensen" w:date="2024-07-04T14:33:00Z">
        <w:r w:rsidR="008B6AF6" w:rsidDel="008B5B3A">
          <w:rPr>
            <w:lang w:val="en-US"/>
          </w:rPr>
          <w:delText xml:space="preserve">TAB </w:delText>
        </w:r>
      </w:del>
      <w:r w:rsidR="008B6AF6">
        <w:rPr>
          <w:lang w:val="en-US"/>
        </w:rPr>
        <w:t>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8E4539D"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w:t>
      </w:r>
      <w:proofErr w:type="gramStart"/>
      <w:r w:rsidR="00B6660B">
        <w:rPr>
          <w:lang w:val="en-US"/>
        </w:rPr>
        <w:t>tools</w:t>
      </w:r>
      <w:proofErr w:type="gramEnd"/>
      <w:r w:rsidR="00B6660B">
        <w:rPr>
          <w:lang w:val="en-US"/>
        </w:rPr>
        <w:t xml:space="preserve"> argument. </w:t>
      </w:r>
      <w:r w:rsidR="00401E2B">
        <w:rPr>
          <w:lang w:val="en-US"/>
        </w:rPr>
        <w:t xml:space="preserve">Therefore, future research must evaluate whether our results can be exerted with other GPT </w:t>
      </w:r>
      <w:r w:rsidR="00B6660B">
        <w:rPr>
          <w:lang w:val="en-US"/>
        </w:rPr>
        <w:lastRenderedPageBreak/>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w:t>
      </w:r>
      <w:proofErr w:type="spellStart"/>
      <w:ins w:id="957" w:author="Julian Christensen" w:date="2024-07-04T14:33:00Z">
        <w:r w:rsidR="008B5B3A">
          <w:rPr>
            <w:rStyle w:val="translation"/>
            <w:lang w:val="en-US"/>
          </w:rPr>
          <w:t>T&amp;Ab</w:t>
        </w:r>
        <w:proofErr w:type="spellEnd"/>
        <w:r w:rsidR="008B5B3A">
          <w:rPr>
            <w:rStyle w:val="translation"/>
            <w:lang w:val="en-US"/>
          </w:rPr>
          <w:t xml:space="preserve"> </w:t>
        </w:r>
      </w:ins>
      <w:del w:id="958" w:author="Julian Christensen" w:date="2024-07-04T14:33:00Z">
        <w:r w:rsidR="003B63AD" w:rsidDel="008B5B3A">
          <w:rPr>
            <w:lang w:val="en-US"/>
          </w:rPr>
          <w:delText xml:space="preserve">TAB </w:delText>
        </w:r>
      </w:del>
      <w:r w:rsidR="003B63AD">
        <w:rPr>
          <w:lang w:val="en-US"/>
        </w:rPr>
        <w:t>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w:t>
      </w:r>
      <w:proofErr w:type="spellStart"/>
      <w:ins w:id="959" w:author="Julian Christensen" w:date="2024-07-04T14:33:00Z">
        <w:r w:rsidR="008B5B3A">
          <w:rPr>
            <w:rStyle w:val="translation"/>
            <w:lang w:val="en-US"/>
          </w:rPr>
          <w:t>T&amp;Ab</w:t>
        </w:r>
        <w:proofErr w:type="spellEnd"/>
        <w:r w:rsidR="008B5B3A">
          <w:rPr>
            <w:rStyle w:val="translation"/>
            <w:lang w:val="en-US"/>
          </w:rPr>
          <w:t xml:space="preserve"> </w:t>
        </w:r>
      </w:ins>
      <w:del w:id="960" w:author="Julian Christensen" w:date="2024-07-04T14:33:00Z">
        <w:r w:rsidR="003062C2" w:rsidDel="008B5B3A">
          <w:rPr>
            <w:lang w:val="en-US"/>
          </w:rPr>
          <w:delText xml:space="preserve">TAB </w:delText>
        </w:r>
      </w:del>
      <w:r w:rsidR="003062C2">
        <w:rPr>
          <w:lang w:val="en-US"/>
        </w:rPr>
        <w:t xml:space="preserve">screening. </w:t>
      </w:r>
      <w:r w:rsidR="00B55E61">
        <w:rPr>
          <w:lang w:val="en-US"/>
        </w:rPr>
        <w:t xml:space="preserve">  </w:t>
      </w:r>
    </w:p>
    <w:p w14:paraId="4D6D68AD" w14:textId="1BCE31E4"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 xml:space="preserve">Therefore, we recommend using the models carefully </w:t>
      </w:r>
      <w:proofErr w:type="gramStart"/>
      <w:r w:rsidR="000A07FF">
        <w:rPr>
          <w:lang w:val="en-US"/>
        </w:rPr>
        <w:t>and in some ap</w:t>
      </w:r>
      <w:r w:rsidR="007F6ABA">
        <w:rPr>
          <w:lang w:val="en-US"/>
        </w:rPr>
        <w:t>p</w:t>
      </w:r>
      <w:r w:rsidR="000A07FF">
        <w:rPr>
          <w:lang w:val="en-US"/>
        </w:rPr>
        <w:t>lication</w:t>
      </w:r>
      <w:r w:rsidR="00DF1CA6">
        <w:rPr>
          <w:lang w:val="en-US"/>
        </w:rPr>
        <w:t>s</w:t>
      </w:r>
      <w:proofErr w:type="gramEnd"/>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a subsample of</w:t>
      </w:r>
      <w:ins w:id="961" w:author="Julian Christensen" w:date="2024-07-05T14:25:00Z">
        <w:r w:rsidR="00524ED0">
          <w:rPr>
            <w:lang w:val="en-US"/>
          </w:rPr>
          <w:t>, say,</w:t>
        </w:r>
      </w:ins>
      <w:r w:rsidR="00DB70FE">
        <w:rPr>
          <w:lang w:val="en-US"/>
        </w:rPr>
        <w:t xml:space="preserve">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w:t>
      </w:r>
      <w:r w:rsidR="003F27D8">
        <w:rPr>
          <w:lang w:val="en-US"/>
        </w:rPr>
        <w:lastRenderedPageBreak/>
        <w:t>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458C3E69"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w:t>
      </w:r>
      <w:del w:id="962" w:author="Julian Christensen" w:date="2024-07-05T14:26:00Z">
        <w:r w:rsidDel="00524ED0">
          <w:rPr>
            <w:lang w:val="en-US"/>
          </w:rPr>
          <w:delText xml:space="preserve">is in theory </w:delText>
        </w:r>
      </w:del>
      <w:ins w:id="963" w:author="Julian Christensen" w:date="2024-07-05T14:26:00Z">
        <w:r w:rsidR="00524ED0">
          <w:rPr>
            <w:lang w:val="en-US"/>
          </w:rPr>
          <w:t xml:space="preserve">may in many cases be </w:t>
        </w:r>
      </w:ins>
      <w:r>
        <w:rPr>
          <w:lang w:val="en-US"/>
        </w:rPr>
        <w:t xml:space="preserve">rather sensitive to the prompt(s) made by the user. This can potentially complicate the leverage of the GPT API screening </w:t>
      </w:r>
      <w:del w:id="964" w:author="Julian Christensen" w:date="2024-07-05T14:27:00Z">
        <w:r w:rsidDel="00524ED0">
          <w:rPr>
            <w:lang w:val="en-US"/>
          </w:rPr>
          <w:delText>and make it</w:delText>
        </w:r>
      </w:del>
      <w:ins w:id="965" w:author="Julian Christensen" w:date="2024-07-05T14:27:00Z">
        <w:r w:rsidR="00524ED0">
          <w:rPr>
            <w:lang w:val="en-US"/>
          </w:rPr>
          <w:t>as it may be</w:t>
        </w:r>
      </w:ins>
      <w:r>
        <w:rPr>
          <w:lang w:val="en-US"/>
        </w:rPr>
        <w:t xml:space="preserve">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del w:id="966" w:author="Julian Christensen" w:date="2024-07-05T14:27:00Z">
        <w:r w:rsidR="00497AD0" w:rsidRPr="008A319E" w:rsidDel="00524ED0">
          <w:rPr>
            <w:rStyle w:val="translation"/>
            <w:lang w:val="en-US"/>
          </w:rPr>
          <w:delText>On the same line, a</w:delText>
        </w:r>
      </w:del>
      <w:ins w:id="967" w:author="Julian Christensen" w:date="2024-07-05T14:27:00Z">
        <w:r w:rsidR="00524ED0">
          <w:rPr>
            <w:rStyle w:val="translation"/>
            <w:lang w:val="en-US"/>
          </w:rPr>
          <w:t>A</w:t>
        </w:r>
      </w:ins>
      <w:r w:rsidRPr="008A319E">
        <w:rPr>
          <w:rStyle w:val="translation"/>
          <w:lang w:val="en-US"/>
        </w:rPr>
        <w:t xml:space="preserve"> key </w:t>
      </w:r>
      <w:del w:id="968" w:author="Julian Christensen" w:date="2024-07-05T14:28:00Z">
        <w:r w:rsidRPr="008A319E" w:rsidDel="00524ED0">
          <w:rPr>
            <w:rStyle w:val="translation"/>
            <w:lang w:val="en-US"/>
          </w:rPr>
          <w:delText>reason for us to develop the screening</w:delText>
        </w:r>
      </w:del>
      <w:ins w:id="969" w:author="Julian Christensen" w:date="2024-07-05T14:28:00Z">
        <w:r w:rsidR="00524ED0">
          <w:rPr>
            <w:rStyle w:val="translation"/>
            <w:lang w:val="en-US"/>
          </w:rPr>
          <w:t>purpose of our</w:t>
        </w:r>
      </w:ins>
      <w:r w:rsidRPr="008A319E">
        <w:rPr>
          <w:rStyle w:val="translation"/>
          <w:lang w:val="en-US"/>
        </w:rPr>
        <w:t xml:space="preserve"> benchmark scheme is</w:t>
      </w:r>
      <w:ins w:id="970" w:author="Julian Christensen" w:date="2024-07-05T14:28:00Z">
        <w:r w:rsidR="00524ED0">
          <w:rPr>
            <w:rStyle w:val="translation"/>
            <w:lang w:val="en-US"/>
          </w:rPr>
          <w:t>, thus,</w:t>
        </w:r>
      </w:ins>
      <w:r w:rsidRPr="008A319E">
        <w:rPr>
          <w:rStyle w:val="translation"/>
          <w:lang w:val="en-US"/>
        </w:rPr>
        <w:t xml:space="preserve"> also </w:t>
      </w:r>
      <w:del w:id="971" w:author="Julian Christensen" w:date="2024-07-05T14:28:00Z">
        <w:r w:rsidRPr="008A319E" w:rsidDel="00524ED0">
          <w:rPr>
            <w:rStyle w:val="translation"/>
            <w:lang w:val="en-US"/>
          </w:rPr>
          <w:delText>that it</w:delText>
        </w:r>
      </w:del>
      <w:ins w:id="972" w:author="Julian Christensen" w:date="2024-07-05T14:28:00Z">
        <w:r w:rsidR="00524ED0">
          <w:rPr>
            <w:rStyle w:val="translation"/>
            <w:lang w:val="en-US"/>
          </w:rPr>
          <w:t>to</w:t>
        </w:r>
      </w:ins>
      <w:r w:rsidRPr="008A319E">
        <w:rPr>
          <w:rStyle w:val="translation"/>
          <w:lang w:val="en-US"/>
        </w:rPr>
        <w:t xml:space="preserve"> guide</w:t>
      </w:r>
      <w:del w:id="973" w:author="Julian Christensen" w:date="2024-07-05T14:28:00Z">
        <w:r w:rsidRPr="008A319E" w:rsidDel="00524ED0">
          <w:rPr>
            <w:rStyle w:val="translation"/>
            <w:lang w:val="en-US"/>
          </w:rPr>
          <w:delText>s</w:delText>
        </w:r>
      </w:del>
      <w:r w:rsidRPr="008A319E">
        <w:rPr>
          <w:rStyle w:val="translation"/>
          <w:lang w:val="en-US"/>
        </w:rPr>
        <w:t xml:space="preserve"> reviewers on when GPT API screening might </w:t>
      </w:r>
      <w:r w:rsidRPr="00524ED0">
        <w:rPr>
          <w:rStyle w:val="translation"/>
          <w:i/>
          <w:lang w:val="en-US"/>
          <w:rPrChange w:id="974" w:author="Julian Christensen" w:date="2024-07-05T14:28:00Z">
            <w:rPr>
              <w:rStyle w:val="translation"/>
              <w:lang w:val="en-US"/>
            </w:rPr>
          </w:rPrChange>
        </w:rPr>
        <w:t>not</w:t>
      </w:r>
      <w:r w:rsidRPr="008A319E">
        <w:rPr>
          <w:rStyle w:val="translation"/>
          <w:lang w:val="en-US"/>
        </w:rPr>
        <w:t xml:space="preserve"> be appropriate</w:t>
      </w:r>
      <w:del w:id="975" w:author="Julian Christensen" w:date="2024-07-05T14:29:00Z">
        <w:r w:rsidRPr="008A319E" w:rsidDel="00524ED0">
          <w:rPr>
            <w:rStyle w:val="translation"/>
            <w:lang w:val="en-US"/>
          </w:rPr>
          <w:delText>. Most importantly that is</w:delText>
        </w:r>
      </w:del>
      <w:ins w:id="976" w:author="Julian Christensen" w:date="2024-07-05T14:29:00Z">
        <w:r w:rsidR="00524ED0">
          <w:rPr>
            <w:rStyle w:val="translation"/>
            <w:lang w:val="en-US"/>
          </w:rPr>
          <w:t>, which would be the case if</w:t>
        </w:r>
      </w:ins>
      <w:del w:id="977" w:author="Julian Christensen" w:date="2024-07-05T14:29:00Z">
        <w:r w:rsidRPr="008A319E" w:rsidDel="00524ED0">
          <w:rPr>
            <w:rStyle w:val="translation"/>
            <w:lang w:val="en-US"/>
          </w:rPr>
          <w:delText xml:space="preserve"> when</w:delText>
        </w:r>
      </w:del>
      <w:r w:rsidRPr="008A319E">
        <w:rPr>
          <w:rStyle w:val="translation"/>
          <w:lang w:val="en-US"/>
        </w:rPr>
        <w:t xml:space="preserve"> prompt performances are not on par with human screening</w:t>
      </w:r>
      <w:ins w:id="978" w:author="Julian Christensen" w:date="2024-07-05T14:29:00Z">
        <w:r w:rsidR="00524ED0">
          <w:rPr>
            <w:rStyle w:val="translation"/>
            <w:lang w:val="en-US"/>
          </w:rPr>
          <w:t xml:space="preserve"> (or the time needed to reach satisfactory performance exceeds the time</w:t>
        </w:r>
      </w:ins>
      <w:ins w:id="979" w:author="Julian Christensen" w:date="2024-07-05T14:30:00Z">
        <w:r w:rsidR="00524ED0">
          <w:rPr>
            <w:rStyle w:val="translation"/>
            <w:lang w:val="en-US"/>
          </w:rPr>
          <w:t xml:space="preserve"> required for a human </w:t>
        </w:r>
        <w:proofErr w:type="spellStart"/>
        <w:r w:rsidR="00524ED0">
          <w:rPr>
            <w:rStyle w:val="translation"/>
            <w:lang w:val="en-US"/>
          </w:rPr>
          <w:t>scond</w:t>
        </w:r>
        <w:proofErr w:type="spellEnd"/>
        <w:r w:rsidR="00524ED0">
          <w:rPr>
            <w:rStyle w:val="translation"/>
            <w:lang w:val="en-US"/>
          </w:rPr>
          <w:t xml:space="preserve"> screener to independently screen the titles and abstracts)</w:t>
        </w:r>
      </w:ins>
      <w:r w:rsidRPr="008A319E">
        <w:rPr>
          <w:rStyle w:val="translation"/>
          <w:lang w:val="en-US"/>
        </w:rPr>
        <w:t xml:space="preserve">. This aims to hinder reviewers from using bad/sensitive prompts and thus avoid inducing a recall bias in systematic reviews. </w:t>
      </w:r>
    </w:p>
    <w:p w14:paraId="41CBC6BC" w14:textId="01B589B8"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w:t>
      </w:r>
      <w:del w:id="980" w:author="Julian Christensen" w:date="2024-07-05T14:31:00Z">
        <w:r w:rsidDel="00524ED0">
          <w:rPr>
            <w:lang w:val="en-US"/>
          </w:rPr>
          <w:delText xml:space="preserve">require </w:delText>
        </w:r>
      </w:del>
      <w:ins w:id="981" w:author="Julian Christensen" w:date="2024-07-05T14:31:00Z">
        <w:r w:rsidR="00524ED0">
          <w:rPr>
            <w:lang w:val="en-US"/>
          </w:rPr>
          <w:t>have</w:t>
        </w:r>
        <w:r w:rsidR="00524ED0">
          <w:rPr>
            <w:lang w:val="en-US"/>
          </w:rPr>
          <w:t xml:space="preserve"> </w:t>
        </w:r>
      </w:ins>
      <w:del w:id="982" w:author="Julian Christensen" w:date="2024-07-05T14:31:00Z">
        <w:r w:rsidDel="00524ED0">
          <w:rPr>
            <w:lang w:val="en-US"/>
          </w:rPr>
          <w:delText xml:space="preserve">minor </w:delText>
        </w:r>
      </w:del>
      <w:ins w:id="983" w:author="Julian Christensen" w:date="2024-07-05T14:31:00Z">
        <w:r w:rsidR="00524ED0">
          <w:rPr>
            <w:lang w:val="en-US"/>
          </w:rPr>
          <w:t>at least some minor</w:t>
        </w:r>
        <w:r w:rsidR="00524ED0">
          <w:rPr>
            <w:lang w:val="en-US"/>
          </w:rPr>
          <w:t xml:space="preserve"> </w:t>
        </w:r>
      </w:ins>
      <w:r>
        <w:rPr>
          <w:lang w:val="en-US"/>
        </w:rPr>
        <w:t xml:space="preserve">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xml:space="preserve">. A tempting solution to accommodate user-friendliness is to copy our approach to the </w:t>
      </w:r>
      <w:proofErr w:type="spellStart"/>
      <w:r w:rsidRPr="008A319E">
        <w:rPr>
          <w:lang w:val="en-US"/>
        </w:rPr>
        <w:t>ChatGPT</w:t>
      </w:r>
      <w:proofErr w:type="spellEnd"/>
      <w:r w:rsidRPr="008A319E">
        <w:rPr>
          <w:lang w:val="en-US"/>
        </w:rPr>
        <w:t xml:space="preserve"> interface. However, it is pivotal to stress that we have not been able to replicate any of the screening results we obtained from the GPT API models. Consequently, we recommend reviewers not use the </w:t>
      </w:r>
      <w:proofErr w:type="spellStart"/>
      <w:r w:rsidRPr="008A319E">
        <w:rPr>
          <w:lang w:val="en-US"/>
        </w:rPr>
        <w:t>ChatGPT</w:t>
      </w:r>
      <w:proofErr w:type="spellEnd"/>
      <w:r w:rsidRPr="008A319E">
        <w:rPr>
          <w:lang w:val="en-US"/>
        </w:rPr>
        <w:t xml:space="preserve"> for title and abstract screening before more 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2E0F5CCD" w14:textId="77777777" w:rsidR="00C1574F" w:rsidRPr="008A319E" w:rsidRDefault="00C1574F" w:rsidP="00C1574F">
      <w:pPr>
        <w:spacing w:after="0" w:line="360" w:lineRule="auto"/>
        <w:jc w:val="both"/>
        <w:rPr>
          <w:b/>
          <w:lang w:val="en-US"/>
        </w:rPr>
      </w:pPr>
      <w:r w:rsidRPr="008A319E">
        <w:rPr>
          <w:b/>
          <w:lang w:val="en-US"/>
        </w:rPr>
        <w:lastRenderedPageBreak/>
        <w:t xml:space="preserve">8 </w:t>
      </w:r>
      <w:r>
        <w:rPr>
          <w:b/>
          <w:lang w:val="en-US"/>
        </w:rPr>
        <w:t>CONCLUSION AND DISCUSION</w:t>
      </w:r>
    </w:p>
    <w:p w14:paraId="1E67F3E6" w14:textId="77777777" w:rsidR="00C1574F" w:rsidRDefault="00C1574F" w:rsidP="00C1574F">
      <w:pPr>
        <w:spacing w:after="0" w:line="360" w:lineRule="auto"/>
        <w:jc w:val="both"/>
        <w:rPr>
          <w:lang w:val="en-US"/>
        </w:rPr>
      </w:pPr>
      <w:r w:rsidRPr="008A319E">
        <w:rPr>
          <w:lang w:val="en-US"/>
        </w:rPr>
        <w:t xml:space="preserve">Human duplicate title and abstract (TAB) screening in systematic reviews is time-consuming, requiring a substantial amount of human labor which decelerates the review process and </w:t>
      </w:r>
      <w:r>
        <w:rPr>
          <w:lang w:val="en-US"/>
        </w:rPr>
        <w:t xml:space="preserve">thereby </w:t>
      </w:r>
      <w:r w:rsidRPr="008A319E">
        <w:rPr>
          <w:lang w:val="en-US"/>
        </w:rPr>
        <w:t xml:space="preserve">the dissemination of important knowledge for practice, research, and policy. In this study, we have shown that </w:t>
      </w:r>
      <w:proofErr w:type="spellStart"/>
      <w:r w:rsidRPr="008A319E">
        <w:rPr>
          <w:lang w:val="en-US"/>
        </w:rPr>
        <w:t>OpenAI’s</w:t>
      </w:r>
      <w:proofErr w:type="spellEnd"/>
      <w:r w:rsidRPr="008A319E">
        <w:rPr>
          <w:lang w:val="en-US"/>
        </w:rPr>
        <w:t xml:space="preserve"> GPT API models can function as highly</w:t>
      </w:r>
      <w:bookmarkStart w:id="984" w:name="_GoBack"/>
      <w:bookmarkEnd w:id="984"/>
      <w:r w:rsidRPr="008A319E">
        <w:rPr>
          <w:lang w:val="en-US"/>
        </w:rPr>
        <w:t xml:space="preserve"> reliable second screeners even in complex review settings, making it possible to substitute one human in the duplicate screening process and reallocate human resources. </w:t>
      </w:r>
      <w:r>
        <w:rPr>
          <w:lang w:val="en-US"/>
        </w:rPr>
        <w:t>O</w:t>
      </w:r>
      <w:r w:rsidRPr="008A319E">
        <w:rPr>
          <w:lang w:val="en-US"/>
        </w:rPr>
        <w:t>ur findings suggest that when configured correctly GPT API models can perform on par with or even surpass human screeners</w:t>
      </w:r>
      <w:r>
        <w:rPr>
          <w:lang w:val="en-US"/>
        </w:rPr>
        <w:t xml:space="preserve"> with regard to finding relevant studies. Hereto, we found that the GPT-4 model outperforms the GPT-3.5-turbo model. Therefore, we recommend primarily using the GPT-4 model for GPT API screening. Moreover, </w:t>
      </w:r>
      <w:r w:rsidRPr="00FC1A8D">
        <w:rPr>
          <w:lang w:val="en-US"/>
        </w:rPr>
        <w:t xml:space="preserve">we found that GPT API models yield a specificity rate on par with humans, but in some applications, they appear slightly over-inclusive relative to human screeners (i.e., they yield lower specificity rates than typically human screeners). However, we do not necessarily consider this to be a deficit of the models as long as they also contain high recall rates. This </w:t>
      </w:r>
      <w:r>
        <w:rPr>
          <w:lang w:val="en-US"/>
        </w:rPr>
        <w:t xml:space="preserve">merely forces the human reviewers to double-check close-to-relevant records, which ultimately guards against overlooking relevant studies. In general, our results stand in contrast to most previous research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6E2E3D">
        <w:rPr>
          <w:noProof/>
          <w:lang w:val="en-US"/>
        </w:rPr>
        <w:t>(Gargari et al., 2024; Guo et al., 2024)</w:t>
      </w:r>
      <w:r>
        <w:rPr>
          <w:lang w:val="en-US"/>
        </w:rPr>
        <w:fldChar w:fldCharType="end"/>
      </w:r>
      <w:r>
        <w:rPr>
          <w:lang w:val="en-US"/>
        </w:rPr>
        <w:t xml:space="preserve">, finding that GPT API models mainly perform adequately in terms of excluding irrelevant studies. On the one hand, this discrepancy might be explained by the fact that the GPT API models we used drew on function calling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6E2E3D">
        <w:rPr>
          <w:noProof/>
          <w:lang w:val="en-US"/>
        </w:rPr>
        <w:t>(OpenAI, 2024)</w:t>
      </w:r>
      <w:r>
        <w:rPr>
          <w:lang w:val="en-US"/>
        </w:rPr>
        <w:fldChar w:fldCharType="end"/>
      </w:r>
      <w:r>
        <w:rPr>
          <w:lang w:val="en-US"/>
        </w:rPr>
        <w:t xml:space="preserve">, which improves the models’ response consistency. On the other hand, all previous research added all inclusion/exclusion criteria to the same prompt, thus the discrepancy might be explained by the fact that we </w:t>
      </w:r>
      <w:r w:rsidRPr="008A319E">
        <w:rPr>
          <w:lang w:val="en-US"/>
        </w:rPr>
        <w:t>invented the use of multiple-prompt screening</w:t>
      </w:r>
      <w:r>
        <w:rPr>
          <w:lang w:val="en-US"/>
        </w:rPr>
        <w:t xml:space="preserve"> which is based on making</w:t>
      </w:r>
      <w:r w:rsidRPr="008A319E">
        <w:rPr>
          <w:lang w:val="en-US"/>
        </w:rPr>
        <w:t xml:space="preserve"> one </w:t>
      </w:r>
      <w:r>
        <w:rPr>
          <w:lang w:val="en-US"/>
        </w:rPr>
        <w:t xml:space="preserve">concise </w:t>
      </w:r>
      <w:r w:rsidRPr="008A319E">
        <w:rPr>
          <w:lang w:val="en-US"/>
        </w:rPr>
        <w:t>prompt per inclusion/exclusion criteria of the review</w:t>
      </w:r>
      <w:r>
        <w:rPr>
          <w:lang w:val="en-US"/>
        </w:rPr>
        <w:t xml:space="preserve">. </w:t>
      </w:r>
      <w:r w:rsidRPr="008A319E">
        <w:rPr>
          <w:lang w:val="en-US"/>
        </w:rPr>
        <w:t xml:space="preserve"> </w:t>
      </w:r>
      <w:r>
        <w:rPr>
          <w:lang w:val="en-US"/>
        </w:rPr>
        <w:t xml:space="preserve">This approach was especially decisive for making it work in complex review settings. </w:t>
      </w:r>
    </w:p>
    <w:p w14:paraId="150486B7" w14:textId="77777777" w:rsidR="00C1574F" w:rsidRDefault="00C1574F" w:rsidP="00C1574F">
      <w:pPr>
        <w:spacing w:after="0" w:line="360" w:lineRule="auto"/>
        <w:ind w:firstLine="1304"/>
        <w:jc w:val="both"/>
        <w:rPr>
          <w:lang w:val="en-US"/>
        </w:rPr>
      </w:pPr>
      <w:r>
        <w:rPr>
          <w:lang w:val="en-US"/>
        </w:rPr>
        <w:t xml:space="preserve">Based on our findings, we believe TAB screening with GPT API models can </w:t>
      </w:r>
      <w:r w:rsidRPr="008A319E">
        <w:rPr>
          <w:rStyle w:val="translation"/>
          <w:lang w:val="en-US"/>
        </w:rPr>
        <w:t xml:space="preserve">revolutionize the way duplicate </w:t>
      </w:r>
      <w:r>
        <w:rPr>
          <w:rStyle w:val="translation"/>
          <w:lang w:val="en-US"/>
        </w:rPr>
        <w:t xml:space="preserve">title and abstract screening can be done in high-quality systematic reviews and make automated tools move up to the highest levels of automation </w:t>
      </w:r>
      <w:r>
        <w:rPr>
          <w:rStyle w:val="translation"/>
          <w:lang w:val="en-US"/>
        </w:rP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Pr>
          <w:rStyle w:val="translation"/>
          <w:lang w:val="en-US"/>
        </w:rPr>
        <w:fldChar w:fldCharType="separate"/>
      </w:r>
      <w:r w:rsidRPr="0036408A">
        <w:rPr>
          <w:rStyle w:val="translation"/>
          <w:noProof/>
          <w:lang w:val="en-US"/>
        </w:rPr>
        <w:t>(c.f. O’Connor et al., 2019)</w:t>
      </w:r>
      <w:r>
        <w:rPr>
          <w:rStyle w:val="translation"/>
          <w:lang w:val="en-US"/>
        </w:rPr>
        <w:fldChar w:fldCharType="end"/>
      </w:r>
      <w:r>
        <w:rPr>
          <w:rStyle w:val="translation"/>
          <w:lang w:val="en-US"/>
        </w:rPr>
        <w:t xml:space="preserve">, where they yield none human-assisted </w:t>
      </w:r>
      <w:r w:rsidRPr="00D22DF6">
        <w:rPr>
          <w:rStyle w:val="translation"/>
          <w:i/>
          <w:lang w:val="en-US"/>
        </w:rPr>
        <w:t>second</w:t>
      </w:r>
      <w:r>
        <w:rPr>
          <w:rStyle w:val="translation"/>
          <w:lang w:val="en-US"/>
        </w:rPr>
        <w:t xml:space="preserve"> screener decisions. However, this necessitates the need to standardize this screening approach to make it scalable and acceptable in high-quality reviews. Therefore, </w:t>
      </w:r>
      <w:r w:rsidRPr="008A319E">
        <w:rPr>
          <w:lang w:val="en-US"/>
        </w:rPr>
        <w:t xml:space="preserve">we </w:t>
      </w:r>
      <w:r>
        <w:rPr>
          <w:lang w:val="en-US"/>
        </w:rPr>
        <w:t>also developed</w:t>
      </w:r>
      <w:r w:rsidRPr="008A319E">
        <w:rPr>
          <w:lang w:val="en-US"/>
        </w:rPr>
        <w:t xml:space="preserve"> a </w:t>
      </w:r>
      <w:r>
        <w:rPr>
          <w:lang w:val="en-US"/>
        </w:rPr>
        <w:t>reproducible</w:t>
      </w:r>
      <w:r w:rsidRPr="008A319E">
        <w:rPr>
          <w:lang w:val="en-US"/>
        </w:rPr>
        <w:t xml:space="preserve"> workflow</w:t>
      </w:r>
      <w:r>
        <w:rPr>
          <w:lang w:val="en-US"/>
        </w:rPr>
        <w:t xml:space="preserve"> and tentative </w:t>
      </w:r>
      <w:r w:rsidRPr="008A319E">
        <w:rPr>
          <w:lang w:val="en-US"/>
        </w:rPr>
        <w:t>guidelines for when such screenings can be accepted in high-quality reviews.</w:t>
      </w:r>
      <w:r>
        <w:rPr>
          <w:lang w:val="en-US"/>
        </w:rPr>
        <w:t xml:space="preserve"> Moreover, we have written the </w:t>
      </w:r>
      <w:proofErr w:type="spellStart"/>
      <w:r>
        <w:rPr>
          <w:lang w:val="en-US"/>
        </w:rPr>
        <w:t>AIscreenR</w:t>
      </w:r>
      <w:proofErr w:type="spellEnd"/>
      <w:r>
        <w:rPr>
          <w:lang w:val="en-US"/>
        </w:rPr>
        <w:t xml:space="preserve"> R package, allowing reviewers to draw on features such as function calling (i.e., making prompts without the need to explicitly specify how the model shall respond to the screening request) as well as multi-core </w:t>
      </w:r>
      <w:r>
        <w:rPr>
          <w:lang w:val="en-US"/>
        </w:rPr>
        <w:lastRenderedPageBreak/>
        <w:t>processing that can speed up screening significantly. A key part of setting up a reliable GPT API screening is to conduct</w:t>
      </w:r>
      <w:r w:rsidRPr="008A319E">
        <w:rPr>
          <w:lang w:val="en-US"/>
        </w:rPr>
        <w:t xml:space="preserve"> </w:t>
      </w:r>
      <w:r w:rsidRPr="008A319E">
        <w:rPr>
          <w:rStyle w:val="translation"/>
          <w:lang w:val="en-US"/>
        </w:rPr>
        <w:t xml:space="preserve">thorough pilot </w:t>
      </w:r>
      <w:r w:rsidRPr="008A319E">
        <w:rPr>
          <w:lang w:val="en-US"/>
        </w:rPr>
        <w:t xml:space="preserve">testing of the screening prompt(s) before making any full-scale screening. </w:t>
      </w:r>
      <w:r>
        <w:rPr>
          <w:lang w:val="en-US"/>
        </w:rPr>
        <w:t>For such assessments</w:t>
      </w:r>
      <w:r w:rsidRPr="008A319E">
        <w:rPr>
          <w:lang w:val="en-US"/>
        </w:rPr>
        <w:t xml:space="preserve">, we developed </w:t>
      </w:r>
      <w:r>
        <w:rPr>
          <w:lang w:val="en-US"/>
        </w:rPr>
        <w:t xml:space="preserve">a new benchmark scheme for interpreting acceptable and unacceptable screening performance in high-quality reviews based on </w:t>
      </w:r>
      <w:r w:rsidRPr="008A319E">
        <w:rPr>
          <w:lang w:val="en-US"/>
        </w:rPr>
        <w:t>the typical screening performance f</w:t>
      </w:r>
      <w:r>
        <w:rPr>
          <w:lang w:val="en-US"/>
        </w:rPr>
        <w:t>ound in</w:t>
      </w:r>
      <w:r w:rsidRPr="008A319E">
        <w:rPr>
          <w:lang w:val="en-US"/>
        </w:rPr>
        <w:t xml:space="preserve"> 22 high-standard </w:t>
      </w:r>
      <w:r>
        <w:rPr>
          <w:lang w:val="en-US"/>
        </w:rPr>
        <w:t xml:space="preserve">systematic </w:t>
      </w:r>
      <w:r w:rsidRPr="008A319E">
        <w:rPr>
          <w:lang w:val="en-US"/>
        </w:rPr>
        <w:t>reviews</w:t>
      </w:r>
      <w:r>
        <w:rPr>
          <w:lang w:val="en-US"/>
        </w:rPr>
        <w:t xml:space="preserve"> across 157,828 duplicate human screening decisions.</w:t>
      </w:r>
      <w:r w:rsidRPr="008C77AB">
        <w:rPr>
          <w:lang w:val="en-US"/>
        </w:rPr>
        <w:t xml:space="preserve"> </w:t>
      </w:r>
      <w:r>
        <w:rPr>
          <w:lang w:val="en-US"/>
        </w:rPr>
        <w:t xml:space="preserve">Deduced from this investigation, we suggest that automated screenings yielding a recall rate (i.e., the ability to correctly include relevant studies) above 80% during the pilot testing should be acknowledged as being on par with human performance and can be safely used as independent second screeners. This recommendation approximately resembles the average recall rate we found in the mapped high-quality reviews. In addition, we suggest that a specificity rate (i.e., the ability to correctly exclude irrelevant studies) equal to or above 80% should be accepted in high-standard reviews as long as the recall is equal to above 80% as well since a low specificity rate does not induce any biases. As previously mentioned, it just requires humans to double-check close-to-relevant records, which guards against overlooking relevant studies. In this regard, it is important to note that since our recommendations are based on the acceptance that the GPT API models can err to some degree (as accepted for human screeners), it is </w:t>
      </w:r>
      <w:r w:rsidRPr="00FC1A8D">
        <w:rPr>
          <w:rStyle w:val="translation"/>
          <w:lang w:val="en-US"/>
        </w:rPr>
        <w:t xml:space="preserve">of vital importance that GPT API screening is combined with other screening techniques such as forward and backward citation tracking to ensure that potentially missed studies re-enter the review. Although we allow for minor errors, we recommend not to use GPT API screening, if reviewers can reach satisfying recall and specificity rates. On a similar line, we never think a GPT API model should be used as a stand-alone screener. There must always be a human in the loop, meaning that humans must always take the role of the first screener of titles and abstracts in high-quality systematic reviews.  </w:t>
      </w:r>
    </w:p>
    <w:p w14:paraId="69B0CAE2" w14:textId="77777777" w:rsidR="00C1574F" w:rsidRPr="00FC1A8D" w:rsidRDefault="00C1574F" w:rsidP="00C1574F">
      <w:pPr>
        <w:spacing w:after="0" w:line="360" w:lineRule="auto"/>
        <w:jc w:val="both"/>
        <w:rPr>
          <w:rStyle w:val="translation"/>
          <w:lang w:val="en-US"/>
        </w:rPr>
      </w:pPr>
      <w:r>
        <w:rPr>
          <w:lang w:val="en-US"/>
        </w:rPr>
        <w:tab/>
        <w:t xml:space="preserve">Some caveats and limitations follow our work. First of all, we agree with </w:t>
      </w:r>
      <w:proofErr w:type="spellStart"/>
      <w:r>
        <w:rPr>
          <w:lang w:val="en-US"/>
        </w:rPr>
        <w:t>Schoot</w:t>
      </w:r>
      <w:proofErr w:type="spellEnd"/>
      <w:r>
        <w:rPr>
          <w:lang w:val="en-US"/>
        </w:rPr>
        <w:t xml:space="preserve">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transparency and reproducibility represent the highest scientific standards. </w:t>
      </w:r>
      <w:proofErr w:type="gramStart"/>
      <w:r>
        <w:rPr>
          <w:lang w:val="en-US"/>
        </w:rPr>
        <w:t xml:space="preserve">Yet,  </w:t>
      </w:r>
      <w:proofErr w:type="spellStart"/>
      <w:r>
        <w:rPr>
          <w:lang w:val="en-US"/>
        </w:rPr>
        <w:t>OpenAI’s</w:t>
      </w:r>
      <w:proofErr w:type="spellEnd"/>
      <w:proofErr w:type="gramEnd"/>
      <w:r>
        <w:rPr>
          <w:lang w:val="en-US"/>
        </w:rPr>
        <w:t xml:space="preserve"> GPT API models are based on black box algorithms. Nonetheless, we do not believe that this argument should prevent reviewers from using </w:t>
      </w:r>
      <w:proofErr w:type="spellStart"/>
      <w:r>
        <w:rPr>
          <w:lang w:val="en-US"/>
        </w:rPr>
        <w:t>OpenAI’s</w:t>
      </w:r>
      <w:proofErr w:type="spellEnd"/>
      <w:r>
        <w:rPr>
          <w:lang w:val="en-US"/>
        </w:rPr>
        <w:t xml:space="preserve"> GPT API model for TAB screening seen in the light of the fact that human screening most often represents black-box operation as well. However, we consider it all-important that future research investigates the performance of alternative open-source GPT models. A side-effect of such research would further be that the cost of using GPT models can be substantially reduced which can be a major barrier to using GPT-4 models for TAB screening at the current point in time. T</w:t>
      </w:r>
      <w:r w:rsidRPr="00FC1A8D">
        <w:rPr>
          <w:rStyle w:val="translation"/>
          <w:lang w:val="en-US"/>
        </w:rPr>
        <w:t xml:space="preserve">hese models are still rather expensive (in absolute terms, not compared </w:t>
      </w:r>
      <w:r w:rsidRPr="00FC1A8D">
        <w:rPr>
          <w:rStyle w:val="translation"/>
          <w:lang w:val="en-US"/>
        </w:rPr>
        <w:lastRenderedPageBreak/>
        <w:t xml:space="preserve">to hiring a human screener). Thus, another line for future research could be to investigate the performance of cheaper GPT-4 models such as GPT-4o and GPT-4-turbo. </w:t>
      </w:r>
    </w:p>
    <w:p w14:paraId="3E6426FB" w14:textId="77777777" w:rsidR="00C1574F" w:rsidRDefault="00C1574F" w:rsidP="00C1574F">
      <w:pPr>
        <w:spacing w:after="0" w:line="360" w:lineRule="auto"/>
        <w:jc w:val="both"/>
        <w:rPr>
          <w:lang w:val="en-US"/>
        </w:rPr>
      </w:pPr>
      <w:r w:rsidRPr="00FC1A8D">
        <w:rPr>
          <w:rStyle w:val="translation"/>
          <w:lang w:val="en-US"/>
        </w:rPr>
        <w:tab/>
        <w:t>A general challenge when using GPT API models is that it requires a substantial amount of software maintenance to keep up to date with the newest model developments. Therefore, it requires continuous software development, for this screening approach to be viable which, in turn, will probably require collaborations in the research community to ensure the stability of the software over time.</w:t>
      </w:r>
    </w:p>
    <w:p w14:paraId="23382DB9" w14:textId="77777777" w:rsidR="00C1574F" w:rsidRDefault="00C1574F" w:rsidP="00C1574F">
      <w:pPr>
        <w:spacing w:after="0" w:line="360" w:lineRule="auto"/>
        <w:ind w:firstLine="1304"/>
        <w:jc w:val="both"/>
        <w:rPr>
          <w:lang w:val="en-US"/>
        </w:rPr>
      </w:pPr>
      <w:r>
        <w:rPr>
          <w:lang w:val="en-US"/>
        </w:rPr>
        <w:t xml:space="preserve">Although this study has some important limitations, we believe that the implications of this work are rather extensive beyond what we have presented.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Moreover, it makes it possible to screen </w:t>
      </w:r>
      <w:r w:rsidRPr="0011702D">
        <w:rPr>
          <w:lang w:val="en-US"/>
        </w:rPr>
        <w:t>extreme-sized reviews</w:t>
      </w:r>
      <w:r>
        <w:rPr>
          <w:lang w:val="en-US"/>
        </w:rPr>
        <w:t xml:space="preserve">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DE061E">
        <w:rPr>
          <w:noProof/>
          <w:lang w:val="en-US"/>
        </w:rPr>
        <w:t>(Shemilt et al., 2014, 2016)</w:t>
      </w:r>
      <w:r>
        <w:fldChar w:fldCharType="end"/>
      </w:r>
      <w:r>
        <w:rPr>
          <w:lang w:val="en-US"/>
        </w:rPr>
        <w:t xml:space="preserve"> that would otherwise have been considered </w:t>
      </w:r>
      <w:r w:rsidRPr="00FC1A8D">
        <w:rPr>
          <w:rStyle w:val="translation"/>
          <w:lang w:val="en-US"/>
        </w:rPr>
        <w:t xml:space="preserve">unmanageable by humans. </w:t>
      </w:r>
      <w:r>
        <w:rPr>
          <w:lang w:val="en-US"/>
        </w:rPr>
        <w:t xml:space="preserve">Second, this approach can be all-important in elevating the quality of reviews conducted by single researchers restricted by resources such as low budgets and/or time. Third, we believe that there exists a huge potential in combining traditional automated tools and GPT modeling. For example, GPT API models could play a key part in validating a decided stopping rule </w:t>
      </w:r>
      <w:r>
        <w:rPr>
          <w:lang w:val="en-US"/>
        </w:rP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FD5C15">
        <w:rPr>
          <w:noProof/>
          <w:lang w:val="en-US"/>
        </w:rPr>
        <w:t>(Campos et al., 2023; König et al., 2023)</w:t>
      </w:r>
      <w:r>
        <w:rPr>
          <w:lang w:val="en-US"/>
        </w:rPr>
        <w:fldChar w:fldCharType="end"/>
      </w:r>
      <w:r>
        <w:rPr>
          <w:lang w:val="en-US"/>
        </w:rPr>
        <w:t xml:space="preserve"> whereto it could partly be used to screen records close to the stopping rule on the wrong side, and partly be used to more precisely detect relevant studies on the right side of a given stopping rule, ensuring that humans did not overlook any relevant studies. Combining traditional tools and GPT screening could furthermore reduce the cost of using GPT API models. Another application could also be that GPT API models are used together with prioritization resampling algorithms such as the one suggested by Hou and Tipton </w:t>
      </w:r>
      <w:r>
        <w:rPr>
          <w:lang w:val="en-US"/>
        </w:rPr>
        <w:fldChar w:fldCharType="begin" w:fldLock="1"/>
      </w:r>
      <w:r>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rPr>
          <w:lang w:val="en-US"/>
        </w:rPr>
        <w:fldChar w:fldCharType="separate"/>
      </w:r>
      <w:r w:rsidRPr="00B87C64">
        <w:rPr>
          <w:noProof/>
          <w:lang w:val="en-US"/>
        </w:rPr>
        <w:t>(2024)</w:t>
      </w:r>
      <w:r>
        <w:rPr>
          <w:lang w:val="en-US"/>
        </w:rPr>
        <w:fldChar w:fldCharType="end"/>
      </w:r>
      <w:r>
        <w:rPr>
          <w:lang w:val="en-US"/>
        </w:rPr>
        <w:t xml:space="preserve"> to come closer to reaching recall rates closer to 100%, which are 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3D3ED113" w14:textId="77777777" w:rsidR="00C1574F" w:rsidRPr="00C8294C" w:rsidRDefault="00C1574F" w:rsidP="00C1574F">
      <w:pPr>
        <w:spacing w:after="0" w:line="360" w:lineRule="auto"/>
        <w:ind w:firstLine="1304"/>
        <w:jc w:val="both"/>
        <w:rPr>
          <w:lang w:val="en-US"/>
        </w:rPr>
      </w:pPr>
      <w:r>
        <w:rPr>
          <w:lang w:val="en-US"/>
        </w:rPr>
        <w:t>To recapitulate, w</w:t>
      </w:r>
      <w:r w:rsidRPr="00CC4D5B">
        <w:rPr>
          <w:lang w:val="en-US"/>
        </w:rPr>
        <w:t>e</w:t>
      </w:r>
      <w:r>
        <w:rPr>
          <w:lang w:val="en-US"/>
        </w:rPr>
        <w:t xml:space="preserve"> </w:t>
      </w:r>
      <w:r w:rsidRPr="00CC4D5B">
        <w:rPr>
          <w:lang w:val="en-US"/>
        </w:rPr>
        <w:t xml:space="preserve">believe that using GPT API models </w:t>
      </w:r>
      <w:r>
        <w:rPr>
          <w:lang w:val="en-US"/>
        </w:rPr>
        <w:t>can change duplicate TAB screening in</w:t>
      </w:r>
      <w:r w:rsidRPr="00CC4D5B">
        <w:rPr>
          <w:lang w:val="en-US"/>
        </w:rPr>
        <w:t xml:space="preserve"> high-quality reviews</w:t>
      </w:r>
      <w:r>
        <w:rPr>
          <w:lang w:val="en-US"/>
        </w:rPr>
        <w:t xml:space="preserve"> across all kinds of scientific disciplines</w:t>
      </w:r>
      <w:r w:rsidRPr="00CC4D5B">
        <w:rPr>
          <w:lang w:val="en-US"/>
        </w:rPr>
        <w:t>.</w:t>
      </w:r>
      <w:r>
        <w:rPr>
          <w:lang w:val="en-US"/>
        </w:rPr>
        <w:t xml:space="preserve"> In fact, w</w:t>
      </w:r>
      <w:r w:rsidRPr="00CC4D5B">
        <w:rPr>
          <w:lang w:val="en-US"/>
        </w:rPr>
        <w:t xml:space="preserve">e </w:t>
      </w:r>
      <w:r>
        <w:rPr>
          <w:lang w:val="en-US"/>
        </w:rPr>
        <w:t>envision</w:t>
      </w:r>
      <w:r w:rsidRPr="00CC4D5B">
        <w:rPr>
          <w:lang w:val="en-US"/>
        </w:rPr>
        <w:t xml:space="preserve"> that the GPT-4 models will perform even </w:t>
      </w:r>
      <w:r>
        <w:rPr>
          <w:lang w:val="en-US"/>
        </w:rPr>
        <w:t>more</w:t>
      </w:r>
      <w:r w:rsidRPr="00CC4D5B">
        <w:rPr>
          <w:lang w:val="en-US"/>
        </w:rPr>
        <w:t xml:space="preserve"> </w:t>
      </w:r>
      <w:r>
        <w:rPr>
          <w:lang w:val="en-US"/>
        </w:rPr>
        <w:t>adequately when used on more structured abstracts as typically found in medicine</w:t>
      </w:r>
      <w:r w:rsidRPr="00CC4D5B">
        <w:rPr>
          <w:lang w:val="en-US"/>
        </w:rPr>
        <w:t xml:space="preserve">. </w:t>
      </w:r>
      <w:r>
        <w:rPr>
          <w:lang w:val="en-US"/>
        </w:rPr>
        <w:t xml:space="preserve">Moreover, we think this is an ideal use case where artificial intelligence </w:t>
      </w:r>
      <w:r>
        <w:rPr>
          <w:lang w:val="en-US"/>
        </w:rPr>
        <w:lastRenderedPageBreak/>
        <w:t xml:space="preserve">(AI) can meaningfully take on tedious human labor, and where no legal issues arise. Even more </w:t>
      </w:r>
      <w:r w:rsidRPr="00FC1A8D">
        <w:rPr>
          <w:rStyle w:val="translation"/>
          <w:lang w:val="en-US"/>
        </w:rPr>
        <w:t>edifying</w:t>
      </w:r>
      <w:r>
        <w:rPr>
          <w:lang w:val="en-US"/>
        </w:rPr>
        <w:t xml:space="preserve">, GPT API model screening can ensure a more rapid transfer of key knowledge to research, practice, and policy, which ultimately underpins the core </w:t>
      </w:r>
      <w:r w:rsidRPr="00AB5E9A">
        <w:rPr>
          <w:lang w:val="en-US"/>
        </w:rPr>
        <w:t>rationale</w:t>
      </w:r>
      <w:r w:rsidRPr="00AB5E9A">
        <w:rPr>
          <w:i/>
          <w:lang w:val="en-US"/>
        </w:rPr>
        <w:t xml:space="preserve"> </w:t>
      </w:r>
      <w:r>
        <w:rPr>
          <w:lang w:val="en-US"/>
        </w:rPr>
        <w:t xml:space="preserve">for doing systematic reviews. </w:t>
      </w:r>
    </w:p>
    <w:p w14:paraId="579063E1" w14:textId="77777777" w:rsidR="008832F2" w:rsidRDefault="008832F2"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 xml:space="preserve">s </w:t>
      </w:r>
      <w:proofErr w:type="spellStart"/>
      <w:r w:rsidR="001608CA" w:rsidRPr="0011702D">
        <w:rPr>
          <w:lang w:val="en-US"/>
        </w:rPr>
        <w:t>Dietrichson</w:t>
      </w:r>
      <w:proofErr w:type="spellEnd"/>
      <w:r w:rsidR="001608CA" w:rsidRPr="0011702D">
        <w:rPr>
          <w:lang w:val="en-US"/>
        </w:rPr>
        <w:t>,</w:t>
      </w:r>
      <w:r w:rsidR="00DB1D88">
        <w:rPr>
          <w:lang w:val="en-US"/>
        </w:rPr>
        <w:t xml:space="preserve"> </w:t>
      </w:r>
      <w:r w:rsidR="00DB1D88" w:rsidRPr="0011702D">
        <w:rPr>
          <w:lang w:val="en-US"/>
        </w:rPr>
        <w:t xml:space="preserve">Trine </w:t>
      </w:r>
      <w:proofErr w:type="spellStart"/>
      <w:r w:rsidR="00DB1D88" w:rsidRPr="0011702D">
        <w:rPr>
          <w:lang w:val="en-US"/>
        </w:rPr>
        <w:t>Filges</w:t>
      </w:r>
      <w:proofErr w:type="spellEnd"/>
      <w:r w:rsidR="00DB1D88" w:rsidRPr="0011702D">
        <w:rPr>
          <w:lang w:val="en-US"/>
        </w:rPr>
        <w:t>,</w:t>
      </w:r>
      <w:r w:rsidR="001608CA" w:rsidRPr="0011702D">
        <w:rPr>
          <w:lang w:val="en-US"/>
        </w:rPr>
        <w:t xml:space="preserve"> Tiril </w:t>
      </w:r>
      <w:proofErr w:type="spellStart"/>
      <w:r w:rsidR="001608CA" w:rsidRPr="0011702D">
        <w:rPr>
          <w:lang w:val="en-US"/>
        </w:rPr>
        <w:t>Borge</w:t>
      </w:r>
      <w:proofErr w:type="spellEnd"/>
      <w:r w:rsidR="001608CA" w:rsidRPr="0011702D">
        <w:rPr>
          <w:lang w:val="en-US"/>
        </w:rPr>
        <w:t xml:space="preserv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proofErr w:type="gramStart"/>
      <w:r w:rsidR="00E82BE5" w:rsidRPr="0011702D">
        <w:rPr>
          <w:lang w:val="en-US"/>
        </w:rPr>
        <w:t>Also</w:t>
      </w:r>
      <w:proofErr w:type="gramEnd"/>
      <w:r w:rsidR="00E82BE5" w:rsidRPr="0011702D">
        <w:rPr>
          <w:lang w:val="en-US"/>
        </w:rPr>
        <w:t xml:space="preserve"> thanks to Sofie </w:t>
      </w:r>
      <w:proofErr w:type="spellStart"/>
      <w:r w:rsidR="00E82BE5" w:rsidRPr="0011702D">
        <w:rPr>
          <w:lang w:val="en-US"/>
        </w:rPr>
        <w:t>Elgaard</w:t>
      </w:r>
      <w:proofErr w:type="spellEnd"/>
      <w:r w:rsidR="00E82BE5" w:rsidRPr="0011702D">
        <w:rPr>
          <w:lang w:val="en-US"/>
        </w:rPr>
        <w:t xml:space="preserve"> </w:t>
      </w:r>
      <w:proofErr w:type="spellStart"/>
      <w:r w:rsidR="00E82BE5" w:rsidRPr="0011702D">
        <w:rPr>
          <w:lang w:val="en-US"/>
        </w:rPr>
        <w:t>Lisager</w:t>
      </w:r>
      <w:proofErr w:type="spellEnd"/>
      <w:r w:rsidR="00E82BE5" w:rsidRPr="0011702D">
        <w:rPr>
          <w:lang w:val="en-US"/>
        </w:rPr>
        <w:t xml:space="preserve"> Jensen </w:t>
      </w:r>
      <w:r w:rsidR="00E56E60">
        <w:rPr>
          <w:lang w:val="en-US"/>
        </w:rPr>
        <w:t xml:space="preserve">and </w:t>
      </w:r>
      <w:r w:rsidR="00E82BE5" w:rsidRPr="0011702D">
        <w:rPr>
          <w:lang w:val="en-US"/>
        </w:rPr>
        <w:t xml:space="preserve">Johan </w:t>
      </w:r>
      <w:proofErr w:type="spellStart"/>
      <w:r w:rsidR="00E82BE5" w:rsidRPr="0011702D">
        <w:rPr>
          <w:lang w:val="en-US"/>
        </w:rPr>
        <w:t>Klejs</w:t>
      </w:r>
      <w:proofErr w:type="spellEnd"/>
      <w:r w:rsidR="00E56E60">
        <w:rPr>
          <w:lang w:val="en-US"/>
        </w:rPr>
        <w:t xml:space="preserve"> </w:t>
      </w:r>
      <w:r w:rsidR="00521E21" w:rsidRPr="0011702D">
        <w:rPr>
          <w:lang w:val="en-US"/>
        </w:rPr>
        <w:t xml:space="preserve">for testing </w:t>
      </w:r>
      <w:r w:rsidR="00E82BE5" w:rsidRPr="0011702D">
        <w:rPr>
          <w:lang w:val="en-US"/>
        </w:rPr>
        <w:t xml:space="preserve">the </w:t>
      </w:r>
      <w:proofErr w:type="spellStart"/>
      <w:r w:rsidR="00E82BE5" w:rsidRPr="0011702D">
        <w:rPr>
          <w:lang w:val="en-US"/>
        </w:rPr>
        <w:t>AIscreenR</w:t>
      </w:r>
      <w:proofErr w:type="spellEnd"/>
      <w:r w:rsidR="00E82BE5" w:rsidRPr="0011702D">
        <w:rPr>
          <w:lang w:val="en-US"/>
        </w:rPr>
        <w:t xml:space="preserve">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proofErr w:type="spellStart"/>
      <w:r w:rsidRPr="004315B1">
        <w:rPr>
          <w:rFonts w:cs="Times New Roman"/>
          <w:szCs w:val="20"/>
          <w:lang w:val="en-US"/>
        </w:rPr>
        <w:t>Olorisade</w:t>
      </w:r>
      <w:proofErr w:type="spellEnd"/>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r w:rsidR="00B862A6">
        <w:fldChar w:fldCharType="begin"/>
      </w:r>
      <w:r w:rsidR="00B862A6" w:rsidRPr="00463A4D">
        <w:rPr>
          <w:lang w:val="en-US"/>
          <w:rPrChange w:id="985" w:author="Julian Christensen" w:date="2024-07-04T08:59:00Z">
            <w:rPr/>
          </w:rPrChange>
        </w:rPr>
        <w:instrText xml:space="preserve"> HYPERLINK "https://bit.ly/3spivoG" \t "_blank" </w:instrText>
      </w:r>
      <w:r w:rsidR="00B862A6">
        <w:fldChar w:fldCharType="separate"/>
      </w:r>
      <w:r w:rsidR="00117829" w:rsidRPr="00167EBB">
        <w:rPr>
          <w:rStyle w:val="Hyperlink"/>
          <w:lang w:val="en-US"/>
        </w:rPr>
        <w:t>bit.ly/3spivoG</w:t>
      </w:r>
      <w:r w:rsidR="00B862A6">
        <w:rPr>
          <w:rStyle w:val="Hyperlink"/>
          <w:lang w:val="en-US"/>
        </w:rPr>
        <w:fldChar w:fldCharType="end"/>
      </w:r>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986"/>
      <w:r>
        <w:rPr>
          <w:lang w:val="en-US"/>
        </w:rPr>
        <w:t xml:space="preserve">marks studies used for the benchmark development </w:t>
      </w:r>
      <w:commentRangeEnd w:id="986"/>
      <w:r w:rsidR="002E77C9">
        <w:rPr>
          <w:rStyle w:val="Kommentarhenvisning"/>
        </w:rPr>
        <w:commentReference w:id="986"/>
      </w:r>
    </w:p>
    <w:p w14:paraId="6219B99E" w14:textId="2CAA2CE0" w:rsidR="00FE6365" w:rsidRPr="00463A4D" w:rsidRDefault="00A23F06" w:rsidP="00FE6365">
      <w:pPr>
        <w:widowControl w:val="0"/>
        <w:autoSpaceDE w:val="0"/>
        <w:autoSpaceDN w:val="0"/>
        <w:adjustRightInd w:val="0"/>
        <w:spacing w:after="0" w:line="360" w:lineRule="auto"/>
        <w:ind w:left="480" w:hanging="480"/>
        <w:rPr>
          <w:rFonts w:cs="Times New Roman"/>
          <w:noProof/>
          <w:szCs w:val="24"/>
          <w:lang w:val="en-US"/>
          <w:rPrChange w:id="987" w:author="Julian Christensen" w:date="2024-07-04T08:59:00Z">
            <w:rPr>
              <w:rFonts w:cs="Times New Roman"/>
              <w:noProof/>
              <w:szCs w:val="24"/>
            </w:rPr>
          </w:rPrChange>
        </w:rPr>
      </w:pPr>
      <w:r>
        <w:fldChar w:fldCharType="begin" w:fldLock="1"/>
      </w:r>
      <w:r w:rsidRPr="001F0CFC">
        <w:rPr>
          <w:lang w:val="en-US"/>
        </w:rPr>
        <w:instrText xml:space="preserve">ADDIN Mendeley Bibliography CSL_BIBLIOGRAPHY </w:instrText>
      </w:r>
      <w:r>
        <w:fldChar w:fldCharType="separate"/>
      </w:r>
      <w:r w:rsidR="00FE6365" w:rsidRPr="00463A4D">
        <w:rPr>
          <w:rFonts w:cs="Times New Roman"/>
          <w:noProof/>
          <w:szCs w:val="24"/>
          <w:lang w:val="en-US"/>
          <w:rPrChange w:id="988" w:author="Julian Christensen" w:date="2024-07-04T08:59:00Z">
            <w:rPr>
              <w:rFonts w:cs="Times New Roman"/>
              <w:noProof/>
              <w:szCs w:val="24"/>
            </w:rPr>
          </w:rPrChange>
        </w:rPr>
        <w:t xml:space="preserve">Alshami, A., Elsayed, M., Ali, E., Eltoukhy, A. E. E., &amp; Zayed, T. (2023). Harnessing the power of ChatGPT for automating systematic review process: Methodology, case study, limitations, and future directions. </w:t>
      </w:r>
      <w:r w:rsidR="00FE6365" w:rsidRPr="00463A4D">
        <w:rPr>
          <w:rFonts w:cs="Times New Roman"/>
          <w:i/>
          <w:iCs/>
          <w:noProof/>
          <w:szCs w:val="24"/>
          <w:lang w:val="en-US"/>
          <w:rPrChange w:id="989" w:author="Julian Christensen" w:date="2024-07-04T08:59:00Z">
            <w:rPr>
              <w:rFonts w:cs="Times New Roman"/>
              <w:i/>
              <w:iCs/>
              <w:noProof/>
              <w:szCs w:val="24"/>
            </w:rPr>
          </w:rPrChange>
        </w:rPr>
        <w:t>Systems</w:t>
      </w:r>
      <w:r w:rsidR="00FE6365" w:rsidRPr="00463A4D">
        <w:rPr>
          <w:rFonts w:cs="Times New Roman"/>
          <w:noProof/>
          <w:szCs w:val="24"/>
          <w:lang w:val="en-US"/>
          <w:rPrChange w:id="990" w:author="Julian Christensen" w:date="2024-07-04T08:59:00Z">
            <w:rPr>
              <w:rFonts w:cs="Times New Roman"/>
              <w:noProof/>
              <w:szCs w:val="24"/>
            </w:rPr>
          </w:rPrChange>
        </w:rPr>
        <w:t xml:space="preserve">, </w:t>
      </w:r>
      <w:r w:rsidR="00FE6365" w:rsidRPr="00463A4D">
        <w:rPr>
          <w:rFonts w:cs="Times New Roman"/>
          <w:i/>
          <w:iCs/>
          <w:noProof/>
          <w:szCs w:val="24"/>
          <w:lang w:val="en-US"/>
          <w:rPrChange w:id="991" w:author="Julian Christensen" w:date="2024-07-04T08:59:00Z">
            <w:rPr>
              <w:rFonts w:cs="Times New Roman"/>
              <w:i/>
              <w:iCs/>
              <w:noProof/>
              <w:szCs w:val="24"/>
            </w:rPr>
          </w:rPrChange>
        </w:rPr>
        <w:t>11</w:t>
      </w:r>
      <w:r w:rsidR="00FE6365" w:rsidRPr="00463A4D">
        <w:rPr>
          <w:rFonts w:cs="Times New Roman"/>
          <w:noProof/>
          <w:szCs w:val="24"/>
          <w:lang w:val="en-US"/>
          <w:rPrChange w:id="992" w:author="Julian Christensen" w:date="2024-07-04T08:59:00Z">
            <w:rPr>
              <w:rFonts w:cs="Times New Roman"/>
              <w:noProof/>
              <w:szCs w:val="24"/>
            </w:rPr>
          </w:rPrChange>
        </w:rPr>
        <w:t>(7), 351.</w:t>
      </w:r>
    </w:p>
    <w:p w14:paraId="0FF2DA2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993" w:author="Julian Christensen" w:date="2024-07-04T08:59:00Z">
            <w:rPr>
              <w:rFonts w:cs="Times New Roman"/>
              <w:noProof/>
              <w:szCs w:val="24"/>
            </w:rPr>
          </w:rPrChange>
        </w:rPr>
      </w:pPr>
      <w:r w:rsidRPr="00463A4D">
        <w:rPr>
          <w:rFonts w:cs="Times New Roman"/>
          <w:noProof/>
          <w:szCs w:val="24"/>
          <w:lang w:val="en-US"/>
          <w:rPrChange w:id="994" w:author="Julian Christensen" w:date="2024-07-04T08:59:00Z">
            <w:rPr>
              <w:rFonts w:cs="Times New Roman"/>
              <w:noProof/>
              <w:szCs w:val="24"/>
            </w:rPr>
          </w:rPrChange>
        </w:rPr>
        <w:t xml:space="preserve">Ames, H., Hestevik, C. H., &amp; Briggs, A. M. (2024). Acceptability, values, and preferences of older people for chronic low back pain management; a qualitative evidence synthesis. </w:t>
      </w:r>
      <w:r w:rsidRPr="00463A4D">
        <w:rPr>
          <w:rFonts w:cs="Times New Roman"/>
          <w:i/>
          <w:iCs/>
          <w:noProof/>
          <w:szCs w:val="24"/>
          <w:lang w:val="en-US"/>
          <w:rPrChange w:id="995" w:author="Julian Christensen" w:date="2024-07-04T08:59:00Z">
            <w:rPr>
              <w:rFonts w:cs="Times New Roman"/>
              <w:i/>
              <w:iCs/>
              <w:noProof/>
              <w:szCs w:val="24"/>
            </w:rPr>
          </w:rPrChange>
        </w:rPr>
        <w:t>BMC Geriatrics</w:t>
      </w:r>
      <w:r w:rsidRPr="00463A4D">
        <w:rPr>
          <w:rFonts w:cs="Times New Roman"/>
          <w:noProof/>
          <w:szCs w:val="24"/>
          <w:lang w:val="en-US"/>
          <w:rPrChange w:id="996" w:author="Julian Christensen" w:date="2024-07-04T08:59:00Z">
            <w:rPr>
              <w:rFonts w:cs="Times New Roman"/>
              <w:noProof/>
              <w:szCs w:val="24"/>
            </w:rPr>
          </w:rPrChange>
        </w:rPr>
        <w:t xml:space="preserve">, </w:t>
      </w:r>
      <w:r w:rsidRPr="00463A4D">
        <w:rPr>
          <w:rFonts w:cs="Times New Roman"/>
          <w:i/>
          <w:iCs/>
          <w:noProof/>
          <w:szCs w:val="24"/>
          <w:lang w:val="en-US"/>
          <w:rPrChange w:id="997" w:author="Julian Christensen" w:date="2024-07-04T08:59:00Z">
            <w:rPr>
              <w:rFonts w:cs="Times New Roman"/>
              <w:i/>
              <w:iCs/>
              <w:noProof/>
              <w:szCs w:val="24"/>
            </w:rPr>
          </w:rPrChange>
        </w:rPr>
        <w:t>24</w:t>
      </w:r>
      <w:r w:rsidRPr="00463A4D">
        <w:rPr>
          <w:rFonts w:cs="Times New Roman"/>
          <w:noProof/>
          <w:szCs w:val="24"/>
          <w:lang w:val="en-US"/>
          <w:rPrChange w:id="998" w:author="Julian Christensen" w:date="2024-07-04T08:59:00Z">
            <w:rPr>
              <w:rFonts w:cs="Times New Roman"/>
              <w:noProof/>
              <w:szCs w:val="24"/>
            </w:rPr>
          </w:rPrChange>
        </w:rPr>
        <w:t>(1), 1–22. https://doi.org/10.1186/s12877-023-04608-4</w:t>
      </w:r>
    </w:p>
    <w:p w14:paraId="72A72E3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999" w:author="Julian Christensen" w:date="2024-07-04T08:59:00Z">
            <w:rPr>
              <w:rFonts w:cs="Times New Roman"/>
              <w:noProof/>
              <w:szCs w:val="24"/>
            </w:rPr>
          </w:rPrChange>
        </w:rPr>
      </w:pPr>
      <w:r w:rsidRPr="00463A4D">
        <w:rPr>
          <w:rFonts w:cs="Times New Roman"/>
          <w:noProof/>
          <w:szCs w:val="24"/>
          <w:lang w:val="en-US"/>
          <w:rPrChange w:id="1000" w:author="Julian Christensen" w:date="2024-07-04T08:59:00Z">
            <w:rPr>
              <w:rFonts w:cs="Times New Roman"/>
              <w:noProof/>
              <w:szCs w:val="24"/>
            </w:rPr>
          </w:rPrChange>
        </w:rPr>
        <w:t xml:space="preserve">Boetje, J., &amp; van de Schoot, R. (2024). The SAFE procedure: a practical stopping heuristic for active learning-based screening in systematic reviews and meta-analyses. </w:t>
      </w:r>
      <w:r w:rsidRPr="00463A4D">
        <w:rPr>
          <w:rFonts w:cs="Times New Roman"/>
          <w:i/>
          <w:iCs/>
          <w:noProof/>
          <w:szCs w:val="24"/>
          <w:lang w:val="en-US"/>
          <w:rPrChange w:id="1001" w:author="Julian Christensen" w:date="2024-07-04T08:59:00Z">
            <w:rPr>
              <w:rFonts w:cs="Times New Roman"/>
              <w:i/>
              <w:iCs/>
              <w:noProof/>
              <w:szCs w:val="24"/>
            </w:rPr>
          </w:rPrChange>
        </w:rPr>
        <w:t>Systematic Reviews</w:t>
      </w:r>
      <w:r w:rsidRPr="00463A4D">
        <w:rPr>
          <w:rFonts w:cs="Times New Roman"/>
          <w:noProof/>
          <w:szCs w:val="24"/>
          <w:lang w:val="en-US"/>
          <w:rPrChange w:id="1002" w:author="Julian Christensen" w:date="2024-07-04T08:59:00Z">
            <w:rPr>
              <w:rFonts w:cs="Times New Roman"/>
              <w:noProof/>
              <w:szCs w:val="24"/>
            </w:rPr>
          </w:rPrChange>
        </w:rPr>
        <w:t xml:space="preserve">, </w:t>
      </w:r>
      <w:r w:rsidRPr="00463A4D">
        <w:rPr>
          <w:rFonts w:cs="Times New Roman"/>
          <w:i/>
          <w:iCs/>
          <w:noProof/>
          <w:szCs w:val="24"/>
          <w:lang w:val="en-US"/>
          <w:rPrChange w:id="1003" w:author="Julian Christensen" w:date="2024-07-04T08:59:00Z">
            <w:rPr>
              <w:rFonts w:cs="Times New Roman"/>
              <w:i/>
              <w:iCs/>
              <w:noProof/>
              <w:szCs w:val="24"/>
            </w:rPr>
          </w:rPrChange>
        </w:rPr>
        <w:t>13</w:t>
      </w:r>
      <w:r w:rsidRPr="00463A4D">
        <w:rPr>
          <w:rFonts w:cs="Times New Roman"/>
          <w:noProof/>
          <w:szCs w:val="24"/>
          <w:lang w:val="en-US"/>
          <w:rPrChange w:id="1004" w:author="Julian Christensen" w:date="2024-07-04T08:59:00Z">
            <w:rPr>
              <w:rFonts w:cs="Times New Roman"/>
              <w:noProof/>
              <w:szCs w:val="24"/>
            </w:rPr>
          </w:rPrChange>
        </w:rPr>
        <w:t>(1), 81.</w:t>
      </w:r>
    </w:p>
    <w:p w14:paraId="12A56C2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05" w:author="Julian Christensen" w:date="2024-07-04T08:59:00Z">
            <w:rPr>
              <w:rFonts w:cs="Times New Roman"/>
              <w:noProof/>
              <w:szCs w:val="24"/>
            </w:rPr>
          </w:rPrChange>
        </w:rPr>
      </w:pPr>
      <w:r w:rsidRPr="00463A4D">
        <w:rPr>
          <w:rFonts w:cs="Times New Roman"/>
          <w:noProof/>
          <w:szCs w:val="24"/>
          <w:lang w:val="en-US"/>
          <w:rPrChange w:id="1006" w:author="Julian Christensen" w:date="2024-07-04T08:59:00Z">
            <w:rPr>
              <w:rFonts w:cs="Times New Roman"/>
              <w:noProof/>
              <w:szCs w:val="24"/>
            </w:rPr>
          </w:rPrChange>
        </w:rPr>
        <w:t xml:space="preserve">Bøg, M., Filges, T., &amp; Jørgensen, A. M. K. (2018). Deployment of personnel to military operations: impact on mental health and social functioning. </w:t>
      </w:r>
      <w:r w:rsidRPr="00463A4D">
        <w:rPr>
          <w:rFonts w:cs="Times New Roman"/>
          <w:i/>
          <w:iCs/>
          <w:noProof/>
          <w:szCs w:val="24"/>
          <w:lang w:val="en-US"/>
          <w:rPrChange w:id="1007" w:author="Julian Christensen" w:date="2024-07-04T08:59:00Z">
            <w:rPr>
              <w:rFonts w:cs="Times New Roman"/>
              <w:i/>
              <w:iCs/>
              <w:noProof/>
              <w:szCs w:val="24"/>
            </w:rPr>
          </w:rPrChange>
        </w:rPr>
        <w:t>Campbell Systematic Reviews</w:t>
      </w:r>
      <w:r w:rsidRPr="00463A4D">
        <w:rPr>
          <w:rFonts w:cs="Times New Roman"/>
          <w:noProof/>
          <w:szCs w:val="24"/>
          <w:lang w:val="en-US"/>
          <w:rPrChange w:id="1008" w:author="Julian Christensen" w:date="2024-07-04T08:59:00Z">
            <w:rPr>
              <w:rFonts w:cs="Times New Roman"/>
              <w:noProof/>
              <w:szCs w:val="24"/>
            </w:rPr>
          </w:rPrChange>
        </w:rPr>
        <w:t xml:space="preserve">, </w:t>
      </w:r>
      <w:r w:rsidRPr="00463A4D">
        <w:rPr>
          <w:rFonts w:cs="Times New Roman"/>
          <w:i/>
          <w:iCs/>
          <w:noProof/>
          <w:szCs w:val="24"/>
          <w:lang w:val="en-US"/>
          <w:rPrChange w:id="1009" w:author="Julian Christensen" w:date="2024-07-04T08:59:00Z">
            <w:rPr>
              <w:rFonts w:cs="Times New Roman"/>
              <w:i/>
              <w:iCs/>
              <w:noProof/>
              <w:szCs w:val="24"/>
            </w:rPr>
          </w:rPrChange>
        </w:rPr>
        <w:t>14</w:t>
      </w:r>
      <w:r w:rsidRPr="00463A4D">
        <w:rPr>
          <w:rFonts w:cs="Times New Roman"/>
          <w:noProof/>
          <w:szCs w:val="24"/>
          <w:lang w:val="en-US"/>
          <w:rPrChange w:id="1010" w:author="Julian Christensen" w:date="2024-07-04T08:59:00Z">
            <w:rPr>
              <w:rFonts w:cs="Times New Roman"/>
              <w:noProof/>
              <w:szCs w:val="24"/>
            </w:rPr>
          </w:rPrChange>
        </w:rPr>
        <w:t>(1), 1–127. https://doi.org/https://doi.org/10.4073/csr.2018.6</w:t>
      </w:r>
    </w:p>
    <w:p w14:paraId="6F3291B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11" w:author="Julian Christensen" w:date="2024-07-04T08:59:00Z">
            <w:rPr>
              <w:rFonts w:cs="Times New Roman"/>
              <w:noProof/>
              <w:szCs w:val="24"/>
            </w:rPr>
          </w:rPrChange>
        </w:rPr>
      </w:pPr>
      <w:r w:rsidRPr="00463A4D">
        <w:rPr>
          <w:rFonts w:cs="Times New Roman"/>
          <w:noProof/>
          <w:szCs w:val="24"/>
          <w:lang w:val="en-US"/>
          <w:rPrChange w:id="1012" w:author="Julian Christensen" w:date="2024-07-04T08:59:00Z">
            <w:rPr>
              <w:rFonts w:cs="Times New Roman"/>
              <w:noProof/>
              <w:szCs w:val="24"/>
            </w:rPr>
          </w:rPrChange>
        </w:rPr>
        <w:t xml:space="preserve">Bondebjerg, A., Dalgaard, N. T., Filges, T., &amp; Viinholt, B. C. A. (2023). The effects of small class sizes on students’ academic achievement, socioemotional development and well‐being in special education: A systematic review. </w:t>
      </w:r>
      <w:r w:rsidRPr="00463A4D">
        <w:rPr>
          <w:rFonts w:cs="Times New Roman"/>
          <w:i/>
          <w:iCs/>
          <w:noProof/>
          <w:szCs w:val="24"/>
          <w:lang w:val="en-US"/>
          <w:rPrChange w:id="1013" w:author="Julian Christensen" w:date="2024-07-04T08:59:00Z">
            <w:rPr>
              <w:rFonts w:cs="Times New Roman"/>
              <w:i/>
              <w:iCs/>
              <w:noProof/>
              <w:szCs w:val="24"/>
            </w:rPr>
          </w:rPrChange>
        </w:rPr>
        <w:t>Campbell Systematic Reviews</w:t>
      </w:r>
      <w:r w:rsidRPr="00463A4D">
        <w:rPr>
          <w:rFonts w:cs="Times New Roman"/>
          <w:noProof/>
          <w:szCs w:val="24"/>
          <w:lang w:val="en-US"/>
          <w:rPrChange w:id="1014" w:author="Julian Christensen" w:date="2024-07-04T08:59:00Z">
            <w:rPr>
              <w:rFonts w:cs="Times New Roman"/>
              <w:noProof/>
              <w:szCs w:val="24"/>
            </w:rPr>
          </w:rPrChange>
        </w:rPr>
        <w:t xml:space="preserve">, </w:t>
      </w:r>
      <w:r w:rsidRPr="00463A4D">
        <w:rPr>
          <w:rFonts w:cs="Times New Roman"/>
          <w:i/>
          <w:iCs/>
          <w:noProof/>
          <w:szCs w:val="24"/>
          <w:lang w:val="en-US"/>
          <w:rPrChange w:id="1015" w:author="Julian Christensen" w:date="2024-07-04T08:59:00Z">
            <w:rPr>
              <w:rFonts w:cs="Times New Roman"/>
              <w:i/>
              <w:iCs/>
              <w:noProof/>
              <w:szCs w:val="24"/>
            </w:rPr>
          </w:rPrChange>
        </w:rPr>
        <w:t>19</w:t>
      </w:r>
      <w:r w:rsidRPr="00463A4D">
        <w:rPr>
          <w:rFonts w:cs="Times New Roman"/>
          <w:noProof/>
          <w:szCs w:val="24"/>
          <w:lang w:val="en-US"/>
          <w:rPrChange w:id="1016" w:author="Julian Christensen" w:date="2024-07-04T08:59:00Z">
            <w:rPr>
              <w:rFonts w:cs="Times New Roman"/>
              <w:noProof/>
              <w:szCs w:val="24"/>
            </w:rPr>
          </w:rPrChange>
        </w:rPr>
        <w:t>(3), e1345.</w:t>
      </w:r>
    </w:p>
    <w:p w14:paraId="020C33BB"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17" w:author="Julian Christensen" w:date="2024-07-04T08:59:00Z">
            <w:rPr>
              <w:rFonts w:cs="Times New Roman"/>
              <w:noProof/>
              <w:szCs w:val="24"/>
            </w:rPr>
          </w:rPrChange>
        </w:rPr>
      </w:pPr>
      <w:r w:rsidRPr="00463A4D">
        <w:rPr>
          <w:rFonts w:cs="Times New Roman"/>
          <w:noProof/>
          <w:szCs w:val="24"/>
          <w:lang w:val="en-US"/>
          <w:rPrChange w:id="1018" w:author="Julian Christensen" w:date="2024-07-04T08:59:00Z">
            <w:rPr>
              <w:rFonts w:cs="Times New Roman"/>
              <w:noProof/>
              <w:szCs w:val="24"/>
            </w:rPr>
          </w:rPrChange>
        </w:rPr>
        <w:t xml:space="preserve">Bondebjerg, A., Filges, T., Pejtersen, J. H., Kildemoes, M. W., Burr, H., Hasle, P., Tompa, E., &amp; Bengtsen, E. (2023). Occupational health and safety regulatory interventions to improve the work environment: An evidence and gap map of effectiveness studies. </w:t>
      </w:r>
      <w:r w:rsidRPr="00463A4D">
        <w:rPr>
          <w:rFonts w:cs="Times New Roman"/>
          <w:i/>
          <w:iCs/>
          <w:noProof/>
          <w:szCs w:val="24"/>
          <w:lang w:val="en-US"/>
          <w:rPrChange w:id="1019" w:author="Julian Christensen" w:date="2024-07-04T08:59:00Z">
            <w:rPr>
              <w:rFonts w:cs="Times New Roman"/>
              <w:i/>
              <w:iCs/>
              <w:noProof/>
              <w:szCs w:val="24"/>
            </w:rPr>
          </w:rPrChange>
        </w:rPr>
        <w:t>Campbell Systematic Reviews</w:t>
      </w:r>
      <w:r w:rsidRPr="00463A4D">
        <w:rPr>
          <w:rFonts w:cs="Times New Roman"/>
          <w:noProof/>
          <w:szCs w:val="24"/>
          <w:lang w:val="en-US"/>
          <w:rPrChange w:id="1020" w:author="Julian Christensen" w:date="2024-07-04T08:59:00Z">
            <w:rPr>
              <w:rFonts w:cs="Times New Roman"/>
              <w:noProof/>
              <w:szCs w:val="24"/>
            </w:rPr>
          </w:rPrChange>
        </w:rPr>
        <w:t xml:space="preserve">, </w:t>
      </w:r>
      <w:r w:rsidRPr="00463A4D">
        <w:rPr>
          <w:rFonts w:cs="Times New Roman"/>
          <w:i/>
          <w:iCs/>
          <w:noProof/>
          <w:szCs w:val="24"/>
          <w:lang w:val="en-US"/>
          <w:rPrChange w:id="1021" w:author="Julian Christensen" w:date="2024-07-04T08:59:00Z">
            <w:rPr>
              <w:rFonts w:cs="Times New Roman"/>
              <w:i/>
              <w:iCs/>
              <w:noProof/>
              <w:szCs w:val="24"/>
            </w:rPr>
          </w:rPrChange>
        </w:rPr>
        <w:t>19</w:t>
      </w:r>
      <w:r w:rsidRPr="00463A4D">
        <w:rPr>
          <w:rFonts w:cs="Times New Roman"/>
          <w:noProof/>
          <w:szCs w:val="24"/>
          <w:lang w:val="en-US"/>
          <w:rPrChange w:id="1022" w:author="Julian Christensen" w:date="2024-07-04T08:59:00Z">
            <w:rPr>
              <w:rFonts w:cs="Times New Roman"/>
              <w:noProof/>
              <w:szCs w:val="24"/>
            </w:rPr>
          </w:rPrChange>
        </w:rPr>
        <w:t>(4), e1371. https://doi.org/https://doi.org/10.1002/cl2.1371</w:t>
      </w:r>
    </w:p>
    <w:p w14:paraId="29294D4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23" w:author="Julian Christensen" w:date="2024-07-04T08:59:00Z">
            <w:rPr>
              <w:rFonts w:cs="Times New Roman"/>
              <w:noProof/>
              <w:szCs w:val="24"/>
            </w:rPr>
          </w:rPrChange>
        </w:rPr>
      </w:pPr>
      <w:r w:rsidRPr="00463A4D">
        <w:rPr>
          <w:rFonts w:cs="Times New Roman"/>
          <w:noProof/>
          <w:szCs w:val="24"/>
          <w:lang w:val="de-DE"/>
          <w:rPrChange w:id="1024" w:author="Julian Christensen" w:date="2024-07-04T08:59:00Z">
            <w:rPr>
              <w:rFonts w:cs="Times New Roman"/>
              <w:noProof/>
              <w:szCs w:val="24"/>
            </w:rPr>
          </w:rPrChange>
        </w:rPr>
        <w:t xml:space="preserve">Borenstein, M., Hedges, L. V., Higgins, J. P. T., &amp; Rothstein, H. R. (2009). </w:t>
      </w:r>
      <w:r w:rsidRPr="00463A4D">
        <w:rPr>
          <w:rFonts w:cs="Times New Roman"/>
          <w:i/>
          <w:iCs/>
          <w:noProof/>
          <w:szCs w:val="24"/>
          <w:lang w:val="en-US"/>
          <w:rPrChange w:id="1025" w:author="Julian Christensen" w:date="2024-07-04T08:59:00Z">
            <w:rPr>
              <w:rFonts w:cs="Times New Roman"/>
              <w:i/>
              <w:iCs/>
              <w:noProof/>
              <w:szCs w:val="24"/>
            </w:rPr>
          </w:rPrChange>
        </w:rPr>
        <w:t>Introduction to meta-analysis</w:t>
      </w:r>
      <w:r w:rsidRPr="00463A4D">
        <w:rPr>
          <w:rFonts w:cs="Times New Roman"/>
          <w:noProof/>
          <w:szCs w:val="24"/>
          <w:lang w:val="en-US"/>
          <w:rPrChange w:id="1026" w:author="Julian Christensen" w:date="2024-07-04T08:59:00Z">
            <w:rPr>
              <w:rFonts w:cs="Times New Roman"/>
              <w:noProof/>
              <w:szCs w:val="24"/>
            </w:rPr>
          </w:rPrChange>
        </w:rPr>
        <w:t xml:space="preserve"> (1st ed.). John Wiley &amp; Sons.</w:t>
      </w:r>
    </w:p>
    <w:p w14:paraId="3087379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27" w:author="Julian Christensen" w:date="2024-07-04T08:59:00Z">
            <w:rPr>
              <w:rFonts w:cs="Times New Roman"/>
              <w:noProof/>
              <w:szCs w:val="24"/>
            </w:rPr>
          </w:rPrChange>
        </w:rPr>
      </w:pPr>
      <w:r w:rsidRPr="00463A4D">
        <w:rPr>
          <w:rFonts w:cs="Times New Roman"/>
          <w:noProof/>
          <w:szCs w:val="24"/>
          <w:lang w:val="en-US"/>
          <w:rPrChange w:id="1028" w:author="Julian Christensen" w:date="2024-07-04T08:59:00Z">
            <w:rPr>
              <w:rFonts w:cs="Times New Roman"/>
              <w:noProof/>
              <w:szCs w:val="24"/>
            </w:rPr>
          </w:rPrChange>
        </w:rPr>
        <w:t xml:space="preserve">Bornmann, L., Haunschild, R., &amp; Mutz, R. (2021). Growth rates of modern science: a latent piecewise growth curve approach to model publication numbers from established and new literature databases. </w:t>
      </w:r>
      <w:r w:rsidRPr="00463A4D">
        <w:rPr>
          <w:rFonts w:cs="Times New Roman"/>
          <w:i/>
          <w:iCs/>
          <w:noProof/>
          <w:szCs w:val="24"/>
          <w:lang w:val="en-US"/>
          <w:rPrChange w:id="1029" w:author="Julian Christensen" w:date="2024-07-04T08:59:00Z">
            <w:rPr>
              <w:rFonts w:cs="Times New Roman"/>
              <w:i/>
              <w:iCs/>
              <w:noProof/>
              <w:szCs w:val="24"/>
            </w:rPr>
          </w:rPrChange>
        </w:rPr>
        <w:t>Humanities and Social Sciences Communications</w:t>
      </w:r>
      <w:r w:rsidRPr="00463A4D">
        <w:rPr>
          <w:rFonts w:cs="Times New Roman"/>
          <w:noProof/>
          <w:szCs w:val="24"/>
          <w:lang w:val="en-US"/>
          <w:rPrChange w:id="1030" w:author="Julian Christensen" w:date="2024-07-04T08:59:00Z">
            <w:rPr>
              <w:rFonts w:cs="Times New Roman"/>
              <w:noProof/>
              <w:szCs w:val="24"/>
            </w:rPr>
          </w:rPrChange>
        </w:rPr>
        <w:t xml:space="preserve">, </w:t>
      </w:r>
      <w:r w:rsidRPr="00463A4D">
        <w:rPr>
          <w:rFonts w:cs="Times New Roman"/>
          <w:i/>
          <w:iCs/>
          <w:noProof/>
          <w:szCs w:val="24"/>
          <w:lang w:val="en-US"/>
          <w:rPrChange w:id="1031" w:author="Julian Christensen" w:date="2024-07-04T08:59:00Z">
            <w:rPr>
              <w:rFonts w:cs="Times New Roman"/>
              <w:i/>
              <w:iCs/>
              <w:noProof/>
              <w:szCs w:val="24"/>
            </w:rPr>
          </w:rPrChange>
        </w:rPr>
        <w:t>8</w:t>
      </w:r>
      <w:r w:rsidRPr="00463A4D">
        <w:rPr>
          <w:rFonts w:cs="Times New Roman"/>
          <w:noProof/>
          <w:szCs w:val="24"/>
          <w:lang w:val="en-US"/>
          <w:rPrChange w:id="1032" w:author="Julian Christensen" w:date="2024-07-04T08:59:00Z">
            <w:rPr>
              <w:rFonts w:cs="Times New Roman"/>
              <w:noProof/>
              <w:szCs w:val="24"/>
            </w:rPr>
          </w:rPrChange>
        </w:rPr>
        <w:t>(1), 1–15.</w:t>
      </w:r>
    </w:p>
    <w:p w14:paraId="4E6BE08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33" w:author="Julian Christensen" w:date="2024-07-04T08:59:00Z">
            <w:rPr>
              <w:rFonts w:cs="Times New Roman"/>
              <w:noProof/>
              <w:szCs w:val="24"/>
            </w:rPr>
          </w:rPrChange>
        </w:rPr>
      </w:pPr>
      <w:r w:rsidRPr="00463A4D">
        <w:rPr>
          <w:rFonts w:cs="Times New Roman"/>
          <w:noProof/>
          <w:szCs w:val="24"/>
          <w:lang w:val="en-US"/>
          <w:rPrChange w:id="1034" w:author="Julian Christensen" w:date="2024-07-04T08:59:00Z">
            <w:rPr>
              <w:rFonts w:cs="Times New Roman"/>
              <w:noProof/>
              <w:szCs w:val="24"/>
            </w:rPr>
          </w:rPrChange>
        </w:rPr>
        <w:t xml:space="preserve">Brunton, J., Stansfield, C., Caird, J., &amp; Thomas, J. (2017). Finding relevant studies. In D. Gough, S. Oliver, &amp; J. Thomas (Eds.), </w:t>
      </w:r>
      <w:r w:rsidRPr="00463A4D">
        <w:rPr>
          <w:rFonts w:cs="Times New Roman"/>
          <w:i/>
          <w:iCs/>
          <w:noProof/>
          <w:szCs w:val="24"/>
          <w:lang w:val="en-US"/>
          <w:rPrChange w:id="1035" w:author="Julian Christensen" w:date="2024-07-04T08:59:00Z">
            <w:rPr>
              <w:rFonts w:cs="Times New Roman"/>
              <w:i/>
              <w:iCs/>
              <w:noProof/>
              <w:szCs w:val="24"/>
            </w:rPr>
          </w:rPrChange>
        </w:rPr>
        <w:t>An introduction to systematic reviews</w:t>
      </w:r>
      <w:r w:rsidRPr="00463A4D">
        <w:rPr>
          <w:rFonts w:cs="Times New Roman"/>
          <w:noProof/>
          <w:szCs w:val="24"/>
          <w:lang w:val="en-US"/>
          <w:rPrChange w:id="1036" w:author="Julian Christensen" w:date="2024-07-04T08:59:00Z">
            <w:rPr>
              <w:rFonts w:cs="Times New Roman"/>
              <w:noProof/>
              <w:szCs w:val="24"/>
            </w:rPr>
          </w:rPrChange>
        </w:rPr>
        <w:t xml:space="preserve"> (2nd ed., pp. 93–122). Sage.</w:t>
      </w:r>
    </w:p>
    <w:p w14:paraId="1B90E0D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de-DE"/>
          <w:rPrChange w:id="1037" w:author="Julian Christensen" w:date="2024-07-04T08:59:00Z">
            <w:rPr>
              <w:rFonts w:cs="Times New Roman"/>
              <w:noProof/>
              <w:szCs w:val="24"/>
            </w:rPr>
          </w:rPrChange>
        </w:rPr>
      </w:pPr>
      <w:r w:rsidRPr="00463A4D">
        <w:rPr>
          <w:rFonts w:cs="Times New Roman"/>
          <w:noProof/>
          <w:szCs w:val="24"/>
          <w:lang w:val="en-US"/>
          <w:rPrChange w:id="1038" w:author="Julian Christensen" w:date="2024-07-04T08:59:00Z">
            <w:rPr>
              <w:rFonts w:cs="Times New Roman"/>
              <w:noProof/>
              <w:szCs w:val="24"/>
            </w:rPr>
          </w:rPrChange>
        </w:rPr>
        <w:t xml:space="preserve">Burgard, T., &amp; Bittermann, A. (2023). Reducing Literature Screening Workload With Machine Learning. </w:t>
      </w:r>
      <w:r w:rsidRPr="00463A4D">
        <w:rPr>
          <w:rFonts w:cs="Times New Roman"/>
          <w:i/>
          <w:iCs/>
          <w:noProof/>
          <w:szCs w:val="24"/>
          <w:lang w:val="de-DE"/>
          <w:rPrChange w:id="1039" w:author="Julian Christensen" w:date="2024-07-04T08:59:00Z">
            <w:rPr>
              <w:rFonts w:cs="Times New Roman"/>
              <w:i/>
              <w:iCs/>
              <w:noProof/>
              <w:szCs w:val="24"/>
            </w:rPr>
          </w:rPrChange>
        </w:rPr>
        <w:t>Zeitschrift Für Psychologie</w:t>
      </w:r>
      <w:r w:rsidRPr="00463A4D">
        <w:rPr>
          <w:rFonts w:cs="Times New Roman"/>
          <w:noProof/>
          <w:szCs w:val="24"/>
          <w:lang w:val="de-DE"/>
          <w:rPrChange w:id="1040" w:author="Julian Christensen" w:date="2024-07-04T08:59:00Z">
            <w:rPr>
              <w:rFonts w:cs="Times New Roman"/>
              <w:noProof/>
              <w:szCs w:val="24"/>
            </w:rPr>
          </w:rPrChange>
        </w:rPr>
        <w:t>.</w:t>
      </w:r>
    </w:p>
    <w:p w14:paraId="200DD35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41" w:author="Julian Christensen" w:date="2024-07-04T08:59:00Z">
            <w:rPr>
              <w:rFonts w:cs="Times New Roman"/>
              <w:noProof/>
              <w:szCs w:val="24"/>
            </w:rPr>
          </w:rPrChange>
        </w:rPr>
      </w:pPr>
      <w:r w:rsidRPr="00463A4D">
        <w:rPr>
          <w:rFonts w:cs="Times New Roman"/>
          <w:noProof/>
          <w:szCs w:val="24"/>
          <w:lang w:val="de-DE"/>
          <w:rPrChange w:id="1042" w:author="Julian Christensen" w:date="2024-07-04T08:59:00Z">
            <w:rPr>
              <w:rFonts w:cs="Times New Roman"/>
              <w:noProof/>
              <w:szCs w:val="24"/>
            </w:rPr>
          </w:rPrChange>
        </w:rPr>
        <w:t xml:space="preserve">Buscemi, N., Hartling, L., Vandermeer, B., Tjosvold, L., &amp; Klassen, T. P. (2006). </w:t>
      </w:r>
      <w:r w:rsidRPr="00463A4D">
        <w:rPr>
          <w:rFonts w:cs="Times New Roman"/>
          <w:noProof/>
          <w:szCs w:val="24"/>
          <w:lang w:val="en-US"/>
          <w:rPrChange w:id="1043" w:author="Julian Christensen" w:date="2024-07-04T08:59:00Z">
            <w:rPr>
              <w:rFonts w:cs="Times New Roman"/>
              <w:noProof/>
              <w:szCs w:val="24"/>
            </w:rPr>
          </w:rPrChange>
        </w:rPr>
        <w:t xml:space="preserve">Single data extraction generated more errors than double data extraction in systematic reviews. </w:t>
      </w:r>
      <w:r w:rsidRPr="00463A4D">
        <w:rPr>
          <w:rFonts w:cs="Times New Roman"/>
          <w:i/>
          <w:iCs/>
          <w:noProof/>
          <w:szCs w:val="24"/>
          <w:lang w:val="en-US"/>
          <w:rPrChange w:id="1044" w:author="Julian Christensen" w:date="2024-07-04T08:59:00Z">
            <w:rPr>
              <w:rFonts w:cs="Times New Roman"/>
              <w:i/>
              <w:iCs/>
              <w:noProof/>
              <w:szCs w:val="24"/>
            </w:rPr>
          </w:rPrChange>
        </w:rPr>
        <w:t xml:space="preserve">Journal of </w:t>
      </w:r>
      <w:r w:rsidRPr="00463A4D">
        <w:rPr>
          <w:rFonts w:cs="Times New Roman"/>
          <w:i/>
          <w:iCs/>
          <w:noProof/>
          <w:szCs w:val="24"/>
          <w:lang w:val="en-US"/>
          <w:rPrChange w:id="1045" w:author="Julian Christensen" w:date="2024-07-04T08:59:00Z">
            <w:rPr>
              <w:rFonts w:cs="Times New Roman"/>
              <w:i/>
              <w:iCs/>
              <w:noProof/>
              <w:szCs w:val="24"/>
            </w:rPr>
          </w:rPrChange>
        </w:rPr>
        <w:lastRenderedPageBreak/>
        <w:t>Clinical Epidemiology</w:t>
      </w:r>
      <w:r w:rsidRPr="00463A4D">
        <w:rPr>
          <w:rFonts w:cs="Times New Roman"/>
          <w:noProof/>
          <w:szCs w:val="24"/>
          <w:lang w:val="en-US"/>
          <w:rPrChange w:id="1046" w:author="Julian Christensen" w:date="2024-07-04T08:59:00Z">
            <w:rPr>
              <w:rFonts w:cs="Times New Roman"/>
              <w:noProof/>
              <w:szCs w:val="24"/>
            </w:rPr>
          </w:rPrChange>
        </w:rPr>
        <w:t xml:space="preserve">, </w:t>
      </w:r>
      <w:r w:rsidRPr="00463A4D">
        <w:rPr>
          <w:rFonts w:cs="Times New Roman"/>
          <w:i/>
          <w:iCs/>
          <w:noProof/>
          <w:szCs w:val="24"/>
          <w:lang w:val="en-US"/>
          <w:rPrChange w:id="1047" w:author="Julian Christensen" w:date="2024-07-04T08:59:00Z">
            <w:rPr>
              <w:rFonts w:cs="Times New Roman"/>
              <w:i/>
              <w:iCs/>
              <w:noProof/>
              <w:szCs w:val="24"/>
            </w:rPr>
          </w:rPrChange>
        </w:rPr>
        <w:t>59</w:t>
      </w:r>
      <w:r w:rsidRPr="00463A4D">
        <w:rPr>
          <w:rFonts w:cs="Times New Roman"/>
          <w:noProof/>
          <w:szCs w:val="24"/>
          <w:lang w:val="en-US"/>
          <w:rPrChange w:id="1048" w:author="Julian Christensen" w:date="2024-07-04T08:59:00Z">
            <w:rPr>
              <w:rFonts w:cs="Times New Roman"/>
              <w:noProof/>
              <w:szCs w:val="24"/>
            </w:rPr>
          </w:rPrChange>
        </w:rPr>
        <w:t>(7), 697–703.</w:t>
      </w:r>
    </w:p>
    <w:p w14:paraId="4D70D45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49" w:author="Julian Christensen" w:date="2024-07-04T08:59:00Z">
            <w:rPr>
              <w:rFonts w:cs="Times New Roman"/>
              <w:noProof/>
              <w:szCs w:val="24"/>
            </w:rPr>
          </w:rPrChange>
        </w:rPr>
      </w:pPr>
      <w:r w:rsidRPr="00463A4D">
        <w:rPr>
          <w:rFonts w:cs="Times New Roman"/>
          <w:noProof/>
          <w:szCs w:val="24"/>
          <w:lang w:val="en-US"/>
          <w:rPrChange w:id="1050" w:author="Julian Christensen" w:date="2024-07-04T08:59:00Z">
            <w:rPr>
              <w:rFonts w:cs="Times New Roman"/>
              <w:noProof/>
              <w:szCs w:val="24"/>
            </w:rPr>
          </w:rPrChange>
        </w:rPr>
        <w:t xml:space="preserve">Campbell Collaboration. (2023). </w:t>
      </w:r>
      <w:r w:rsidRPr="00463A4D">
        <w:rPr>
          <w:rFonts w:cs="Times New Roman"/>
          <w:i/>
          <w:iCs/>
          <w:noProof/>
          <w:szCs w:val="24"/>
          <w:lang w:val="en-US"/>
          <w:rPrChange w:id="1051" w:author="Julian Christensen" w:date="2024-07-04T08:59:00Z">
            <w:rPr>
              <w:rFonts w:cs="Times New Roman"/>
              <w:i/>
              <w:iCs/>
              <w:noProof/>
              <w:szCs w:val="24"/>
            </w:rPr>
          </w:rPrChange>
        </w:rPr>
        <w:t>Stepping up evidence synthesis: faster, cheaper and more useful</w:t>
      </w:r>
      <w:r w:rsidRPr="00463A4D">
        <w:rPr>
          <w:rFonts w:cs="Times New Roman"/>
          <w:noProof/>
          <w:szCs w:val="24"/>
          <w:lang w:val="en-US"/>
          <w:rPrChange w:id="1052" w:author="Julian Christensen" w:date="2024-07-04T08:59:00Z">
            <w:rPr>
              <w:rFonts w:cs="Times New Roman"/>
              <w:noProof/>
              <w:szCs w:val="24"/>
            </w:rPr>
          </w:rPrChange>
        </w:rPr>
        <w:t>. https://www.campbellcollaboration.org/news-and-events/news/stepping-up-evidence-synthesis.html</w:t>
      </w:r>
    </w:p>
    <w:p w14:paraId="7C90035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53" w:author="Julian Christensen" w:date="2024-07-04T08:59:00Z">
            <w:rPr>
              <w:rFonts w:cs="Times New Roman"/>
              <w:noProof/>
              <w:szCs w:val="24"/>
            </w:rPr>
          </w:rPrChange>
        </w:rPr>
      </w:pPr>
      <w:r w:rsidRPr="00463A4D">
        <w:rPr>
          <w:rFonts w:cs="Times New Roman"/>
          <w:noProof/>
          <w:szCs w:val="24"/>
          <w:lang w:val="de-DE"/>
          <w:rPrChange w:id="1054" w:author="Julian Christensen" w:date="2024-07-04T08:59:00Z">
            <w:rPr>
              <w:rFonts w:cs="Times New Roman"/>
              <w:noProof/>
              <w:szCs w:val="24"/>
            </w:rPr>
          </w:rPrChange>
        </w:rPr>
        <w:t xml:space="preserve">Campos, D. G., Fütterer, T., Gfrörer, T., Lavelle-Hill, R. E., Murayama, K., König, L., Hecht, M., Zitzmann, S., &amp; Scherer, R. (2023). </w:t>
      </w:r>
      <w:r w:rsidRPr="00463A4D">
        <w:rPr>
          <w:rFonts w:cs="Times New Roman"/>
          <w:i/>
          <w:iCs/>
          <w:noProof/>
          <w:szCs w:val="24"/>
          <w:lang w:val="en-US"/>
          <w:rPrChange w:id="1055" w:author="Julian Christensen" w:date="2024-07-04T08:59:00Z">
            <w:rPr>
              <w:rFonts w:cs="Times New Roman"/>
              <w:i/>
              <w:iCs/>
              <w:noProof/>
              <w:szCs w:val="24"/>
            </w:rPr>
          </w:rPrChange>
        </w:rPr>
        <w:t>Screening Smarter, Not Harder: A Comparative Analysis of Machine Learning Screening Algorithms and Heuristic Stopping Criteria for Systematic Reviews in Educational Research</w:t>
      </w:r>
      <w:r w:rsidRPr="00463A4D">
        <w:rPr>
          <w:rFonts w:cs="Times New Roman"/>
          <w:noProof/>
          <w:szCs w:val="24"/>
          <w:lang w:val="en-US"/>
          <w:rPrChange w:id="1056" w:author="Julian Christensen" w:date="2024-07-04T08:59:00Z">
            <w:rPr>
              <w:rFonts w:cs="Times New Roman"/>
              <w:noProof/>
              <w:szCs w:val="24"/>
            </w:rPr>
          </w:rPrChange>
        </w:rPr>
        <w:t>.</w:t>
      </w:r>
    </w:p>
    <w:p w14:paraId="3BDD481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57" w:author="Julian Christensen" w:date="2024-07-04T08:59:00Z">
            <w:rPr>
              <w:rFonts w:cs="Times New Roman"/>
              <w:noProof/>
              <w:szCs w:val="24"/>
            </w:rPr>
          </w:rPrChange>
        </w:rPr>
      </w:pPr>
      <w:r w:rsidRPr="00463A4D">
        <w:rPr>
          <w:rFonts w:cs="Times New Roman"/>
          <w:noProof/>
          <w:szCs w:val="24"/>
          <w:lang w:val="en-US"/>
          <w:rPrChange w:id="1058" w:author="Julian Christensen" w:date="2024-07-04T08:59:00Z">
            <w:rPr>
              <w:rFonts w:cs="Times New Roman"/>
              <w:noProof/>
              <w:szCs w:val="24"/>
            </w:rPr>
          </w:rPrChange>
        </w:rPr>
        <w:t xml:space="preserve">Chicco, D., &amp; Jurman, G. (2023). The Matthews correlation coefficient (MCC) should replace the ROC AUC as the standard metric for assessing binary classification. </w:t>
      </w:r>
      <w:r w:rsidRPr="00463A4D">
        <w:rPr>
          <w:rFonts w:cs="Times New Roman"/>
          <w:i/>
          <w:iCs/>
          <w:noProof/>
          <w:szCs w:val="24"/>
          <w:lang w:val="en-US"/>
          <w:rPrChange w:id="1059" w:author="Julian Christensen" w:date="2024-07-04T08:59:00Z">
            <w:rPr>
              <w:rFonts w:cs="Times New Roman"/>
              <w:i/>
              <w:iCs/>
              <w:noProof/>
              <w:szCs w:val="24"/>
            </w:rPr>
          </w:rPrChange>
        </w:rPr>
        <w:t>BioData Mining</w:t>
      </w:r>
      <w:r w:rsidRPr="00463A4D">
        <w:rPr>
          <w:rFonts w:cs="Times New Roman"/>
          <w:noProof/>
          <w:szCs w:val="24"/>
          <w:lang w:val="en-US"/>
          <w:rPrChange w:id="1060" w:author="Julian Christensen" w:date="2024-07-04T08:59:00Z">
            <w:rPr>
              <w:rFonts w:cs="Times New Roman"/>
              <w:noProof/>
              <w:szCs w:val="24"/>
            </w:rPr>
          </w:rPrChange>
        </w:rPr>
        <w:t xml:space="preserve">, </w:t>
      </w:r>
      <w:r w:rsidRPr="00463A4D">
        <w:rPr>
          <w:rFonts w:cs="Times New Roman"/>
          <w:i/>
          <w:iCs/>
          <w:noProof/>
          <w:szCs w:val="24"/>
          <w:lang w:val="en-US"/>
          <w:rPrChange w:id="1061" w:author="Julian Christensen" w:date="2024-07-04T08:59:00Z">
            <w:rPr>
              <w:rFonts w:cs="Times New Roman"/>
              <w:i/>
              <w:iCs/>
              <w:noProof/>
              <w:szCs w:val="24"/>
            </w:rPr>
          </w:rPrChange>
        </w:rPr>
        <w:t>16</w:t>
      </w:r>
      <w:r w:rsidRPr="00463A4D">
        <w:rPr>
          <w:rFonts w:cs="Times New Roman"/>
          <w:noProof/>
          <w:szCs w:val="24"/>
          <w:lang w:val="en-US"/>
          <w:rPrChange w:id="1062" w:author="Julian Christensen" w:date="2024-07-04T08:59:00Z">
            <w:rPr>
              <w:rFonts w:cs="Times New Roman"/>
              <w:noProof/>
              <w:szCs w:val="24"/>
            </w:rPr>
          </w:rPrChange>
        </w:rPr>
        <w:t>(1), 1–23.</w:t>
      </w:r>
    </w:p>
    <w:p w14:paraId="3322B32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63" w:author="Julian Christensen" w:date="2024-07-04T08:59:00Z">
            <w:rPr>
              <w:rFonts w:cs="Times New Roman"/>
              <w:noProof/>
              <w:szCs w:val="24"/>
            </w:rPr>
          </w:rPrChange>
        </w:rPr>
      </w:pPr>
      <w:r w:rsidRPr="00463A4D">
        <w:rPr>
          <w:rFonts w:cs="Times New Roman"/>
          <w:noProof/>
          <w:szCs w:val="24"/>
          <w:lang w:val="en-US"/>
          <w:rPrChange w:id="1064" w:author="Julian Christensen" w:date="2024-07-04T08:59:00Z">
            <w:rPr>
              <w:rFonts w:cs="Times New Roman"/>
              <w:noProof/>
              <w:szCs w:val="24"/>
            </w:rPr>
          </w:rPrChange>
        </w:rPr>
        <w:t xml:space="preserve">Cohen, A. M., Hersh, W. R., Peterson, K., &amp; Yen, P.-Y. (2006). Reducing workload in systematic review preparation using automated citation classification. </w:t>
      </w:r>
      <w:r w:rsidRPr="00463A4D">
        <w:rPr>
          <w:rFonts w:cs="Times New Roman"/>
          <w:i/>
          <w:iCs/>
          <w:noProof/>
          <w:szCs w:val="24"/>
          <w:lang w:val="en-US"/>
          <w:rPrChange w:id="1065" w:author="Julian Christensen" w:date="2024-07-04T08:59:00Z">
            <w:rPr>
              <w:rFonts w:cs="Times New Roman"/>
              <w:i/>
              <w:iCs/>
              <w:noProof/>
              <w:szCs w:val="24"/>
            </w:rPr>
          </w:rPrChange>
        </w:rPr>
        <w:t>Journal of the American Medical Informatics Association</w:t>
      </w:r>
      <w:r w:rsidRPr="00463A4D">
        <w:rPr>
          <w:rFonts w:cs="Times New Roman"/>
          <w:noProof/>
          <w:szCs w:val="24"/>
          <w:lang w:val="en-US"/>
          <w:rPrChange w:id="1066" w:author="Julian Christensen" w:date="2024-07-04T08:59:00Z">
            <w:rPr>
              <w:rFonts w:cs="Times New Roman"/>
              <w:noProof/>
              <w:szCs w:val="24"/>
            </w:rPr>
          </w:rPrChange>
        </w:rPr>
        <w:t xml:space="preserve">, </w:t>
      </w:r>
      <w:r w:rsidRPr="00463A4D">
        <w:rPr>
          <w:rFonts w:cs="Times New Roman"/>
          <w:i/>
          <w:iCs/>
          <w:noProof/>
          <w:szCs w:val="24"/>
          <w:lang w:val="en-US"/>
          <w:rPrChange w:id="1067" w:author="Julian Christensen" w:date="2024-07-04T08:59:00Z">
            <w:rPr>
              <w:rFonts w:cs="Times New Roman"/>
              <w:i/>
              <w:iCs/>
              <w:noProof/>
              <w:szCs w:val="24"/>
            </w:rPr>
          </w:rPrChange>
        </w:rPr>
        <w:t>13</w:t>
      </w:r>
      <w:r w:rsidRPr="00463A4D">
        <w:rPr>
          <w:rFonts w:cs="Times New Roman"/>
          <w:noProof/>
          <w:szCs w:val="24"/>
          <w:lang w:val="en-US"/>
          <w:rPrChange w:id="1068" w:author="Julian Christensen" w:date="2024-07-04T08:59:00Z">
            <w:rPr>
              <w:rFonts w:cs="Times New Roman"/>
              <w:noProof/>
              <w:szCs w:val="24"/>
            </w:rPr>
          </w:rPrChange>
        </w:rPr>
        <w:t>(2), 206–219.</w:t>
      </w:r>
    </w:p>
    <w:p w14:paraId="5540C0F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69" w:author="Julian Christensen" w:date="2024-07-04T08:59:00Z">
            <w:rPr>
              <w:rFonts w:cs="Times New Roman"/>
              <w:noProof/>
              <w:szCs w:val="24"/>
            </w:rPr>
          </w:rPrChange>
        </w:rPr>
      </w:pPr>
      <w:r w:rsidRPr="00463A4D">
        <w:rPr>
          <w:rFonts w:cs="Times New Roman"/>
          <w:noProof/>
          <w:szCs w:val="24"/>
          <w:lang w:val="en-US"/>
          <w:rPrChange w:id="1070" w:author="Julian Christensen" w:date="2024-07-04T08:59:00Z">
            <w:rPr>
              <w:rFonts w:cs="Times New Roman"/>
              <w:noProof/>
              <w:szCs w:val="24"/>
            </w:rPr>
          </w:rPrChange>
        </w:rPr>
        <w:t xml:space="preserve">Dalgaard, N. T., Bondebjerg, A., Klokker, R., Viinholt, B. C. A., &amp; Dietrichson, J. (2022). Adult/child ratio and group size in early childhood education or care to promote the development of children aged 0–5 years: A systematic review. </w:t>
      </w:r>
      <w:r w:rsidRPr="00463A4D">
        <w:rPr>
          <w:rFonts w:cs="Times New Roman"/>
          <w:i/>
          <w:iCs/>
          <w:noProof/>
          <w:szCs w:val="24"/>
          <w:lang w:val="en-US"/>
          <w:rPrChange w:id="1071" w:author="Julian Christensen" w:date="2024-07-04T08:59:00Z">
            <w:rPr>
              <w:rFonts w:cs="Times New Roman"/>
              <w:i/>
              <w:iCs/>
              <w:noProof/>
              <w:szCs w:val="24"/>
            </w:rPr>
          </w:rPrChange>
        </w:rPr>
        <w:t>Campbell Systematic Reviews</w:t>
      </w:r>
      <w:r w:rsidRPr="00463A4D">
        <w:rPr>
          <w:rFonts w:cs="Times New Roman"/>
          <w:noProof/>
          <w:szCs w:val="24"/>
          <w:lang w:val="en-US"/>
          <w:rPrChange w:id="1072" w:author="Julian Christensen" w:date="2024-07-04T08:59:00Z">
            <w:rPr>
              <w:rFonts w:cs="Times New Roman"/>
              <w:noProof/>
              <w:szCs w:val="24"/>
            </w:rPr>
          </w:rPrChange>
        </w:rPr>
        <w:t xml:space="preserve">, </w:t>
      </w:r>
      <w:r w:rsidRPr="00463A4D">
        <w:rPr>
          <w:rFonts w:cs="Times New Roman"/>
          <w:i/>
          <w:iCs/>
          <w:noProof/>
          <w:szCs w:val="24"/>
          <w:lang w:val="en-US"/>
          <w:rPrChange w:id="1073" w:author="Julian Christensen" w:date="2024-07-04T08:59:00Z">
            <w:rPr>
              <w:rFonts w:cs="Times New Roman"/>
              <w:i/>
              <w:iCs/>
              <w:noProof/>
              <w:szCs w:val="24"/>
            </w:rPr>
          </w:rPrChange>
        </w:rPr>
        <w:t>18</w:t>
      </w:r>
      <w:r w:rsidRPr="00463A4D">
        <w:rPr>
          <w:rFonts w:cs="Times New Roman"/>
          <w:noProof/>
          <w:szCs w:val="24"/>
          <w:lang w:val="en-US"/>
          <w:rPrChange w:id="1074" w:author="Julian Christensen" w:date="2024-07-04T08:59:00Z">
            <w:rPr>
              <w:rFonts w:cs="Times New Roman"/>
              <w:noProof/>
              <w:szCs w:val="24"/>
            </w:rPr>
          </w:rPrChange>
        </w:rPr>
        <w:t>(2), e1239. https://doi.org/https://doi.org/10.1002/cl2.1239</w:t>
      </w:r>
    </w:p>
    <w:p w14:paraId="30382BC9"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75" w:author="Julian Christensen" w:date="2024-07-04T08:59:00Z">
            <w:rPr>
              <w:rFonts w:cs="Times New Roman"/>
              <w:noProof/>
              <w:szCs w:val="24"/>
            </w:rPr>
          </w:rPrChange>
        </w:rPr>
      </w:pPr>
      <w:r w:rsidRPr="00FE6365">
        <w:rPr>
          <w:rFonts w:cs="Times New Roman"/>
          <w:noProof/>
          <w:szCs w:val="24"/>
        </w:rPr>
        <w:t xml:space="preserve">Dalgaard, N. T., Bondebjerg, A., Viinholt, B. C. A., &amp; Filges, T. (2022). </w:t>
      </w:r>
      <w:r w:rsidRPr="00463A4D">
        <w:rPr>
          <w:rFonts w:cs="Times New Roman"/>
          <w:noProof/>
          <w:szCs w:val="24"/>
          <w:lang w:val="en-US"/>
          <w:rPrChange w:id="1076" w:author="Julian Christensen" w:date="2024-07-04T08:59:00Z">
            <w:rPr>
              <w:rFonts w:cs="Times New Roman"/>
              <w:noProof/>
              <w:szCs w:val="24"/>
            </w:rPr>
          </w:rPrChange>
        </w:rPr>
        <w:t xml:space="preserve">The effects of inclusion on academic achievement, socioemotional development and wellbeing of children with special educational needs. </w:t>
      </w:r>
      <w:r w:rsidRPr="00463A4D">
        <w:rPr>
          <w:rFonts w:cs="Times New Roman"/>
          <w:i/>
          <w:iCs/>
          <w:noProof/>
          <w:szCs w:val="24"/>
          <w:lang w:val="en-US"/>
          <w:rPrChange w:id="1077" w:author="Julian Christensen" w:date="2024-07-04T08:59:00Z">
            <w:rPr>
              <w:rFonts w:cs="Times New Roman"/>
              <w:i/>
              <w:iCs/>
              <w:noProof/>
              <w:szCs w:val="24"/>
            </w:rPr>
          </w:rPrChange>
        </w:rPr>
        <w:t>Campbell Systematic Reviews</w:t>
      </w:r>
      <w:r w:rsidRPr="00463A4D">
        <w:rPr>
          <w:rFonts w:cs="Times New Roman"/>
          <w:noProof/>
          <w:szCs w:val="24"/>
          <w:lang w:val="en-US"/>
          <w:rPrChange w:id="1078" w:author="Julian Christensen" w:date="2024-07-04T08:59:00Z">
            <w:rPr>
              <w:rFonts w:cs="Times New Roman"/>
              <w:noProof/>
              <w:szCs w:val="24"/>
            </w:rPr>
          </w:rPrChange>
        </w:rPr>
        <w:t xml:space="preserve">, </w:t>
      </w:r>
      <w:r w:rsidRPr="00463A4D">
        <w:rPr>
          <w:rFonts w:cs="Times New Roman"/>
          <w:i/>
          <w:iCs/>
          <w:noProof/>
          <w:szCs w:val="24"/>
          <w:lang w:val="en-US"/>
          <w:rPrChange w:id="1079" w:author="Julian Christensen" w:date="2024-07-04T08:59:00Z">
            <w:rPr>
              <w:rFonts w:cs="Times New Roman"/>
              <w:i/>
              <w:iCs/>
              <w:noProof/>
              <w:szCs w:val="24"/>
            </w:rPr>
          </w:rPrChange>
        </w:rPr>
        <w:t>18</w:t>
      </w:r>
      <w:r w:rsidRPr="00463A4D">
        <w:rPr>
          <w:rFonts w:cs="Times New Roman"/>
          <w:noProof/>
          <w:szCs w:val="24"/>
          <w:lang w:val="en-US"/>
          <w:rPrChange w:id="1080" w:author="Julian Christensen" w:date="2024-07-04T08:59:00Z">
            <w:rPr>
              <w:rFonts w:cs="Times New Roman"/>
              <w:noProof/>
              <w:szCs w:val="24"/>
            </w:rPr>
          </w:rPrChange>
        </w:rPr>
        <w:t>(4), e1291. https://doi.org/https://doi.org/10.1002/cl2.1291</w:t>
      </w:r>
    </w:p>
    <w:p w14:paraId="75F4863F"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81" w:author="Julian Christensen" w:date="2024-07-04T08:59:00Z">
            <w:rPr>
              <w:rFonts w:cs="Times New Roman"/>
              <w:noProof/>
              <w:szCs w:val="24"/>
            </w:rPr>
          </w:rPrChange>
        </w:rPr>
      </w:pPr>
      <w:r w:rsidRPr="00463A4D">
        <w:rPr>
          <w:rFonts w:cs="Times New Roman"/>
          <w:noProof/>
          <w:szCs w:val="24"/>
          <w:lang w:val="en-US"/>
          <w:rPrChange w:id="1082" w:author="Julian Christensen" w:date="2024-07-04T08:59:00Z">
            <w:rPr>
              <w:rFonts w:cs="Times New Roman"/>
              <w:noProof/>
              <w:szCs w:val="24"/>
            </w:rPr>
          </w:rPrChange>
        </w:rPr>
        <w:t xml:space="preserve">Dalgaard, N. T., Filges, T., Viinholt, B. C. A., &amp; Pontoppidan, M. (2022). Parenting interventions to support parent/child attachment and psychosocial adjustment in foster and adoptive parents and children: A systematic review. </w:t>
      </w:r>
      <w:r w:rsidRPr="00463A4D">
        <w:rPr>
          <w:rFonts w:cs="Times New Roman"/>
          <w:i/>
          <w:iCs/>
          <w:noProof/>
          <w:szCs w:val="24"/>
          <w:lang w:val="en-US"/>
          <w:rPrChange w:id="1083" w:author="Julian Christensen" w:date="2024-07-04T08:59:00Z">
            <w:rPr>
              <w:rFonts w:cs="Times New Roman"/>
              <w:i/>
              <w:iCs/>
              <w:noProof/>
              <w:szCs w:val="24"/>
            </w:rPr>
          </w:rPrChange>
        </w:rPr>
        <w:t>Campbell Systematic Reviews</w:t>
      </w:r>
      <w:r w:rsidRPr="00463A4D">
        <w:rPr>
          <w:rFonts w:cs="Times New Roman"/>
          <w:noProof/>
          <w:szCs w:val="24"/>
          <w:lang w:val="en-US"/>
          <w:rPrChange w:id="1084" w:author="Julian Christensen" w:date="2024-07-04T08:59:00Z">
            <w:rPr>
              <w:rFonts w:cs="Times New Roman"/>
              <w:noProof/>
              <w:szCs w:val="24"/>
            </w:rPr>
          </w:rPrChange>
        </w:rPr>
        <w:t xml:space="preserve">, </w:t>
      </w:r>
      <w:r w:rsidRPr="00463A4D">
        <w:rPr>
          <w:rFonts w:cs="Times New Roman"/>
          <w:i/>
          <w:iCs/>
          <w:noProof/>
          <w:szCs w:val="24"/>
          <w:lang w:val="en-US"/>
          <w:rPrChange w:id="1085" w:author="Julian Christensen" w:date="2024-07-04T08:59:00Z">
            <w:rPr>
              <w:rFonts w:cs="Times New Roman"/>
              <w:i/>
              <w:iCs/>
              <w:noProof/>
              <w:szCs w:val="24"/>
            </w:rPr>
          </w:rPrChange>
        </w:rPr>
        <w:t>18</w:t>
      </w:r>
      <w:r w:rsidRPr="00463A4D">
        <w:rPr>
          <w:rFonts w:cs="Times New Roman"/>
          <w:noProof/>
          <w:szCs w:val="24"/>
          <w:lang w:val="en-US"/>
          <w:rPrChange w:id="1086" w:author="Julian Christensen" w:date="2024-07-04T08:59:00Z">
            <w:rPr>
              <w:rFonts w:cs="Times New Roman"/>
              <w:noProof/>
              <w:szCs w:val="24"/>
            </w:rPr>
          </w:rPrChange>
        </w:rPr>
        <w:t>(1), e1209. https://doi.org/https://doi.org/10.1002/cl2.1209</w:t>
      </w:r>
    </w:p>
    <w:p w14:paraId="40CF22FC"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Dalgaard, N. T., Flensborg Jensen, M. C., Bengtsen, E., Krassel, K. F., &amp; Vembye, M. H. (2022). </w:t>
      </w:r>
      <w:r w:rsidRPr="00463A4D">
        <w:rPr>
          <w:rFonts w:cs="Times New Roman"/>
          <w:noProof/>
          <w:szCs w:val="24"/>
          <w:lang w:val="en-US"/>
          <w:rPrChange w:id="1087" w:author="Julian Christensen" w:date="2024-07-04T08:59:00Z">
            <w:rPr>
              <w:rFonts w:cs="Times New Roman"/>
              <w:noProof/>
              <w:szCs w:val="24"/>
            </w:rPr>
          </w:rPrChange>
        </w:rPr>
        <w:t xml:space="preserve">PROTOCOL: Group‐based community interventions to support the social reintegration of marginalised adults with mental illness. </w:t>
      </w:r>
      <w:r w:rsidRPr="00FE6365">
        <w:rPr>
          <w:rFonts w:cs="Times New Roman"/>
          <w:i/>
          <w:iCs/>
          <w:noProof/>
          <w:szCs w:val="24"/>
        </w:rPr>
        <w:t>Campbell Systematic Reviews</w:t>
      </w:r>
      <w:r w:rsidRPr="00FE6365">
        <w:rPr>
          <w:rFonts w:cs="Times New Roman"/>
          <w:noProof/>
          <w:szCs w:val="24"/>
        </w:rPr>
        <w:t xml:space="preserve">, </w:t>
      </w:r>
      <w:r w:rsidRPr="00FE6365">
        <w:rPr>
          <w:rFonts w:cs="Times New Roman"/>
          <w:i/>
          <w:iCs/>
          <w:noProof/>
          <w:szCs w:val="24"/>
        </w:rPr>
        <w:t>18</w:t>
      </w:r>
      <w:r w:rsidRPr="00FE6365">
        <w:rPr>
          <w:rFonts w:cs="Times New Roman"/>
          <w:noProof/>
          <w:szCs w:val="24"/>
        </w:rPr>
        <w:t>(3), e1254. https://doi.org/10.1002/cl2.1254</w:t>
      </w:r>
    </w:p>
    <w:p w14:paraId="657E0060"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88" w:author="Julian Christensen" w:date="2024-07-04T08:59:00Z">
            <w:rPr>
              <w:rFonts w:cs="Times New Roman"/>
              <w:noProof/>
              <w:szCs w:val="24"/>
            </w:rPr>
          </w:rPrChange>
        </w:rPr>
      </w:pPr>
      <w:r w:rsidRPr="00FE6365">
        <w:rPr>
          <w:rFonts w:cs="Times New Roman"/>
          <w:noProof/>
          <w:szCs w:val="24"/>
        </w:rPr>
        <w:t xml:space="preserve">Dietrichson, J., Filges, T., Klokker, R. H., Viinholt, B. C. A., Bøg, M., &amp; Jensen, U. H. (2020). </w:t>
      </w:r>
      <w:r w:rsidRPr="00463A4D">
        <w:rPr>
          <w:rFonts w:cs="Times New Roman"/>
          <w:noProof/>
          <w:szCs w:val="24"/>
          <w:lang w:val="en-US"/>
          <w:rPrChange w:id="1089" w:author="Julian Christensen" w:date="2024-07-04T08:59:00Z">
            <w:rPr>
              <w:rFonts w:cs="Times New Roman"/>
              <w:noProof/>
              <w:szCs w:val="24"/>
            </w:rPr>
          </w:rPrChange>
        </w:rPr>
        <w:t xml:space="preserve">Targeted school-based interventions for improving reading and mathematics for students with, </w:t>
      </w:r>
      <w:r w:rsidRPr="00463A4D">
        <w:rPr>
          <w:rFonts w:cs="Times New Roman"/>
          <w:noProof/>
          <w:szCs w:val="24"/>
          <w:lang w:val="en-US"/>
          <w:rPrChange w:id="1090" w:author="Julian Christensen" w:date="2024-07-04T08:59:00Z">
            <w:rPr>
              <w:rFonts w:cs="Times New Roman"/>
              <w:noProof/>
              <w:szCs w:val="24"/>
            </w:rPr>
          </w:rPrChange>
        </w:rPr>
        <w:lastRenderedPageBreak/>
        <w:t xml:space="preserve">or at risk of, academic difficulties in Grades 7–12: A systematic review. </w:t>
      </w:r>
      <w:r w:rsidRPr="00463A4D">
        <w:rPr>
          <w:rFonts w:cs="Times New Roman"/>
          <w:i/>
          <w:iCs/>
          <w:noProof/>
          <w:szCs w:val="24"/>
          <w:lang w:val="en-US"/>
          <w:rPrChange w:id="1091" w:author="Julian Christensen" w:date="2024-07-04T08:59:00Z">
            <w:rPr>
              <w:rFonts w:cs="Times New Roman"/>
              <w:i/>
              <w:iCs/>
              <w:noProof/>
              <w:szCs w:val="24"/>
            </w:rPr>
          </w:rPrChange>
        </w:rPr>
        <w:t>Campbell Systematic Reviews</w:t>
      </w:r>
      <w:r w:rsidRPr="00463A4D">
        <w:rPr>
          <w:rFonts w:cs="Times New Roman"/>
          <w:noProof/>
          <w:szCs w:val="24"/>
          <w:lang w:val="en-US"/>
          <w:rPrChange w:id="1092" w:author="Julian Christensen" w:date="2024-07-04T08:59:00Z">
            <w:rPr>
              <w:rFonts w:cs="Times New Roman"/>
              <w:noProof/>
              <w:szCs w:val="24"/>
            </w:rPr>
          </w:rPrChange>
        </w:rPr>
        <w:t xml:space="preserve">, </w:t>
      </w:r>
      <w:r w:rsidRPr="00463A4D">
        <w:rPr>
          <w:rFonts w:cs="Times New Roman"/>
          <w:i/>
          <w:iCs/>
          <w:noProof/>
          <w:szCs w:val="24"/>
          <w:lang w:val="en-US"/>
          <w:rPrChange w:id="1093" w:author="Julian Christensen" w:date="2024-07-04T08:59:00Z">
            <w:rPr>
              <w:rFonts w:cs="Times New Roman"/>
              <w:i/>
              <w:iCs/>
              <w:noProof/>
              <w:szCs w:val="24"/>
            </w:rPr>
          </w:rPrChange>
        </w:rPr>
        <w:t>16</w:t>
      </w:r>
      <w:r w:rsidRPr="00463A4D">
        <w:rPr>
          <w:rFonts w:cs="Times New Roman"/>
          <w:noProof/>
          <w:szCs w:val="24"/>
          <w:lang w:val="en-US"/>
          <w:rPrChange w:id="1094" w:author="Julian Christensen" w:date="2024-07-04T08:59:00Z">
            <w:rPr>
              <w:rFonts w:cs="Times New Roman"/>
              <w:noProof/>
              <w:szCs w:val="24"/>
            </w:rPr>
          </w:rPrChange>
        </w:rPr>
        <w:t>(2), e1081. https://doi.org/10.1002/cl2.1081</w:t>
      </w:r>
    </w:p>
    <w:p w14:paraId="2DE1531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095" w:author="Julian Christensen" w:date="2024-07-04T08:59:00Z">
            <w:rPr>
              <w:rFonts w:cs="Times New Roman"/>
              <w:noProof/>
              <w:szCs w:val="24"/>
            </w:rPr>
          </w:rPrChange>
        </w:rPr>
      </w:pPr>
      <w:r w:rsidRPr="00463A4D">
        <w:rPr>
          <w:rFonts w:cs="Times New Roman"/>
          <w:noProof/>
          <w:szCs w:val="24"/>
          <w:lang w:val="en-US"/>
          <w:rPrChange w:id="1096" w:author="Julian Christensen" w:date="2024-07-04T08:59:00Z">
            <w:rPr>
              <w:rFonts w:cs="Times New Roman"/>
              <w:noProof/>
              <w:szCs w:val="24"/>
            </w:rPr>
          </w:rPrChange>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463A4D">
        <w:rPr>
          <w:rFonts w:cs="Times New Roman"/>
          <w:i/>
          <w:iCs/>
          <w:noProof/>
          <w:szCs w:val="24"/>
          <w:lang w:val="en-US"/>
          <w:rPrChange w:id="1097" w:author="Julian Christensen" w:date="2024-07-04T08:59:00Z">
            <w:rPr>
              <w:rFonts w:cs="Times New Roman"/>
              <w:i/>
              <w:iCs/>
              <w:noProof/>
              <w:szCs w:val="24"/>
            </w:rPr>
          </w:rPrChange>
        </w:rPr>
        <w:t>Campbell Systematic Reviews</w:t>
      </w:r>
      <w:r w:rsidRPr="00463A4D">
        <w:rPr>
          <w:rFonts w:cs="Times New Roman"/>
          <w:noProof/>
          <w:szCs w:val="24"/>
          <w:lang w:val="en-US"/>
          <w:rPrChange w:id="1098" w:author="Julian Christensen" w:date="2024-07-04T08:59:00Z">
            <w:rPr>
              <w:rFonts w:cs="Times New Roman"/>
              <w:noProof/>
              <w:szCs w:val="24"/>
            </w:rPr>
          </w:rPrChange>
        </w:rPr>
        <w:t xml:space="preserve">, </w:t>
      </w:r>
      <w:r w:rsidRPr="00463A4D">
        <w:rPr>
          <w:rFonts w:cs="Times New Roman"/>
          <w:i/>
          <w:iCs/>
          <w:noProof/>
          <w:szCs w:val="24"/>
          <w:lang w:val="en-US"/>
          <w:rPrChange w:id="1099" w:author="Julian Christensen" w:date="2024-07-04T08:59:00Z">
            <w:rPr>
              <w:rFonts w:cs="Times New Roman"/>
              <w:i/>
              <w:iCs/>
              <w:noProof/>
              <w:szCs w:val="24"/>
            </w:rPr>
          </w:rPrChange>
        </w:rPr>
        <w:t>17</w:t>
      </w:r>
      <w:r w:rsidRPr="00463A4D">
        <w:rPr>
          <w:rFonts w:cs="Times New Roman"/>
          <w:noProof/>
          <w:szCs w:val="24"/>
          <w:lang w:val="en-US"/>
          <w:rPrChange w:id="1100" w:author="Julian Christensen" w:date="2024-07-04T08:59:00Z">
            <w:rPr>
              <w:rFonts w:cs="Times New Roman"/>
              <w:noProof/>
              <w:szCs w:val="24"/>
            </w:rPr>
          </w:rPrChange>
        </w:rPr>
        <w:t>(2), e1152. https://doi.org/10.1002/cl2.1152</w:t>
      </w:r>
    </w:p>
    <w:p w14:paraId="383E837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01" w:author="Julian Christensen" w:date="2024-07-04T08:59:00Z">
            <w:rPr>
              <w:rFonts w:cs="Times New Roman"/>
              <w:noProof/>
              <w:szCs w:val="24"/>
            </w:rPr>
          </w:rPrChange>
        </w:rPr>
      </w:pPr>
      <w:r w:rsidRPr="00463A4D">
        <w:rPr>
          <w:rFonts w:cs="Times New Roman"/>
          <w:noProof/>
          <w:szCs w:val="24"/>
          <w:lang w:val="en-US"/>
          <w:rPrChange w:id="1102" w:author="Julian Christensen" w:date="2024-07-04T08:59:00Z">
            <w:rPr>
              <w:rFonts w:cs="Times New Roman"/>
              <w:noProof/>
              <w:szCs w:val="24"/>
            </w:rPr>
          </w:rPrChange>
        </w:rPr>
        <w:t xml:space="preserve">Doi, S. A., &amp; Xu, C. (2021). The Freeman–Tukey double arcsine transformation for the meta-analysis of proportions: Recent criticisms were seriously misleading. </w:t>
      </w:r>
      <w:r w:rsidRPr="00463A4D">
        <w:rPr>
          <w:rFonts w:cs="Times New Roman"/>
          <w:i/>
          <w:iCs/>
          <w:noProof/>
          <w:szCs w:val="24"/>
          <w:lang w:val="en-US"/>
          <w:rPrChange w:id="1103" w:author="Julian Christensen" w:date="2024-07-04T08:59:00Z">
            <w:rPr>
              <w:rFonts w:cs="Times New Roman"/>
              <w:i/>
              <w:iCs/>
              <w:noProof/>
              <w:szCs w:val="24"/>
            </w:rPr>
          </w:rPrChange>
        </w:rPr>
        <w:t>Journal of Evidence-Based Medicine</w:t>
      </w:r>
      <w:r w:rsidRPr="00463A4D">
        <w:rPr>
          <w:rFonts w:cs="Times New Roman"/>
          <w:noProof/>
          <w:szCs w:val="24"/>
          <w:lang w:val="en-US"/>
          <w:rPrChange w:id="1104" w:author="Julian Christensen" w:date="2024-07-04T08:59:00Z">
            <w:rPr>
              <w:rFonts w:cs="Times New Roman"/>
              <w:noProof/>
              <w:szCs w:val="24"/>
            </w:rPr>
          </w:rPrChange>
        </w:rPr>
        <w:t xml:space="preserve">, </w:t>
      </w:r>
      <w:r w:rsidRPr="00463A4D">
        <w:rPr>
          <w:rFonts w:cs="Times New Roman"/>
          <w:i/>
          <w:iCs/>
          <w:noProof/>
          <w:szCs w:val="24"/>
          <w:lang w:val="en-US"/>
          <w:rPrChange w:id="1105" w:author="Julian Christensen" w:date="2024-07-04T08:59:00Z">
            <w:rPr>
              <w:rFonts w:cs="Times New Roman"/>
              <w:i/>
              <w:iCs/>
              <w:noProof/>
              <w:szCs w:val="24"/>
            </w:rPr>
          </w:rPrChange>
        </w:rPr>
        <w:t>14</w:t>
      </w:r>
      <w:r w:rsidRPr="00463A4D">
        <w:rPr>
          <w:rFonts w:cs="Times New Roman"/>
          <w:noProof/>
          <w:szCs w:val="24"/>
          <w:lang w:val="en-US"/>
          <w:rPrChange w:id="1106" w:author="Julian Christensen" w:date="2024-07-04T08:59:00Z">
            <w:rPr>
              <w:rFonts w:cs="Times New Roman"/>
              <w:noProof/>
              <w:szCs w:val="24"/>
            </w:rPr>
          </w:rPrChange>
        </w:rPr>
        <w:t>(4), 259–261. https://doi.org/https://doi.org/10.1111/jebm.12445</w:t>
      </w:r>
    </w:p>
    <w:p w14:paraId="514700D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07" w:author="Julian Christensen" w:date="2024-07-04T08:59:00Z">
            <w:rPr>
              <w:rFonts w:cs="Times New Roman"/>
              <w:noProof/>
              <w:szCs w:val="24"/>
            </w:rPr>
          </w:rPrChange>
        </w:rPr>
      </w:pPr>
      <w:r w:rsidRPr="00463A4D">
        <w:rPr>
          <w:rFonts w:cs="Times New Roman"/>
          <w:noProof/>
          <w:szCs w:val="24"/>
          <w:lang w:val="en-US"/>
          <w:rPrChange w:id="1108" w:author="Julian Christensen" w:date="2024-07-04T08:59:00Z">
            <w:rPr>
              <w:rFonts w:cs="Times New Roman"/>
              <w:noProof/>
              <w:szCs w:val="24"/>
            </w:rPr>
          </w:rPrChange>
        </w:rPr>
        <w:t xml:space="preserve">EPPI-Centre. (2024). </w:t>
      </w:r>
      <w:r w:rsidRPr="00463A4D">
        <w:rPr>
          <w:rFonts w:cs="Times New Roman"/>
          <w:i/>
          <w:iCs/>
          <w:noProof/>
          <w:szCs w:val="24"/>
          <w:lang w:val="en-US"/>
          <w:rPrChange w:id="1109" w:author="Julian Christensen" w:date="2024-07-04T08:59:00Z">
            <w:rPr>
              <w:rFonts w:cs="Times New Roman"/>
              <w:i/>
              <w:iCs/>
              <w:noProof/>
              <w:szCs w:val="24"/>
            </w:rPr>
          </w:rPrChange>
        </w:rPr>
        <w:t>Automated data extraction using GPT-4</w:t>
      </w:r>
      <w:r w:rsidRPr="00463A4D">
        <w:rPr>
          <w:rFonts w:cs="Times New Roman"/>
          <w:noProof/>
          <w:szCs w:val="24"/>
          <w:lang w:val="en-US"/>
          <w:rPrChange w:id="1110" w:author="Julian Christensen" w:date="2024-07-04T08:59:00Z">
            <w:rPr>
              <w:rFonts w:cs="Times New Roman"/>
              <w:noProof/>
              <w:szCs w:val="24"/>
            </w:rPr>
          </w:rPrChange>
        </w:rPr>
        <w:t>. https://eppi.ioe.ac.uk/cms/Default.aspx?tabid=3921</w:t>
      </w:r>
    </w:p>
    <w:p w14:paraId="2BF90FC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11" w:author="Julian Christensen" w:date="2024-07-04T08:59:00Z">
            <w:rPr>
              <w:rFonts w:cs="Times New Roman"/>
              <w:noProof/>
              <w:szCs w:val="24"/>
            </w:rPr>
          </w:rPrChange>
        </w:rPr>
      </w:pPr>
      <w:r w:rsidRPr="00463A4D">
        <w:rPr>
          <w:rFonts w:cs="Times New Roman"/>
          <w:noProof/>
          <w:szCs w:val="24"/>
          <w:lang w:val="en-US"/>
          <w:rPrChange w:id="1112" w:author="Julian Christensen" w:date="2024-07-04T08:59:00Z">
            <w:rPr>
              <w:rFonts w:cs="Times New Roman"/>
              <w:noProof/>
              <w:szCs w:val="24"/>
            </w:rPr>
          </w:rPrChange>
        </w:rPr>
        <w:t xml:space="preserve">Evensen, L. H., Kleven, L., Dahm, K. T., Hafstad, E. V., Holte, H. H., Robberstad, B., &amp; Risstad, H. (2023). </w:t>
      </w:r>
      <w:r w:rsidRPr="00463A4D">
        <w:rPr>
          <w:rFonts w:cs="Times New Roman"/>
          <w:i/>
          <w:iCs/>
          <w:noProof/>
          <w:szCs w:val="24"/>
          <w:lang w:val="en-US"/>
          <w:rPrChange w:id="1113" w:author="Julian Christensen" w:date="2024-07-04T08:59:00Z">
            <w:rPr>
              <w:rFonts w:cs="Times New Roman"/>
              <w:i/>
              <w:iCs/>
              <w:noProof/>
              <w:szCs w:val="24"/>
            </w:rPr>
          </w:rPrChange>
        </w:rPr>
        <w:t>Sutur av degenerative rotatorcuff-rupturer: en fullstendig metodevurdering [Rotator cuff repair for degenerative rotator cuff tears: a health technology assessment].</w:t>
      </w:r>
      <w:r w:rsidRPr="00463A4D">
        <w:rPr>
          <w:rFonts w:cs="Times New Roman"/>
          <w:noProof/>
          <w:szCs w:val="24"/>
          <w:lang w:val="en-US"/>
          <w:rPrChange w:id="1114" w:author="Julian Christensen" w:date="2024-07-04T08:59:00Z">
            <w:rPr>
              <w:rFonts w:cs="Times New Roman"/>
              <w:noProof/>
              <w:szCs w:val="24"/>
            </w:rPr>
          </w:rPrChange>
        </w:rPr>
        <w:t xml:space="preserve"> https://www.fhi.no/publ/2023/sutur-av-degenerative-rotatorcuff-rupturer/</w:t>
      </w:r>
    </w:p>
    <w:p w14:paraId="0CE00C6F"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15" w:author="Julian Christensen" w:date="2024-07-04T08:59:00Z">
            <w:rPr>
              <w:rFonts w:cs="Times New Roman"/>
              <w:noProof/>
              <w:szCs w:val="24"/>
            </w:rPr>
          </w:rPrChange>
        </w:rPr>
      </w:pPr>
      <w:r w:rsidRPr="00463A4D">
        <w:rPr>
          <w:rFonts w:cs="Times New Roman"/>
          <w:noProof/>
          <w:szCs w:val="24"/>
          <w:lang w:val="en-US"/>
          <w:rPrChange w:id="1116" w:author="Julian Christensen" w:date="2024-07-04T08:59:00Z">
            <w:rPr>
              <w:rFonts w:cs="Times New Roman"/>
              <w:noProof/>
              <w:szCs w:val="24"/>
            </w:rPr>
          </w:rPrChange>
        </w:rPr>
        <w:t xml:space="preserve">Filges, T., Andersen, D., &amp; Jørgensen, A.-M. K. (2015). Functional Family Therapy (FFT) for Young People in Treatment for Non-opioid Drug Use: A Systematic Review. </w:t>
      </w:r>
      <w:r w:rsidRPr="00463A4D">
        <w:rPr>
          <w:rFonts w:cs="Times New Roman"/>
          <w:i/>
          <w:iCs/>
          <w:noProof/>
          <w:szCs w:val="24"/>
          <w:lang w:val="en-US"/>
          <w:rPrChange w:id="1117" w:author="Julian Christensen" w:date="2024-07-04T08:59:00Z">
            <w:rPr>
              <w:rFonts w:cs="Times New Roman"/>
              <w:i/>
              <w:iCs/>
              <w:noProof/>
              <w:szCs w:val="24"/>
            </w:rPr>
          </w:rPrChange>
        </w:rPr>
        <w:t>Campbell Systematic Reviews</w:t>
      </w:r>
      <w:r w:rsidRPr="00463A4D">
        <w:rPr>
          <w:rFonts w:cs="Times New Roman"/>
          <w:noProof/>
          <w:szCs w:val="24"/>
          <w:lang w:val="en-US"/>
          <w:rPrChange w:id="1118" w:author="Julian Christensen" w:date="2024-07-04T08:59:00Z">
            <w:rPr>
              <w:rFonts w:cs="Times New Roman"/>
              <w:noProof/>
              <w:szCs w:val="24"/>
            </w:rPr>
          </w:rPrChange>
        </w:rPr>
        <w:t xml:space="preserve">, </w:t>
      </w:r>
      <w:r w:rsidRPr="00463A4D">
        <w:rPr>
          <w:rFonts w:cs="Times New Roman"/>
          <w:i/>
          <w:iCs/>
          <w:noProof/>
          <w:szCs w:val="24"/>
          <w:lang w:val="en-US"/>
          <w:rPrChange w:id="1119" w:author="Julian Christensen" w:date="2024-07-04T08:59:00Z">
            <w:rPr>
              <w:rFonts w:cs="Times New Roman"/>
              <w:i/>
              <w:iCs/>
              <w:noProof/>
              <w:szCs w:val="24"/>
            </w:rPr>
          </w:rPrChange>
        </w:rPr>
        <w:t>11</w:t>
      </w:r>
      <w:r w:rsidRPr="00463A4D">
        <w:rPr>
          <w:rFonts w:cs="Times New Roman"/>
          <w:noProof/>
          <w:szCs w:val="24"/>
          <w:lang w:val="en-US"/>
          <w:rPrChange w:id="1120" w:author="Julian Christensen" w:date="2024-07-04T08:59:00Z">
            <w:rPr>
              <w:rFonts w:cs="Times New Roman"/>
              <w:noProof/>
              <w:szCs w:val="24"/>
            </w:rPr>
          </w:rPrChange>
        </w:rPr>
        <w:t>(1), 1–77. https://doi.org/https://doi.org/10.4073/csr.2015.14</w:t>
      </w:r>
    </w:p>
    <w:p w14:paraId="0A49B37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21" w:author="Julian Christensen" w:date="2024-07-04T08:59:00Z">
            <w:rPr>
              <w:rFonts w:cs="Times New Roman"/>
              <w:noProof/>
              <w:szCs w:val="24"/>
            </w:rPr>
          </w:rPrChange>
        </w:rPr>
      </w:pPr>
      <w:r w:rsidRPr="00463A4D">
        <w:rPr>
          <w:rFonts w:cs="Times New Roman"/>
          <w:noProof/>
          <w:szCs w:val="24"/>
          <w:lang w:val="en-US"/>
          <w:rPrChange w:id="1122" w:author="Julian Christensen" w:date="2024-07-04T08:59:00Z">
            <w:rPr>
              <w:rFonts w:cs="Times New Roman"/>
              <w:noProof/>
              <w:szCs w:val="24"/>
            </w:rPr>
          </w:rPrChange>
        </w:rPr>
        <w:t xml:space="preserve">Filges, T., Dalgaard, N. T., &amp; Viinholt, B. C. A. (2022). Outreach programs to improve life circumstances and prevent further adverse developmental trajectories of at-risk youth in OECD countries: A systematic review. </w:t>
      </w:r>
      <w:r w:rsidRPr="00463A4D">
        <w:rPr>
          <w:rFonts w:cs="Times New Roman"/>
          <w:i/>
          <w:iCs/>
          <w:noProof/>
          <w:szCs w:val="24"/>
          <w:lang w:val="en-US"/>
          <w:rPrChange w:id="1123" w:author="Julian Christensen" w:date="2024-07-04T08:59:00Z">
            <w:rPr>
              <w:rFonts w:cs="Times New Roman"/>
              <w:i/>
              <w:iCs/>
              <w:noProof/>
              <w:szCs w:val="24"/>
            </w:rPr>
          </w:rPrChange>
        </w:rPr>
        <w:t>Campbell Systematic Reviews</w:t>
      </w:r>
      <w:r w:rsidRPr="00463A4D">
        <w:rPr>
          <w:rFonts w:cs="Times New Roman"/>
          <w:noProof/>
          <w:szCs w:val="24"/>
          <w:lang w:val="en-US"/>
          <w:rPrChange w:id="1124" w:author="Julian Christensen" w:date="2024-07-04T08:59:00Z">
            <w:rPr>
              <w:rFonts w:cs="Times New Roman"/>
              <w:noProof/>
              <w:szCs w:val="24"/>
            </w:rPr>
          </w:rPrChange>
        </w:rPr>
        <w:t xml:space="preserve">, </w:t>
      </w:r>
      <w:r w:rsidRPr="00463A4D">
        <w:rPr>
          <w:rFonts w:cs="Times New Roman"/>
          <w:i/>
          <w:iCs/>
          <w:noProof/>
          <w:szCs w:val="24"/>
          <w:lang w:val="en-US"/>
          <w:rPrChange w:id="1125" w:author="Julian Christensen" w:date="2024-07-04T08:59:00Z">
            <w:rPr>
              <w:rFonts w:cs="Times New Roman"/>
              <w:i/>
              <w:iCs/>
              <w:noProof/>
              <w:szCs w:val="24"/>
            </w:rPr>
          </w:rPrChange>
        </w:rPr>
        <w:t>18</w:t>
      </w:r>
      <w:r w:rsidRPr="00463A4D">
        <w:rPr>
          <w:rFonts w:cs="Times New Roman"/>
          <w:noProof/>
          <w:szCs w:val="24"/>
          <w:lang w:val="en-US"/>
          <w:rPrChange w:id="1126" w:author="Julian Christensen" w:date="2024-07-04T08:59:00Z">
            <w:rPr>
              <w:rFonts w:cs="Times New Roman"/>
              <w:noProof/>
              <w:szCs w:val="24"/>
            </w:rPr>
          </w:rPrChange>
        </w:rPr>
        <w:t>(4), e1282. https://doi.org/https://doi.org/10.1002/cl2.1282</w:t>
      </w:r>
    </w:p>
    <w:p w14:paraId="4876144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27" w:author="Julian Christensen" w:date="2024-07-04T08:59:00Z">
            <w:rPr>
              <w:rFonts w:cs="Times New Roman"/>
              <w:noProof/>
              <w:szCs w:val="24"/>
            </w:rPr>
          </w:rPrChange>
        </w:rPr>
      </w:pPr>
      <w:r w:rsidRPr="00463A4D">
        <w:rPr>
          <w:rFonts w:cs="Times New Roman"/>
          <w:noProof/>
          <w:szCs w:val="24"/>
          <w:lang w:val="de-DE"/>
          <w:rPrChange w:id="1128" w:author="Julian Christensen" w:date="2024-07-04T08:59:00Z">
            <w:rPr>
              <w:rFonts w:cs="Times New Roman"/>
              <w:noProof/>
              <w:szCs w:val="24"/>
            </w:rPr>
          </w:rPrChange>
        </w:rPr>
        <w:t xml:space="preserve">Filges, T., Dietrichson, J., Viinholt, B. C. A., &amp; Dalgaard, N. T. (2022). </w:t>
      </w:r>
      <w:r w:rsidRPr="00463A4D">
        <w:rPr>
          <w:rFonts w:cs="Times New Roman"/>
          <w:noProof/>
          <w:szCs w:val="24"/>
          <w:lang w:val="en-US"/>
          <w:rPrChange w:id="1129" w:author="Julian Christensen" w:date="2024-07-04T08:59:00Z">
            <w:rPr>
              <w:rFonts w:cs="Times New Roman"/>
              <w:noProof/>
              <w:szCs w:val="24"/>
            </w:rPr>
          </w:rPrChange>
        </w:rPr>
        <w:t xml:space="preserve">Service learning for improving academic success in students in grade K to 12: A systematic review. </w:t>
      </w:r>
      <w:r w:rsidRPr="00463A4D">
        <w:rPr>
          <w:rFonts w:cs="Times New Roman"/>
          <w:i/>
          <w:iCs/>
          <w:noProof/>
          <w:szCs w:val="24"/>
          <w:lang w:val="en-US"/>
          <w:rPrChange w:id="1130" w:author="Julian Christensen" w:date="2024-07-04T08:59:00Z">
            <w:rPr>
              <w:rFonts w:cs="Times New Roman"/>
              <w:i/>
              <w:iCs/>
              <w:noProof/>
              <w:szCs w:val="24"/>
            </w:rPr>
          </w:rPrChange>
        </w:rPr>
        <w:t>Campbell Systematic Reviews</w:t>
      </w:r>
      <w:r w:rsidRPr="00463A4D">
        <w:rPr>
          <w:rFonts w:cs="Times New Roman"/>
          <w:noProof/>
          <w:szCs w:val="24"/>
          <w:lang w:val="en-US"/>
          <w:rPrChange w:id="1131" w:author="Julian Christensen" w:date="2024-07-04T08:59:00Z">
            <w:rPr>
              <w:rFonts w:cs="Times New Roman"/>
              <w:noProof/>
              <w:szCs w:val="24"/>
            </w:rPr>
          </w:rPrChange>
        </w:rPr>
        <w:t xml:space="preserve">, </w:t>
      </w:r>
      <w:r w:rsidRPr="00463A4D">
        <w:rPr>
          <w:rFonts w:cs="Times New Roman"/>
          <w:i/>
          <w:iCs/>
          <w:noProof/>
          <w:szCs w:val="24"/>
          <w:lang w:val="en-US"/>
          <w:rPrChange w:id="1132" w:author="Julian Christensen" w:date="2024-07-04T08:59:00Z">
            <w:rPr>
              <w:rFonts w:cs="Times New Roman"/>
              <w:i/>
              <w:iCs/>
              <w:noProof/>
              <w:szCs w:val="24"/>
            </w:rPr>
          </w:rPrChange>
        </w:rPr>
        <w:t>18</w:t>
      </w:r>
      <w:r w:rsidRPr="00463A4D">
        <w:rPr>
          <w:rFonts w:cs="Times New Roman"/>
          <w:noProof/>
          <w:szCs w:val="24"/>
          <w:lang w:val="en-US"/>
          <w:rPrChange w:id="1133" w:author="Julian Christensen" w:date="2024-07-04T08:59:00Z">
            <w:rPr>
              <w:rFonts w:cs="Times New Roman"/>
              <w:noProof/>
              <w:szCs w:val="24"/>
            </w:rPr>
          </w:rPrChange>
        </w:rPr>
        <w:t>(1), e1210. https://doi.org/https://doi.org/10.1002/cl2.1210</w:t>
      </w:r>
    </w:p>
    <w:p w14:paraId="74F5996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34" w:author="Julian Christensen" w:date="2024-07-04T08:59:00Z">
            <w:rPr>
              <w:rFonts w:cs="Times New Roman"/>
              <w:noProof/>
              <w:szCs w:val="24"/>
            </w:rPr>
          </w:rPrChange>
        </w:rPr>
      </w:pPr>
      <w:r w:rsidRPr="00463A4D">
        <w:rPr>
          <w:rFonts w:cs="Times New Roman"/>
          <w:noProof/>
          <w:szCs w:val="24"/>
          <w:lang w:val="en-US"/>
          <w:rPrChange w:id="1135" w:author="Julian Christensen" w:date="2024-07-04T08:59:00Z">
            <w:rPr>
              <w:rFonts w:cs="Times New Roman"/>
              <w:noProof/>
              <w:szCs w:val="24"/>
            </w:rPr>
          </w:rPrChange>
        </w:rPr>
        <w:t xml:space="preserve">Filges, T., Montgomery, E., Kastrup, M., &amp; Jørgensen, A.-M. K. (2015). The Impact of Detention on the Health of Asylum Seekers: A Systematic Review. </w:t>
      </w:r>
      <w:r w:rsidRPr="00463A4D">
        <w:rPr>
          <w:rFonts w:cs="Times New Roman"/>
          <w:i/>
          <w:iCs/>
          <w:noProof/>
          <w:szCs w:val="24"/>
          <w:lang w:val="en-US"/>
          <w:rPrChange w:id="1136" w:author="Julian Christensen" w:date="2024-07-04T08:59:00Z">
            <w:rPr>
              <w:rFonts w:cs="Times New Roman"/>
              <w:i/>
              <w:iCs/>
              <w:noProof/>
              <w:szCs w:val="24"/>
            </w:rPr>
          </w:rPrChange>
        </w:rPr>
        <w:t>Campbell Systematic Reviews</w:t>
      </w:r>
      <w:r w:rsidRPr="00463A4D">
        <w:rPr>
          <w:rFonts w:cs="Times New Roman"/>
          <w:noProof/>
          <w:szCs w:val="24"/>
          <w:lang w:val="en-US"/>
          <w:rPrChange w:id="1137" w:author="Julian Christensen" w:date="2024-07-04T08:59:00Z">
            <w:rPr>
              <w:rFonts w:cs="Times New Roman"/>
              <w:noProof/>
              <w:szCs w:val="24"/>
            </w:rPr>
          </w:rPrChange>
        </w:rPr>
        <w:t xml:space="preserve">, </w:t>
      </w:r>
      <w:r w:rsidRPr="00463A4D">
        <w:rPr>
          <w:rFonts w:cs="Times New Roman"/>
          <w:i/>
          <w:iCs/>
          <w:noProof/>
          <w:szCs w:val="24"/>
          <w:lang w:val="en-US"/>
          <w:rPrChange w:id="1138" w:author="Julian Christensen" w:date="2024-07-04T08:59:00Z">
            <w:rPr>
              <w:rFonts w:cs="Times New Roman"/>
              <w:i/>
              <w:iCs/>
              <w:noProof/>
              <w:szCs w:val="24"/>
            </w:rPr>
          </w:rPrChange>
        </w:rPr>
        <w:t>11</w:t>
      </w:r>
      <w:r w:rsidRPr="00463A4D">
        <w:rPr>
          <w:rFonts w:cs="Times New Roman"/>
          <w:noProof/>
          <w:szCs w:val="24"/>
          <w:lang w:val="en-US"/>
          <w:rPrChange w:id="1139" w:author="Julian Christensen" w:date="2024-07-04T08:59:00Z">
            <w:rPr>
              <w:rFonts w:cs="Times New Roman"/>
              <w:noProof/>
              <w:szCs w:val="24"/>
            </w:rPr>
          </w:rPrChange>
        </w:rPr>
        <w:t>(1), 1–104. https://doi.org/https://doi.org/10.4073/csr.2015.13</w:t>
      </w:r>
    </w:p>
    <w:p w14:paraId="0D0BC11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40" w:author="Julian Christensen" w:date="2024-07-04T08:59:00Z">
            <w:rPr>
              <w:rFonts w:cs="Times New Roman"/>
              <w:noProof/>
              <w:szCs w:val="24"/>
            </w:rPr>
          </w:rPrChange>
        </w:rPr>
      </w:pPr>
      <w:r w:rsidRPr="00463A4D">
        <w:rPr>
          <w:rFonts w:cs="Times New Roman"/>
          <w:noProof/>
          <w:szCs w:val="24"/>
          <w:lang w:val="de-DE"/>
          <w:rPrChange w:id="1141" w:author="Julian Christensen" w:date="2024-07-04T08:59:00Z">
            <w:rPr>
              <w:rFonts w:cs="Times New Roman"/>
              <w:noProof/>
              <w:szCs w:val="24"/>
            </w:rPr>
          </w:rPrChange>
        </w:rPr>
        <w:t xml:space="preserve">Filges, T., Siren, A., Fridberg, T., &amp; Nielsen, B. C. V. (2020). </w:t>
      </w:r>
      <w:r w:rsidRPr="00463A4D">
        <w:rPr>
          <w:rFonts w:cs="Times New Roman"/>
          <w:noProof/>
          <w:szCs w:val="24"/>
          <w:lang w:val="en-US"/>
          <w:rPrChange w:id="1142" w:author="Julian Christensen" w:date="2024-07-04T08:59:00Z">
            <w:rPr>
              <w:rFonts w:cs="Times New Roman"/>
              <w:noProof/>
              <w:szCs w:val="24"/>
            </w:rPr>
          </w:rPrChange>
        </w:rPr>
        <w:t xml:space="preserve">Voluntary work for the physical and mental health of older volunteers: A systematic review. </w:t>
      </w:r>
      <w:r w:rsidRPr="00463A4D">
        <w:rPr>
          <w:rFonts w:cs="Times New Roman"/>
          <w:i/>
          <w:iCs/>
          <w:noProof/>
          <w:szCs w:val="24"/>
          <w:lang w:val="en-US"/>
          <w:rPrChange w:id="1143" w:author="Julian Christensen" w:date="2024-07-04T08:59:00Z">
            <w:rPr>
              <w:rFonts w:cs="Times New Roman"/>
              <w:i/>
              <w:iCs/>
              <w:noProof/>
              <w:szCs w:val="24"/>
            </w:rPr>
          </w:rPrChange>
        </w:rPr>
        <w:t>Campbell Systematic Reviews</w:t>
      </w:r>
      <w:r w:rsidRPr="00463A4D">
        <w:rPr>
          <w:rFonts w:cs="Times New Roman"/>
          <w:noProof/>
          <w:szCs w:val="24"/>
          <w:lang w:val="en-US"/>
          <w:rPrChange w:id="1144" w:author="Julian Christensen" w:date="2024-07-04T08:59:00Z">
            <w:rPr>
              <w:rFonts w:cs="Times New Roman"/>
              <w:noProof/>
              <w:szCs w:val="24"/>
            </w:rPr>
          </w:rPrChange>
        </w:rPr>
        <w:t xml:space="preserve">, </w:t>
      </w:r>
      <w:r w:rsidRPr="00463A4D">
        <w:rPr>
          <w:rFonts w:cs="Times New Roman"/>
          <w:i/>
          <w:iCs/>
          <w:noProof/>
          <w:szCs w:val="24"/>
          <w:lang w:val="en-US"/>
          <w:rPrChange w:id="1145" w:author="Julian Christensen" w:date="2024-07-04T08:59:00Z">
            <w:rPr>
              <w:rFonts w:cs="Times New Roman"/>
              <w:i/>
              <w:iCs/>
              <w:noProof/>
              <w:szCs w:val="24"/>
            </w:rPr>
          </w:rPrChange>
        </w:rPr>
        <w:t>16</w:t>
      </w:r>
      <w:r w:rsidRPr="00463A4D">
        <w:rPr>
          <w:rFonts w:cs="Times New Roman"/>
          <w:noProof/>
          <w:szCs w:val="24"/>
          <w:lang w:val="en-US"/>
          <w:rPrChange w:id="1146" w:author="Julian Christensen" w:date="2024-07-04T08:59:00Z">
            <w:rPr>
              <w:rFonts w:cs="Times New Roman"/>
              <w:noProof/>
              <w:szCs w:val="24"/>
            </w:rPr>
          </w:rPrChange>
        </w:rPr>
        <w:t>(4), e1124. https://doi.org/https://doi.org/10.1002/cl2.1124</w:t>
      </w:r>
    </w:p>
    <w:p w14:paraId="16FA745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47" w:author="Julian Christensen" w:date="2024-07-04T08:59:00Z">
            <w:rPr>
              <w:rFonts w:cs="Times New Roman"/>
              <w:noProof/>
              <w:szCs w:val="24"/>
            </w:rPr>
          </w:rPrChange>
        </w:rPr>
      </w:pPr>
      <w:r w:rsidRPr="00FE6365">
        <w:rPr>
          <w:rFonts w:cs="Times New Roman"/>
          <w:noProof/>
          <w:szCs w:val="24"/>
        </w:rPr>
        <w:t xml:space="preserve">Filges, T., Smedslund, G., Eriksen, T., &amp; Birkefoss, K. (2023). </w:t>
      </w:r>
      <w:r w:rsidRPr="00463A4D">
        <w:rPr>
          <w:rFonts w:cs="Times New Roman"/>
          <w:noProof/>
          <w:szCs w:val="24"/>
          <w:lang w:val="en-US"/>
          <w:rPrChange w:id="1148" w:author="Julian Christensen" w:date="2024-07-04T08:59:00Z">
            <w:rPr>
              <w:rFonts w:cs="Times New Roman"/>
              <w:noProof/>
              <w:szCs w:val="24"/>
            </w:rPr>
          </w:rPrChange>
        </w:rPr>
        <w:t xml:space="preserve">PROTOCOL: The FRIENDS </w:t>
      </w:r>
      <w:r w:rsidRPr="00463A4D">
        <w:rPr>
          <w:rFonts w:cs="Times New Roman"/>
          <w:noProof/>
          <w:szCs w:val="24"/>
          <w:lang w:val="en-US"/>
          <w:rPrChange w:id="1149" w:author="Julian Christensen" w:date="2024-07-04T08:59:00Z">
            <w:rPr>
              <w:rFonts w:cs="Times New Roman"/>
              <w:noProof/>
              <w:szCs w:val="24"/>
            </w:rPr>
          </w:rPrChange>
        </w:rPr>
        <w:lastRenderedPageBreak/>
        <w:t xml:space="preserve">preventive programme for reducing anxiety symptoms in children and adolescents: A systematic review. </w:t>
      </w:r>
      <w:r w:rsidRPr="00463A4D">
        <w:rPr>
          <w:rFonts w:cs="Times New Roman"/>
          <w:i/>
          <w:iCs/>
          <w:noProof/>
          <w:szCs w:val="24"/>
          <w:lang w:val="en-US"/>
          <w:rPrChange w:id="1150" w:author="Julian Christensen" w:date="2024-07-04T08:59:00Z">
            <w:rPr>
              <w:rFonts w:cs="Times New Roman"/>
              <w:i/>
              <w:iCs/>
              <w:noProof/>
              <w:szCs w:val="24"/>
            </w:rPr>
          </w:rPrChange>
        </w:rPr>
        <w:t>Campbell Systematic Reviews</w:t>
      </w:r>
      <w:r w:rsidRPr="00463A4D">
        <w:rPr>
          <w:rFonts w:cs="Times New Roman"/>
          <w:noProof/>
          <w:szCs w:val="24"/>
          <w:lang w:val="en-US"/>
          <w:rPrChange w:id="1151" w:author="Julian Christensen" w:date="2024-07-04T08:59:00Z">
            <w:rPr>
              <w:rFonts w:cs="Times New Roman"/>
              <w:noProof/>
              <w:szCs w:val="24"/>
            </w:rPr>
          </w:rPrChange>
        </w:rPr>
        <w:t xml:space="preserve">, </w:t>
      </w:r>
      <w:r w:rsidRPr="00463A4D">
        <w:rPr>
          <w:rFonts w:cs="Times New Roman"/>
          <w:i/>
          <w:iCs/>
          <w:noProof/>
          <w:szCs w:val="24"/>
          <w:lang w:val="en-US"/>
          <w:rPrChange w:id="1152" w:author="Julian Christensen" w:date="2024-07-04T08:59:00Z">
            <w:rPr>
              <w:rFonts w:cs="Times New Roman"/>
              <w:i/>
              <w:iCs/>
              <w:noProof/>
              <w:szCs w:val="24"/>
            </w:rPr>
          </w:rPrChange>
        </w:rPr>
        <w:t>19</w:t>
      </w:r>
      <w:r w:rsidRPr="00463A4D">
        <w:rPr>
          <w:rFonts w:cs="Times New Roman"/>
          <w:noProof/>
          <w:szCs w:val="24"/>
          <w:lang w:val="en-US"/>
          <w:rPrChange w:id="1153" w:author="Julian Christensen" w:date="2024-07-04T08:59:00Z">
            <w:rPr>
              <w:rFonts w:cs="Times New Roman"/>
              <w:noProof/>
              <w:szCs w:val="24"/>
            </w:rPr>
          </w:rPrChange>
        </w:rPr>
        <w:t>(4), e1374. https://doi.org/https://doi.org/10.1002/cl2.1374</w:t>
      </w:r>
    </w:p>
    <w:p w14:paraId="214D9B7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54" w:author="Julian Christensen" w:date="2024-07-04T08:59:00Z">
            <w:rPr>
              <w:rFonts w:cs="Times New Roman"/>
              <w:noProof/>
              <w:szCs w:val="24"/>
            </w:rPr>
          </w:rPrChange>
        </w:rPr>
      </w:pPr>
      <w:r w:rsidRPr="00463A4D">
        <w:rPr>
          <w:rFonts w:cs="Times New Roman"/>
          <w:noProof/>
          <w:szCs w:val="24"/>
          <w:lang w:val="de-DE"/>
          <w:rPrChange w:id="1155" w:author="Julian Christensen" w:date="2024-07-04T08:59:00Z">
            <w:rPr>
              <w:rFonts w:cs="Times New Roman"/>
              <w:noProof/>
              <w:szCs w:val="24"/>
            </w:rPr>
          </w:rPrChange>
        </w:rPr>
        <w:t xml:space="preserve">Filges, T., Sonne‐Schmidt, C. S., &amp; Nielsen, B. C. V. (2018). </w:t>
      </w:r>
      <w:r w:rsidRPr="00463A4D">
        <w:rPr>
          <w:rFonts w:cs="Times New Roman"/>
          <w:noProof/>
          <w:szCs w:val="24"/>
          <w:lang w:val="en-US"/>
          <w:rPrChange w:id="1156" w:author="Julian Christensen" w:date="2024-07-04T08:59:00Z">
            <w:rPr>
              <w:rFonts w:cs="Times New Roman"/>
              <w:noProof/>
              <w:szCs w:val="24"/>
            </w:rPr>
          </w:rPrChange>
        </w:rPr>
        <w:t xml:space="preserve">Small class sizes for improving student achievement in primary and secondary schools: A systematic review. </w:t>
      </w:r>
      <w:r w:rsidRPr="00463A4D">
        <w:rPr>
          <w:rFonts w:cs="Times New Roman"/>
          <w:i/>
          <w:iCs/>
          <w:noProof/>
          <w:szCs w:val="24"/>
          <w:lang w:val="en-US"/>
          <w:rPrChange w:id="1157" w:author="Julian Christensen" w:date="2024-07-04T08:59:00Z">
            <w:rPr>
              <w:rFonts w:cs="Times New Roman"/>
              <w:i/>
              <w:iCs/>
              <w:noProof/>
              <w:szCs w:val="24"/>
            </w:rPr>
          </w:rPrChange>
        </w:rPr>
        <w:t>Campbell Systematic Reviews</w:t>
      </w:r>
      <w:r w:rsidRPr="00463A4D">
        <w:rPr>
          <w:rFonts w:cs="Times New Roman"/>
          <w:noProof/>
          <w:szCs w:val="24"/>
          <w:lang w:val="en-US"/>
          <w:rPrChange w:id="1158" w:author="Julian Christensen" w:date="2024-07-04T08:59:00Z">
            <w:rPr>
              <w:rFonts w:cs="Times New Roman"/>
              <w:noProof/>
              <w:szCs w:val="24"/>
            </w:rPr>
          </w:rPrChange>
        </w:rPr>
        <w:t xml:space="preserve">, </w:t>
      </w:r>
      <w:r w:rsidRPr="00463A4D">
        <w:rPr>
          <w:rFonts w:cs="Times New Roman"/>
          <w:i/>
          <w:iCs/>
          <w:noProof/>
          <w:szCs w:val="24"/>
          <w:lang w:val="en-US"/>
          <w:rPrChange w:id="1159" w:author="Julian Christensen" w:date="2024-07-04T08:59:00Z">
            <w:rPr>
              <w:rFonts w:cs="Times New Roman"/>
              <w:i/>
              <w:iCs/>
              <w:noProof/>
              <w:szCs w:val="24"/>
            </w:rPr>
          </w:rPrChange>
        </w:rPr>
        <w:t>14</w:t>
      </w:r>
      <w:r w:rsidRPr="00463A4D">
        <w:rPr>
          <w:rFonts w:cs="Times New Roman"/>
          <w:noProof/>
          <w:szCs w:val="24"/>
          <w:lang w:val="en-US"/>
          <w:rPrChange w:id="1160" w:author="Julian Christensen" w:date="2024-07-04T08:59:00Z">
            <w:rPr>
              <w:rFonts w:cs="Times New Roman"/>
              <w:noProof/>
              <w:szCs w:val="24"/>
            </w:rPr>
          </w:rPrChange>
        </w:rPr>
        <w:t>(1), 1–107. https://doi.org/10.4073/csr.2018.10</w:t>
      </w:r>
    </w:p>
    <w:p w14:paraId="39524C7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61" w:author="Julian Christensen" w:date="2024-07-04T08:59:00Z">
            <w:rPr>
              <w:rFonts w:cs="Times New Roman"/>
              <w:noProof/>
              <w:szCs w:val="24"/>
            </w:rPr>
          </w:rPrChange>
        </w:rPr>
      </w:pPr>
      <w:r w:rsidRPr="00463A4D">
        <w:rPr>
          <w:rFonts w:cs="Times New Roman"/>
          <w:noProof/>
          <w:szCs w:val="24"/>
          <w:lang w:val="en-US"/>
          <w:rPrChange w:id="1162" w:author="Julian Christensen" w:date="2024-07-04T08:59:00Z">
            <w:rPr>
              <w:rFonts w:cs="Times New Roman"/>
              <w:noProof/>
              <w:szCs w:val="24"/>
            </w:rPr>
          </w:rPrChange>
        </w:rPr>
        <w:t xml:space="preserve">Filges, T., Torgerson, C., Gascoine, L., Dietrichson, J., Nielsen, C., &amp; Viinholt, B. A. (2019). Effectiveness of continuing professional development training of welfare professionals on outcomes for children and young people: A systematic review. </w:t>
      </w:r>
      <w:r w:rsidRPr="00463A4D">
        <w:rPr>
          <w:rFonts w:cs="Times New Roman"/>
          <w:i/>
          <w:iCs/>
          <w:noProof/>
          <w:szCs w:val="24"/>
          <w:lang w:val="en-US"/>
          <w:rPrChange w:id="1163" w:author="Julian Christensen" w:date="2024-07-04T08:59:00Z">
            <w:rPr>
              <w:rFonts w:cs="Times New Roman"/>
              <w:i/>
              <w:iCs/>
              <w:noProof/>
              <w:szCs w:val="24"/>
            </w:rPr>
          </w:rPrChange>
        </w:rPr>
        <w:t>Campbell Systematic Reviews</w:t>
      </w:r>
      <w:r w:rsidRPr="00463A4D">
        <w:rPr>
          <w:rFonts w:cs="Times New Roman"/>
          <w:noProof/>
          <w:szCs w:val="24"/>
          <w:lang w:val="en-US"/>
          <w:rPrChange w:id="1164" w:author="Julian Christensen" w:date="2024-07-04T08:59:00Z">
            <w:rPr>
              <w:rFonts w:cs="Times New Roman"/>
              <w:noProof/>
              <w:szCs w:val="24"/>
            </w:rPr>
          </w:rPrChange>
        </w:rPr>
        <w:t xml:space="preserve">, </w:t>
      </w:r>
      <w:r w:rsidRPr="00463A4D">
        <w:rPr>
          <w:rFonts w:cs="Times New Roman"/>
          <w:i/>
          <w:iCs/>
          <w:noProof/>
          <w:szCs w:val="24"/>
          <w:lang w:val="en-US"/>
          <w:rPrChange w:id="1165" w:author="Julian Christensen" w:date="2024-07-04T08:59:00Z">
            <w:rPr>
              <w:rFonts w:cs="Times New Roman"/>
              <w:i/>
              <w:iCs/>
              <w:noProof/>
              <w:szCs w:val="24"/>
            </w:rPr>
          </w:rPrChange>
        </w:rPr>
        <w:t>15</w:t>
      </w:r>
      <w:r w:rsidRPr="00463A4D">
        <w:rPr>
          <w:rFonts w:cs="Times New Roman"/>
          <w:noProof/>
          <w:szCs w:val="24"/>
          <w:lang w:val="en-US"/>
          <w:rPrChange w:id="1166" w:author="Julian Christensen" w:date="2024-07-04T08:59:00Z">
            <w:rPr>
              <w:rFonts w:cs="Times New Roman"/>
              <w:noProof/>
              <w:szCs w:val="24"/>
            </w:rPr>
          </w:rPrChange>
        </w:rPr>
        <w:t>(4), e1060. https://doi.org/https://doi.org/10.1002/cl2.1060</w:t>
      </w:r>
    </w:p>
    <w:p w14:paraId="254B82F0"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67" w:author="Julian Christensen" w:date="2024-07-04T08:59:00Z">
            <w:rPr>
              <w:rFonts w:cs="Times New Roman"/>
              <w:noProof/>
              <w:szCs w:val="24"/>
            </w:rPr>
          </w:rPrChange>
        </w:rPr>
      </w:pPr>
      <w:r w:rsidRPr="00FE6365">
        <w:rPr>
          <w:rFonts w:cs="Times New Roman"/>
          <w:noProof/>
          <w:szCs w:val="24"/>
        </w:rPr>
        <w:t xml:space="preserve">Filges, T., Verner, M., Ladekjær, E., &amp; Bengtsen, E. (2023). </w:t>
      </w:r>
      <w:r w:rsidRPr="00463A4D">
        <w:rPr>
          <w:rFonts w:cs="Times New Roman"/>
          <w:noProof/>
          <w:szCs w:val="24"/>
          <w:lang w:val="en-US"/>
          <w:rPrChange w:id="1168" w:author="Julian Christensen" w:date="2024-07-04T08:59:00Z">
            <w:rPr>
              <w:rFonts w:cs="Times New Roman"/>
              <w:noProof/>
              <w:szCs w:val="24"/>
            </w:rPr>
          </w:rPrChange>
        </w:rPr>
        <w:t xml:space="preserve">PROTOCOL: Participation in organised sport to improve and prevent adverse developmental trajectories of at-risk youth: A systematic review. </w:t>
      </w:r>
      <w:r w:rsidRPr="00463A4D">
        <w:rPr>
          <w:rFonts w:cs="Times New Roman"/>
          <w:i/>
          <w:iCs/>
          <w:noProof/>
          <w:szCs w:val="24"/>
          <w:lang w:val="en-US"/>
          <w:rPrChange w:id="1169" w:author="Julian Christensen" w:date="2024-07-04T08:59:00Z">
            <w:rPr>
              <w:rFonts w:cs="Times New Roman"/>
              <w:i/>
              <w:iCs/>
              <w:noProof/>
              <w:szCs w:val="24"/>
            </w:rPr>
          </w:rPrChange>
        </w:rPr>
        <w:t>Campbell Systematic Reviews</w:t>
      </w:r>
      <w:r w:rsidRPr="00463A4D">
        <w:rPr>
          <w:rFonts w:cs="Times New Roman"/>
          <w:noProof/>
          <w:szCs w:val="24"/>
          <w:lang w:val="en-US"/>
          <w:rPrChange w:id="1170" w:author="Julian Christensen" w:date="2024-07-04T08:59:00Z">
            <w:rPr>
              <w:rFonts w:cs="Times New Roman"/>
              <w:noProof/>
              <w:szCs w:val="24"/>
            </w:rPr>
          </w:rPrChange>
        </w:rPr>
        <w:t xml:space="preserve">, </w:t>
      </w:r>
      <w:r w:rsidRPr="00463A4D">
        <w:rPr>
          <w:rFonts w:cs="Times New Roman"/>
          <w:i/>
          <w:iCs/>
          <w:noProof/>
          <w:szCs w:val="24"/>
          <w:lang w:val="en-US"/>
          <w:rPrChange w:id="1171" w:author="Julian Christensen" w:date="2024-07-04T08:59:00Z">
            <w:rPr>
              <w:rFonts w:cs="Times New Roman"/>
              <w:i/>
              <w:iCs/>
              <w:noProof/>
              <w:szCs w:val="24"/>
            </w:rPr>
          </w:rPrChange>
        </w:rPr>
        <w:t>19</w:t>
      </w:r>
      <w:r w:rsidRPr="00463A4D">
        <w:rPr>
          <w:rFonts w:cs="Times New Roman"/>
          <w:noProof/>
          <w:szCs w:val="24"/>
          <w:lang w:val="en-US"/>
          <w:rPrChange w:id="1172" w:author="Julian Christensen" w:date="2024-07-04T08:59:00Z">
            <w:rPr>
              <w:rFonts w:cs="Times New Roman"/>
              <w:noProof/>
              <w:szCs w:val="24"/>
            </w:rPr>
          </w:rPrChange>
        </w:rPr>
        <w:t>(2), e1321. https://doi.org/https://doi.org/10.1002/cl2.1321</w:t>
      </w:r>
    </w:p>
    <w:p w14:paraId="5CEAFCA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73" w:author="Julian Christensen" w:date="2024-07-04T08:59:00Z">
            <w:rPr>
              <w:rFonts w:cs="Times New Roman"/>
              <w:noProof/>
              <w:szCs w:val="24"/>
            </w:rPr>
          </w:rPrChange>
        </w:rPr>
      </w:pPr>
      <w:r w:rsidRPr="00463A4D">
        <w:rPr>
          <w:rFonts w:cs="Times New Roman"/>
          <w:noProof/>
          <w:szCs w:val="24"/>
          <w:lang w:val="en-US"/>
          <w:rPrChange w:id="1174" w:author="Julian Christensen" w:date="2024-07-04T08:59:00Z">
            <w:rPr>
              <w:rFonts w:cs="Times New Roman"/>
              <w:noProof/>
              <w:szCs w:val="24"/>
            </w:rPr>
          </w:rPrChange>
        </w:rPr>
        <w:t xml:space="preserve">Gargari, O. K., Mahmoudi, M. H., Hajisafarali, M., &amp; Samiee, R. (2024). Enhancing title and abstract screening for systematic reviews with GPT-3.5 turbo. </w:t>
      </w:r>
      <w:r w:rsidRPr="00463A4D">
        <w:rPr>
          <w:rFonts w:cs="Times New Roman"/>
          <w:i/>
          <w:iCs/>
          <w:noProof/>
          <w:szCs w:val="24"/>
          <w:lang w:val="en-US"/>
          <w:rPrChange w:id="1175" w:author="Julian Christensen" w:date="2024-07-04T08:59:00Z">
            <w:rPr>
              <w:rFonts w:cs="Times New Roman"/>
              <w:i/>
              <w:iCs/>
              <w:noProof/>
              <w:szCs w:val="24"/>
            </w:rPr>
          </w:rPrChange>
        </w:rPr>
        <w:t>BMJ Evidence-Based Medicine</w:t>
      </w:r>
      <w:r w:rsidRPr="00463A4D">
        <w:rPr>
          <w:rFonts w:cs="Times New Roman"/>
          <w:noProof/>
          <w:szCs w:val="24"/>
          <w:lang w:val="en-US"/>
          <w:rPrChange w:id="1176" w:author="Julian Christensen" w:date="2024-07-04T08:59:00Z">
            <w:rPr>
              <w:rFonts w:cs="Times New Roman"/>
              <w:noProof/>
              <w:szCs w:val="24"/>
            </w:rPr>
          </w:rPrChange>
        </w:rPr>
        <w:t xml:space="preserve">, </w:t>
      </w:r>
      <w:r w:rsidRPr="00463A4D">
        <w:rPr>
          <w:rFonts w:cs="Times New Roman"/>
          <w:i/>
          <w:iCs/>
          <w:noProof/>
          <w:szCs w:val="24"/>
          <w:lang w:val="en-US"/>
          <w:rPrChange w:id="1177" w:author="Julian Christensen" w:date="2024-07-04T08:59:00Z">
            <w:rPr>
              <w:rFonts w:cs="Times New Roman"/>
              <w:i/>
              <w:iCs/>
              <w:noProof/>
              <w:szCs w:val="24"/>
            </w:rPr>
          </w:rPrChange>
        </w:rPr>
        <w:t>29</w:t>
      </w:r>
      <w:r w:rsidRPr="00463A4D">
        <w:rPr>
          <w:rFonts w:cs="Times New Roman"/>
          <w:noProof/>
          <w:szCs w:val="24"/>
          <w:lang w:val="en-US"/>
          <w:rPrChange w:id="1178" w:author="Julian Christensen" w:date="2024-07-04T08:59:00Z">
            <w:rPr>
              <w:rFonts w:cs="Times New Roman"/>
              <w:noProof/>
              <w:szCs w:val="24"/>
            </w:rPr>
          </w:rPrChange>
        </w:rPr>
        <w:t>(1), 69 LP – 70. https://doi.org/10.1136/bmjebm-2023-112678</w:t>
      </w:r>
    </w:p>
    <w:p w14:paraId="3DEAF60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79" w:author="Julian Christensen" w:date="2024-07-04T08:59:00Z">
            <w:rPr>
              <w:rFonts w:cs="Times New Roman"/>
              <w:noProof/>
              <w:szCs w:val="24"/>
            </w:rPr>
          </w:rPrChange>
        </w:rPr>
      </w:pPr>
      <w:r w:rsidRPr="00463A4D">
        <w:rPr>
          <w:rFonts w:cs="Times New Roman"/>
          <w:noProof/>
          <w:szCs w:val="24"/>
          <w:lang w:val="en-US"/>
          <w:rPrChange w:id="1180" w:author="Julian Christensen" w:date="2024-07-04T08:59:00Z">
            <w:rPr>
              <w:rFonts w:cs="Times New Roman"/>
              <w:noProof/>
              <w:szCs w:val="24"/>
            </w:rPr>
          </w:rPrChange>
        </w:rPr>
        <w:t xml:space="preserve">Gartlehner, G., Wagner, G., Lux, L., Affengruber, L., Dobrescu, A., Kaminski-Hartenthaler, A., &amp; Viswanathan, M. (2019). Assessing the accuracy of machine-assisted abstract screening with DistillerAI: a user study. </w:t>
      </w:r>
      <w:r w:rsidRPr="00463A4D">
        <w:rPr>
          <w:rFonts w:cs="Times New Roman"/>
          <w:i/>
          <w:iCs/>
          <w:noProof/>
          <w:szCs w:val="24"/>
          <w:lang w:val="en-US"/>
          <w:rPrChange w:id="1181" w:author="Julian Christensen" w:date="2024-07-04T08:59:00Z">
            <w:rPr>
              <w:rFonts w:cs="Times New Roman"/>
              <w:i/>
              <w:iCs/>
              <w:noProof/>
              <w:szCs w:val="24"/>
            </w:rPr>
          </w:rPrChange>
        </w:rPr>
        <w:t>Systematic Reviews</w:t>
      </w:r>
      <w:r w:rsidRPr="00463A4D">
        <w:rPr>
          <w:rFonts w:cs="Times New Roman"/>
          <w:noProof/>
          <w:szCs w:val="24"/>
          <w:lang w:val="en-US"/>
          <w:rPrChange w:id="1182" w:author="Julian Christensen" w:date="2024-07-04T08:59:00Z">
            <w:rPr>
              <w:rFonts w:cs="Times New Roman"/>
              <w:noProof/>
              <w:szCs w:val="24"/>
            </w:rPr>
          </w:rPrChange>
        </w:rPr>
        <w:t xml:space="preserve">, </w:t>
      </w:r>
      <w:r w:rsidRPr="00463A4D">
        <w:rPr>
          <w:rFonts w:cs="Times New Roman"/>
          <w:i/>
          <w:iCs/>
          <w:noProof/>
          <w:szCs w:val="24"/>
          <w:lang w:val="en-US"/>
          <w:rPrChange w:id="1183" w:author="Julian Christensen" w:date="2024-07-04T08:59:00Z">
            <w:rPr>
              <w:rFonts w:cs="Times New Roman"/>
              <w:i/>
              <w:iCs/>
              <w:noProof/>
              <w:szCs w:val="24"/>
            </w:rPr>
          </w:rPrChange>
        </w:rPr>
        <w:t>8</w:t>
      </w:r>
      <w:r w:rsidRPr="00463A4D">
        <w:rPr>
          <w:rFonts w:cs="Times New Roman"/>
          <w:noProof/>
          <w:szCs w:val="24"/>
          <w:lang w:val="en-US"/>
          <w:rPrChange w:id="1184" w:author="Julian Christensen" w:date="2024-07-04T08:59:00Z">
            <w:rPr>
              <w:rFonts w:cs="Times New Roman"/>
              <w:noProof/>
              <w:szCs w:val="24"/>
            </w:rPr>
          </w:rPrChange>
        </w:rPr>
        <w:t>(1), 277. https://doi.org/10.1186/s13643-019-1221-3</w:t>
      </w:r>
    </w:p>
    <w:p w14:paraId="79EDF55C"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463A4D">
        <w:rPr>
          <w:rFonts w:cs="Times New Roman"/>
          <w:noProof/>
          <w:szCs w:val="24"/>
          <w:lang w:val="en-US"/>
          <w:rPrChange w:id="1185" w:author="Julian Christensen" w:date="2024-07-04T08:59:00Z">
            <w:rPr>
              <w:rFonts w:cs="Times New Roman"/>
              <w:noProof/>
              <w:szCs w:val="24"/>
            </w:rPr>
          </w:rPrChange>
        </w:rPr>
        <w:t xml:space="preserve">Gough, D., Oliver, S., &amp; Thomas, J. (2017). </w:t>
      </w:r>
      <w:r w:rsidRPr="00463A4D">
        <w:rPr>
          <w:rFonts w:cs="Times New Roman"/>
          <w:i/>
          <w:iCs/>
          <w:noProof/>
          <w:szCs w:val="24"/>
          <w:lang w:val="en-US"/>
          <w:rPrChange w:id="1186" w:author="Julian Christensen" w:date="2024-07-04T08:59:00Z">
            <w:rPr>
              <w:rFonts w:cs="Times New Roman"/>
              <w:i/>
              <w:iCs/>
              <w:noProof/>
              <w:szCs w:val="24"/>
            </w:rPr>
          </w:rPrChange>
        </w:rPr>
        <w:t>An introduction to systematic reviews</w:t>
      </w:r>
      <w:r w:rsidRPr="00463A4D">
        <w:rPr>
          <w:rFonts w:cs="Times New Roman"/>
          <w:noProof/>
          <w:szCs w:val="24"/>
          <w:lang w:val="en-US"/>
          <w:rPrChange w:id="1187" w:author="Julian Christensen" w:date="2024-07-04T08:59:00Z">
            <w:rPr>
              <w:rFonts w:cs="Times New Roman"/>
              <w:noProof/>
              <w:szCs w:val="24"/>
            </w:rPr>
          </w:rPrChange>
        </w:rPr>
        <w:t xml:space="preserve"> (2nd ed.). </w:t>
      </w:r>
      <w:r w:rsidRPr="00FE6365">
        <w:rPr>
          <w:rFonts w:cs="Times New Roman"/>
          <w:noProof/>
          <w:szCs w:val="24"/>
        </w:rPr>
        <w:t>Sage.</w:t>
      </w:r>
    </w:p>
    <w:p w14:paraId="38EAC3CE"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Guo, E., Gupta, M., Deng, J., Park, Y.-J., Paget, M., &amp; Naugler, C. (2024). </w:t>
      </w:r>
      <w:r w:rsidRPr="00463A4D">
        <w:rPr>
          <w:rFonts w:cs="Times New Roman"/>
          <w:noProof/>
          <w:szCs w:val="24"/>
          <w:lang w:val="en-US"/>
          <w:rPrChange w:id="1188" w:author="Julian Christensen" w:date="2024-07-04T08:59:00Z">
            <w:rPr>
              <w:rFonts w:cs="Times New Roman"/>
              <w:noProof/>
              <w:szCs w:val="24"/>
            </w:rPr>
          </w:rPrChange>
        </w:rPr>
        <w:t xml:space="preserve">Automated Paper Screening for Clinical Reviews Using Large Language Models: Data Analysis Study. </w:t>
      </w:r>
      <w:r w:rsidRPr="00FE6365">
        <w:rPr>
          <w:rFonts w:cs="Times New Roman"/>
          <w:i/>
          <w:iCs/>
          <w:noProof/>
          <w:szCs w:val="24"/>
        </w:rPr>
        <w:t>J Med Internet Res</w:t>
      </w:r>
      <w:r w:rsidRPr="00FE6365">
        <w:rPr>
          <w:rFonts w:cs="Times New Roman"/>
          <w:noProof/>
          <w:szCs w:val="24"/>
        </w:rPr>
        <w:t xml:space="preserve">, </w:t>
      </w:r>
      <w:r w:rsidRPr="00FE6365">
        <w:rPr>
          <w:rFonts w:cs="Times New Roman"/>
          <w:i/>
          <w:iCs/>
          <w:noProof/>
          <w:szCs w:val="24"/>
        </w:rPr>
        <w:t>26</w:t>
      </w:r>
      <w:r w:rsidRPr="00FE6365">
        <w:rPr>
          <w:rFonts w:cs="Times New Roman"/>
          <w:noProof/>
          <w:szCs w:val="24"/>
        </w:rPr>
        <w:t>, e48996. https://doi.org/10.2196/48996</w:t>
      </w:r>
    </w:p>
    <w:p w14:paraId="2166999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89" w:author="Julian Christensen" w:date="2024-07-04T08:59:00Z">
            <w:rPr>
              <w:rFonts w:cs="Times New Roman"/>
              <w:noProof/>
              <w:szCs w:val="24"/>
            </w:rPr>
          </w:rPrChange>
        </w:rPr>
      </w:pPr>
      <w:r w:rsidRPr="00FE6365">
        <w:rPr>
          <w:rFonts w:cs="Times New Roman"/>
          <w:noProof/>
          <w:szCs w:val="24"/>
        </w:rPr>
        <w:t xml:space="preserve">Hedges, L. V. (1992). </w:t>
      </w:r>
      <w:r w:rsidRPr="00463A4D">
        <w:rPr>
          <w:rFonts w:cs="Times New Roman"/>
          <w:noProof/>
          <w:szCs w:val="24"/>
          <w:lang w:val="en-US"/>
          <w:rPrChange w:id="1190" w:author="Julian Christensen" w:date="2024-07-04T08:59:00Z">
            <w:rPr>
              <w:rFonts w:cs="Times New Roman"/>
              <w:noProof/>
              <w:szCs w:val="24"/>
            </w:rPr>
          </w:rPrChange>
        </w:rPr>
        <w:t xml:space="preserve">Modeling Publication Selection Effects in Meta-Analysis. </w:t>
      </w:r>
      <w:r w:rsidRPr="00463A4D">
        <w:rPr>
          <w:rFonts w:cs="Times New Roman"/>
          <w:i/>
          <w:iCs/>
          <w:noProof/>
          <w:szCs w:val="24"/>
          <w:lang w:val="en-US"/>
          <w:rPrChange w:id="1191" w:author="Julian Christensen" w:date="2024-07-04T08:59:00Z">
            <w:rPr>
              <w:rFonts w:cs="Times New Roman"/>
              <w:i/>
              <w:iCs/>
              <w:noProof/>
              <w:szCs w:val="24"/>
            </w:rPr>
          </w:rPrChange>
        </w:rPr>
        <w:t>Statistical Science</w:t>
      </w:r>
      <w:r w:rsidRPr="00463A4D">
        <w:rPr>
          <w:rFonts w:cs="Times New Roman"/>
          <w:noProof/>
          <w:szCs w:val="24"/>
          <w:lang w:val="en-US"/>
          <w:rPrChange w:id="1192" w:author="Julian Christensen" w:date="2024-07-04T08:59:00Z">
            <w:rPr>
              <w:rFonts w:cs="Times New Roman"/>
              <w:noProof/>
              <w:szCs w:val="24"/>
            </w:rPr>
          </w:rPrChange>
        </w:rPr>
        <w:t xml:space="preserve">, </w:t>
      </w:r>
      <w:r w:rsidRPr="00463A4D">
        <w:rPr>
          <w:rFonts w:cs="Times New Roman"/>
          <w:i/>
          <w:iCs/>
          <w:noProof/>
          <w:szCs w:val="24"/>
          <w:lang w:val="en-US"/>
          <w:rPrChange w:id="1193" w:author="Julian Christensen" w:date="2024-07-04T08:59:00Z">
            <w:rPr>
              <w:rFonts w:cs="Times New Roman"/>
              <w:i/>
              <w:iCs/>
              <w:noProof/>
              <w:szCs w:val="24"/>
            </w:rPr>
          </w:rPrChange>
        </w:rPr>
        <w:t>7</w:t>
      </w:r>
      <w:r w:rsidRPr="00463A4D">
        <w:rPr>
          <w:rFonts w:cs="Times New Roman"/>
          <w:noProof/>
          <w:szCs w:val="24"/>
          <w:lang w:val="en-US"/>
          <w:rPrChange w:id="1194" w:author="Julian Christensen" w:date="2024-07-04T08:59:00Z">
            <w:rPr>
              <w:rFonts w:cs="Times New Roman"/>
              <w:noProof/>
              <w:szCs w:val="24"/>
            </w:rPr>
          </w:rPrChange>
        </w:rPr>
        <w:t>(2), 246–255. http://www.jstor.org/stable/2246311</w:t>
      </w:r>
    </w:p>
    <w:p w14:paraId="781E207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95" w:author="Julian Christensen" w:date="2024-07-04T08:59:00Z">
            <w:rPr>
              <w:rFonts w:cs="Times New Roman"/>
              <w:noProof/>
              <w:szCs w:val="24"/>
            </w:rPr>
          </w:rPrChange>
        </w:rPr>
      </w:pPr>
      <w:r w:rsidRPr="00463A4D">
        <w:rPr>
          <w:rFonts w:cs="Times New Roman"/>
          <w:noProof/>
          <w:szCs w:val="24"/>
          <w:lang w:val="en-US"/>
          <w:rPrChange w:id="1196" w:author="Julian Christensen" w:date="2024-07-04T08:59:00Z">
            <w:rPr>
              <w:rFonts w:cs="Times New Roman"/>
              <w:noProof/>
              <w:szCs w:val="24"/>
            </w:rPr>
          </w:rPrChange>
        </w:rPr>
        <w:t xml:space="preserve">Higgins, J. P. T., Thomas, J., Chandler, J., Cumpston, M. S., Li, T., Page, M., &amp; Welch, V. (2019). </w:t>
      </w:r>
      <w:r w:rsidRPr="00463A4D">
        <w:rPr>
          <w:rFonts w:cs="Times New Roman"/>
          <w:i/>
          <w:iCs/>
          <w:noProof/>
          <w:szCs w:val="24"/>
          <w:lang w:val="en-US"/>
          <w:rPrChange w:id="1197" w:author="Julian Christensen" w:date="2024-07-04T08:59:00Z">
            <w:rPr>
              <w:rFonts w:cs="Times New Roman"/>
              <w:i/>
              <w:iCs/>
              <w:noProof/>
              <w:szCs w:val="24"/>
            </w:rPr>
          </w:rPrChange>
        </w:rPr>
        <w:t>Cochrane handbook for systematic reviews of interventions</w:t>
      </w:r>
      <w:r w:rsidRPr="00463A4D">
        <w:rPr>
          <w:rFonts w:cs="Times New Roman"/>
          <w:noProof/>
          <w:szCs w:val="24"/>
          <w:lang w:val="en-US"/>
          <w:rPrChange w:id="1198" w:author="Julian Christensen" w:date="2024-07-04T08:59:00Z">
            <w:rPr>
              <w:rFonts w:cs="Times New Roman"/>
              <w:noProof/>
              <w:szCs w:val="24"/>
            </w:rPr>
          </w:rPrChange>
        </w:rPr>
        <w:t xml:space="preserve"> (2nd ed.). Wiley Online Library. https://doi.org/10.1002/9781119536604</w:t>
      </w:r>
    </w:p>
    <w:p w14:paraId="36CFAE4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199" w:author="Julian Christensen" w:date="2024-07-04T08:59:00Z">
            <w:rPr>
              <w:rFonts w:cs="Times New Roman"/>
              <w:noProof/>
              <w:szCs w:val="24"/>
            </w:rPr>
          </w:rPrChange>
        </w:rPr>
      </w:pPr>
      <w:r w:rsidRPr="00463A4D">
        <w:rPr>
          <w:rFonts w:cs="Times New Roman"/>
          <w:noProof/>
          <w:szCs w:val="24"/>
          <w:lang w:val="en-US"/>
          <w:rPrChange w:id="1200" w:author="Julian Christensen" w:date="2024-07-04T08:59:00Z">
            <w:rPr>
              <w:rFonts w:cs="Times New Roman"/>
              <w:noProof/>
              <w:szCs w:val="24"/>
            </w:rPr>
          </w:rPrChange>
        </w:rPr>
        <w:t xml:space="preserve">Hou, Z., &amp; Tipton, E. (2024). Enhancing recall in automated record screening: A resampling algorithm. </w:t>
      </w:r>
      <w:r w:rsidRPr="00463A4D">
        <w:rPr>
          <w:rFonts w:cs="Times New Roman"/>
          <w:i/>
          <w:iCs/>
          <w:noProof/>
          <w:szCs w:val="24"/>
          <w:lang w:val="en-US"/>
          <w:rPrChange w:id="1201" w:author="Julian Christensen" w:date="2024-07-04T08:59:00Z">
            <w:rPr>
              <w:rFonts w:cs="Times New Roman"/>
              <w:i/>
              <w:iCs/>
              <w:noProof/>
              <w:szCs w:val="24"/>
            </w:rPr>
          </w:rPrChange>
        </w:rPr>
        <w:t>Research Synthesis Methods</w:t>
      </w:r>
      <w:r w:rsidRPr="00463A4D">
        <w:rPr>
          <w:rFonts w:cs="Times New Roman"/>
          <w:noProof/>
          <w:szCs w:val="24"/>
          <w:lang w:val="en-US"/>
          <w:rPrChange w:id="1202" w:author="Julian Christensen" w:date="2024-07-04T08:59:00Z">
            <w:rPr>
              <w:rFonts w:cs="Times New Roman"/>
              <w:noProof/>
              <w:szCs w:val="24"/>
            </w:rPr>
          </w:rPrChange>
        </w:rPr>
        <w:t xml:space="preserve">, </w:t>
      </w:r>
      <w:r w:rsidRPr="00463A4D">
        <w:rPr>
          <w:rFonts w:cs="Times New Roman"/>
          <w:i/>
          <w:iCs/>
          <w:noProof/>
          <w:szCs w:val="24"/>
          <w:lang w:val="en-US"/>
          <w:rPrChange w:id="1203" w:author="Julian Christensen" w:date="2024-07-04T08:59:00Z">
            <w:rPr>
              <w:rFonts w:cs="Times New Roman"/>
              <w:i/>
              <w:iCs/>
              <w:noProof/>
              <w:szCs w:val="24"/>
            </w:rPr>
          </w:rPrChange>
        </w:rPr>
        <w:t>n/a</w:t>
      </w:r>
      <w:r w:rsidRPr="00463A4D">
        <w:rPr>
          <w:rFonts w:cs="Times New Roman"/>
          <w:noProof/>
          <w:szCs w:val="24"/>
          <w:lang w:val="en-US"/>
          <w:rPrChange w:id="1204" w:author="Julian Christensen" w:date="2024-07-04T08:59:00Z">
            <w:rPr>
              <w:rFonts w:cs="Times New Roman"/>
              <w:noProof/>
              <w:szCs w:val="24"/>
            </w:rPr>
          </w:rPrChange>
        </w:rPr>
        <w:t xml:space="preserve">(n/a). </w:t>
      </w:r>
      <w:r w:rsidRPr="00463A4D">
        <w:rPr>
          <w:rFonts w:cs="Times New Roman"/>
          <w:noProof/>
          <w:szCs w:val="24"/>
          <w:lang w:val="en-US"/>
          <w:rPrChange w:id="1205" w:author="Julian Christensen" w:date="2024-07-04T08:59:00Z">
            <w:rPr>
              <w:rFonts w:cs="Times New Roman"/>
              <w:noProof/>
              <w:szCs w:val="24"/>
            </w:rPr>
          </w:rPrChange>
        </w:rPr>
        <w:lastRenderedPageBreak/>
        <w:t>https://doi.org/https://doi.org/10.1002/jrsm.1690</w:t>
      </w:r>
    </w:p>
    <w:p w14:paraId="585D8CD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06" w:author="Julian Christensen" w:date="2024-07-04T08:59:00Z">
            <w:rPr>
              <w:rFonts w:cs="Times New Roman"/>
              <w:noProof/>
              <w:szCs w:val="24"/>
            </w:rPr>
          </w:rPrChange>
        </w:rPr>
      </w:pPr>
      <w:r w:rsidRPr="00463A4D">
        <w:rPr>
          <w:rFonts w:cs="Times New Roman"/>
          <w:noProof/>
          <w:szCs w:val="24"/>
          <w:lang w:val="en-US"/>
          <w:rPrChange w:id="1207" w:author="Julian Christensen" w:date="2024-07-04T08:59:00Z">
            <w:rPr>
              <w:rFonts w:cs="Times New Roman"/>
              <w:noProof/>
              <w:szCs w:val="24"/>
            </w:rPr>
          </w:rPrChange>
        </w:rPr>
        <w:t xml:space="preserve">Issaiy, M., Ghanaati, H., Kolahi, S., Shakiba, M., Jalali, A. H., Zarei, D., Kazemian, S., Avanaki, M. A., &amp; Firouznia, K. (2024). Methodological insights into ChatGPT’s screening performance in systematic reviews. </w:t>
      </w:r>
      <w:r w:rsidRPr="00463A4D">
        <w:rPr>
          <w:rFonts w:cs="Times New Roman"/>
          <w:i/>
          <w:iCs/>
          <w:noProof/>
          <w:szCs w:val="24"/>
          <w:lang w:val="en-US"/>
          <w:rPrChange w:id="1208" w:author="Julian Christensen" w:date="2024-07-04T08:59:00Z">
            <w:rPr>
              <w:rFonts w:cs="Times New Roman"/>
              <w:i/>
              <w:iCs/>
              <w:noProof/>
              <w:szCs w:val="24"/>
            </w:rPr>
          </w:rPrChange>
        </w:rPr>
        <w:t>BMC Medical Research Methodology</w:t>
      </w:r>
      <w:r w:rsidRPr="00463A4D">
        <w:rPr>
          <w:rFonts w:cs="Times New Roman"/>
          <w:noProof/>
          <w:szCs w:val="24"/>
          <w:lang w:val="en-US"/>
          <w:rPrChange w:id="1209" w:author="Julian Christensen" w:date="2024-07-04T08:59:00Z">
            <w:rPr>
              <w:rFonts w:cs="Times New Roman"/>
              <w:noProof/>
              <w:szCs w:val="24"/>
            </w:rPr>
          </w:rPrChange>
        </w:rPr>
        <w:t xml:space="preserve">, </w:t>
      </w:r>
      <w:r w:rsidRPr="00463A4D">
        <w:rPr>
          <w:rFonts w:cs="Times New Roman"/>
          <w:i/>
          <w:iCs/>
          <w:noProof/>
          <w:szCs w:val="24"/>
          <w:lang w:val="en-US"/>
          <w:rPrChange w:id="1210" w:author="Julian Christensen" w:date="2024-07-04T08:59:00Z">
            <w:rPr>
              <w:rFonts w:cs="Times New Roman"/>
              <w:i/>
              <w:iCs/>
              <w:noProof/>
              <w:szCs w:val="24"/>
            </w:rPr>
          </w:rPrChange>
        </w:rPr>
        <w:t>24</w:t>
      </w:r>
      <w:r w:rsidRPr="00463A4D">
        <w:rPr>
          <w:rFonts w:cs="Times New Roman"/>
          <w:noProof/>
          <w:szCs w:val="24"/>
          <w:lang w:val="en-US"/>
          <w:rPrChange w:id="1211" w:author="Julian Christensen" w:date="2024-07-04T08:59:00Z">
            <w:rPr>
              <w:rFonts w:cs="Times New Roman"/>
              <w:noProof/>
              <w:szCs w:val="24"/>
            </w:rPr>
          </w:rPrChange>
        </w:rPr>
        <w:t>(1), 78. https://doi.org/10.1186/s12874-024-02203-8</w:t>
      </w:r>
    </w:p>
    <w:p w14:paraId="17F02284"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Jardim, P. S. J., Borge, T. C., &amp; Johansen, T. B. (2021). </w:t>
      </w:r>
      <w:r w:rsidRPr="00FE6365">
        <w:rPr>
          <w:rFonts w:cs="Times New Roman"/>
          <w:i/>
          <w:iCs/>
          <w:noProof/>
          <w:szCs w:val="24"/>
        </w:rPr>
        <w:t>Effekten av antipsykotika ved førstegangspsykose: en systematisk oversikt [The effect of antipsychotics on first episode psychosis]</w:t>
      </w:r>
      <w:r w:rsidRPr="00FE6365">
        <w:rPr>
          <w:rFonts w:cs="Times New Roman"/>
          <w:noProof/>
          <w:szCs w:val="24"/>
        </w:rPr>
        <w:t>. https://fhi.no/publ/2021/effekten-av-antipsykotika-ved-forstegangspsykose/</w:t>
      </w:r>
    </w:p>
    <w:p w14:paraId="7268EDB4"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Johansen, T. B., Nøkleby, H., Langøien, L. J., &amp; Borge, T. C. (2022). </w:t>
      </w:r>
      <w:r w:rsidRPr="00FE6365">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FE6365">
        <w:rPr>
          <w:rFonts w:cs="Times New Roman"/>
          <w:noProof/>
          <w:szCs w:val="24"/>
        </w:rPr>
        <w:t>. https://www.fhi.no/publ/2022/samvars--og-bostedsordninger-etter-samlivsbrudd-betydninger-for-barn-og-ung/</w:t>
      </w:r>
    </w:p>
    <w:p w14:paraId="3E7404BB"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12" w:author="Julian Christensen" w:date="2024-07-04T08:59:00Z">
            <w:rPr>
              <w:rFonts w:cs="Times New Roman"/>
              <w:noProof/>
              <w:szCs w:val="24"/>
            </w:rPr>
          </w:rPrChange>
        </w:rPr>
      </w:pPr>
      <w:r w:rsidRPr="00FE6365">
        <w:rPr>
          <w:rFonts w:cs="Times New Roman"/>
          <w:noProof/>
          <w:szCs w:val="24"/>
        </w:rPr>
        <w:t xml:space="preserve">Jonnalagadda, S. R., Goyal, P., &amp; Huffman, M. D. (2015). </w:t>
      </w:r>
      <w:r w:rsidRPr="00463A4D">
        <w:rPr>
          <w:rFonts w:cs="Times New Roman"/>
          <w:noProof/>
          <w:szCs w:val="24"/>
          <w:lang w:val="en-US"/>
          <w:rPrChange w:id="1213" w:author="Julian Christensen" w:date="2024-07-04T08:59:00Z">
            <w:rPr>
              <w:rFonts w:cs="Times New Roman"/>
              <w:noProof/>
              <w:szCs w:val="24"/>
            </w:rPr>
          </w:rPrChange>
        </w:rPr>
        <w:t xml:space="preserve">Automating data extraction in systematic reviews: a systematic review. </w:t>
      </w:r>
      <w:r w:rsidRPr="00463A4D">
        <w:rPr>
          <w:rFonts w:cs="Times New Roman"/>
          <w:i/>
          <w:iCs/>
          <w:noProof/>
          <w:szCs w:val="24"/>
          <w:lang w:val="en-US"/>
          <w:rPrChange w:id="1214" w:author="Julian Christensen" w:date="2024-07-04T08:59:00Z">
            <w:rPr>
              <w:rFonts w:cs="Times New Roman"/>
              <w:i/>
              <w:iCs/>
              <w:noProof/>
              <w:szCs w:val="24"/>
            </w:rPr>
          </w:rPrChange>
        </w:rPr>
        <w:t>Systematic Reviews</w:t>
      </w:r>
      <w:r w:rsidRPr="00463A4D">
        <w:rPr>
          <w:rFonts w:cs="Times New Roman"/>
          <w:noProof/>
          <w:szCs w:val="24"/>
          <w:lang w:val="en-US"/>
          <w:rPrChange w:id="1215" w:author="Julian Christensen" w:date="2024-07-04T08:59:00Z">
            <w:rPr>
              <w:rFonts w:cs="Times New Roman"/>
              <w:noProof/>
              <w:szCs w:val="24"/>
            </w:rPr>
          </w:rPrChange>
        </w:rPr>
        <w:t xml:space="preserve">, </w:t>
      </w:r>
      <w:r w:rsidRPr="00463A4D">
        <w:rPr>
          <w:rFonts w:cs="Times New Roman"/>
          <w:i/>
          <w:iCs/>
          <w:noProof/>
          <w:szCs w:val="24"/>
          <w:lang w:val="en-US"/>
          <w:rPrChange w:id="1216" w:author="Julian Christensen" w:date="2024-07-04T08:59:00Z">
            <w:rPr>
              <w:rFonts w:cs="Times New Roman"/>
              <w:i/>
              <w:iCs/>
              <w:noProof/>
              <w:szCs w:val="24"/>
            </w:rPr>
          </w:rPrChange>
        </w:rPr>
        <w:t>4</w:t>
      </w:r>
      <w:r w:rsidRPr="00463A4D">
        <w:rPr>
          <w:rFonts w:cs="Times New Roman"/>
          <w:noProof/>
          <w:szCs w:val="24"/>
          <w:lang w:val="en-US"/>
          <w:rPrChange w:id="1217" w:author="Julian Christensen" w:date="2024-07-04T08:59:00Z">
            <w:rPr>
              <w:rFonts w:cs="Times New Roman"/>
              <w:noProof/>
              <w:szCs w:val="24"/>
            </w:rPr>
          </w:rPrChange>
        </w:rPr>
        <w:t>(1), 78. https://doi.org/10.1186/s13643-015-0066-7</w:t>
      </w:r>
    </w:p>
    <w:p w14:paraId="03E65AF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18" w:author="Julian Christensen" w:date="2024-07-04T08:59:00Z">
            <w:rPr>
              <w:rFonts w:cs="Times New Roman"/>
              <w:noProof/>
              <w:szCs w:val="24"/>
            </w:rPr>
          </w:rPrChange>
        </w:rPr>
      </w:pPr>
      <w:r w:rsidRPr="00463A4D">
        <w:rPr>
          <w:rFonts w:cs="Times New Roman"/>
          <w:noProof/>
          <w:szCs w:val="24"/>
          <w:lang w:val="en-US"/>
          <w:rPrChange w:id="1219" w:author="Julian Christensen" w:date="2024-07-04T08:59:00Z">
            <w:rPr>
              <w:rFonts w:cs="Times New Roman"/>
              <w:noProof/>
              <w:szCs w:val="24"/>
            </w:rPr>
          </w:rPrChange>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463A4D">
        <w:rPr>
          <w:rFonts w:cs="Times New Roman"/>
          <w:i/>
          <w:iCs/>
          <w:noProof/>
          <w:szCs w:val="24"/>
          <w:lang w:val="en-US"/>
          <w:rPrChange w:id="1220" w:author="Julian Christensen" w:date="2024-07-04T08:59:00Z">
            <w:rPr>
              <w:rFonts w:cs="Times New Roman"/>
              <w:i/>
              <w:iCs/>
              <w:noProof/>
              <w:szCs w:val="24"/>
            </w:rPr>
          </w:rPrChange>
        </w:rPr>
        <w:t>Research Synthesis Methods</w:t>
      </w:r>
      <w:r w:rsidRPr="00463A4D">
        <w:rPr>
          <w:rFonts w:cs="Times New Roman"/>
          <w:noProof/>
          <w:szCs w:val="24"/>
          <w:lang w:val="en-US"/>
          <w:rPrChange w:id="1221" w:author="Julian Christensen" w:date="2024-07-04T08:59:00Z">
            <w:rPr>
              <w:rFonts w:cs="Times New Roman"/>
              <w:noProof/>
              <w:szCs w:val="24"/>
            </w:rPr>
          </w:rPrChange>
        </w:rPr>
        <w:t xml:space="preserve">, </w:t>
      </w:r>
      <w:r w:rsidRPr="00463A4D">
        <w:rPr>
          <w:rFonts w:cs="Times New Roman"/>
          <w:i/>
          <w:iCs/>
          <w:noProof/>
          <w:szCs w:val="24"/>
          <w:lang w:val="en-US"/>
          <w:rPrChange w:id="1222" w:author="Julian Christensen" w:date="2024-07-04T08:59:00Z">
            <w:rPr>
              <w:rFonts w:cs="Times New Roman"/>
              <w:i/>
              <w:iCs/>
              <w:noProof/>
              <w:szCs w:val="24"/>
            </w:rPr>
          </w:rPrChange>
        </w:rPr>
        <w:t>n/a</w:t>
      </w:r>
      <w:r w:rsidRPr="00463A4D">
        <w:rPr>
          <w:rFonts w:cs="Times New Roman"/>
          <w:noProof/>
          <w:szCs w:val="24"/>
          <w:lang w:val="en-US"/>
          <w:rPrChange w:id="1223" w:author="Julian Christensen" w:date="2024-07-04T08:59:00Z">
            <w:rPr>
              <w:rFonts w:cs="Times New Roman"/>
              <w:noProof/>
              <w:szCs w:val="24"/>
            </w:rPr>
          </w:rPrChange>
        </w:rPr>
        <w:t>(n/a). https://doi.org/https://doi.org/10.1002/jrsm.1715</w:t>
      </w:r>
    </w:p>
    <w:p w14:paraId="373C9830"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24" w:author="Julian Christensen" w:date="2024-07-04T08:59:00Z">
            <w:rPr>
              <w:rFonts w:cs="Times New Roman"/>
              <w:noProof/>
              <w:szCs w:val="24"/>
            </w:rPr>
          </w:rPrChange>
        </w:rPr>
      </w:pPr>
      <w:r w:rsidRPr="00463A4D">
        <w:rPr>
          <w:rFonts w:cs="Times New Roman"/>
          <w:noProof/>
          <w:szCs w:val="24"/>
          <w:lang w:val="de-DE"/>
          <w:rPrChange w:id="1225" w:author="Julian Christensen" w:date="2024-07-04T08:59:00Z">
            <w:rPr>
              <w:rFonts w:cs="Times New Roman"/>
              <w:noProof/>
              <w:szCs w:val="24"/>
            </w:rPr>
          </w:rPrChange>
        </w:rPr>
        <w:t xml:space="preserve">König, L., Zitzmann, S., Fütterer, T., Campos, D. G., Scherer, R., &amp; Hecht, M. (2023). </w:t>
      </w:r>
      <w:r w:rsidRPr="00463A4D">
        <w:rPr>
          <w:rFonts w:cs="Times New Roman"/>
          <w:i/>
          <w:iCs/>
          <w:noProof/>
          <w:szCs w:val="24"/>
          <w:lang w:val="en-US"/>
          <w:rPrChange w:id="1226" w:author="Julian Christensen" w:date="2024-07-04T08:59:00Z">
            <w:rPr>
              <w:rFonts w:cs="Times New Roman"/>
              <w:i/>
              <w:iCs/>
              <w:noProof/>
              <w:szCs w:val="24"/>
            </w:rPr>
          </w:rPrChange>
        </w:rPr>
        <w:t>When to stop and what to expect—An Evaluation of the performance of stopping rules in AI-assisted reviewing for psychological meta-analytical research</w:t>
      </w:r>
      <w:r w:rsidRPr="00463A4D">
        <w:rPr>
          <w:rFonts w:cs="Times New Roman"/>
          <w:noProof/>
          <w:szCs w:val="24"/>
          <w:lang w:val="en-US"/>
          <w:rPrChange w:id="1227" w:author="Julian Christensen" w:date="2024-07-04T08:59:00Z">
            <w:rPr>
              <w:rFonts w:cs="Times New Roman"/>
              <w:noProof/>
              <w:szCs w:val="24"/>
            </w:rPr>
          </w:rPrChange>
        </w:rPr>
        <w:t>.</w:t>
      </w:r>
    </w:p>
    <w:p w14:paraId="2AA736D7"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28" w:author="Julian Christensen" w:date="2024-07-04T08:59:00Z">
            <w:rPr>
              <w:rFonts w:cs="Times New Roman"/>
              <w:noProof/>
              <w:szCs w:val="24"/>
            </w:rPr>
          </w:rPrChange>
        </w:rPr>
      </w:pPr>
      <w:r w:rsidRPr="00463A4D">
        <w:rPr>
          <w:rFonts w:cs="Times New Roman"/>
          <w:noProof/>
          <w:szCs w:val="24"/>
          <w:lang w:val="en-US"/>
          <w:rPrChange w:id="1229" w:author="Julian Christensen" w:date="2024-07-04T08:59:00Z">
            <w:rPr>
              <w:rFonts w:cs="Times New Roman"/>
              <w:noProof/>
              <w:szCs w:val="24"/>
            </w:rPr>
          </w:rPrChange>
        </w:rPr>
        <w:t xml:space="preserve">Kugley, S., Wade, A., Thomas, J., Mahood, Q., Jørgensen, A.-M. K., Hammerstrøm, K., &amp; Sathe, N. (2016). Searching for studies: A guide to information retrieval for Campbell. </w:t>
      </w:r>
      <w:r w:rsidRPr="00463A4D">
        <w:rPr>
          <w:rFonts w:cs="Times New Roman"/>
          <w:i/>
          <w:iCs/>
          <w:noProof/>
          <w:szCs w:val="24"/>
          <w:lang w:val="en-US"/>
          <w:rPrChange w:id="1230" w:author="Julian Christensen" w:date="2024-07-04T08:59:00Z">
            <w:rPr>
              <w:rFonts w:cs="Times New Roman"/>
              <w:i/>
              <w:iCs/>
              <w:noProof/>
              <w:szCs w:val="24"/>
            </w:rPr>
          </w:rPrChange>
        </w:rPr>
        <w:t>Campbell Systematic Reviews</w:t>
      </w:r>
      <w:r w:rsidRPr="00463A4D">
        <w:rPr>
          <w:rFonts w:cs="Times New Roman"/>
          <w:noProof/>
          <w:szCs w:val="24"/>
          <w:lang w:val="en-US"/>
          <w:rPrChange w:id="1231" w:author="Julian Christensen" w:date="2024-07-04T08:59:00Z">
            <w:rPr>
              <w:rFonts w:cs="Times New Roman"/>
              <w:noProof/>
              <w:szCs w:val="24"/>
            </w:rPr>
          </w:rPrChange>
        </w:rPr>
        <w:t xml:space="preserve">, </w:t>
      </w:r>
      <w:r w:rsidRPr="00463A4D">
        <w:rPr>
          <w:rFonts w:cs="Times New Roman"/>
          <w:i/>
          <w:iCs/>
          <w:noProof/>
          <w:szCs w:val="24"/>
          <w:lang w:val="en-US"/>
          <w:rPrChange w:id="1232" w:author="Julian Christensen" w:date="2024-07-04T08:59:00Z">
            <w:rPr>
              <w:rFonts w:cs="Times New Roman"/>
              <w:i/>
              <w:iCs/>
              <w:noProof/>
              <w:szCs w:val="24"/>
            </w:rPr>
          </w:rPrChange>
        </w:rPr>
        <w:t>13</w:t>
      </w:r>
      <w:r w:rsidRPr="00463A4D">
        <w:rPr>
          <w:rFonts w:cs="Times New Roman"/>
          <w:noProof/>
          <w:szCs w:val="24"/>
          <w:lang w:val="en-US"/>
          <w:rPrChange w:id="1233" w:author="Julian Christensen" w:date="2024-07-04T08:59:00Z">
            <w:rPr>
              <w:rFonts w:cs="Times New Roman"/>
              <w:noProof/>
              <w:szCs w:val="24"/>
            </w:rPr>
          </w:rPrChange>
        </w:rPr>
        <w:t>(1), 1–73. https://doi.org/10.4073/cmg.2016.1</w:t>
      </w:r>
    </w:p>
    <w:p w14:paraId="6BEFA1E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34" w:author="Julian Christensen" w:date="2024-07-04T08:59:00Z">
            <w:rPr>
              <w:rFonts w:cs="Times New Roman"/>
              <w:noProof/>
              <w:szCs w:val="24"/>
            </w:rPr>
          </w:rPrChange>
        </w:rPr>
      </w:pPr>
      <w:r w:rsidRPr="00463A4D">
        <w:rPr>
          <w:rFonts w:cs="Times New Roman"/>
          <w:noProof/>
          <w:szCs w:val="24"/>
          <w:lang w:val="en-US"/>
          <w:rPrChange w:id="1235" w:author="Julian Christensen" w:date="2024-07-04T08:59:00Z">
            <w:rPr>
              <w:rFonts w:cs="Times New Roman"/>
              <w:noProof/>
              <w:szCs w:val="24"/>
            </w:rPr>
          </w:rPrChange>
        </w:rPr>
        <w:t xml:space="preserve">Meneses Echavez, J. F., Borge, T. C., Nygård, H. T., Gaustad, J.-V., &amp; Hval, G. (2022). </w:t>
      </w:r>
      <w:r w:rsidRPr="00463A4D">
        <w:rPr>
          <w:rFonts w:cs="Times New Roman"/>
          <w:i/>
          <w:iCs/>
          <w:noProof/>
          <w:szCs w:val="24"/>
          <w:lang w:val="en-US"/>
          <w:rPrChange w:id="1236" w:author="Julian Christensen" w:date="2024-07-04T08:59:00Z">
            <w:rPr>
              <w:rFonts w:cs="Times New Roman"/>
              <w:i/>
              <w:iCs/>
              <w:noProof/>
              <w:szCs w:val="24"/>
            </w:rPr>
          </w:rPrChange>
        </w:rPr>
        <w:t>Psykologisk debriefing for helsepersonell involvert i uønskede pasienthendelser: en systematisk oversikt [Psychological debriefing for healthcare professionals involved in adverse events: a systematic review]</w:t>
      </w:r>
      <w:r w:rsidRPr="00463A4D">
        <w:rPr>
          <w:rFonts w:cs="Times New Roman"/>
          <w:noProof/>
          <w:szCs w:val="24"/>
          <w:lang w:val="en-US"/>
          <w:rPrChange w:id="1237" w:author="Julian Christensen" w:date="2024-07-04T08:59:00Z">
            <w:rPr>
              <w:rFonts w:cs="Times New Roman"/>
              <w:noProof/>
              <w:szCs w:val="24"/>
            </w:rPr>
          </w:rPrChange>
        </w:rPr>
        <w:t>. https://www.fhi.no/publ/2022/psykologisk-debriefing-for-helsepersonell-involvert-i-uonskede-pasienthende/</w:t>
      </w:r>
    </w:p>
    <w:p w14:paraId="632420C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38" w:author="Julian Christensen" w:date="2024-07-04T08:59:00Z">
            <w:rPr>
              <w:rFonts w:cs="Times New Roman"/>
              <w:noProof/>
              <w:szCs w:val="24"/>
            </w:rPr>
          </w:rPrChange>
        </w:rPr>
      </w:pPr>
      <w:r w:rsidRPr="00FE6365">
        <w:rPr>
          <w:rFonts w:cs="Times New Roman"/>
          <w:noProof/>
          <w:szCs w:val="24"/>
        </w:rPr>
        <w:t xml:space="preserve">Ng, L., Pitt, V., Huckvale, K., Clavisi, O., Turner, T., Gruen, R., &amp; Elliott, J. H. (2014). </w:t>
      </w:r>
      <w:r w:rsidRPr="00463A4D">
        <w:rPr>
          <w:rFonts w:cs="Times New Roman"/>
          <w:noProof/>
          <w:szCs w:val="24"/>
          <w:lang w:val="en-US"/>
          <w:rPrChange w:id="1239" w:author="Julian Christensen" w:date="2024-07-04T08:59:00Z">
            <w:rPr>
              <w:rFonts w:cs="Times New Roman"/>
              <w:noProof/>
              <w:szCs w:val="24"/>
            </w:rPr>
          </w:rPrChange>
        </w:rPr>
        <w:t xml:space="preserve">Title and </w:t>
      </w:r>
      <w:r w:rsidRPr="00463A4D">
        <w:rPr>
          <w:rFonts w:cs="Times New Roman"/>
          <w:noProof/>
          <w:szCs w:val="24"/>
          <w:lang w:val="en-US"/>
          <w:rPrChange w:id="1240" w:author="Julian Christensen" w:date="2024-07-04T08:59:00Z">
            <w:rPr>
              <w:rFonts w:cs="Times New Roman"/>
              <w:noProof/>
              <w:szCs w:val="24"/>
            </w:rPr>
          </w:rPrChange>
        </w:rPr>
        <w:lastRenderedPageBreak/>
        <w:t xml:space="preserve">Abstract Screening and Evaluation in Systematic Reviews (TASER): a pilot randomised controlled trial of title and abstract screening by medical students. </w:t>
      </w:r>
      <w:r w:rsidRPr="00463A4D">
        <w:rPr>
          <w:rFonts w:cs="Times New Roman"/>
          <w:i/>
          <w:iCs/>
          <w:noProof/>
          <w:szCs w:val="24"/>
          <w:lang w:val="en-US"/>
          <w:rPrChange w:id="1241" w:author="Julian Christensen" w:date="2024-07-04T08:59:00Z">
            <w:rPr>
              <w:rFonts w:cs="Times New Roman"/>
              <w:i/>
              <w:iCs/>
              <w:noProof/>
              <w:szCs w:val="24"/>
            </w:rPr>
          </w:rPrChange>
        </w:rPr>
        <w:t>Systematic Reviews</w:t>
      </w:r>
      <w:r w:rsidRPr="00463A4D">
        <w:rPr>
          <w:rFonts w:cs="Times New Roman"/>
          <w:noProof/>
          <w:szCs w:val="24"/>
          <w:lang w:val="en-US"/>
          <w:rPrChange w:id="1242" w:author="Julian Christensen" w:date="2024-07-04T08:59:00Z">
            <w:rPr>
              <w:rFonts w:cs="Times New Roman"/>
              <w:noProof/>
              <w:szCs w:val="24"/>
            </w:rPr>
          </w:rPrChange>
        </w:rPr>
        <w:t xml:space="preserve">, </w:t>
      </w:r>
      <w:r w:rsidRPr="00463A4D">
        <w:rPr>
          <w:rFonts w:cs="Times New Roman"/>
          <w:i/>
          <w:iCs/>
          <w:noProof/>
          <w:szCs w:val="24"/>
          <w:lang w:val="en-US"/>
          <w:rPrChange w:id="1243" w:author="Julian Christensen" w:date="2024-07-04T08:59:00Z">
            <w:rPr>
              <w:rFonts w:cs="Times New Roman"/>
              <w:i/>
              <w:iCs/>
              <w:noProof/>
              <w:szCs w:val="24"/>
            </w:rPr>
          </w:rPrChange>
        </w:rPr>
        <w:t>3</w:t>
      </w:r>
      <w:r w:rsidRPr="00463A4D">
        <w:rPr>
          <w:rFonts w:cs="Times New Roman"/>
          <w:noProof/>
          <w:szCs w:val="24"/>
          <w:lang w:val="en-US"/>
          <w:rPrChange w:id="1244" w:author="Julian Christensen" w:date="2024-07-04T08:59:00Z">
            <w:rPr>
              <w:rFonts w:cs="Times New Roman"/>
              <w:noProof/>
              <w:szCs w:val="24"/>
            </w:rPr>
          </w:rPrChange>
        </w:rPr>
        <w:t>, 1–8.</w:t>
      </w:r>
    </w:p>
    <w:p w14:paraId="7C0A026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45" w:author="Julian Christensen" w:date="2024-07-04T08:59:00Z">
            <w:rPr>
              <w:rFonts w:cs="Times New Roman"/>
              <w:noProof/>
              <w:szCs w:val="24"/>
            </w:rPr>
          </w:rPrChange>
        </w:rPr>
      </w:pPr>
      <w:r w:rsidRPr="00463A4D">
        <w:rPr>
          <w:rFonts w:cs="Times New Roman"/>
          <w:noProof/>
          <w:szCs w:val="24"/>
          <w:lang w:val="en-US"/>
          <w:rPrChange w:id="1246" w:author="Julian Christensen" w:date="2024-07-04T08:59:00Z">
            <w:rPr>
              <w:rFonts w:cs="Times New Roman"/>
              <w:noProof/>
              <w:szCs w:val="24"/>
            </w:rPr>
          </w:rPrChange>
        </w:rPr>
        <w:t xml:space="preserve">O’Connor, A. M., Tsafnat, G., Thomas, J., Glasziou, P., Gilbert, S. B., &amp; Hutton, B. (2019). A question of trust: can we build an evidence base to gain trust in systematic review automation technologies? </w:t>
      </w:r>
      <w:r w:rsidRPr="00463A4D">
        <w:rPr>
          <w:rFonts w:cs="Times New Roman"/>
          <w:i/>
          <w:iCs/>
          <w:noProof/>
          <w:szCs w:val="24"/>
          <w:lang w:val="en-US"/>
          <w:rPrChange w:id="1247" w:author="Julian Christensen" w:date="2024-07-04T08:59:00Z">
            <w:rPr>
              <w:rFonts w:cs="Times New Roman"/>
              <w:i/>
              <w:iCs/>
              <w:noProof/>
              <w:szCs w:val="24"/>
            </w:rPr>
          </w:rPrChange>
        </w:rPr>
        <w:t>Systematic Reviews</w:t>
      </w:r>
      <w:r w:rsidRPr="00463A4D">
        <w:rPr>
          <w:rFonts w:cs="Times New Roman"/>
          <w:noProof/>
          <w:szCs w:val="24"/>
          <w:lang w:val="en-US"/>
          <w:rPrChange w:id="1248" w:author="Julian Christensen" w:date="2024-07-04T08:59:00Z">
            <w:rPr>
              <w:rFonts w:cs="Times New Roman"/>
              <w:noProof/>
              <w:szCs w:val="24"/>
            </w:rPr>
          </w:rPrChange>
        </w:rPr>
        <w:t xml:space="preserve">, </w:t>
      </w:r>
      <w:r w:rsidRPr="00463A4D">
        <w:rPr>
          <w:rFonts w:cs="Times New Roman"/>
          <w:i/>
          <w:iCs/>
          <w:noProof/>
          <w:szCs w:val="24"/>
          <w:lang w:val="en-US"/>
          <w:rPrChange w:id="1249" w:author="Julian Christensen" w:date="2024-07-04T08:59:00Z">
            <w:rPr>
              <w:rFonts w:cs="Times New Roman"/>
              <w:i/>
              <w:iCs/>
              <w:noProof/>
              <w:szCs w:val="24"/>
            </w:rPr>
          </w:rPrChange>
        </w:rPr>
        <w:t>8</w:t>
      </w:r>
      <w:r w:rsidRPr="00463A4D">
        <w:rPr>
          <w:rFonts w:cs="Times New Roman"/>
          <w:noProof/>
          <w:szCs w:val="24"/>
          <w:lang w:val="en-US"/>
          <w:rPrChange w:id="1250" w:author="Julian Christensen" w:date="2024-07-04T08:59:00Z">
            <w:rPr>
              <w:rFonts w:cs="Times New Roman"/>
              <w:noProof/>
              <w:szCs w:val="24"/>
            </w:rPr>
          </w:rPrChange>
        </w:rPr>
        <w:t>(1), 1–8.</w:t>
      </w:r>
    </w:p>
    <w:p w14:paraId="270B054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de-DE"/>
          <w:rPrChange w:id="1251" w:author="Julian Christensen" w:date="2024-07-04T08:59:00Z">
            <w:rPr>
              <w:rFonts w:cs="Times New Roman"/>
              <w:noProof/>
              <w:szCs w:val="24"/>
            </w:rPr>
          </w:rPrChange>
        </w:rPr>
      </w:pPr>
      <w:r w:rsidRPr="00463A4D">
        <w:rPr>
          <w:rFonts w:cs="Times New Roman"/>
          <w:noProof/>
          <w:szCs w:val="24"/>
          <w:lang w:val="en-US"/>
          <w:rPrChange w:id="1252" w:author="Julian Christensen" w:date="2024-07-04T08:59:00Z">
            <w:rPr>
              <w:rFonts w:cs="Times New Roman"/>
              <w:noProof/>
              <w:szCs w:val="24"/>
            </w:rPr>
          </w:rPrChange>
        </w:rPr>
        <w:t xml:space="preserve">O’Mara-Eves, A., Thomas, J., McNaught, J., Miwa, M., &amp; Ananiadou, S. (2015). Using text mining for study identification in systematic reviews: a systematic review of current approaches. </w:t>
      </w:r>
      <w:r w:rsidRPr="00463A4D">
        <w:rPr>
          <w:rFonts w:cs="Times New Roman"/>
          <w:i/>
          <w:iCs/>
          <w:noProof/>
          <w:szCs w:val="24"/>
          <w:lang w:val="de-DE"/>
          <w:rPrChange w:id="1253" w:author="Julian Christensen" w:date="2024-07-04T08:59:00Z">
            <w:rPr>
              <w:rFonts w:cs="Times New Roman"/>
              <w:i/>
              <w:iCs/>
              <w:noProof/>
              <w:szCs w:val="24"/>
            </w:rPr>
          </w:rPrChange>
        </w:rPr>
        <w:t>Systematic Reviews</w:t>
      </w:r>
      <w:r w:rsidRPr="00463A4D">
        <w:rPr>
          <w:rFonts w:cs="Times New Roman"/>
          <w:noProof/>
          <w:szCs w:val="24"/>
          <w:lang w:val="de-DE"/>
          <w:rPrChange w:id="1254" w:author="Julian Christensen" w:date="2024-07-04T08:59:00Z">
            <w:rPr>
              <w:rFonts w:cs="Times New Roman"/>
              <w:noProof/>
              <w:szCs w:val="24"/>
            </w:rPr>
          </w:rPrChange>
        </w:rPr>
        <w:t xml:space="preserve">, </w:t>
      </w:r>
      <w:r w:rsidRPr="00463A4D">
        <w:rPr>
          <w:rFonts w:cs="Times New Roman"/>
          <w:i/>
          <w:iCs/>
          <w:noProof/>
          <w:szCs w:val="24"/>
          <w:lang w:val="de-DE"/>
          <w:rPrChange w:id="1255" w:author="Julian Christensen" w:date="2024-07-04T08:59:00Z">
            <w:rPr>
              <w:rFonts w:cs="Times New Roman"/>
              <w:i/>
              <w:iCs/>
              <w:noProof/>
              <w:szCs w:val="24"/>
            </w:rPr>
          </w:rPrChange>
        </w:rPr>
        <w:t>4</w:t>
      </w:r>
      <w:r w:rsidRPr="00463A4D">
        <w:rPr>
          <w:rFonts w:cs="Times New Roman"/>
          <w:noProof/>
          <w:szCs w:val="24"/>
          <w:lang w:val="de-DE"/>
          <w:rPrChange w:id="1256" w:author="Julian Christensen" w:date="2024-07-04T08:59:00Z">
            <w:rPr>
              <w:rFonts w:cs="Times New Roman"/>
              <w:noProof/>
              <w:szCs w:val="24"/>
            </w:rPr>
          </w:rPrChange>
        </w:rPr>
        <w:t>(1), 1–22.</w:t>
      </w:r>
    </w:p>
    <w:p w14:paraId="6CD6694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57" w:author="Julian Christensen" w:date="2024-07-04T08:59:00Z">
            <w:rPr>
              <w:rFonts w:cs="Times New Roman"/>
              <w:noProof/>
              <w:szCs w:val="24"/>
            </w:rPr>
          </w:rPrChange>
        </w:rPr>
      </w:pPr>
      <w:r w:rsidRPr="00463A4D">
        <w:rPr>
          <w:rFonts w:cs="Times New Roman"/>
          <w:noProof/>
          <w:szCs w:val="24"/>
          <w:lang w:val="de-DE"/>
          <w:rPrChange w:id="1258" w:author="Julian Christensen" w:date="2024-07-04T08:59:00Z">
            <w:rPr>
              <w:rFonts w:cs="Times New Roman"/>
              <w:noProof/>
              <w:szCs w:val="24"/>
            </w:rPr>
          </w:rPrChange>
        </w:rPr>
        <w:t xml:space="preserve">Olofsson, H., Brolund, A., Hellberg, C., Silverstein, R., Stenström, K., Österberg, M., &amp; Dagerhamn, J. (2017). </w:t>
      </w:r>
      <w:r w:rsidRPr="00463A4D">
        <w:rPr>
          <w:rFonts w:cs="Times New Roman"/>
          <w:noProof/>
          <w:szCs w:val="24"/>
          <w:lang w:val="en-US"/>
          <w:rPrChange w:id="1259" w:author="Julian Christensen" w:date="2024-07-04T08:59:00Z">
            <w:rPr>
              <w:rFonts w:cs="Times New Roman"/>
              <w:noProof/>
              <w:szCs w:val="24"/>
            </w:rPr>
          </w:rPrChange>
        </w:rPr>
        <w:t xml:space="preserve">Can abstract screening workload be reduced using text mining? User experiences of the tool Rayyan. </w:t>
      </w:r>
      <w:r w:rsidRPr="00463A4D">
        <w:rPr>
          <w:rFonts w:cs="Times New Roman"/>
          <w:i/>
          <w:iCs/>
          <w:noProof/>
          <w:szCs w:val="24"/>
          <w:lang w:val="en-US"/>
          <w:rPrChange w:id="1260" w:author="Julian Christensen" w:date="2024-07-04T08:59:00Z">
            <w:rPr>
              <w:rFonts w:cs="Times New Roman"/>
              <w:i/>
              <w:iCs/>
              <w:noProof/>
              <w:szCs w:val="24"/>
            </w:rPr>
          </w:rPrChange>
        </w:rPr>
        <w:t>Research Synthesis Methods</w:t>
      </w:r>
      <w:r w:rsidRPr="00463A4D">
        <w:rPr>
          <w:rFonts w:cs="Times New Roman"/>
          <w:noProof/>
          <w:szCs w:val="24"/>
          <w:lang w:val="en-US"/>
          <w:rPrChange w:id="1261" w:author="Julian Christensen" w:date="2024-07-04T08:59:00Z">
            <w:rPr>
              <w:rFonts w:cs="Times New Roman"/>
              <w:noProof/>
              <w:szCs w:val="24"/>
            </w:rPr>
          </w:rPrChange>
        </w:rPr>
        <w:t xml:space="preserve">, </w:t>
      </w:r>
      <w:r w:rsidRPr="00463A4D">
        <w:rPr>
          <w:rFonts w:cs="Times New Roman"/>
          <w:i/>
          <w:iCs/>
          <w:noProof/>
          <w:szCs w:val="24"/>
          <w:lang w:val="en-US"/>
          <w:rPrChange w:id="1262" w:author="Julian Christensen" w:date="2024-07-04T08:59:00Z">
            <w:rPr>
              <w:rFonts w:cs="Times New Roman"/>
              <w:i/>
              <w:iCs/>
              <w:noProof/>
              <w:szCs w:val="24"/>
            </w:rPr>
          </w:rPrChange>
        </w:rPr>
        <w:t>8</w:t>
      </w:r>
      <w:r w:rsidRPr="00463A4D">
        <w:rPr>
          <w:rFonts w:cs="Times New Roman"/>
          <w:noProof/>
          <w:szCs w:val="24"/>
          <w:lang w:val="en-US"/>
          <w:rPrChange w:id="1263" w:author="Julian Christensen" w:date="2024-07-04T08:59:00Z">
            <w:rPr>
              <w:rFonts w:cs="Times New Roman"/>
              <w:noProof/>
              <w:szCs w:val="24"/>
            </w:rPr>
          </w:rPrChange>
        </w:rPr>
        <w:t>(3), 275–280.</w:t>
      </w:r>
    </w:p>
    <w:p w14:paraId="7892C07B"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64" w:author="Julian Christensen" w:date="2024-07-04T08:59:00Z">
            <w:rPr>
              <w:rFonts w:cs="Times New Roman"/>
              <w:noProof/>
              <w:szCs w:val="24"/>
            </w:rPr>
          </w:rPrChange>
        </w:rPr>
      </w:pPr>
      <w:r w:rsidRPr="00463A4D">
        <w:rPr>
          <w:rFonts w:cs="Times New Roman"/>
          <w:noProof/>
          <w:szCs w:val="24"/>
          <w:lang w:val="en-US"/>
          <w:rPrChange w:id="1265" w:author="Julian Christensen" w:date="2024-07-04T08:59:00Z">
            <w:rPr>
              <w:rFonts w:cs="Times New Roman"/>
              <w:noProof/>
              <w:szCs w:val="24"/>
            </w:rPr>
          </w:rPrChange>
        </w:rPr>
        <w:t xml:space="preserve">Olorisade, B. K., Brereton, P., &amp; Andras, P. (2017). Reproducibility of studies on text mining for citation screening in systematic reviews: Evaluation and checklist. </w:t>
      </w:r>
      <w:r w:rsidRPr="00463A4D">
        <w:rPr>
          <w:rFonts w:cs="Times New Roman"/>
          <w:i/>
          <w:iCs/>
          <w:noProof/>
          <w:szCs w:val="24"/>
          <w:lang w:val="en-US"/>
          <w:rPrChange w:id="1266" w:author="Julian Christensen" w:date="2024-07-04T08:59:00Z">
            <w:rPr>
              <w:rFonts w:cs="Times New Roman"/>
              <w:i/>
              <w:iCs/>
              <w:noProof/>
              <w:szCs w:val="24"/>
            </w:rPr>
          </w:rPrChange>
        </w:rPr>
        <w:t>Journal of Biomedical Informatics</w:t>
      </w:r>
      <w:r w:rsidRPr="00463A4D">
        <w:rPr>
          <w:rFonts w:cs="Times New Roman"/>
          <w:noProof/>
          <w:szCs w:val="24"/>
          <w:lang w:val="en-US"/>
          <w:rPrChange w:id="1267" w:author="Julian Christensen" w:date="2024-07-04T08:59:00Z">
            <w:rPr>
              <w:rFonts w:cs="Times New Roman"/>
              <w:noProof/>
              <w:szCs w:val="24"/>
            </w:rPr>
          </w:rPrChange>
        </w:rPr>
        <w:t xml:space="preserve">, </w:t>
      </w:r>
      <w:r w:rsidRPr="00463A4D">
        <w:rPr>
          <w:rFonts w:cs="Times New Roman"/>
          <w:i/>
          <w:iCs/>
          <w:noProof/>
          <w:szCs w:val="24"/>
          <w:lang w:val="en-US"/>
          <w:rPrChange w:id="1268" w:author="Julian Christensen" w:date="2024-07-04T08:59:00Z">
            <w:rPr>
              <w:rFonts w:cs="Times New Roman"/>
              <w:i/>
              <w:iCs/>
              <w:noProof/>
              <w:szCs w:val="24"/>
            </w:rPr>
          </w:rPrChange>
        </w:rPr>
        <w:t>73</w:t>
      </w:r>
      <w:r w:rsidRPr="00463A4D">
        <w:rPr>
          <w:rFonts w:cs="Times New Roman"/>
          <w:noProof/>
          <w:szCs w:val="24"/>
          <w:lang w:val="en-US"/>
          <w:rPrChange w:id="1269" w:author="Julian Christensen" w:date="2024-07-04T08:59:00Z">
            <w:rPr>
              <w:rFonts w:cs="Times New Roman"/>
              <w:noProof/>
              <w:szCs w:val="24"/>
            </w:rPr>
          </w:rPrChange>
        </w:rPr>
        <w:t>, 1–13. https://doi.org/https://doi.org/10.1016/j.jbi.2017.07.010</w:t>
      </w:r>
    </w:p>
    <w:p w14:paraId="30EF254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70" w:author="Julian Christensen" w:date="2024-07-04T08:59:00Z">
            <w:rPr>
              <w:rFonts w:cs="Times New Roman"/>
              <w:noProof/>
              <w:szCs w:val="24"/>
            </w:rPr>
          </w:rPrChange>
        </w:rPr>
      </w:pPr>
      <w:r w:rsidRPr="00463A4D">
        <w:rPr>
          <w:rFonts w:cs="Times New Roman"/>
          <w:noProof/>
          <w:szCs w:val="24"/>
          <w:lang w:val="en-US"/>
          <w:rPrChange w:id="1271" w:author="Julian Christensen" w:date="2024-07-04T08:59:00Z">
            <w:rPr>
              <w:rFonts w:cs="Times New Roman"/>
              <w:noProof/>
              <w:szCs w:val="24"/>
            </w:rPr>
          </w:rPrChange>
        </w:rPr>
        <w:t xml:space="preserve">Olorisade, B. K., de Quincey, E., Brereton, P., &amp; Andras, P. (2016). A critical analysis of studies that address the use of text mining for citation screening in systematic reviews. </w:t>
      </w:r>
      <w:r w:rsidRPr="00463A4D">
        <w:rPr>
          <w:rFonts w:cs="Times New Roman"/>
          <w:i/>
          <w:iCs/>
          <w:noProof/>
          <w:szCs w:val="24"/>
          <w:lang w:val="en-US"/>
          <w:rPrChange w:id="1272" w:author="Julian Christensen" w:date="2024-07-04T08:59:00Z">
            <w:rPr>
              <w:rFonts w:cs="Times New Roman"/>
              <w:i/>
              <w:iCs/>
              <w:noProof/>
              <w:szCs w:val="24"/>
            </w:rPr>
          </w:rPrChange>
        </w:rPr>
        <w:t>Proceedings of the 20th International Conference on Evaluation and Assessment in Software Engineering</w:t>
      </w:r>
      <w:r w:rsidRPr="00463A4D">
        <w:rPr>
          <w:rFonts w:cs="Times New Roman"/>
          <w:noProof/>
          <w:szCs w:val="24"/>
          <w:lang w:val="en-US"/>
          <w:rPrChange w:id="1273" w:author="Julian Christensen" w:date="2024-07-04T08:59:00Z">
            <w:rPr>
              <w:rFonts w:cs="Times New Roman"/>
              <w:noProof/>
              <w:szCs w:val="24"/>
            </w:rPr>
          </w:rPrChange>
        </w:rPr>
        <w:t>, 1–11.</w:t>
      </w:r>
    </w:p>
    <w:p w14:paraId="61769CC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74" w:author="Julian Christensen" w:date="2024-07-04T08:59:00Z">
            <w:rPr>
              <w:rFonts w:cs="Times New Roman"/>
              <w:noProof/>
              <w:szCs w:val="24"/>
            </w:rPr>
          </w:rPrChange>
        </w:rPr>
      </w:pPr>
      <w:r w:rsidRPr="00463A4D">
        <w:rPr>
          <w:rFonts w:cs="Times New Roman"/>
          <w:noProof/>
          <w:szCs w:val="24"/>
          <w:lang w:val="en-US"/>
          <w:rPrChange w:id="1275" w:author="Julian Christensen" w:date="2024-07-04T08:59:00Z">
            <w:rPr>
              <w:rFonts w:cs="Times New Roman"/>
              <w:noProof/>
              <w:szCs w:val="24"/>
            </w:rPr>
          </w:rPrChange>
        </w:rPr>
        <w:t xml:space="preserve">OpenAI. (2024). </w:t>
      </w:r>
      <w:r w:rsidRPr="00463A4D">
        <w:rPr>
          <w:rFonts w:cs="Times New Roman"/>
          <w:i/>
          <w:iCs/>
          <w:noProof/>
          <w:szCs w:val="24"/>
          <w:lang w:val="en-US"/>
          <w:rPrChange w:id="1276" w:author="Julian Christensen" w:date="2024-07-04T08:59:00Z">
            <w:rPr>
              <w:rFonts w:cs="Times New Roman"/>
              <w:i/>
              <w:iCs/>
              <w:noProof/>
              <w:szCs w:val="24"/>
            </w:rPr>
          </w:rPrChange>
        </w:rPr>
        <w:t>Function calling</w:t>
      </w:r>
      <w:r w:rsidRPr="00463A4D">
        <w:rPr>
          <w:rFonts w:cs="Times New Roman"/>
          <w:noProof/>
          <w:szCs w:val="24"/>
          <w:lang w:val="en-US"/>
          <w:rPrChange w:id="1277" w:author="Julian Christensen" w:date="2024-07-04T08:59:00Z">
            <w:rPr>
              <w:rFonts w:cs="Times New Roman"/>
              <w:noProof/>
              <w:szCs w:val="24"/>
            </w:rPr>
          </w:rPrChange>
        </w:rPr>
        <w:t>. https://platform.openai.com/docs/guides/function-calling</w:t>
      </w:r>
    </w:p>
    <w:p w14:paraId="1E68E1F9"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78" w:author="Julian Christensen" w:date="2024-07-04T08:59:00Z">
            <w:rPr>
              <w:rFonts w:cs="Times New Roman"/>
              <w:noProof/>
              <w:szCs w:val="24"/>
            </w:rPr>
          </w:rPrChange>
        </w:rPr>
      </w:pPr>
      <w:r w:rsidRPr="00463A4D">
        <w:rPr>
          <w:rFonts w:cs="Times New Roman"/>
          <w:noProof/>
          <w:szCs w:val="24"/>
          <w:lang w:val="en-US"/>
          <w:rPrChange w:id="1279" w:author="Julian Christensen" w:date="2024-07-04T08:59:00Z">
            <w:rPr>
              <w:rFonts w:cs="Times New Roman"/>
              <w:noProof/>
              <w:szCs w:val="24"/>
            </w:rPr>
          </w:rPrChange>
        </w:rPr>
        <w:t xml:space="preserve">Pacheco, R. L., Riera, R., Santos, G. M., Sá, K. M. M., Bomfim, L. G. P., da Silva, G. R., de Oliveira, F. R., &amp; Martimbianco, A. L. C. (2023). Many systematic reviews with a single author are indexed in PubMed. </w:t>
      </w:r>
      <w:r w:rsidRPr="00463A4D">
        <w:rPr>
          <w:rFonts w:cs="Times New Roman"/>
          <w:i/>
          <w:iCs/>
          <w:noProof/>
          <w:szCs w:val="24"/>
          <w:lang w:val="en-US"/>
          <w:rPrChange w:id="1280" w:author="Julian Christensen" w:date="2024-07-04T08:59:00Z">
            <w:rPr>
              <w:rFonts w:cs="Times New Roman"/>
              <w:i/>
              <w:iCs/>
              <w:noProof/>
              <w:szCs w:val="24"/>
            </w:rPr>
          </w:rPrChange>
        </w:rPr>
        <w:t>Journal of Clinical Epidemiology</w:t>
      </w:r>
      <w:r w:rsidRPr="00463A4D">
        <w:rPr>
          <w:rFonts w:cs="Times New Roman"/>
          <w:noProof/>
          <w:szCs w:val="24"/>
          <w:lang w:val="en-US"/>
          <w:rPrChange w:id="1281" w:author="Julian Christensen" w:date="2024-07-04T08:59:00Z">
            <w:rPr>
              <w:rFonts w:cs="Times New Roman"/>
              <w:noProof/>
              <w:szCs w:val="24"/>
            </w:rPr>
          </w:rPrChange>
        </w:rPr>
        <w:t xml:space="preserve">, </w:t>
      </w:r>
      <w:r w:rsidRPr="00463A4D">
        <w:rPr>
          <w:rFonts w:cs="Times New Roman"/>
          <w:i/>
          <w:iCs/>
          <w:noProof/>
          <w:szCs w:val="24"/>
          <w:lang w:val="en-US"/>
          <w:rPrChange w:id="1282" w:author="Julian Christensen" w:date="2024-07-04T08:59:00Z">
            <w:rPr>
              <w:rFonts w:cs="Times New Roman"/>
              <w:i/>
              <w:iCs/>
              <w:noProof/>
              <w:szCs w:val="24"/>
            </w:rPr>
          </w:rPrChange>
        </w:rPr>
        <w:t>156</w:t>
      </w:r>
      <w:r w:rsidRPr="00463A4D">
        <w:rPr>
          <w:rFonts w:cs="Times New Roman"/>
          <w:noProof/>
          <w:szCs w:val="24"/>
          <w:lang w:val="en-US"/>
          <w:rPrChange w:id="1283" w:author="Julian Christensen" w:date="2024-07-04T08:59:00Z">
            <w:rPr>
              <w:rFonts w:cs="Times New Roman"/>
              <w:noProof/>
              <w:szCs w:val="24"/>
            </w:rPr>
          </w:rPrChange>
        </w:rPr>
        <w:t>, 124–126.</w:t>
      </w:r>
    </w:p>
    <w:p w14:paraId="38B1CDF9"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84" w:author="Julian Christensen" w:date="2024-07-04T08:59:00Z">
            <w:rPr>
              <w:rFonts w:cs="Times New Roman"/>
              <w:noProof/>
              <w:szCs w:val="24"/>
            </w:rPr>
          </w:rPrChange>
        </w:rPr>
      </w:pPr>
      <w:r w:rsidRPr="00463A4D">
        <w:rPr>
          <w:rFonts w:cs="Times New Roman"/>
          <w:noProof/>
          <w:szCs w:val="24"/>
          <w:lang w:val="en-US"/>
          <w:rPrChange w:id="1285" w:author="Julian Christensen" w:date="2024-07-04T08:59:00Z">
            <w:rPr>
              <w:rFonts w:cs="Times New Roman"/>
              <w:noProof/>
              <w:szCs w:val="24"/>
            </w:rPr>
          </w:rPrChange>
        </w:rPr>
        <w:t xml:space="preserve">Perlman‐Arrow, S., Loo, N., Bobrovitz, N., Yan, T., &amp; Arora, R. K. (2023). A real‐world evaluation of the implementation of NLP technology in abstract screening of a systematic review. </w:t>
      </w:r>
      <w:r w:rsidRPr="00463A4D">
        <w:rPr>
          <w:rFonts w:cs="Times New Roman"/>
          <w:i/>
          <w:iCs/>
          <w:noProof/>
          <w:szCs w:val="24"/>
          <w:lang w:val="en-US"/>
          <w:rPrChange w:id="1286" w:author="Julian Christensen" w:date="2024-07-04T08:59:00Z">
            <w:rPr>
              <w:rFonts w:cs="Times New Roman"/>
              <w:i/>
              <w:iCs/>
              <w:noProof/>
              <w:szCs w:val="24"/>
            </w:rPr>
          </w:rPrChange>
        </w:rPr>
        <w:t>Research Synthesis Methods</w:t>
      </w:r>
      <w:r w:rsidRPr="00463A4D">
        <w:rPr>
          <w:rFonts w:cs="Times New Roman"/>
          <w:noProof/>
          <w:szCs w:val="24"/>
          <w:lang w:val="en-US"/>
          <w:rPrChange w:id="1287" w:author="Julian Christensen" w:date="2024-07-04T08:59:00Z">
            <w:rPr>
              <w:rFonts w:cs="Times New Roman"/>
              <w:noProof/>
              <w:szCs w:val="24"/>
            </w:rPr>
          </w:rPrChange>
        </w:rPr>
        <w:t xml:space="preserve">, </w:t>
      </w:r>
      <w:r w:rsidRPr="00463A4D">
        <w:rPr>
          <w:rFonts w:cs="Times New Roman"/>
          <w:i/>
          <w:iCs/>
          <w:noProof/>
          <w:szCs w:val="24"/>
          <w:lang w:val="en-US"/>
          <w:rPrChange w:id="1288" w:author="Julian Christensen" w:date="2024-07-04T08:59:00Z">
            <w:rPr>
              <w:rFonts w:cs="Times New Roman"/>
              <w:i/>
              <w:iCs/>
              <w:noProof/>
              <w:szCs w:val="24"/>
            </w:rPr>
          </w:rPrChange>
        </w:rPr>
        <w:t>14</w:t>
      </w:r>
      <w:r w:rsidRPr="00463A4D">
        <w:rPr>
          <w:rFonts w:cs="Times New Roman"/>
          <w:noProof/>
          <w:szCs w:val="24"/>
          <w:lang w:val="en-US"/>
          <w:rPrChange w:id="1289" w:author="Julian Christensen" w:date="2024-07-04T08:59:00Z">
            <w:rPr>
              <w:rFonts w:cs="Times New Roman"/>
              <w:noProof/>
              <w:szCs w:val="24"/>
            </w:rPr>
          </w:rPrChange>
        </w:rPr>
        <w:t>(4), 608–621.</w:t>
      </w:r>
    </w:p>
    <w:p w14:paraId="18378BFF"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90" w:author="Julian Christensen" w:date="2024-07-04T08:59:00Z">
            <w:rPr>
              <w:rFonts w:cs="Times New Roman"/>
              <w:noProof/>
              <w:szCs w:val="24"/>
            </w:rPr>
          </w:rPrChange>
        </w:rPr>
      </w:pPr>
      <w:r w:rsidRPr="00463A4D">
        <w:rPr>
          <w:rFonts w:cs="Times New Roman"/>
          <w:noProof/>
          <w:szCs w:val="24"/>
          <w:lang w:val="en-US"/>
          <w:rPrChange w:id="1291" w:author="Julian Christensen" w:date="2024-07-04T08:59:00Z">
            <w:rPr>
              <w:rFonts w:cs="Times New Roman"/>
              <w:noProof/>
              <w:szCs w:val="24"/>
            </w:rPr>
          </w:rPrChange>
        </w:rPr>
        <w:t xml:space="preserve">Polanin, J. R., Pigott, T. D., Espelage, D. L., &amp; Grotpeter, J. K. (2019). Best practice guidelines for abstract screening large-evidence systematic reviews and meta-analyses. </w:t>
      </w:r>
      <w:r w:rsidRPr="00463A4D">
        <w:rPr>
          <w:rFonts w:cs="Times New Roman"/>
          <w:i/>
          <w:iCs/>
          <w:noProof/>
          <w:szCs w:val="24"/>
          <w:lang w:val="en-US"/>
          <w:rPrChange w:id="1292" w:author="Julian Christensen" w:date="2024-07-04T08:59:00Z">
            <w:rPr>
              <w:rFonts w:cs="Times New Roman"/>
              <w:i/>
              <w:iCs/>
              <w:noProof/>
              <w:szCs w:val="24"/>
            </w:rPr>
          </w:rPrChange>
        </w:rPr>
        <w:t>Research Synthesis Methods</w:t>
      </w:r>
      <w:r w:rsidRPr="00463A4D">
        <w:rPr>
          <w:rFonts w:cs="Times New Roman"/>
          <w:noProof/>
          <w:szCs w:val="24"/>
          <w:lang w:val="en-US"/>
          <w:rPrChange w:id="1293" w:author="Julian Christensen" w:date="2024-07-04T08:59:00Z">
            <w:rPr>
              <w:rFonts w:cs="Times New Roman"/>
              <w:noProof/>
              <w:szCs w:val="24"/>
            </w:rPr>
          </w:rPrChange>
        </w:rPr>
        <w:t xml:space="preserve">, </w:t>
      </w:r>
      <w:r w:rsidRPr="00463A4D">
        <w:rPr>
          <w:rFonts w:cs="Times New Roman"/>
          <w:i/>
          <w:iCs/>
          <w:noProof/>
          <w:szCs w:val="24"/>
          <w:lang w:val="en-US"/>
          <w:rPrChange w:id="1294" w:author="Julian Christensen" w:date="2024-07-04T08:59:00Z">
            <w:rPr>
              <w:rFonts w:cs="Times New Roman"/>
              <w:i/>
              <w:iCs/>
              <w:noProof/>
              <w:szCs w:val="24"/>
            </w:rPr>
          </w:rPrChange>
        </w:rPr>
        <w:t>10</w:t>
      </w:r>
      <w:r w:rsidRPr="00463A4D">
        <w:rPr>
          <w:rFonts w:cs="Times New Roman"/>
          <w:noProof/>
          <w:szCs w:val="24"/>
          <w:lang w:val="en-US"/>
          <w:rPrChange w:id="1295" w:author="Julian Christensen" w:date="2024-07-04T08:59:00Z">
            <w:rPr>
              <w:rFonts w:cs="Times New Roman"/>
              <w:noProof/>
              <w:szCs w:val="24"/>
            </w:rPr>
          </w:rPrChange>
        </w:rPr>
        <w:t>(3), 330–342. https://doi.org/https://doi.org/10.1002/jrsm.1354</w:t>
      </w:r>
    </w:p>
    <w:p w14:paraId="2602748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296" w:author="Julian Christensen" w:date="2024-07-04T08:59:00Z">
            <w:rPr>
              <w:rFonts w:cs="Times New Roman"/>
              <w:noProof/>
              <w:szCs w:val="24"/>
            </w:rPr>
          </w:rPrChange>
        </w:rPr>
      </w:pPr>
      <w:r w:rsidRPr="00463A4D">
        <w:rPr>
          <w:rFonts w:cs="Times New Roman"/>
          <w:noProof/>
          <w:szCs w:val="24"/>
          <w:lang w:val="en-US"/>
          <w:rPrChange w:id="1297" w:author="Julian Christensen" w:date="2024-07-04T08:59:00Z">
            <w:rPr>
              <w:rFonts w:cs="Times New Roman"/>
              <w:noProof/>
              <w:szCs w:val="24"/>
            </w:rPr>
          </w:rPrChange>
        </w:rPr>
        <w:t xml:space="preserve">Pustejovsky, J. E. (2020). </w:t>
      </w:r>
      <w:r w:rsidRPr="00463A4D">
        <w:rPr>
          <w:rFonts w:cs="Times New Roman"/>
          <w:i/>
          <w:iCs/>
          <w:noProof/>
          <w:szCs w:val="24"/>
          <w:lang w:val="en-US"/>
          <w:rPrChange w:id="1298" w:author="Julian Christensen" w:date="2024-07-04T08:59:00Z">
            <w:rPr>
              <w:rFonts w:cs="Times New Roman"/>
              <w:i/>
              <w:iCs/>
              <w:noProof/>
              <w:szCs w:val="24"/>
            </w:rPr>
          </w:rPrChange>
        </w:rPr>
        <w:t>clubSandwich: Cluster-robust (sandwich) variance estimators with small-sample corrections</w:t>
      </w:r>
      <w:r w:rsidRPr="00463A4D">
        <w:rPr>
          <w:rFonts w:cs="Times New Roman"/>
          <w:noProof/>
          <w:szCs w:val="24"/>
          <w:lang w:val="en-US"/>
          <w:rPrChange w:id="1299" w:author="Julian Christensen" w:date="2024-07-04T08:59:00Z">
            <w:rPr>
              <w:rFonts w:cs="Times New Roman"/>
              <w:noProof/>
              <w:szCs w:val="24"/>
            </w:rPr>
          </w:rPrChange>
        </w:rPr>
        <w:t xml:space="preserve"> (0.5.5). cran.r-project.org. https://cran.r-project.org/web/packages/clubSandwich/index.html</w:t>
      </w:r>
    </w:p>
    <w:p w14:paraId="473C3B8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00" w:author="Julian Christensen" w:date="2024-07-04T08:59:00Z">
            <w:rPr>
              <w:rFonts w:cs="Times New Roman"/>
              <w:noProof/>
              <w:szCs w:val="24"/>
            </w:rPr>
          </w:rPrChange>
        </w:rPr>
      </w:pPr>
      <w:r w:rsidRPr="00463A4D">
        <w:rPr>
          <w:rFonts w:cs="Times New Roman"/>
          <w:noProof/>
          <w:szCs w:val="24"/>
          <w:lang w:val="en-US"/>
          <w:rPrChange w:id="1301" w:author="Julian Christensen" w:date="2024-07-04T08:59:00Z">
            <w:rPr>
              <w:rFonts w:cs="Times New Roman"/>
              <w:noProof/>
              <w:szCs w:val="24"/>
            </w:rPr>
          </w:rPrChange>
        </w:rPr>
        <w:t xml:space="preserve">Pustejovsky, J. E., &amp; Tipton, E. (2021). Meta-analysis with robust variance estimation: Expanding </w:t>
      </w:r>
      <w:r w:rsidRPr="00463A4D">
        <w:rPr>
          <w:rFonts w:cs="Times New Roman"/>
          <w:noProof/>
          <w:szCs w:val="24"/>
          <w:lang w:val="en-US"/>
          <w:rPrChange w:id="1302" w:author="Julian Christensen" w:date="2024-07-04T08:59:00Z">
            <w:rPr>
              <w:rFonts w:cs="Times New Roman"/>
              <w:noProof/>
              <w:szCs w:val="24"/>
            </w:rPr>
          </w:rPrChange>
        </w:rPr>
        <w:lastRenderedPageBreak/>
        <w:t xml:space="preserve">the range of working models. </w:t>
      </w:r>
      <w:r w:rsidRPr="00463A4D">
        <w:rPr>
          <w:rFonts w:cs="Times New Roman"/>
          <w:i/>
          <w:iCs/>
          <w:noProof/>
          <w:szCs w:val="24"/>
          <w:lang w:val="en-US"/>
          <w:rPrChange w:id="1303" w:author="Julian Christensen" w:date="2024-07-04T08:59:00Z">
            <w:rPr>
              <w:rFonts w:cs="Times New Roman"/>
              <w:i/>
              <w:iCs/>
              <w:noProof/>
              <w:szCs w:val="24"/>
            </w:rPr>
          </w:rPrChange>
        </w:rPr>
        <w:t>Prevention Science</w:t>
      </w:r>
      <w:r w:rsidRPr="00463A4D">
        <w:rPr>
          <w:rFonts w:cs="Times New Roman"/>
          <w:noProof/>
          <w:szCs w:val="24"/>
          <w:lang w:val="en-US"/>
          <w:rPrChange w:id="1304" w:author="Julian Christensen" w:date="2024-07-04T08:59:00Z">
            <w:rPr>
              <w:rFonts w:cs="Times New Roman"/>
              <w:noProof/>
              <w:szCs w:val="24"/>
            </w:rPr>
          </w:rPrChange>
        </w:rPr>
        <w:t xml:space="preserve">, </w:t>
      </w:r>
      <w:r w:rsidRPr="00463A4D">
        <w:rPr>
          <w:rFonts w:cs="Times New Roman"/>
          <w:i/>
          <w:iCs/>
          <w:noProof/>
          <w:szCs w:val="24"/>
          <w:lang w:val="en-US"/>
          <w:rPrChange w:id="1305" w:author="Julian Christensen" w:date="2024-07-04T08:59:00Z">
            <w:rPr>
              <w:rFonts w:cs="Times New Roman"/>
              <w:i/>
              <w:iCs/>
              <w:noProof/>
              <w:szCs w:val="24"/>
            </w:rPr>
          </w:rPrChange>
        </w:rPr>
        <w:t>23</w:t>
      </w:r>
      <w:r w:rsidRPr="00463A4D">
        <w:rPr>
          <w:rFonts w:cs="Times New Roman"/>
          <w:noProof/>
          <w:szCs w:val="24"/>
          <w:lang w:val="en-US"/>
          <w:rPrChange w:id="1306" w:author="Julian Christensen" w:date="2024-07-04T08:59:00Z">
            <w:rPr>
              <w:rFonts w:cs="Times New Roman"/>
              <w:noProof/>
              <w:szCs w:val="24"/>
            </w:rPr>
          </w:rPrChange>
        </w:rPr>
        <w:t>(1), 425–438. https://doi.org/10.1007/s11121-021-01246-3</w:t>
      </w:r>
    </w:p>
    <w:p w14:paraId="6CC55D0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07" w:author="Julian Christensen" w:date="2024-07-04T08:59:00Z">
            <w:rPr>
              <w:rFonts w:cs="Times New Roman"/>
              <w:noProof/>
              <w:szCs w:val="24"/>
            </w:rPr>
          </w:rPrChange>
        </w:rPr>
      </w:pPr>
      <w:r w:rsidRPr="00463A4D">
        <w:rPr>
          <w:rFonts w:cs="Times New Roman"/>
          <w:noProof/>
          <w:szCs w:val="24"/>
          <w:lang w:val="en-US"/>
          <w:rPrChange w:id="1308" w:author="Julian Christensen" w:date="2024-07-04T08:59:00Z">
            <w:rPr>
              <w:rFonts w:cs="Times New Roman"/>
              <w:noProof/>
              <w:szCs w:val="24"/>
            </w:rPr>
          </w:rPrChange>
        </w:rPr>
        <w:t xml:space="preserve">R Core Team. (2022). </w:t>
      </w:r>
      <w:r w:rsidRPr="00463A4D">
        <w:rPr>
          <w:rFonts w:cs="Times New Roman"/>
          <w:i/>
          <w:iCs/>
          <w:noProof/>
          <w:szCs w:val="24"/>
          <w:lang w:val="en-US"/>
          <w:rPrChange w:id="1309" w:author="Julian Christensen" w:date="2024-07-04T08:59:00Z">
            <w:rPr>
              <w:rFonts w:cs="Times New Roman"/>
              <w:i/>
              <w:iCs/>
              <w:noProof/>
              <w:szCs w:val="24"/>
            </w:rPr>
          </w:rPrChange>
        </w:rPr>
        <w:t>R: A language and environment for statistical computing</w:t>
      </w:r>
      <w:r w:rsidRPr="00463A4D">
        <w:rPr>
          <w:rFonts w:cs="Times New Roman"/>
          <w:noProof/>
          <w:szCs w:val="24"/>
          <w:lang w:val="en-US"/>
          <w:rPrChange w:id="1310" w:author="Julian Christensen" w:date="2024-07-04T08:59:00Z">
            <w:rPr>
              <w:rFonts w:cs="Times New Roman"/>
              <w:noProof/>
              <w:szCs w:val="24"/>
            </w:rPr>
          </w:rPrChange>
        </w:rPr>
        <w:t>. R Foundation for Statistical Computing, Vienna, Austria. https://www.r-project.org/</w:t>
      </w:r>
    </w:p>
    <w:p w14:paraId="6A8E8FF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11" w:author="Julian Christensen" w:date="2024-07-04T08:59:00Z">
            <w:rPr>
              <w:rFonts w:cs="Times New Roman"/>
              <w:noProof/>
              <w:szCs w:val="24"/>
            </w:rPr>
          </w:rPrChange>
        </w:rPr>
      </w:pPr>
      <w:r w:rsidRPr="00463A4D">
        <w:rPr>
          <w:rFonts w:cs="Times New Roman"/>
          <w:noProof/>
          <w:szCs w:val="24"/>
          <w:lang w:val="de-DE"/>
          <w:rPrChange w:id="1312" w:author="Julian Christensen" w:date="2024-07-04T08:59:00Z">
            <w:rPr>
              <w:rFonts w:cs="Times New Roman"/>
              <w:noProof/>
              <w:szCs w:val="24"/>
            </w:rPr>
          </w:rPrChange>
        </w:rPr>
        <w:t xml:space="preserve">Rathbone, J., Hoffmann, T., &amp; Glasziou, P. (2015). </w:t>
      </w:r>
      <w:r w:rsidRPr="00463A4D">
        <w:rPr>
          <w:rFonts w:cs="Times New Roman"/>
          <w:noProof/>
          <w:szCs w:val="24"/>
          <w:lang w:val="en-US"/>
          <w:rPrChange w:id="1313" w:author="Julian Christensen" w:date="2024-07-04T08:59:00Z">
            <w:rPr>
              <w:rFonts w:cs="Times New Roman"/>
              <w:noProof/>
              <w:szCs w:val="24"/>
            </w:rPr>
          </w:rPrChange>
        </w:rPr>
        <w:t xml:space="preserve">Faster title and abstract screening? Evaluating Abstrackr, a semi-automated online screening program for systematic reviewers. </w:t>
      </w:r>
      <w:r w:rsidRPr="00463A4D">
        <w:rPr>
          <w:rFonts w:cs="Times New Roman"/>
          <w:i/>
          <w:iCs/>
          <w:noProof/>
          <w:szCs w:val="24"/>
          <w:lang w:val="en-US"/>
          <w:rPrChange w:id="1314" w:author="Julian Christensen" w:date="2024-07-04T08:59:00Z">
            <w:rPr>
              <w:rFonts w:cs="Times New Roman"/>
              <w:i/>
              <w:iCs/>
              <w:noProof/>
              <w:szCs w:val="24"/>
            </w:rPr>
          </w:rPrChange>
        </w:rPr>
        <w:t>Systematic Reviews</w:t>
      </w:r>
      <w:r w:rsidRPr="00463A4D">
        <w:rPr>
          <w:rFonts w:cs="Times New Roman"/>
          <w:noProof/>
          <w:szCs w:val="24"/>
          <w:lang w:val="en-US"/>
          <w:rPrChange w:id="1315" w:author="Julian Christensen" w:date="2024-07-04T08:59:00Z">
            <w:rPr>
              <w:rFonts w:cs="Times New Roman"/>
              <w:noProof/>
              <w:szCs w:val="24"/>
            </w:rPr>
          </w:rPrChange>
        </w:rPr>
        <w:t xml:space="preserve">, </w:t>
      </w:r>
      <w:r w:rsidRPr="00463A4D">
        <w:rPr>
          <w:rFonts w:cs="Times New Roman"/>
          <w:i/>
          <w:iCs/>
          <w:noProof/>
          <w:szCs w:val="24"/>
          <w:lang w:val="en-US"/>
          <w:rPrChange w:id="1316" w:author="Julian Christensen" w:date="2024-07-04T08:59:00Z">
            <w:rPr>
              <w:rFonts w:cs="Times New Roman"/>
              <w:i/>
              <w:iCs/>
              <w:noProof/>
              <w:szCs w:val="24"/>
            </w:rPr>
          </w:rPrChange>
        </w:rPr>
        <w:t>4</w:t>
      </w:r>
      <w:r w:rsidRPr="00463A4D">
        <w:rPr>
          <w:rFonts w:cs="Times New Roman"/>
          <w:noProof/>
          <w:szCs w:val="24"/>
          <w:lang w:val="en-US"/>
          <w:rPrChange w:id="1317" w:author="Julian Christensen" w:date="2024-07-04T08:59:00Z">
            <w:rPr>
              <w:rFonts w:cs="Times New Roman"/>
              <w:noProof/>
              <w:szCs w:val="24"/>
            </w:rPr>
          </w:rPrChange>
        </w:rPr>
        <w:t>(1), 1–7.</w:t>
      </w:r>
    </w:p>
    <w:p w14:paraId="7A36AA7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18" w:author="Julian Christensen" w:date="2024-07-04T08:59:00Z">
            <w:rPr>
              <w:rFonts w:cs="Times New Roman"/>
              <w:noProof/>
              <w:szCs w:val="24"/>
            </w:rPr>
          </w:rPrChange>
        </w:rPr>
      </w:pPr>
      <w:r w:rsidRPr="00463A4D">
        <w:rPr>
          <w:rFonts w:cs="Times New Roman"/>
          <w:noProof/>
          <w:szCs w:val="24"/>
          <w:lang w:val="en-US"/>
          <w:rPrChange w:id="1319" w:author="Julian Christensen" w:date="2024-07-04T08:59:00Z">
            <w:rPr>
              <w:rFonts w:cs="Times New Roman"/>
              <w:noProof/>
              <w:szCs w:val="24"/>
            </w:rPr>
          </w:rPrChange>
        </w:rPr>
        <w:t xml:space="preserve">Rothstein, H. R., Sutton, A. J., &amp; Borenstein, M. (2005). Publication bias in meta-analysis. In H. R. Rothstein, A. J. Sutton, &amp; M. Borenstein (Eds.), </w:t>
      </w:r>
      <w:r w:rsidRPr="00463A4D">
        <w:rPr>
          <w:rFonts w:cs="Times New Roman"/>
          <w:i/>
          <w:iCs/>
          <w:noProof/>
          <w:szCs w:val="24"/>
          <w:lang w:val="en-US"/>
          <w:rPrChange w:id="1320" w:author="Julian Christensen" w:date="2024-07-04T08:59:00Z">
            <w:rPr>
              <w:rFonts w:cs="Times New Roman"/>
              <w:i/>
              <w:iCs/>
              <w:noProof/>
              <w:szCs w:val="24"/>
            </w:rPr>
          </w:rPrChange>
        </w:rPr>
        <w:t>Publication bias in meta-analysis: Prevention, assessment and adjustments</w:t>
      </w:r>
      <w:r w:rsidRPr="00463A4D">
        <w:rPr>
          <w:rFonts w:cs="Times New Roman"/>
          <w:noProof/>
          <w:szCs w:val="24"/>
          <w:lang w:val="en-US"/>
          <w:rPrChange w:id="1321" w:author="Julian Christensen" w:date="2024-07-04T08:59:00Z">
            <w:rPr>
              <w:rFonts w:cs="Times New Roman"/>
              <w:noProof/>
              <w:szCs w:val="24"/>
            </w:rPr>
          </w:rPrChange>
        </w:rPr>
        <w:t>. Wiley Online Library.</w:t>
      </w:r>
    </w:p>
    <w:p w14:paraId="1E364AA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22" w:author="Julian Christensen" w:date="2024-07-04T08:59:00Z">
            <w:rPr>
              <w:rFonts w:cs="Times New Roman"/>
              <w:noProof/>
              <w:szCs w:val="24"/>
            </w:rPr>
          </w:rPrChange>
        </w:rPr>
      </w:pPr>
      <w:r w:rsidRPr="00463A4D">
        <w:rPr>
          <w:rFonts w:cs="Times New Roman"/>
          <w:noProof/>
          <w:szCs w:val="24"/>
          <w:lang w:val="en-US"/>
          <w:rPrChange w:id="1323" w:author="Julian Christensen" w:date="2024-07-04T08:59:00Z">
            <w:rPr>
              <w:rFonts w:cs="Times New Roman"/>
              <w:noProof/>
              <w:szCs w:val="24"/>
            </w:rPr>
          </w:rPrChange>
        </w:rPr>
        <w:t xml:space="preserve">Röver, C., &amp; Friede, T. (2022). Double arcsine transform not appropriate for meta-analysis. </w:t>
      </w:r>
      <w:r w:rsidRPr="00463A4D">
        <w:rPr>
          <w:rFonts w:cs="Times New Roman"/>
          <w:i/>
          <w:iCs/>
          <w:noProof/>
          <w:szCs w:val="24"/>
          <w:lang w:val="en-US"/>
          <w:rPrChange w:id="1324" w:author="Julian Christensen" w:date="2024-07-04T08:59:00Z">
            <w:rPr>
              <w:rFonts w:cs="Times New Roman"/>
              <w:i/>
              <w:iCs/>
              <w:noProof/>
              <w:szCs w:val="24"/>
            </w:rPr>
          </w:rPrChange>
        </w:rPr>
        <w:t>Research Synthesis Methods</w:t>
      </w:r>
      <w:r w:rsidRPr="00463A4D">
        <w:rPr>
          <w:rFonts w:cs="Times New Roman"/>
          <w:noProof/>
          <w:szCs w:val="24"/>
          <w:lang w:val="en-US"/>
          <w:rPrChange w:id="1325" w:author="Julian Christensen" w:date="2024-07-04T08:59:00Z">
            <w:rPr>
              <w:rFonts w:cs="Times New Roman"/>
              <w:noProof/>
              <w:szCs w:val="24"/>
            </w:rPr>
          </w:rPrChange>
        </w:rPr>
        <w:t xml:space="preserve">, </w:t>
      </w:r>
      <w:r w:rsidRPr="00463A4D">
        <w:rPr>
          <w:rFonts w:cs="Times New Roman"/>
          <w:i/>
          <w:iCs/>
          <w:noProof/>
          <w:szCs w:val="24"/>
          <w:lang w:val="en-US"/>
          <w:rPrChange w:id="1326" w:author="Julian Christensen" w:date="2024-07-04T08:59:00Z">
            <w:rPr>
              <w:rFonts w:cs="Times New Roman"/>
              <w:i/>
              <w:iCs/>
              <w:noProof/>
              <w:szCs w:val="24"/>
            </w:rPr>
          </w:rPrChange>
        </w:rPr>
        <w:t>13</w:t>
      </w:r>
      <w:r w:rsidRPr="00463A4D">
        <w:rPr>
          <w:rFonts w:cs="Times New Roman"/>
          <w:noProof/>
          <w:szCs w:val="24"/>
          <w:lang w:val="en-US"/>
          <w:rPrChange w:id="1327" w:author="Julian Christensen" w:date="2024-07-04T08:59:00Z">
            <w:rPr>
              <w:rFonts w:cs="Times New Roman"/>
              <w:noProof/>
              <w:szCs w:val="24"/>
            </w:rPr>
          </w:rPrChange>
        </w:rPr>
        <w:t>(5), 645–648. https://doi.org/https://doi.org/10.1002/jrsm.1591</w:t>
      </w:r>
    </w:p>
    <w:p w14:paraId="23D9F3B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28" w:author="Julian Christensen" w:date="2024-07-04T08:59:00Z">
            <w:rPr>
              <w:rFonts w:cs="Times New Roman"/>
              <w:noProof/>
              <w:szCs w:val="24"/>
            </w:rPr>
          </w:rPrChange>
        </w:rPr>
      </w:pPr>
      <w:r w:rsidRPr="00463A4D">
        <w:rPr>
          <w:rFonts w:cs="Times New Roman"/>
          <w:noProof/>
          <w:szCs w:val="24"/>
          <w:lang w:val="en-US"/>
          <w:rPrChange w:id="1329" w:author="Julian Christensen" w:date="2024-07-04T08:59:00Z">
            <w:rPr>
              <w:rFonts w:cs="Times New Roman"/>
              <w:noProof/>
              <w:szCs w:val="24"/>
            </w:rPr>
          </w:rPrChange>
        </w:rPr>
        <w:t xml:space="preserve">RStudio Team. (2015). </w:t>
      </w:r>
      <w:r w:rsidRPr="00463A4D">
        <w:rPr>
          <w:rFonts w:cs="Times New Roman"/>
          <w:i/>
          <w:iCs/>
          <w:noProof/>
          <w:szCs w:val="24"/>
          <w:lang w:val="en-US"/>
          <w:rPrChange w:id="1330" w:author="Julian Christensen" w:date="2024-07-04T08:59:00Z">
            <w:rPr>
              <w:rFonts w:cs="Times New Roman"/>
              <w:i/>
              <w:iCs/>
              <w:noProof/>
              <w:szCs w:val="24"/>
            </w:rPr>
          </w:rPrChange>
        </w:rPr>
        <w:t>RStudio: Integrated development for R</w:t>
      </w:r>
      <w:r w:rsidRPr="00463A4D">
        <w:rPr>
          <w:rFonts w:cs="Times New Roman"/>
          <w:noProof/>
          <w:szCs w:val="24"/>
          <w:lang w:val="en-US"/>
          <w:rPrChange w:id="1331" w:author="Julian Christensen" w:date="2024-07-04T08:59:00Z">
            <w:rPr>
              <w:rFonts w:cs="Times New Roman"/>
              <w:noProof/>
              <w:szCs w:val="24"/>
            </w:rPr>
          </w:rPrChange>
        </w:rPr>
        <w:t>. RStudio, Inc., Boston, MA. https://www.rstudio.com/</w:t>
      </w:r>
    </w:p>
    <w:p w14:paraId="7B672BD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32" w:author="Julian Christensen" w:date="2024-07-04T08:59:00Z">
            <w:rPr>
              <w:rFonts w:cs="Times New Roman"/>
              <w:noProof/>
              <w:szCs w:val="24"/>
            </w:rPr>
          </w:rPrChange>
        </w:rPr>
      </w:pPr>
      <w:r w:rsidRPr="00463A4D">
        <w:rPr>
          <w:rFonts w:cs="Times New Roman"/>
          <w:noProof/>
          <w:szCs w:val="24"/>
          <w:lang w:val="de-DE"/>
          <w:rPrChange w:id="1333" w:author="Julian Christensen" w:date="2024-07-04T08:59:00Z">
            <w:rPr>
              <w:rFonts w:cs="Times New Roman"/>
              <w:noProof/>
              <w:szCs w:val="24"/>
            </w:rPr>
          </w:rPrChange>
        </w:rPr>
        <w:t xml:space="preserve">Schwarzer, G., Chemaitelly, H., Abu-Raddad, L. J., &amp; Rücker, G. (2019). </w:t>
      </w:r>
      <w:r w:rsidRPr="00463A4D">
        <w:rPr>
          <w:rFonts w:cs="Times New Roman"/>
          <w:noProof/>
          <w:szCs w:val="24"/>
          <w:lang w:val="en-US"/>
          <w:rPrChange w:id="1334" w:author="Julian Christensen" w:date="2024-07-04T08:59:00Z">
            <w:rPr>
              <w:rFonts w:cs="Times New Roman"/>
              <w:noProof/>
              <w:szCs w:val="24"/>
            </w:rPr>
          </w:rPrChange>
        </w:rPr>
        <w:t xml:space="preserve">Seriously misleading results using inverse of Freeman-Tukey double arcsine transformation in meta-analysis of single proportions. </w:t>
      </w:r>
      <w:r w:rsidRPr="00463A4D">
        <w:rPr>
          <w:rFonts w:cs="Times New Roman"/>
          <w:i/>
          <w:iCs/>
          <w:noProof/>
          <w:szCs w:val="24"/>
          <w:lang w:val="en-US"/>
          <w:rPrChange w:id="1335" w:author="Julian Christensen" w:date="2024-07-04T08:59:00Z">
            <w:rPr>
              <w:rFonts w:cs="Times New Roman"/>
              <w:i/>
              <w:iCs/>
              <w:noProof/>
              <w:szCs w:val="24"/>
            </w:rPr>
          </w:rPrChange>
        </w:rPr>
        <w:t>Research Synthesis Methods</w:t>
      </w:r>
      <w:r w:rsidRPr="00463A4D">
        <w:rPr>
          <w:rFonts w:cs="Times New Roman"/>
          <w:noProof/>
          <w:szCs w:val="24"/>
          <w:lang w:val="en-US"/>
          <w:rPrChange w:id="1336" w:author="Julian Christensen" w:date="2024-07-04T08:59:00Z">
            <w:rPr>
              <w:rFonts w:cs="Times New Roman"/>
              <w:noProof/>
              <w:szCs w:val="24"/>
            </w:rPr>
          </w:rPrChange>
        </w:rPr>
        <w:t xml:space="preserve">, </w:t>
      </w:r>
      <w:r w:rsidRPr="00463A4D">
        <w:rPr>
          <w:rFonts w:cs="Times New Roman"/>
          <w:i/>
          <w:iCs/>
          <w:noProof/>
          <w:szCs w:val="24"/>
          <w:lang w:val="en-US"/>
          <w:rPrChange w:id="1337" w:author="Julian Christensen" w:date="2024-07-04T08:59:00Z">
            <w:rPr>
              <w:rFonts w:cs="Times New Roman"/>
              <w:i/>
              <w:iCs/>
              <w:noProof/>
              <w:szCs w:val="24"/>
            </w:rPr>
          </w:rPrChange>
        </w:rPr>
        <w:t>10</w:t>
      </w:r>
      <w:r w:rsidRPr="00463A4D">
        <w:rPr>
          <w:rFonts w:cs="Times New Roman"/>
          <w:noProof/>
          <w:szCs w:val="24"/>
          <w:lang w:val="en-US"/>
          <w:rPrChange w:id="1338" w:author="Julian Christensen" w:date="2024-07-04T08:59:00Z">
            <w:rPr>
              <w:rFonts w:cs="Times New Roman"/>
              <w:noProof/>
              <w:szCs w:val="24"/>
            </w:rPr>
          </w:rPrChange>
        </w:rPr>
        <w:t>(3), 476–483. https://doi.org/https://doi.org/10.1002/jrsm.1348</w:t>
      </w:r>
    </w:p>
    <w:p w14:paraId="40099CB7"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39" w:author="Julian Christensen" w:date="2024-07-04T08:59:00Z">
            <w:rPr>
              <w:rFonts w:cs="Times New Roman"/>
              <w:noProof/>
              <w:szCs w:val="24"/>
            </w:rPr>
          </w:rPrChange>
        </w:rPr>
      </w:pPr>
      <w:r w:rsidRPr="00463A4D">
        <w:rPr>
          <w:rFonts w:cs="Times New Roman"/>
          <w:noProof/>
          <w:szCs w:val="24"/>
          <w:lang w:val="en-US"/>
          <w:rPrChange w:id="1340" w:author="Julian Christensen" w:date="2024-07-04T08:59:00Z">
            <w:rPr>
              <w:rFonts w:cs="Times New Roman"/>
              <w:noProof/>
              <w:szCs w:val="24"/>
            </w:rPr>
          </w:rPrChange>
        </w:rPr>
        <w:t xml:space="preserve">Shadish, W. R., Cook, T. D., &amp; Campbell, D. T. (2002). </w:t>
      </w:r>
      <w:r w:rsidRPr="00463A4D">
        <w:rPr>
          <w:rFonts w:cs="Times New Roman"/>
          <w:i/>
          <w:iCs/>
          <w:noProof/>
          <w:szCs w:val="24"/>
          <w:lang w:val="en-US"/>
          <w:rPrChange w:id="1341" w:author="Julian Christensen" w:date="2024-07-04T08:59:00Z">
            <w:rPr>
              <w:rFonts w:cs="Times New Roman"/>
              <w:i/>
              <w:iCs/>
              <w:noProof/>
              <w:szCs w:val="24"/>
            </w:rPr>
          </w:rPrChange>
        </w:rPr>
        <w:t>Experimental and Quasi-Experimental Designs for Generalized Causal Inference</w:t>
      </w:r>
      <w:r w:rsidRPr="00463A4D">
        <w:rPr>
          <w:rFonts w:cs="Times New Roman"/>
          <w:noProof/>
          <w:szCs w:val="24"/>
          <w:lang w:val="en-US"/>
          <w:rPrChange w:id="1342" w:author="Julian Christensen" w:date="2024-07-04T08:59:00Z">
            <w:rPr>
              <w:rFonts w:cs="Times New Roman"/>
              <w:noProof/>
              <w:szCs w:val="24"/>
            </w:rPr>
          </w:rPrChange>
        </w:rPr>
        <w:t xml:space="preserve"> (2nd ed.). Cengage Learning, Inc.</w:t>
      </w:r>
    </w:p>
    <w:p w14:paraId="4BCDE89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43" w:author="Julian Christensen" w:date="2024-07-04T08:59:00Z">
            <w:rPr>
              <w:rFonts w:cs="Times New Roman"/>
              <w:noProof/>
              <w:szCs w:val="24"/>
            </w:rPr>
          </w:rPrChange>
        </w:rPr>
      </w:pPr>
      <w:r w:rsidRPr="00463A4D">
        <w:rPr>
          <w:rFonts w:cs="Times New Roman"/>
          <w:noProof/>
          <w:szCs w:val="24"/>
          <w:lang w:val="en-US"/>
          <w:rPrChange w:id="1344" w:author="Julian Christensen" w:date="2024-07-04T08:59:00Z">
            <w:rPr>
              <w:rFonts w:cs="Times New Roman"/>
              <w:noProof/>
              <w:szCs w:val="24"/>
            </w:rPr>
          </w:rPrChange>
        </w:rPr>
        <w:t xml:space="preserve">Shemilt, I., Khan, N., Park, S., &amp; Thomas, J. (2016). Use of cost-effectiveness analysis to compare the efficiency of study identification methods in systematic reviews. </w:t>
      </w:r>
      <w:r w:rsidRPr="00463A4D">
        <w:rPr>
          <w:rFonts w:cs="Times New Roman"/>
          <w:i/>
          <w:iCs/>
          <w:noProof/>
          <w:szCs w:val="24"/>
          <w:lang w:val="en-US"/>
          <w:rPrChange w:id="1345" w:author="Julian Christensen" w:date="2024-07-04T08:59:00Z">
            <w:rPr>
              <w:rFonts w:cs="Times New Roman"/>
              <w:i/>
              <w:iCs/>
              <w:noProof/>
              <w:szCs w:val="24"/>
            </w:rPr>
          </w:rPrChange>
        </w:rPr>
        <w:t>Systematic Reviews</w:t>
      </w:r>
      <w:r w:rsidRPr="00463A4D">
        <w:rPr>
          <w:rFonts w:cs="Times New Roman"/>
          <w:noProof/>
          <w:szCs w:val="24"/>
          <w:lang w:val="en-US"/>
          <w:rPrChange w:id="1346" w:author="Julian Christensen" w:date="2024-07-04T08:59:00Z">
            <w:rPr>
              <w:rFonts w:cs="Times New Roman"/>
              <w:noProof/>
              <w:szCs w:val="24"/>
            </w:rPr>
          </w:rPrChange>
        </w:rPr>
        <w:t xml:space="preserve">, </w:t>
      </w:r>
      <w:r w:rsidRPr="00463A4D">
        <w:rPr>
          <w:rFonts w:cs="Times New Roman"/>
          <w:i/>
          <w:iCs/>
          <w:noProof/>
          <w:szCs w:val="24"/>
          <w:lang w:val="en-US"/>
          <w:rPrChange w:id="1347" w:author="Julian Christensen" w:date="2024-07-04T08:59:00Z">
            <w:rPr>
              <w:rFonts w:cs="Times New Roman"/>
              <w:i/>
              <w:iCs/>
              <w:noProof/>
              <w:szCs w:val="24"/>
            </w:rPr>
          </w:rPrChange>
        </w:rPr>
        <w:t>5</w:t>
      </w:r>
      <w:r w:rsidRPr="00463A4D">
        <w:rPr>
          <w:rFonts w:cs="Times New Roman"/>
          <w:noProof/>
          <w:szCs w:val="24"/>
          <w:lang w:val="en-US"/>
          <w:rPrChange w:id="1348" w:author="Julian Christensen" w:date="2024-07-04T08:59:00Z">
            <w:rPr>
              <w:rFonts w:cs="Times New Roman"/>
              <w:noProof/>
              <w:szCs w:val="24"/>
            </w:rPr>
          </w:rPrChange>
        </w:rPr>
        <w:t>, 1–13.</w:t>
      </w:r>
    </w:p>
    <w:p w14:paraId="3560564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49" w:author="Julian Christensen" w:date="2024-07-04T08:59:00Z">
            <w:rPr>
              <w:rFonts w:cs="Times New Roman"/>
              <w:noProof/>
              <w:szCs w:val="24"/>
            </w:rPr>
          </w:rPrChange>
        </w:rPr>
      </w:pPr>
      <w:r w:rsidRPr="00463A4D">
        <w:rPr>
          <w:rFonts w:cs="Times New Roman"/>
          <w:noProof/>
          <w:szCs w:val="24"/>
          <w:lang w:val="en-US"/>
          <w:rPrChange w:id="1350" w:author="Julian Christensen" w:date="2024-07-04T08:59:00Z">
            <w:rPr>
              <w:rFonts w:cs="Times New Roman"/>
              <w:noProof/>
              <w:szCs w:val="24"/>
            </w:rPr>
          </w:rPrChange>
        </w:rPr>
        <w:t xml:space="preserve">Shemilt, I., Simon, A., Hollands, G. J., Marteau, T. M., Ogilvie, D., O’Mara-Eves, A., Kelly, M. P., &amp; Thomas, J. (2014). Pinpointing needles in giant haystacks: use of text mining to reduce impractical screening workload in extremely large scoping reviews. </w:t>
      </w:r>
      <w:r w:rsidRPr="00463A4D">
        <w:rPr>
          <w:rFonts w:cs="Times New Roman"/>
          <w:i/>
          <w:iCs/>
          <w:noProof/>
          <w:szCs w:val="24"/>
          <w:lang w:val="en-US"/>
          <w:rPrChange w:id="1351" w:author="Julian Christensen" w:date="2024-07-04T08:59:00Z">
            <w:rPr>
              <w:rFonts w:cs="Times New Roman"/>
              <w:i/>
              <w:iCs/>
              <w:noProof/>
              <w:szCs w:val="24"/>
            </w:rPr>
          </w:rPrChange>
        </w:rPr>
        <w:t>Research Synthesis Methods</w:t>
      </w:r>
      <w:r w:rsidRPr="00463A4D">
        <w:rPr>
          <w:rFonts w:cs="Times New Roman"/>
          <w:noProof/>
          <w:szCs w:val="24"/>
          <w:lang w:val="en-US"/>
          <w:rPrChange w:id="1352" w:author="Julian Christensen" w:date="2024-07-04T08:59:00Z">
            <w:rPr>
              <w:rFonts w:cs="Times New Roman"/>
              <w:noProof/>
              <w:szCs w:val="24"/>
            </w:rPr>
          </w:rPrChange>
        </w:rPr>
        <w:t xml:space="preserve">, </w:t>
      </w:r>
      <w:r w:rsidRPr="00463A4D">
        <w:rPr>
          <w:rFonts w:cs="Times New Roman"/>
          <w:i/>
          <w:iCs/>
          <w:noProof/>
          <w:szCs w:val="24"/>
          <w:lang w:val="en-US"/>
          <w:rPrChange w:id="1353" w:author="Julian Christensen" w:date="2024-07-04T08:59:00Z">
            <w:rPr>
              <w:rFonts w:cs="Times New Roman"/>
              <w:i/>
              <w:iCs/>
              <w:noProof/>
              <w:szCs w:val="24"/>
            </w:rPr>
          </w:rPrChange>
        </w:rPr>
        <w:t>5</w:t>
      </w:r>
      <w:r w:rsidRPr="00463A4D">
        <w:rPr>
          <w:rFonts w:cs="Times New Roman"/>
          <w:noProof/>
          <w:szCs w:val="24"/>
          <w:lang w:val="en-US"/>
          <w:rPrChange w:id="1354" w:author="Julian Christensen" w:date="2024-07-04T08:59:00Z">
            <w:rPr>
              <w:rFonts w:cs="Times New Roman"/>
              <w:noProof/>
              <w:szCs w:val="24"/>
            </w:rPr>
          </w:rPrChange>
        </w:rPr>
        <w:t>(1), 31–49. https://doi.org/https://doi.org/10.1002/jrsm.1093</w:t>
      </w:r>
    </w:p>
    <w:p w14:paraId="4BDA937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55" w:author="Julian Christensen" w:date="2024-07-04T08:59:00Z">
            <w:rPr>
              <w:rFonts w:cs="Times New Roman"/>
              <w:noProof/>
              <w:szCs w:val="24"/>
            </w:rPr>
          </w:rPrChange>
        </w:rPr>
      </w:pPr>
      <w:r w:rsidRPr="00463A4D">
        <w:rPr>
          <w:rFonts w:cs="Times New Roman"/>
          <w:noProof/>
          <w:szCs w:val="24"/>
          <w:lang w:val="en-US"/>
          <w:rPrChange w:id="1356" w:author="Julian Christensen" w:date="2024-07-04T08:59:00Z">
            <w:rPr>
              <w:rFonts w:cs="Times New Roman"/>
              <w:noProof/>
              <w:szCs w:val="24"/>
            </w:rPr>
          </w:rPrChange>
        </w:rPr>
        <w:t xml:space="preserve">Stoll, C. R. T., Izadi, S., Fowler, S., Green, P., Suls, J., &amp; Colditz, G. A. (2019). The value of a second reviewer for study selection in systematic reviews. </w:t>
      </w:r>
      <w:r w:rsidRPr="00463A4D">
        <w:rPr>
          <w:rFonts w:cs="Times New Roman"/>
          <w:i/>
          <w:iCs/>
          <w:noProof/>
          <w:szCs w:val="24"/>
          <w:lang w:val="en-US"/>
          <w:rPrChange w:id="1357" w:author="Julian Christensen" w:date="2024-07-04T08:59:00Z">
            <w:rPr>
              <w:rFonts w:cs="Times New Roman"/>
              <w:i/>
              <w:iCs/>
              <w:noProof/>
              <w:szCs w:val="24"/>
            </w:rPr>
          </w:rPrChange>
        </w:rPr>
        <w:t>Research Synthesis Methods</w:t>
      </w:r>
      <w:r w:rsidRPr="00463A4D">
        <w:rPr>
          <w:rFonts w:cs="Times New Roman"/>
          <w:noProof/>
          <w:szCs w:val="24"/>
          <w:lang w:val="en-US"/>
          <w:rPrChange w:id="1358" w:author="Julian Christensen" w:date="2024-07-04T08:59:00Z">
            <w:rPr>
              <w:rFonts w:cs="Times New Roman"/>
              <w:noProof/>
              <w:szCs w:val="24"/>
            </w:rPr>
          </w:rPrChange>
        </w:rPr>
        <w:t xml:space="preserve">, </w:t>
      </w:r>
      <w:r w:rsidRPr="00463A4D">
        <w:rPr>
          <w:rFonts w:cs="Times New Roman"/>
          <w:i/>
          <w:iCs/>
          <w:noProof/>
          <w:szCs w:val="24"/>
          <w:lang w:val="en-US"/>
          <w:rPrChange w:id="1359" w:author="Julian Christensen" w:date="2024-07-04T08:59:00Z">
            <w:rPr>
              <w:rFonts w:cs="Times New Roman"/>
              <w:i/>
              <w:iCs/>
              <w:noProof/>
              <w:szCs w:val="24"/>
            </w:rPr>
          </w:rPrChange>
        </w:rPr>
        <w:t>10</w:t>
      </w:r>
      <w:r w:rsidRPr="00463A4D">
        <w:rPr>
          <w:rFonts w:cs="Times New Roman"/>
          <w:noProof/>
          <w:szCs w:val="24"/>
          <w:lang w:val="en-US"/>
          <w:rPrChange w:id="1360" w:author="Julian Christensen" w:date="2024-07-04T08:59:00Z">
            <w:rPr>
              <w:rFonts w:cs="Times New Roman"/>
              <w:noProof/>
              <w:szCs w:val="24"/>
            </w:rPr>
          </w:rPrChange>
        </w:rPr>
        <w:t>(4), 539–545. https://doi.org/10.1002/jrsm.1369</w:t>
      </w:r>
    </w:p>
    <w:p w14:paraId="1B584CD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61" w:author="Julian Christensen" w:date="2024-07-04T08:59:00Z">
            <w:rPr>
              <w:rFonts w:cs="Times New Roman"/>
              <w:noProof/>
              <w:szCs w:val="24"/>
            </w:rPr>
          </w:rPrChange>
        </w:rPr>
      </w:pPr>
      <w:r w:rsidRPr="00463A4D">
        <w:rPr>
          <w:rFonts w:cs="Times New Roman"/>
          <w:noProof/>
          <w:szCs w:val="24"/>
          <w:lang w:val="en-US"/>
          <w:rPrChange w:id="1362" w:author="Julian Christensen" w:date="2024-07-04T08:59:00Z">
            <w:rPr>
              <w:rFonts w:cs="Times New Roman"/>
              <w:noProof/>
              <w:szCs w:val="24"/>
            </w:rPr>
          </w:rPrChange>
        </w:rPr>
        <w:t xml:space="preserve">Syriani, E., David, I., &amp; Kumar, G. (2023). Assessing the Ability of ChatGPT to Screen Articles for Systematic Reviews. </w:t>
      </w:r>
      <w:r w:rsidRPr="00463A4D">
        <w:rPr>
          <w:rFonts w:cs="Times New Roman"/>
          <w:i/>
          <w:iCs/>
          <w:noProof/>
          <w:szCs w:val="24"/>
          <w:lang w:val="en-US"/>
          <w:rPrChange w:id="1363" w:author="Julian Christensen" w:date="2024-07-04T08:59:00Z">
            <w:rPr>
              <w:rFonts w:cs="Times New Roman"/>
              <w:i/>
              <w:iCs/>
              <w:noProof/>
              <w:szCs w:val="24"/>
            </w:rPr>
          </w:rPrChange>
        </w:rPr>
        <w:t>ArXiv Preprint ArXiv:2307.06464</w:t>
      </w:r>
      <w:r w:rsidRPr="00463A4D">
        <w:rPr>
          <w:rFonts w:cs="Times New Roman"/>
          <w:noProof/>
          <w:szCs w:val="24"/>
          <w:lang w:val="en-US"/>
          <w:rPrChange w:id="1364" w:author="Julian Christensen" w:date="2024-07-04T08:59:00Z">
            <w:rPr>
              <w:rFonts w:cs="Times New Roman"/>
              <w:noProof/>
              <w:szCs w:val="24"/>
            </w:rPr>
          </w:rPrChange>
        </w:rPr>
        <w:t>.</w:t>
      </w:r>
    </w:p>
    <w:p w14:paraId="2588C3A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65" w:author="Julian Christensen" w:date="2024-07-04T08:59:00Z">
            <w:rPr>
              <w:rFonts w:cs="Times New Roman"/>
              <w:noProof/>
              <w:szCs w:val="24"/>
            </w:rPr>
          </w:rPrChange>
        </w:rPr>
      </w:pPr>
      <w:r w:rsidRPr="00463A4D">
        <w:rPr>
          <w:rFonts w:cs="Times New Roman"/>
          <w:noProof/>
          <w:szCs w:val="24"/>
          <w:lang w:val="en-US"/>
          <w:rPrChange w:id="1366" w:author="Julian Christensen" w:date="2024-07-04T08:59:00Z">
            <w:rPr>
              <w:rFonts w:cs="Times New Roman"/>
              <w:noProof/>
              <w:szCs w:val="24"/>
            </w:rPr>
          </w:rPrChange>
        </w:rPr>
        <w:lastRenderedPageBreak/>
        <w:t xml:space="preserve">Thomsen, M. K., Seerup, J. K., Dietrichson, J., Bondebjerg, A., &amp; Viinholt, B. C. A. (2022). PROTOCOL: Testing frequency and student achievement: A systematic review. </w:t>
      </w:r>
      <w:r w:rsidRPr="00463A4D">
        <w:rPr>
          <w:rFonts w:cs="Times New Roman"/>
          <w:i/>
          <w:iCs/>
          <w:noProof/>
          <w:szCs w:val="24"/>
          <w:lang w:val="en-US"/>
          <w:rPrChange w:id="1367" w:author="Julian Christensen" w:date="2024-07-04T08:59:00Z">
            <w:rPr>
              <w:rFonts w:cs="Times New Roman"/>
              <w:i/>
              <w:iCs/>
              <w:noProof/>
              <w:szCs w:val="24"/>
            </w:rPr>
          </w:rPrChange>
        </w:rPr>
        <w:t>Campbell Systematic Reviews</w:t>
      </w:r>
      <w:r w:rsidRPr="00463A4D">
        <w:rPr>
          <w:rFonts w:cs="Times New Roman"/>
          <w:noProof/>
          <w:szCs w:val="24"/>
          <w:lang w:val="en-US"/>
          <w:rPrChange w:id="1368" w:author="Julian Christensen" w:date="2024-07-04T08:59:00Z">
            <w:rPr>
              <w:rFonts w:cs="Times New Roman"/>
              <w:noProof/>
              <w:szCs w:val="24"/>
            </w:rPr>
          </w:rPrChange>
        </w:rPr>
        <w:t xml:space="preserve">, </w:t>
      </w:r>
      <w:r w:rsidRPr="00463A4D">
        <w:rPr>
          <w:rFonts w:cs="Times New Roman"/>
          <w:i/>
          <w:iCs/>
          <w:noProof/>
          <w:szCs w:val="24"/>
          <w:lang w:val="en-US"/>
          <w:rPrChange w:id="1369" w:author="Julian Christensen" w:date="2024-07-04T08:59:00Z">
            <w:rPr>
              <w:rFonts w:cs="Times New Roman"/>
              <w:i/>
              <w:iCs/>
              <w:noProof/>
              <w:szCs w:val="24"/>
            </w:rPr>
          </w:rPrChange>
        </w:rPr>
        <w:t>18</w:t>
      </w:r>
      <w:r w:rsidRPr="00463A4D">
        <w:rPr>
          <w:rFonts w:cs="Times New Roman"/>
          <w:noProof/>
          <w:szCs w:val="24"/>
          <w:lang w:val="en-US"/>
          <w:rPrChange w:id="1370" w:author="Julian Christensen" w:date="2024-07-04T08:59:00Z">
            <w:rPr>
              <w:rFonts w:cs="Times New Roman"/>
              <w:noProof/>
              <w:szCs w:val="24"/>
            </w:rPr>
          </w:rPrChange>
        </w:rPr>
        <w:t>(1), e1212. https://doi.org/https://doi.org/10.1002/cl2.1212</w:t>
      </w:r>
    </w:p>
    <w:p w14:paraId="0AC7891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71" w:author="Julian Christensen" w:date="2024-07-04T08:59:00Z">
            <w:rPr>
              <w:rFonts w:cs="Times New Roman"/>
              <w:noProof/>
              <w:szCs w:val="24"/>
            </w:rPr>
          </w:rPrChange>
        </w:rPr>
      </w:pPr>
      <w:r w:rsidRPr="00463A4D">
        <w:rPr>
          <w:rFonts w:cs="Times New Roman"/>
          <w:noProof/>
          <w:szCs w:val="24"/>
          <w:lang w:val="en-US"/>
          <w:rPrChange w:id="1372" w:author="Julian Christensen" w:date="2024-07-04T08:59:00Z">
            <w:rPr>
              <w:rFonts w:cs="Times New Roman"/>
              <w:noProof/>
              <w:szCs w:val="24"/>
            </w:rPr>
          </w:rPrChange>
        </w:rPr>
        <w:t xml:space="preserve">Tipton, E., &amp; Pustejovsky, J. E. (2015). Small-sample adjustments for tests of moderators and model fit using robust variance estimation in meta-regression. </w:t>
      </w:r>
      <w:r w:rsidRPr="00463A4D">
        <w:rPr>
          <w:rFonts w:cs="Times New Roman"/>
          <w:i/>
          <w:iCs/>
          <w:noProof/>
          <w:szCs w:val="24"/>
          <w:lang w:val="en-US"/>
          <w:rPrChange w:id="1373" w:author="Julian Christensen" w:date="2024-07-04T08:59:00Z">
            <w:rPr>
              <w:rFonts w:cs="Times New Roman"/>
              <w:i/>
              <w:iCs/>
              <w:noProof/>
              <w:szCs w:val="24"/>
            </w:rPr>
          </w:rPrChange>
        </w:rPr>
        <w:t>Journal of Educational and Behavioral Statistics</w:t>
      </w:r>
      <w:r w:rsidRPr="00463A4D">
        <w:rPr>
          <w:rFonts w:cs="Times New Roman"/>
          <w:noProof/>
          <w:szCs w:val="24"/>
          <w:lang w:val="en-US"/>
          <w:rPrChange w:id="1374" w:author="Julian Christensen" w:date="2024-07-04T08:59:00Z">
            <w:rPr>
              <w:rFonts w:cs="Times New Roman"/>
              <w:noProof/>
              <w:szCs w:val="24"/>
            </w:rPr>
          </w:rPrChange>
        </w:rPr>
        <w:t xml:space="preserve">, </w:t>
      </w:r>
      <w:r w:rsidRPr="00463A4D">
        <w:rPr>
          <w:rFonts w:cs="Times New Roman"/>
          <w:i/>
          <w:iCs/>
          <w:noProof/>
          <w:szCs w:val="24"/>
          <w:lang w:val="en-US"/>
          <w:rPrChange w:id="1375" w:author="Julian Christensen" w:date="2024-07-04T08:59:00Z">
            <w:rPr>
              <w:rFonts w:cs="Times New Roman"/>
              <w:i/>
              <w:iCs/>
              <w:noProof/>
              <w:szCs w:val="24"/>
            </w:rPr>
          </w:rPrChange>
        </w:rPr>
        <w:t>40</w:t>
      </w:r>
      <w:r w:rsidRPr="00463A4D">
        <w:rPr>
          <w:rFonts w:cs="Times New Roman"/>
          <w:noProof/>
          <w:szCs w:val="24"/>
          <w:lang w:val="en-US"/>
          <w:rPrChange w:id="1376" w:author="Julian Christensen" w:date="2024-07-04T08:59:00Z">
            <w:rPr>
              <w:rFonts w:cs="Times New Roman"/>
              <w:noProof/>
              <w:szCs w:val="24"/>
            </w:rPr>
          </w:rPrChange>
        </w:rPr>
        <w:t>(6), 604–634. https://doi.org/10.3102/1076998615606099</w:t>
      </w:r>
    </w:p>
    <w:p w14:paraId="23E2BE2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77" w:author="Julian Christensen" w:date="2024-07-04T08:59:00Z">
            <w:rPr>
              <w:rFonts w:cs="Times New Roman"/>
              <w:noProof/>
              <w:szCs w:val="24"/>
            </w:rPr>
          </w:rPrChange>
        </w:rPr>
      </w:pPr>
      <w:r w:rsidRPr="00463A4D">
        <w:rPr>
          <w:rFonts w:cs="Times New Roman"/>
          <w:noProof/>
          <w:szCs w:val="24"/>
          <w:lang w:val="en-US"/>
          <w:rPrChange w:id="1378" w:author="Julian Christensen" w:date="2024-07-04T08:59:00Z">
            <w:rPr>
              <w:rFonts w:cs="Times New Roman"/>
              <w:noProof/>
              <w:szCs w:val="24"/>
            </w:rPr>
          </w:rPrChange>
        </w:rPr>
        <w:t xml:space="preserve">Tsafnat, G., Glasziou, P., Choong, M. K., Dunn, A., Galgani, F., &amp; Coiera, E. (2014). Systematic review automation technologies. </w:t>
      </w:r>
      <w:r w:rsidRPr="00463A4D">
        <w:rPr>
          <w:rFonts w:cs="Times New Roman"/>
          <w:i/>
          <w:iCs/>
          <w:noProof/>
          <w:szCs w:val="24"/>
          <w:lang w:val="en-US"/>
          <w:rPrChange w:id="1379" w:author="Julian Christensen" w:date="2024-07-04T08:59:00Z">
            <w:rPr>
              <w:rFonts w:cs="Times New Roman"/>
              <w:i/>
              <w:iCs/>
              <w:noProof/>
              <w:szCs w:val="24"/>
            </w:rPr>
          </w:rPrChange>
        </w:rPr>
        <w:t>Systematic Reviews</w:t>
      </w:r>
      <w:r w:rsidRPr="00463A4D">
        <w:rPr>
          <w:rFonts w:cs="Times New Roman"/>
          <w:noProof/>
          <w:szCs w:val="24"/>
          <w:lang w:val="en-US"/>
          <w:rPrChange w:id="1380" w:author="Julian Christensen" w:date="2024-07-04T08:59:00Z">
            <w:rPr>
              <w:rFonts w:cs="Times New Roman"/>
              <w:noProof/>
              <w:szCs w:val="24"/>
            </w:rPr>
          </w:rPrChange>
        </w:rPr>
        <w:t xml:space="preserve">, </w:t>
      </w:r>
      <w:r w:rsidRPr="00463A4D">
        <w:rPr>
          <w:rFonts w:cs="Times New Roman"/>
          <w:i/>
          <w:iCs/>
          <w:noProof/>
          <w:szCs w:val="24"/>
          <w:lang w:val="en-US"/>
          <w:rPrChange w:id="1381" w:author="Julian Christensen" w:date="2024-07-04T08:59:00Z">
            <w:rPr>
              <w:rFonts w:cs="Times New Roman"/>
              <w:i/>
              <w:iCs/>
              <w:noProof/>
              <w:szCs w:val="24"/>
            </w:rPr>
          </w:rPrChange>
        </w:rPr>
        <w:t>3</w:t>
      </w:r>
      <w:r w:rsidRPr="00463A4D">
        <w:rPr>
          <w:rFonts w:cs="Times New Roman"/>
          <w:noProof/>
          <w:szCs w:val="24"/>
          <w:lang w:val="en-US"/>
          <w:rPrChange w:id="1382" w:author="Julian Christensen" w:date="2024-07-04T08:59:00Z">
            <w:rPr>
              <w:rFonts w:cs="Times New Roman"/>
              <w:noProof/>
              <w:szCs w:val="24"/>
            </w:rPr>
          </w:rPrChange>
        </w:rPr>
        <w:t>(1), 74. https://doi.org/10.1186/2046-4053-3-74</w:t>
      </w:r>
    </w:p>
    <w:p w14:paraId="4CA68C2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83" w:author="Julian Christensen" w:date="2024-07-04T08:59:00Z">
            <w:rPr>
              <w:rFonts w:cs="Times New Roman"/>
              <w:noProof/>
              <w:szCs w:val="24"/>
            </w:rPr>
          </w:rPrChange>
        </w:rPr>
      </w:pPr>
      <w:r w:rsidRPr="00463A4D">
        <w:rPr>
          <w:rFonts w:cs="Times New Roman"/>
          <w:noProof/>
          <w:szCs w:val="24"/>
          <w:lang w:val="en-US"/>
          <w:rPrChange w:id="1384" w:author="Julian Christensen" w:date="2024-07-04T08:59:00Z">
            <w:rPr>
              <w:rFonts w:cs="Times New Roman"/>
              <w:noProof/>
              <w:szCs w:val="24"/>
            </w:rPr>
          </w:rPrChange>
        </w:rPr>
        <w:t xml:space="preserve">Valentine, J. C. (2009). Judging the quality of primary research. </w:t>
      </w:r>
      <w:r w:rsidRPr="00463A4D">
        <w:rPr>
          <w:rFonts w:cs="Times New Roman"/>
          <w:i/>
          <w:iCs/>
          <w:noProof/>
          <w:szCs w:val="24"/>
          <w:lang w:val="en-US"/>
          <w:rPrChange w:id="1385" w:author="Julian Christensen" w:date="2024-07-04T08:59:00Z">
            <w:rPr>
              <w:rFonts w:cs="Times New Roman"/>
              <w:i/>
              <w:iCs/>
              <w:noProof/>
              <w:szCs w:val="24"/>
            </w:rPr>
          </w:rPrChange>
        </w:rPr>
        <w:t>The Handbook of Research Synthesis and Meta-Analysis</w:t>
      </w:r>
      <w:r w:rsidRPr="00463A4D">
        <w:rPr>
          <w:rFonts w:cs="Times New Roman"/>
          <w:noProof/>
          <w:szCs w:val="24"/>
          <w:lang w:val="en-US"/>
          <w:rPrChange w:id="1386" w:author="Julian Christensen" w:date="2024-07-04T08:59:00Z">
            <w:rPr>
              <w:rFonts w:cs="Times New Roman"/>
              <w:noProof/>
              <w:szCs w:val="24"/>
            </w:rPr>
          </w:rPrChange>
        </w:rPr>
        <w:t xml:space="preserve">, </w:t>
      </w:r>
      <w:r w:rsidRPr="00463A4D">
        <w:rPr>
          <w:rFonts w:cs="Times New Roman"/>
          <w:i/>
          <w:iCs/>
          <w:noProof/>
          <w:szCs w:val="24"/>
          <w:lang w:val="en-US"/>
          <w:rPrChange w:id="1387" w:author="Julian Christensen" w:date="2024-07-04T08:59:00Z">
            <w:rPr>
              <w:rFonts w:cs="Times New Roman"/>
              <w:i/>
              <w:iCs/>
              <w:noProof/>
              <w:szCs w:val="24"/>
            </w:rPr>
          </w:rPrChange>
        </w:rPr>
        <w:t>2</w:t>
      </w:r>
      <w:r w:rsidRPr="00463A4D">
        <w:rPr>
          <w:rFonts w:cs="Times New Roman"/>
          <w:noProof/>
          <w:szCs w:val="24"/>
          <w:lang w:val="en-US"/>
          <w:rPrChange w:id="1388" w:author="Julian Christensen" w:date="2024-07-04T08:59:00Z">
            <w:rPr>
              <w:rFonts w:cs="Times New Roman"/>
              <w:noProof/>
              <w:szCs w:val="24"/>
            </w:rPr>
          </w:rPrChange>
        </w:rPr>
        <w:t>, 129–146.</w:t>
      </w:r>
    </w:p>
    <w:p w14:paraId="2C5AA847"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89" w:author="Julian Christensen" w:date="2024-07-04T08:59:00Z">
            <w:rPr>
              <w:rFonts w:cs="Times New Roman"/>
              <w:noProof/>
              <w:szCs w:val="24"/>
            </w:rPr>
          </w:rPrChange>
        </w:rPr>
      </w:pPr>
      <w:r w:rsidRPr="00463A4D">
        <w:rPr>
          <w:rFonts w:cs="Times New Roman"/>
          <w:noProof/>
          <w:szCs w:val="24"/>
          <w:lang w:val="en-US"/>
          <w:rPrChange w:id="1390" w:author="Julian Christensen" w:date="2024-07-04T08:59:00Z">
            <w:rPr>
              <w:rFonts w:cs="Times New Roman"/>
              <w:noProof/>
              <w:szCs w:val="24"/>
            </w:rPr>
          </w:rPrChange>
        </w:rPr>
        <w:t xml:space="preserve">Van De Schoot, R., De Bruin, J., Schram, R., Zahedi, P., De Boer, J., Weijdema, F., Kramer, B., Huijts, M., Hoogerwerf, M., &amp; Ferdinands, G. (2021). An open source machine learning framework for efficient and transparent systematic reviews. </w:t>
      </w:r>
      <w:r w:rsidRPr="00463A4D">
        <w:rPr>
          <w:rFonts w:cs="Times New Roman"/>
          <w:i/>
          <w:iCs/>
          <w:noProof/>
          <w:szCs w:val="24"/>
          <w:lang w:val="en-US"/>
          <w:rPrChange w:id="1391" w:author="Julian Christensen" w:date="2024-07-04T08:59:00Z">
            <w:rPr>
              <w:rFonts w:cs="Times New Roman"/>
              <w:i/>
              <w:iCs/>
              <w:noProof/>
              <w:szCs w:val="24"/>
            </w:rPr>
          </w:rPrChange>
        </w:rPr>
        <w:t>Nature Machine Intelligence</w:t>
      </w:r>
      <w:r w:rsidRPr="00463A4D">
        <w:rPr>
          <w:rFonts w:cs="Times New Roman"/>
          <w:noProof/>
          <w:szCs w:val="24"/>
          <w:lang w:val="en-US"/>
          <w:rPrChange w:id="1392" w:author="Julian Christensen" w:date="2024-07-04T08:59:00Z">
            <w:rPr>
              <w:rFonts w:cs="Times New Roman"/>
              <w:noProof/>
              <w:szCs w:val="24"/>
            </w:rPr>
          </w:rPrChange>
        </w:rPr>
        <w:t xml:space="preserve">, </w:t>
      </w:r>
      <w:r w:rsidRPr="00463A4D">
        <w:rPr>
          <w:rFonts w:cs="Times New Roman"/>
          <w:i/>
          <w:iCs/>
          <w:noProof/>
          <w:szCs w:val="24"/>
          <w:lang w:val="en-US"/>
          <w:rPrChange w:id="1393" w:author="Julian Christensen" w:date="2024-07-04T08:59:00Z">
            <w:rPr>
              <w:rFonts w:cs="Times New Roman"/>
              <w:i/>
              <w:iCs/>
              <w:noProof/>
              <w:szCs w:val="24"/>
            </w:rPr>
          </w:rPrChange>
        </w:rPr>
        <w:t>3</w:t>
      </w:r>
      <w:r w:rsidRPr="00463A4D">
        <w:rPr>
          <w:rFonts w:cs="Times New Roman"/>
          <w:noProof/>
          <w:szCs w:val="24"/>
          <w:lang w:val="en-US"/>
          <w:rPrChange w:id="1394" w:author="Julian Christensen" w:date="2024-07-04T08:59:00Z">
            <w:rPr>
              <w:rFonts w:cs="Times New Roman"/>
              <w:noProof/>
              <w:szCs w:val="24"/>
            </w:rPr>
          </w:rPrChange>
        </w:rPr>
        <w:t>(2), 125–133.</w:t>
      </w:r>
    </w:p>
    <w:p w14:paraId="2CF680E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395" w:author="Julian Christensen" w:date="2024-07-04T08:59:00Z">
            <w:rPr>
              <w:rFonts w:cs="Times New Roman"/>
              <w:noProof/>
              <w:szCs w:val="24"/>
            </w:rPr>
          </w:rPrChange>
        </w:rPr>
      </w:pPr>
      <w:r w:rsidRPr="00463A4D">
        <w:rPr>
          <w:rFonts w:cs="Times New Roman"/>
          <w:noProof/>
          <w:szCs w:val="24"/>
          <w:lang w:val="en-US"/>
          <w:rPrChange w:id="1396" w:author="Julian Christensen" w:date="2024-07-04T08:59:00Z">
            <w:rPr>
              <w:rFonts w:cs="Times New Roman"/>
              <w:noProof/>
              <w:szCs w:val="24"/>
            </w:rPr>
          </w:rPrChange>
        </w:rPr>
        <w:t xml:space="preserve">Viechtbauer, W. (2010). Conducting meta-analyses in R with the metafor package. </w:t>
      </w:r>
      <w:r w:rsidRPr="00463A4D">
        <w:rPr>
          <w:rFonts w:cs="Times New Roman"/>
          <w:i/>
          <w:iCs/>
          <w:noProof/>
          <w:szCs w:val="24"/>
          <w:lang w:val="en-US"/>
          <w:rPrChange w:id="1397" w:author="Julian Christensen" w:date="2024-07-04T08:59:00Z">
            <w:rPr>
              <w:rFonts w:cs="Times New Roman"/>
              <w:i/>
              <w:iCs/>
              <w:noProof/>
              <w:szCs w:val="24"/>
            </w:rPr>
          </w:rPrChange>
        </w:rPr>
        <w:t>Journal of Statistical Software</w:t>
      </w:r>
      <w:r w:rsidRPr="00463A4D">
        <w:rPr>
          <w:rFonts w:cs="Times New Roman"/>
          <w:noProof/>
          <w:szCs w:val="24"/>
          <w:lang w:val="en-US"/>
          <w:rPrChange w:id="1398" w:author="Julian Christensen" w:date="2024-07-04T08:59:00Z">
            <w:rPr>
              <w:rFonts w:cs="Times New Roman"/>
              <w:noProof/>
              <w:szCs w:val="24"/>
            </w:rPr>
          </w:rPrChange>
        </w:rPr>
        <w:t xml:space="preserve">, </w:t>
      </w:r>
      <w:r w:rsidRPr="00463A4D">
        <w:rPr>
          <w:rFonts w:cs="Times New Roman"/>
          <w:i/>
          <w:iCs/>
          <w:noProof/>
          <w:szCs w:val="24"/>
          <w:lang w:val="en-US"/>
          <w:rPrChange w:id="1399" w:author="Julian Christensen" w:date="2024-07-04T08:59:00Z">
            <w:rPr>
              <w:rFonts w:cs="Times New Roman"/>
              <w:i/>
              <w:iCs/>
              <w:noProof/>
              <w:szCs w:val="24"/>
            </w:rPr>
          </w:rPrChange>
        </w:rPr>
        <w:t>36</w:t>
      </w:r>
      <w:r w:rsidRPr="00463A4D">
        <w:rPr>
          <w:rFonts w:cs="Times New Roman"/>
          <w:noProof/>
          <w:szCs w:val="24"/>
          <w:lang w:val="en-US"/>
          <w:rPrChange w:id="1400" w:author="Julian Christensen" w:date="2024-07-04T08:59:00Z">
            <w:rPr>
              <w:rFonts w:cs="Times New Roman"/>
              <w:noProof/>
              <w:szCs w:val="24"/>
            </w:rPr>
          </w:rPrChange>
        </w:rPr>
        <w:t>(3), 1–48. https://doi.org/10.18637/jss.v036.i03</w:t>
      </w:r>
    </w:p>
    <w:p w14:paraId="07BC51AD"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463A4D">
        <w:rPr>
          <w:rFonts w:cs="Times New Roman"/>
          <w:noProof/>
          <w:szCs w:val="24"/>
          <w:lang w:val="en-US"/>
          <w:rPrChange w:id="1401" w:author="Julian Christensen" w:date="2024-07-04T08:59:00Z">
            <w:rPr>
              <w:rFonts w:cs="Times New Roman"/>
              <w:noProof/>
              <w:szCs w:val="24"/>
            </w:rPr>
          </w:rPrChange>
        </w:rPr>
        <w:t xml:space="preserve">Viechtbauer, W. (2022). </w:t>
      </w:r>
      <w:r w:rsidRPr="00FE6365">
        <w:rPr>
          <w:rFonts w:cs="Times New Roman"/>
          <w:i/>
          <w:iCs/>
          <w:noProof/>
          <w:szCs w:val="24"/>
        </w:rPr>
        <w:t>Miller (1978)</w:t>
      </w:r>
      <w:r w:rsidRPr="00FE6365">
        <w:rPr>
          <w:rFonts w:cs="Times New Roman"/>
          <w:noProof/>
          <w:szCs w:val="24"/>
        </w:rPr>
        <w:t>. https://www.metafor-project.org/doku.php/analyses:miller1978?s[]=proportion</w:t>
      </w:r>
    </w:p>
    <w:p w14:paraId="5E9603F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402" w:author="Julian Christensen" w:date="2024-07-04T08:59:00Z">
            <w:rPr>
              <w:rFonts w:cs="Times New Roman"/>
              <w:noProof/>
              <w:szCs w:val="24"/>
            </w:rPr>
          </w:rPrChange>
        </w:rPr>
      </w:pPr>
      <w:r w:rsidRPr="00463A4D">
        <w:rPr>
          <w:rFonts w:cs="Times New Roman"/>
          <w:noProof/>
          <w:szCs w:val="24"/>
          <w:lang w:val="de-DE"/>
          <w:rPrChange w:id="1403" w:author="Julian Christensen" w:date="2024-07-04T08:59:00Z">
            <w:rPr>
              <w:rFonts w:cs="Times New Roman"/>
              <w:noProof/>
              <w:szCs w:val="24"/>
            </w:rPr>
          </w:rPrChange>
        </w:rPr>
        <w:t xml:space="preserve">Waffenschmidt, S., Knelangen, M., Sieben, W., Bühn, S., &amp; Pieper, D. (2019). </w:t>
      </w:r>
      <w:r w:rsidRPr="00463A4D">
        <w:rPr>
          <w:rFonts w:cs="Times New Roman"/>
          <w:noProof/>
          <w:szCs w:val="24"/>
          <w:lang w:val="en-US"/>
          <w:rPrChange w:id="1404" w:author="Julian Christensen" w:date="2024-07-04T08:59:00Z">
            <w:rPr>
              <w:rFonts w:cs="Times New Roman"/>
              <w:noProof/>
              <w:szCs w:val="24"/>
            </w:rPr>
          </w:rPrChange>
        </w:rPr>
        <w:t xml:space="preserve">Single screening versus conventional double screening for study selection in systematic reviews: a methodological systematic review. </w:t>
      </w:r>
      <w:r w:rsidRPr="00463A4D">
        <w:rPr>
          <w:rFonts w:cs="Times New Roman"/>
          <w:i/>
          <w:iCs/>
          <w:noProof/>
          <w:szCs w:val="24"/>
          <w:lang w:val="en-US"/>
          <w:rPrChange w:id="1405" w:author="Julian Christensen" w:date="2024-07-04T08:59:00Z">
            <w:rPr>
              <w:rFonts w:cs="Times New Roman"/>
              <w:i/>
              <w:iCs/>
              <w:noProof/>
              <w:szCs w:val="24"/>
            </w:rPr>
          </w:rPrChange>
        </w:rPr>
        <w:t>BMC Medical Research Methodology</w:t>
      </w:r>
      <w:r w:rsidRPr="00463A4D">
        <w:rPr>
          <w:rFonts w:cs="Times New Roman"/>
          <w:noProof/>
          <w:szCs w:val="24"/>
          <w:lang w:val="en-US"/>
          <w:rPrChange w:id="1406" w:author="Julian Christensen" w:date="2024-07-04T08:59:00Z">
            <w:rPr>
              <w:rFonts w:cs="Times New Roman"/>
              <w:noProof/>
              <w:szCs w:val="24"/>
            </w:rPr>
          </w:rPrChange>
        </w:rPr>
        <w:t xml:space="preserve">, </w:t>
      </w:r>
      <w:r w:rsidRPr="00463A4D">
        <w:rPr>
          <w:rFonts w:cs="Times New Roman"/>
          <w:i/>
          <w:iCs/>
          <w:noProof/>
          <w:szCs w:val="24"/>
          <w:lang w:val="en-US"/>
          <w:rPrChange w:id="1407" w:author="Julian Christensen" w:date="2024-07-04T08:59:00Z">
            <w:rPr>
              <w:rFonts w:cs="Times New Roman"/>
              <w:i/>
              <w:iCs/>
              <w:noProof/>
              <w:szCs w:val="24"/>
            </w:rPr>
          </w:rPrChange>
        </w:rPr>
        <w:t>19</w:t>
      </w:r>
      <w:r w:rsidRPr="00463A4D">
        <w:rPr>
          <w:rFonts w:cs="Times New Roman"/>
          <w:noProof/>
          <w:szCs w:val="24"/>
          <w:lang w:val="en-US"/>
          <w:rPrChange w:id="1408" w:author="Julian Christensen" w:date="2024-07-04T08:59:00Z">
            <w:rPr>
              <w:rFonts w:cs="Times New Roman"/>
              <w:noProof/>
              <w:szCs w:val="24"/>
            </w:rPr>
          </w:rPrChange>
        </w:rPr>
        <w:t>(1), 132. https://doi.org/10.1186/s12874-019-0782-0</w:t>
      </w:r>
    </w:p>
    <w:p w14:paraId="3C22AAF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1409" w:author="Julian Christensen" w:date="2024-07-04T08:59:00Z">
            <w:rPr>
              <w:rFonts w:cs="Times New Roman"/>
              <w:noProof/>
              <w:szCs w:val="24"/>
            </w:rPr>
          </w:rPrChange>
        </w:rPr>
      </w:pPr>
      <w:r w:rsidRPr="00463A4D">
        <w:rPr>
          <w:rFonts w:cs="Times New Roman"/>
          <w:noProof/>
          <w:szCs w:val="24"/>
          <w:lang w:val="en-US"/>
          <w:rPrChange w:id="1410" w:author="Julian Christensen" w:date="2024-07-04T08:59:00Z">
            <w:rPr>
              <w:rFonts w:cs="Times New Roman"/>
              <w:noProof/>
              <w:szCs w:val="24"/>
            </w:rPr>
          </w:rPrChange>
        </w:rPr>
        <w:t xml:space="preserve">Wang, Z., Nayfeh, T., Tetzlaff, J., O’Blenis, P., &amp; Murad, M. H. (2020). Error rates of human reviewers during abstract screening in systematic reviews. </w:t>
      </w:r>
      <w:r w:rsidRPr="00463A4D">
        <w:rPr>
          <w:rFonts w:cs="Times New Roman"/>
          <w:i/>
          <w:iCs/>
          <w:noProof/>
          <w:szCs w:val="24"/>
          <w:lang w:val="en-US"/>
          <w:rPrChange w:id="1411" w:author="Julian Christensen" w:date="2024-07-04T08:59:00Z">
            <w:rPr>
              <w:rFonts w:cs="Times New Roman"/>
              <w:i/>
              <w:iCs/>
              <w:noProof/>
              <w:szCs w:val="24"/>
            </w:rPr>
          </w:rPrChange>
        </w:rPr>
        <w:t>PloS One</w:t>
      </w:r>
      <w:r w:rsidRPr="00463A4D">
        <w:rPr>
          <w:rFonts w:cs="Times New Roman"/>
          <w:noProof/>
          <w:szCs w:val="24"/>
          <w:lang w:val="en-US"/>
          <w:rPrChange w:id="1412" w:author="Julian Christensen" w:date="2024-07-04T08:59:00Z">
            <w:rPr>
              <w:rFonts w:cs="Times New Roman"/>
              <w:noProof/>
              <w:szCs w:val="24"/>
            </w:rPr>
          </w:rPrChange>
        </w:rPr>
        <w:t xml:space="preserve">, </w:t>
      </w:r>
      <w:r w:rsidRPr="00463A4D">
        <w:rPr>
          <w:rFonts w:cs="Times New Roman"/>
          <w:i/>
          <w:iCs/>
          <w:noProof/>
          <w:szCs w:val="24"/>
          <w:lang w:val="en-US"/>
          <w:rPrChange w:id="1413" w:author="Julian Christensen" w:date="2024-07-04T08:59:00Z">
            <w:rPr>
              <w:rFonts w:cs="Times New Roman"/>
              <w:i/>
              <w:iCs/>
              <w:noProof/>
              <w:szCs w:val="24"/>
            </w:rPr>
          </w:rPrChange>
        </w:rPr>
        <w:t>15</w:t>
      </w:r>
      <w:r w:rsidRPr="00463A4D">
        <w:rPr>
          <w:rFonts w:cs="Times New Roman"/>
          <w:noProof/>
          <w:szCs w:val="24"/>
          <w:lang w:val="en-US"/>
          <w:rPrChange w:id="1414" w:author="Julian Christensen" w:date="2024-07-04T08:59:00Z">
            <w:rPr>
              <w:rFonts w:cs="Times New Roman"/>
              <w:noProof/>
              <w:szCs w:val="24"/>
            </w:rPr>
          </w:rPrChange>
        </w:rPr>
        <w:t>(1), e0227742.</w:t>
      </w:r>
    </w:p>
    <w:p w14:paraId="190695B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lang w:val="en-US"/>
          <w:rPrChange w:id="1415" w:author="Julian Christensen" w:date="2024-07-04T08:59:00Z">
            <w:rPr>
              <w:rFonts w:cs="Times New Roman"/>
              <w:noProof/>
            </w:rPr>
          </w:rPrChange>
        </w:rPr>
      </w:pPr>
      <w:r w:rsidRPr="00463A4D">
        <w:rPr>
          <w:rFonts w:cs="Times New Roman"/>
          <w:noProof/>
          <w:szCs w:val="24"/>
          <w:lang w:val="en-US"/>
          <w:rPrChange w:id="1416" w:author="Julian Christensen" w:date="2024-07-04T08:59:00Z">
            <w:rPr>
              <w:rFonts w:cs="Times New Roman"/>
              <w:noProof/>
              <w:szCs w:val="24"/>
            </w:rPr>
          </w:rPrChange>
        </w:rPr>
        <w:t xml:space="preserve">Westgate, M. J. (2019). revtools: An R package to support article screening for evidence synthesis. </w:t>
      </w:r>
      <w:r w:rsidRPr="00463A4D">
        <w:rPr>
          <w:rFonts w:cs="Times New Roman"/>
          <w:i/>
          <w:iCs/>
          <w:noProof/>
          <w:szCs w:val="24"/>
          <w:lang w:val="en-US"/>
          <w:rPrChange w:id="1417" w:author="Julian Christensen" w:date="2024-07-04T08:59:00Z">
            <w:rPr>
              <w:rFonts w:cs="Times New Roman"/>
              <w:i/>
              <w:iCs/>
              <w:noProof/>
              <w:szCs w:val="24"/>
            </w:rPr>
          </w:rPrChange>
        </w:rPr>
        <w:t>Research Synthesis Methods</w:t>
      </w:r>
      <w:r w:rsidRPr="00463A4D">
        <w:rPr>
          <w:rFonts w:cs="Times New Roman"/>
          <w:noProof/>
          <w:szCs w:val="24"/>
          <w:lang w:val="en-US"/>
          <w:rPrChange w:id="1418" w:author="Julian Christensen" w:date="2024-07-04T08:59:00Z">
            <w:rPr>
              <w:rFonts w:cs="Times New Roman"/>
              <w:noProof/>
              <w:szCs w:val="24"/>
            </w:rPr>
          </w:rPrChange>
        </w:rPr>
        <w:t xml:space="preserve">, </w:t>
      </w:r>
      <w:r w:rsidRPr="00463A4D">
        <w:rPr>
          <w:rFonts w:cs="Times New Roman"/>
          <w:i/>
          <w:iCs/>
          <w:noProof/>
          <w:szCs w:val="24"/>
          <w:lang w:val="en-US"/>
          <w:rPrChange w:id="1419" w:author="Julian Christensen" w:date="2024-07-04T08:59:00Z">
            <w:rPr>
              <w:rFonts w:cs="Times New Roman"/>
              <w:i/>
              <w:iCs/>
              <w:noProof/>
              <w:szCs w:val="24"/>
            </w:rPr>
          </w:rPrChange>
        </w:rPr>
        <w:t>10</w:t>
      </w:r>
      <w:r w:rsidRPr="00463A4D">
        <w:rPr>
          <w:rFonts w:cs="Times New Roman"/>
          <w:noProof/>
          <w:szCs w:val="24"/>
          <w:lang w:val="en-US"/>
          <w:rPrChange w:id="1420" w:author="Julian Christensen" w:date="2024-07-04T08:59:00Z">
            <w:rPr>
              <w:rFonts w:cs="Times New Roman"/>
              <w:noProof/>
              <w:szCs w:val="24"/>
            </w:rPr>
          </w:rPrChange>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16"/>
      <w:footerReference w:type="default" r:id="rId1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 Christensen" w:date="2024-07-04T09:30:00Z" w:initials="JC">
    <w:p w14:paraId="5947A1F8" w14:textId="70637122" w:rsidR="0001372B" w:rsidRDefault="0001372B">
      <w:pPr>
        <w:pStyle w:val="Kommentartekst"/>
      </w:pPr>
      <w:r>
        <w:rPr>
          <w:rStyle w:val="Kommentarhenvisning"/>
        </w:rPr>
        <w:annotationRef/>
      </w:r>
      <w:r>
        <w:t xml:space="preserve">En tanke – måske til diskussionen, måske helt </w:t>
      </w:r>
      <w:proofErr w:type="spellStart"/>
      <w:r>
        <w:t>off</w:t>
      </w:r>
      <w:proofErr w:type="spellEnd"/>
      <w:r>
        <w:t xml:space="preserve">: Kunne man ikke forestille sig, at man i fremtiden vil lave en AI-baseret </w:t>
      </w:r>
      <w:proofErr w:type="spellStart"/>
      <w:r w:rsidRPr="00624A15">
        <w:rPr>
          <w:i/>
        </w:rPr>
        <w:t>full-text</w:t>
      </w:r>
      <w:proofErr w:type="spellEnd"/>
      <w:r>
        <w:t xml:space="preserve"> screening af </w:t>
      </w:r>
      <w:r w:rsidRPr="00624A15">
        <w:rPr>
          <w:i/>
        </w:rPr>
        <w:t>alle</w:t>
      </w:r>
      <w:r>
        <w:t xml:space="preserve"> identificerede studier, i stedet for at ekskludere alene på baggrund af titel og abstract? (Det ville gøre det muligt at fange </w:t>
      </w:r>
      <w:proofErr w:type="spellStart"/>
      <w:r>
        <w:t>papers</w:t>
      </w:r>
      <w:proofErr w:type="spellEnd"/>
      <w:r>
        <w:t xml:space="preserve">, hvor den sammenhæng, man er interesseret i, belyses men hvor det – for det konkrete </w:t>
      </w:r>
      <w:proofErr w:type="spellStart"/>
      <w:r>
        <w:t>paper</w:t>
      </w:r>
      <w:proofErr w:type="spellEnd"/>
      <w:r>
        <w:t xml:space="preserve"> – er en sidehistorie, så det ikke fremgår i abstractet?)</w:t>
      </w:r>
    </w:p>
  </w:comment>
  <w:comment w:id="27" w:author="Julian Christensen" w:date="2024-07-04T09:23:00Z" w:initials="JC">
    <w:p w14:paraId="4D66A31F" w14:textId="7AAD4817" w:rsidR="0001372B" w:rsidRPr="00BD4AC8" w:rsidRDefault="0001372B">
      <w:pPr>
        <w:pStyle w:val="Kommentartekst"/>
      </w:pPr>
      <w:r>
        <w:rPr>
          <w:rStyle w:val="Kommentarhenvisning"/>
        </w:rPr>
        <w:annotationRef/>
      </w:r>
      <w:r w:rsidRPr="00BD4AC8">
        <w:t xml:space="preserve">Overvej om </w:t>
      </w:r>
      <w:proofErr w:type="spellStart"/>
      <w:r w:rsidRPr="00BD4AC8">
        <w:t>safely</w:t>
      </w:r>
      <w:proofErr w:type="spellEnd"/>
      <w:r w:rsidRPr="00BD4AC8">
        <w:t xml:space="preserve"> er d</w:t>
      </w:r>
      <w:r>
        <w:t xml:space="preserve">et rette ord – mere i retning af at man kan bruge det med ro i maven – men </w:t>
      </w:r>
      <w:proofErr w:type="spellStart"/>
      <w:r>
        <w:t>safely</w:t>
      </w:r>
      <w:proofErr w:type="spellEnd"/>
      <w:r>
        <w:t xml:space="preserve"> så lyder det som at der er en </w:t>
      </w:r>
      <w:proofErr w:type="gramStart"/>
      <w:r>
        <w:t>sikkerhedsfare..</w:t>
      </w:r>
      <w:proofErr w:type="gramEnd"/>
    </w:p>
  </w:comment>
  <w:comment w:id="30" w:author="Julian Christensen" w:date="2024-07-04T09:42:00Z" w:initials="JC">
    <w:p w14:paraId="60D451B7" w14:textId="6F877A9B" w:rsidR="0001372B" w:rsidRPr="00BD4AC8" w:rsidRDefault="0001372B" w:rsidP="00BC7758">
      <w:pPr>
        <w:pStyle w:val="Kommentartekst"/>
      </w:pPr>
      <w:r>
        <w:rPr>
          <w:rStyle w:val="Kommentarhenvisning"/>
        </w:rPr>
        <w:annotationRef/>
      </w:r>
      <w:r>
        <w:t xml:space="preserve">Disse bullets kan med fordel formuleres som korte sætninger (ligesom de ovenstående) </w:t>
      </w:r>
      <w:r>
        <w:sym w:font="Wingdings" w:char="F0E0"/>
      </w:r>
      <w:r>
        <w:t xml:space="preserve"> mere konsistent udtryk.</w:t>
      </w:r>
    </w:p>
    <w:p w14:paraId="288E80EE" w14:textId="218E07F7" w:rsidR="0001372B" w:rsidRPr="00BC7758" w:rsidRDefault="0001372B">
      <w:pPr>
        <w:pStyle w:val="Kommentartekst"/>
      </w:pPr>
    </w:p>
  </w:comment>
  <w:comment w:id="31" w:author="Julian Christensen" w:date="2024-07-04T09:53:00Z" w:initials="JC">
    <w:p w14:paraId="3B778F22" w14:textId="3D589596" w:rsidR="0001372B" w:rsidRDefault="0001372B">
      <w:pPr>
        <w:pStyle w:val="Kommentartekst"/>
      </w:pPr>
      <w:r>
        <w:rPr>
          <w:rStyle w:val="Kommentarhenvisning"/>
        </w:rPr>
        <w:annotationRef/>
      </w:r>
      <w:r>
        <w:t>Ikke double screening? Når jeg hører ”</w:t>
      </w:r>
      <w:proofErr w:type="spellStart"/>
      <w:r>
        <w:t>duplicate</w:t>
      </w:r>
      <w:proofErr w:type="spellEnd"/>
      <w:r>
        <w:t xml:space="preserve"> screening” så får det mig til at forestille mig en screening med fokus på at frasortere dubletter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Hvis der ændres til ”double” skal der lige laves en søg og erstat da termen anvendes flere steder.</w:t>
      </w:r>
    </w:p>
  </w:comment>
  <w:comment w:id="118" w:author="Julian Christensen" w:date="2024-07-04T13:55:00Z" w:initials="JC">
    <w:p w14:paraId="1580BC94" w14:textId="4E7B9D72" w:rsidR="0001372B" w:rsidRPr="00F66E9F" w:rsidRDefault="0001372B">
      <w:pPr>
        <w:pStyle w:val="Kommentartekst"/>
      </w:pPr>
      <w:r>
        <w:rPr>
          <w:rStyle w:val="Kommentarhenvisning"/>
        </w:rPr>
        <w:annotationRef/>
      </w:r>
      <w:r w:rsidRPr="00F66E9F">
        <w:t xml:space="preserve">Hvordan det? (Altså hvordan </w:t>
      </w:r>
      <w:r>
        <w:t>gør det det lettere at ”</w:t>
      </w:r>
      <w:proofErr w:type="spellStart"/>
      <w:r>
        <w:t>compress</w:t>
      </w:r>
      <w:proofErr w:type="spellEnd"/>
      <w:r>
        <w:t xml:space="preserve"> </w:t>
      </w:r>
      <w:proofErr w:type="spellStart"/>
      <w:r>
        <w:t>calendar</w:t>
      </w:r>
      <w:proofErr w:type="spellEnd"/>
      <w:r>
        <w:t xml:space="preserve"> time”?)</w:t>
      </w:r>
    </w:p>
  </w:comment>
  <w:comment w:id="171" w:author="Julian Christensen" w:date="2024-07-05T10:08:00Z" w:initials="JC">
    <w:p w14:paraId="51FB5E47" w14:textId="2DCAAA6D" w:rsidR="0001372B" w:rsidRDefault="0001372B">
      <w:pPr>
        <w:pStyle w:val="Kommentartekst"/>
      </w:pPr>
      <w:r>
        <w:rPr>
          <w:rStyle w:val="Kommentarhenvisning"/>
        </w:rPr>
        <w:annotationRef/>
      </w:r>
      <w:r>
        <w:t xml:space="preserve">Der er rigtig meget at forholde sig til i dette </w:t>
      </w:r>
      <w:proofErr w:type="spellStart"/>
      <w:r>
        <w:t>paper</w:t>
      </w:r>
      <w:proofErr w:type="spellEnd"/>
      <w:r>
        <w:t xml:space="preserve">, så jeg tænker vi skal arbejde os hen mod så stringent en </w:t>
      </w:r>
      <w:proofErr w:type="spellStart"/>
      <w:r>
        <w:t>story-telling</w:t>
      </w:r>
      <w:proofErr w:type="spellEnd"/>
      <w:r>
        <w:t xml:space="preserve"> som overhovedet muligt. Jeg tænker, at diskussionen af disse kriterier egner sig rigtig godt som afslutning på </w:t>
      </w:r>
      <w:proofErr w:type="spellStart"/>
      <w:r>
        <w:t>paperet</w:t>
      </w:r>
      <w:proofErr w:type="spellEnd"/>
      <w:r>
        <w:t xml:space="preserve"> – altså så vi til sidst slutter af med at sige, at nu har vi vist det og det + stillet det og det til rådighed </w:t>
      </w:r>
      <w:r>
        <w:sym w:font="Wingdings" w:char="F0E0"/>
      </w:r>
      <w:r>
        <w:t xml:space="preserve"> vurderer, at vi med udgangspunkt i Campbell-kriterierne har bragt os til et sted, hvor AI-screening bør kunne accepteres som led i </w:t>
      </w:r>
      <w:proofErr w:type="spellStart"/>
      <w:r>
        <w:t>state</w:t>
      </w:r>
      <w:proofErr w:type="spellEnd"/>
      <w:r>
        <w:t xml:space="preserve">-of-the-art systematiske </w:t>
      </w:r>
      <w:proofErr w:type="spellStart"/>
      <w:r>
        <w:t>literaturreviews</w:t>
      </w:r>
      <w:proofErr w:type="spellEnd"/>
      <w:r>
        <w:t xml:space="preserve">. </w:t>
      </w:r>
      <w:r>
        <w:br/>
      </w:r>
      <w:r>
        <w:br/>
        <w:t xml:space="preserve">PÅ denne måde vil vi også undgå en del gentagelse undervejs i </w:t>
      </w:r>
      <w:proofErr w:type="spellStart"/>
      <w:r>
        <w:t>paperet</w:t>
      </w:r>
      <w:proofErr w:type="spellEnd"/>
    </w:p>
  </w:comment>
  <w:comment w:id="192" w:author="Julian Christensen" w:date="2024-07-04T16:10:00Z" w:initials="JC">
    <w:p w14:paraId="1551C504" w14:textId="00D8697A" w:rsidR="0001372B" w:rsidRPr="006B1FFC" w:rsidRDefault="0001372B">
      <w:pPr>
        <w:pStyle w:val="Kommentartekst"/>
      </w:pPr>
      <w:r>
        <w:rPr>
          <w:rStyle w:val="Kommentarhenvisning"/>
        </w:rPr>
        <w:annotationRef/>
      </w:r>
      <w:r>
        <w:t>Ligger der i tilstedeværelsen af ”</w:t>
      </w:r>
      <w:proofErr w:type="spellStart"/>
      <w:r>
        <w:t>functioning</w:t>
      </w:r>
      <w:proofErr w:type="spellEnd"/>
      <w:r>
        <w:t xml:space="preserve"> </w:t>
      </w:r>
      <w:proofErr w:type="spellStart"/>
      <w:r>
        <w:t>tech</w:t>
      </w:r>
      <w:proofErr w:type="spellEnd"/>
      <w:r>
        <w:t xml:space="preserve">” at der skal være sikret adgang til denne </w:t>
      </w:r>
      <w:proofErr w:type="spellStart"/>
      <w:r>
        <w:t>tech</w:t>
      </w:r>
      <w:proofErr w:type="spellEnd"/>
      <w:r>
        <w:t xml:space="preserve"> i al evighed? For mig lyder det nærmere som, at vi </w:t>
      </w:r>
      <w:r>
        <w:rPr>
          <w:i/>
        </w:rPr>
        <w:t>har</w:t>
      </w:r>
      <w:r>
        <w:t xml:space="preserve"> adgang til </w:t>
      </w:r>
      <w:proofErr w:type="spellStart"/>
      <w:r>
        <w:t>functioning</w:t>
      </w:r>
      <w:proofErr w:type="spellEnd"/>
      <w:r>
        <w:t xml:space="preserve"> </w:t>
      </w:r>
      <w:proofErr w:type="spellStart"/>
      <w:r>
        <w:t>tech</w:t>
      </w:r>
      <w:proofErr w:type="spellEnd"/>
      <w:r>
        <w:t xml:space="preserve"> (</w:t>
      </w:r>
      <w:proofErr w:type="spellStart"/>
      <w:r>
        <w:t>dvs</w:t>
      </w:r>
      <w:proofErr w:type="spellEnd"/>
      <w:r>
        <w:t xml:space="preserve"> kriterie a er overholdt) men at adgangen er skrøbelig, da </w:t>
      </w:r>
      <w:proofErr w:type="spellStart"/>
      <w:r>
        <w:t>OpenAI</w:t>
      </w:r>
      <w:proofErr w:type="spellEnd"/>
      <w:r>
        <w:t xml:space="preserve"> i teorien kunne lukke ned for det i morgen?</w:t>
      </w:r>
    </w:p>
  </w:comment>
  <w:comment w:id="199" w:author="Julian Christensen" w:date="2024-07-04T15:55:00Z" w:initials="JC">
    <w:p w14:paraId="72F51155" w14:textId="78DB5A92" w:rsidR="0001372B" w:rsidRPr="00E64D74" w:rsidRDefault="0001372B">
      <w:pPr>
        <w:pStyle w:val="Kommentartekst"/>
      </w:pPr>
      <w:r>
        <w:rPr>
          <w:rStyle w:val="Kommentarhenvisning"/>
        </w:rPr>
        <w:annotationRef/>
      </w:r>
      <w:r w:rsidRPr="006B1FFC">
        <w:t xml:space="preserve">Hedder det dét? </w:t>
      </w:r>
      <w:r w:rsidRPr="00E64D74">
        <w:t>(altså “</w:t>
      </w:r>
      <w:proofErr w:type="spellStart"/>
      <w:r w:rsidRPr="00E64D74">
        <w:t>takes</w:t>
      </w:r>
      <w:proofErr w:type="spellEnd"/>
      <w:r w:rsidRPr="00E64D74">
        <w:t xml:space="preserve"> the same arguments…”)</w:t>
      </w:r>
    </w:p>
  </w:comment>
  <w:comment w:id="270" w:author="Julian Christensen" w:date="2024-07-04T16:25:00Z" w:initials="JC">
    <w:p w14:paraId="6B670968" w14:textId="2E6072A5" w:rsidR="0001372B" w:rsidRDefault="0001372B">
      <w:pPr>
        <w:pStyle w:val="Kommentartekst"/>
      </w:pPr>
      <w:r>
        <w:rPr>
          <w:rStyle w:val="Kommentarhenvisning"/>
        </w:rPr>
        <w:annotationRef/>
      </w:r>
      <w:r>
        <w:t>Det veksler om vi skriver ”</w:t>
      </w:r>
      <w:proofErr w:type="spellStart"/>
      <w:r>
        <w:t>reach</w:t>
      </w:r>
      <w:proofErr w:type="spellEnd"/>
      <w:r>
        <w:t>” eller ”</w:t>
      </w:r>
      <w:proofErr w:type="spellStart"/>
      <w:r>
        <w:t>call</w:t>
      </w:r>
      <w:proofErr w:type="spellEnd"/>
      <w:r>
        <w:t>” – overvej ensretning</w:t>
      </w:r>
    </w:p>
  </w:comment>
  <w:comment w:id="282" w:author="Julian Christensen" w:date="2024-07-04T16:25:00Z" w:initials="JC">
    <w:p w14:paraId="4F294864" w14:textId="2959C7A1" w:rsidR="0001372B" w:rsidRPr="00E64D74" w:rsidRDefault="0001372B">
      <w:pPr>
        <w:pStyle w:val="Kommentartekst"/>
      </w:pPr>
      <w:r>
        <w:rPr>
          <w:rStyle w:val="Kommentarhenvisning"/>
        </w:rPr>
        <w:annotationRef/>
      </w:r>
      <w:r>
        <w:t>Det veksler om vi skriver ”</w:t>
      </w:r>
      <w:proofErr w:type="spellStart"/>
      <w:r>
        <w:t>reach</w:t>
      </w:r>
      <w:proofErr w:type="spellEnd"/>
      <w:r>
        <w:t>” eller ”</w:t>
      </w:r>
      <w:proofErr w:type="spellStart"/>
      <w:r>
        <w:t>call</w:t>
      </w:r>
      <w:proofErr w:type="spellEnd"/>
      <w:r>
        <w:t>” - overvej ensretning</w:t>
      </w:r>
    </w:p>
  </w:comment>
  <w:comment w:id="328" w:author="Julian Christensen" w:date="2024-07-04T16:32:00Z" w:initials="JC">
    <w:p w14:paraId="4AE53AE8" w14:textId="21176E8F" w:rsidR="0001372B" w:rsidRPr="00E04B03" w:rsidRDefault="0001372B">
      <w:pPr>
        <w:pStyle w:val="Kommentartekst"/>
      </w:pPr>
      <w:r>
        <w:rPr>
          <w:rStyle w:val="Kommentarhenvisning"/>
        </w:rPr>
        <w:annotationRef/>
      </w:r>
      <w:r w:rsidRPr="00E04B03">
        <w:t>Jeg antager at disse f</w:t>
      </w:r>
      <w:r>
        <w:t>orskellige ”</w:t>
      </w:r>
      <w:proofErr w:type="spellStart"/>
      <w:r>
        <w:t>endpoints</w:t>
      </w:r>
      <w:proofErr w:type="spellEnd"/>
      <w:r>
        <w:t xml:space="preserve">” giver mening for dem, det skal give mening for – men jeg aner ikke hvad det refererer til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39" w:author="Julian Christensen" w:date="2024-07-05T10:28:00Z" w:initials="JC">
    <w:p w14:paraId="166BB11C" w14:textId="5CF6ACE5" w:rsidR="0001372B" w:rsidRPr="0055052B" w:rsidRDefault="0001372B">
      <w:pPr>
        <w:pStyle w:val="Kommentartekst"/>
      </w:pPr>
      <w:r>
        <w:rPr>
          <w:rStyle w:val="Kommentarhenvisning"/>
        </w:rPr>
        <w:annotationRef/>
      </w:r>
      <w:r w:rsidRPr="0055052B">
        <w:t>Dette afsnit indeholder en r</w:t>
      </w:r>
      <w:r>
        <w:t xml:space="preserve">ække beskrivelser af metodiske valg, som jeg synes vi skal overveje at vente med af hensyn til at skabe en mere stringent læseoplevelse. </w:t>
      </w:r>
      <w:r w:rsidRPr="0055052B">
        <w:t xml:space="preserve">Fx </w:t>
      </w:r>
      <w:proofErr w:type="spellStart"/>
      <w:r w:rsidRPr="0055052B">
        <w:t>function</w:t>
      </w:r>
      <w:proofErr w:type="spellEnd"/>
      <w:r w:rsidRPr="0055052B">
        <w:t xml:space="preserve"> </w:t>
      </w:r>
      <w:proofErr w:type="spellStart"/>
      <w:r w:rsidRPr="0055052B">
        <w:t>calls</w:t>
      </w:r>
      <w:proofErr w:type="spellEnd"/>
      <w:r w:rsidRPr="0055052B">
        <w:t xml:space="preserve">: Dette er </w:t>
      </w:r>
      <w:proofErr w:type="spellStart"/>
      <w:r w:rsidRPr="0055052B">
        <w:t>mega</w:t>
      </w:r>
      <w:proofErr w:type="spellEnd"/>
      <w:r w:rsidRPr="0055052B">
        <w:t>-vigtigt men jeg s</w:t>
      </w:r>
      <w:r>
        <w:t xml:space="preserve">ynes vi skal præsentere det ifm. beskrivelsen af, hvordan vi gennemførte vores </w:t>
      </w:r>
      <w:proofErr w:type="spellStart"/>
      <w:r>
        <w:t>classification</w:t>
      </w:r>
      <w:proofErr w:type="spellEnd"/>
      <w:r>
        <w:t xml:space="preserve">-eksperimenter (fx når vi præsenterer prompt-udviklings-steppet). Og så kan vi tage det op i diskussionen som en mulig medvirkende årsag til den høje performance vi (nej, I!) er lykkedes med at opnå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45" w:author="Mikkel Helding Vembye" w:date="2024-07-04T07:33:00Z" w:initials="MHV">
    <w:p w14:paraId="7C1BCD10" w14:textId="0DD14640" w:rsidR="0001372B" w:rsidRPr="001E6DC5" w:rsidRDefault="0001372B">
      <w:pPr>
        <w:pStyle w:val="Kommentartekst"/>
        <w:rPr>
          <w:lang w:val="en-US"/>
        </w:rPr>
      </w:pPr>
      <w:r>
        <w:rPr>
          <w:rStyle w:val="Kommentarhenvisning"/>
        </w:rPr>
        <w:annotationRef/>
      </w:r>
      <w:r w:rsidRPr="001E6DC5">
        <w:rPr>
          <w:lang w:val="en-US"/>
        </w:rPr>
        <w:t xml:space="preserve">Has removed this part. </w:t>
      </w:r>
    </w:p>
    <w:p w14:paraId="20981500" w14:textId="77777777" w:rsidR="0001372B" w:rsidRPr="001E6DC5" w:rsidRDefault="0001372B">
      <w:pPr>
        <w:pStyle w:val="Kommentartekst"/>
        <w:rPr>
          <w:lang w:val="en-US"/>
        </w:rPr>
      </w:pPr>
    </w:p>
    <w:p w14:paraId="0B2586C7" w14:textId="5196C889" w:rsidR="0001372B" w:rsidRPr="000D0874" w:rsidRDefault="0001372B">
      <w:pPr>
        <w:pStyle w:val="Kommentartekst"/>
        <w:rPr>
          <w:lang w:val="en-US"/>
        </w:rPr>
      </w:pPr>
      <w:r>
        <w:rPr>
          <w:lang w:val="en-US"/>
        </w:rPr>
        <w:t xml:space="preserve">“Starting with the latter, one advance of using LLMs is that these models do not need to be pre-trained which, in turn, means that these models are not as (if at all) sensitive to imbalance between relevant and irrelevant records or the number of relevant records in the data as classical machine-learning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DE061E">
        <w:rPr>
          <w:noProof/>
          <w:lang w:val="en-US"/>
        </w:rPr>
        <w:t>(Campos et al., 2023; König et al., 2023)</w:t>
      </w:r>
      <w:r>
        <w:rPr>
          <w:lang w:val="en-US"/>
        </w:rPr>
        <w:fldChar w:fldCharType="end"/>
      </w:r>
      <w:r>
        <w:rPr>
          <w:lang w:val="en-US"/>
        </w:rPr>
        <w:t>. This is so because the GPT models we applied treat each title and abstract individually without any knowledge of previous decisions. Compared with traditional machine learning algorithms, we will also show that the GPT-4 has the ability in some cases to find almost all relevant studies.”</w:t>
      </w:r>
    </w:p>
  </w:comment>
  <w:comment w:id="341" w:author="Julian Christensen" w:date="2024-07-05T10:25:00Z" w:initials="JC">
    <w:p w14:paraId="744C3597" w14:textId="1144C5FA" w:rsidR="0001372B" w:rsidRDefault="0001372B">
      <w:pPr>
        <w:pStyle w:val="Kommentartekst"/>
      </w:pPr>
      <w:r>
        <w:rPr>
          <w:rStyle w:val="Kommentarhenvisning"/>
        </w:rPr>
        <w:annotationRef/>
      </w:r>
      <w:r>
        <w:t xml:space="preserve">Jeg er ikke sikker på at jeg forstår denne første sætning – altså jeg kan forstå at vi ”go </w:t>
      </w:r>
      <w:proofErr w:type="spellStart"/>
      <w:r>
        <w:t>beyond</w:t>
      </w:r>
      <w:proofErr w:type="spellEnd"/>
      <w:r>
        <w:t xml:space="preserve"> </w:t>
      </w:r>
      <w:proofErr w:type="spellStart"/>
      <w:r>
        <w:t>previous</w:t>
      </w:r>
      <w:proofErr w:type="spellEnd"/>
      <w:r>
        <w:t xml:space="preserve"> </w:t>
      </w:r>
      <w:proofErr w:type="spellStart"/>
      <w:r>
        <w:t>evaluations</w:t>
      </w:r>
      <w:proofErr w:type="spellEnd"/>
      <w:r>
        <w:t xml:space="preserve"> in multiple </w:t>
      </w:r>
      <w:proofErr w:type="spellStart"/>
      <w:r>
        <w:t>ways</w:t>
      </w:r>
      <w:proofErr w:type="spellEnd"/>
      <w:r>
        <w:t xml:space="preserve">” men hvad menes der med </w:t>
      </w:r>
      <w:proofErr w:type="spellStart"/>
      <w:r>
        <w:t>advances</w:t>
      </w:r>
      <w:proofErr w:type="spellEnd"/>
      <w:r>
        <w:t xml:space="preserve"> in </w:t>
      </w:r>
      <w:proofErr w:type="spellStart"/>
      <w:r>
        <w:t>using</w:t>
      </w:r>
      <w:proofErr w:type="spellEnd"/>
      <w:r>
        <w:t xml:space="preserve"> </w:t>
      </w:r>
      <w:proofErr w:type="spellStart"/>
      <w:r>
        <w:t>LLMs</w:t>
      </w:r>
      <w:proofErr w:type="spellEnd"/>
      <w:r>
        <w:t xml:space="preserve"> for screening relative to </w:t>
      </w:r>
      <w:proofErr w:type="spellStart"/>
      <w:r>
        <w:t>traditional</w:t>
      </w:r>
      <w:proofErr w:type="spellEnd"/>
      <w:r>
        <w:t xml:space="preserve"> ML </w:t>
      </w:r>
      <w:proofErr w:type="spellStart"/>
      <w:r>
        <w:t>tools</w:t>
      </w:r>
      <w:proofErr w:type="spellEnd"/>
      <w:r>
        <w:t>?</w:t>
      </w:r>
    </w:p>
  </w:comment>
  <w:comment w:id="374" w:author="Julian Christensen" w:date="2024-07-04T16:48:00Z" w:initials="JC">
    <w:p w14:paraId="756DFD43" w14:textId="77777777" w:rsidR="0001372B" w:rsidRPr="003232EE" w:rsidRDefault="0001372B" w:rsidP="00873A7D">
      <w:pPr>
        <w:pStyle w:val="Kommentartekst"/>
      </w:pPr>
      <w:r>
        <w:rPr>
          <w:rStyle w:val="Kommentarhenvisning"/>
        </w:rPr>
        <w:annotationRef/>
      </w:r>
      <w:proofErr w:type="spellStart"/>
      <w:r w:rsidRPr="003232EE">
        <w:t>Evt</w:t>
      </w:r>
      <w:proofErr w:type="spellEnd"/>
      <w:r w:rsidRPr="003232EE">
        <w:t xml:space="preserve"> indsætte fodnote til</w:t>
      </w:r>
      <w:r>
        <w:t xml:space="preserve"> kort</w:t>
      </w:r>
      <w:r w:rsidRPr="003232EE">
        <w:t xml:space="preserve"> f</w:t>
      </w:r>
      <w:r>
        <w:t>orklaring af, hvorfor?</w:t>
      </w:r>
    </w:p>
  </w:comment>
  <w:comment w:id="403" w:author="Julian Christensen" w:date="2024-07-05T10:15:00Z" w:initials="JC">
    <w:p w14:paraId="1AF92A16" w14:textId="31832EF3" w:rsidR="0001372B" w:rsidRDefault="0001372B">
      <w:pPr>
        <w:pStyle w:val="Kommentartekst"/>
      </w:pPr>
      <w:r>
        <w:rPr>
          <w:rStyle w:val="Kommentarhenvisning"/>
        </w:rPr>
        <w:annotationRef/>
      </w:r>
      <w:r>
        <w:t>Igen går jeg ud fra at det giver mening for dem, det skal give mening for, men jeg aner ikke hvad ”</w:t>
      </w:r>
      <w:proofErr w:type="spellStart"/>
      <w:r>
        <w:t>request</w:t>
      </w:r>
      <w:proofErr w:type="spellEnd"/>
      <w:r>
        <w:t xml:space="preserve"> body” refererer til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12" w:author="Julian Christensen" w:date="2024-07-05T11:27:00Z" w:initials="JC">
    <w:p w14:paraId="4C4E3AF1" w14:textId="5D3ABCD2" w:rsidR="0001372B" w:rsidRDefault="0001372B">
      <w:pPr>
        <w:pStyle w:val="Kommentartekst"/>
      </w:pPr>
      <w:r>
        <w:rPr>
          <w:rStyle w:val="Kommentarhenvisning"/>
        </w:rPr>
        <w:annotationRef/>
      </w:r>
      <w:r>
        <w:t xml:space="preserve">Er dette ikke lidt spekulativt (eller fremstår det ikke som værende det) så længe vi ikke inkluderer en test af betydningen af </w:t>
      </w:r>
      <w:proofErr w:type="spellStart"/>
      <w:r>
        <w:t>function</w:t>
      </w:r>
      <w:proofErr w:type="spellEnd"/>
      <w:r>
        <w:t xml:space="preserve"> </w:t>
      </w:r>
      <w:proofErr w:type="spellStart"/>
      <w:r>
        <w:t>calling</w:t>
      </w:r>
      <w:proofErr w:type="spellEnd"/>
      <w:r>
        <w:t xml:space="preserve"> for resultaterne (hvilket jeg ikke tænker vi skal)?</w:t>
      </w:r>
    </w:p>
  </w:comment>
  <w:comment w:id="475" w:author="Julian Christensen" w:date="2024-07-04T16:48:00Z" w:initials="JC">
    <w:p w14:paraId="64307BC6" w14:textId="1F2E2742" w:rsidR="0001372B" w:rsidRPr="003232EE" w:rsidRDefault="0001372B">
      <w:pPr>
        <w:pStyle w:val="Kommentartekst"/>
      </w:pPr>
      <w:r>
        <w:rPr>
          <w:rStyle w:val="Kommentarhenvisning"/>
        </w:rPr>
        <w:annotationRef/>
      </w:r>
      <w:proofErr w:type="spellStart"/>
      <w:r w:rsidRPr="003232EE">
        <w:t>Evt</w:t>
      </w:r>
      <w:proofErr w:type="spellEnd"/>
      <w:r w:rsidRPr="003232EE">
        <w:t xml:space="preserve"> indsætte fodnote til</w:t>
      </w:r>
      <w:r>
        <w:t xml:space="preserve"> kort</w:t>
      </w:r>
      <w:r w:rsidRPr="003232EE">
        <w:t xml:space="preserve"> f</w:t>
      </w:r>
      <w:r>
        <w:t>orklaring af, hvorfor?</w:t>
      </w:r>
    </w:p>
  </w:comment>
  <w:comment w:id="574" w:author="Julian Christensen" w:date="2024-07-05T11:45:00Z" w:initials="JC">
    <w:p w14:paraId="2BF687FC" w14:textId="095FAB33" w:rsidR="0001372B" w:rsidRPr="006E65B5" w:rsidRDefault="0001372B">
      <w:pPr>
        <w:pStyle w:val="Kommentartekst"/>
      </w:pPr>
      <w:r>
        <w:rPr>
          <w:rStyle w:val="Kommentarhenvisning"/>
        </w:rPr>
        <w:annotationRef/>
      </w:r>
      <w:proofErr w:type="spellStart"/>
      <w:r w:rsidRPr="006E65B5">
        <w:t>Evt</w:t>
      </w:r>
      <w:proofErr w:type="spellEnd"/>
      <w:r w:rsidRPr="006E65B5">
        <w:t xml:space="preserve"> relevant med en R</w:t>
      </w:r>
      <w:r>
        <w:t>EF til dette udsagn?</w:t>
      </w:r>
    </w:p>
  </w:comment>
  <w:comment w:id="590" w:author="Julian Christensen" w:date="2024-07-05T11:50:00Z" w:initials="JC">
    <w:p w14:paraId="0576D210" w14:textId="7C125785" w:rsidR="0001372B" w:rsidRPr="001E6DC5" w:rsidRDefault="0001372B">
      <w:pPr>
        <w:pStyle w:val="Kommentartekst"/>
      </w:pPr>
      <w:r>
        <w:rPr>
          <w:rStyle w:val="Kommentarhenvisning"/>
        </w:rPr>
        <w:annotationRef/>
      </w:r>
      <w:r w:rsidRPr="006E65B5">
        <w:t xml:space="preserve">Hvis figuren er </w:t>
      </w:r>
      <w:r>
        <w:t>inspireret af</w:t>
      </w:r>
      <w:r w:rsidRPr="006E65B5">
        <w:t xml:space="preserve"> andre, så synes jeg vi skal </w:t>
      </w:r>
      <w:r>
        <w:t xml:space="preserve">skrive dette i noten. </w:t>
      </w:r>
      <w:r w:rsidRPr="001E6DC5">
        <w:t>(Fx ”</w:t>
      </w:r>
      <w:proofErr w:type="spellStart"/>
      <w:r w:rsidRPr="001E6DC5">
        <w:t>Figure</w:t>
      </w:r>
      <w:proofErr w:type="spellEnd"/>
      <w:r w:rsidRPr="001E6DC5">
        <w:t xml:space="preserve"> </w:t>
      </w:r>
      <w:proofErr w:type="spellStart"/>
      <w:r w:rsidRPr="001E6DC5">
        <w:t>adapted</w:t>
      </w:r>
      <w:proofErr w:type="spellEnd"/>
      <w:r w:rsidRPr="001E6DC5">
        <w:t xml:space="preserve"> from REF”). Figuren er super god </w:t>
      </w:r>
      <w:r w:rsidRPr="006E65B5">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603" w:author="Julian Christensen" w:date="2024-07-05T12:00:00Z" w:initials="JC">
    <w:p w14:paraId="47EF0276" w14:textId="6FE1EF27" w:rsidR="0001372B" w:rsidRPr="00C523F5" w:rsidRDefault="0001372B">
      <w:pPr>
        <w:pStyle w:val="Kommentartekst"/>
      </w:pPr>
      <w:r>
        <w:rPr>
          <w:rStyle w:val="Kommentarhenvisning"/>
        </w:rPr>
        <w:annotationRef/>
      </w:r>
      <w:r w:rsidRPr="00C523F5">
        <w:t xml:space="preserve">Det lød som at hver studie </w:t>
      </w:r>
      <w:r>
        <w:t xml:space="preserve">var blevet screenet af 46 personer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64" w:author="Julian Christensen" w:date="2024-07-05T12:49:00Z" w:initials="JC">
    <w:p w14:paraId="40D71615" w14:textId="3E7FCD19" w:rsidR="0001372B" w:rsidRDefault="0001372B">
      <w:pPr>
        <w:pStyle w:val="Kommentartekst"/>
      </w:pPr>
      <w:r>
        <w:rPr>
          <w:rStyle w:val="Kommentarhenvisning"/>
        </w:rPr>
        <w:annotationRef/>
      </w:r>
      <w:r>
        <w:t>Jeg har fuld tillid til, at disse transformationer giver mening, men jeg forstår ikke hvad de gør – er det så ikke længere de simple formler for TP, FP, TN og FN der anvendes?</w:t>
      </w:r>
    </w:p>
  </w:comment>
  <w:comment w:id="666" w:author="Julian Christensen" w:date="2024-07-05T12:50:00Z" w:initials="JC">
    <w:p w14:paraId="47EC16CB" w14:textId="4479A74E" w:rsidR="0001372B" w:rsidRDefault="0001372B">
      <w:pPr>
        <w:pStyle w:val="Kommentartekst"/>
      </w:pPr>
      <w:r>
        <w:rPr>
          <w:rStyle w:val="Kommentarhenvisning"/>
        </w:rPr>
        <w:annotationRef/>
      </w:r>
      <w:r>
        <w:t xml:space="preserve">Er dette standard eller hvad er den valgte værdi på .7 baseret på? </w:t>
      </w:r>
    </w:p>
  </w:comment>
  <w:comment w:id="726" w:author="Julian Christensen" w:date="2024-07-05T13:10:00Z" w:initials="JC">
    <w:p w14:paraId="025B1FC1" w14:textId="668011FB" w:rsidR="00901540" w:rsidRPr="00901540" w:rsidRDefault="00901540">
      <w:pPr>
        <w:pStyle w:val="Kommentartekst"/>
      </w:pPr>
      <w:r>
        <w:rPr>
          <w:rStyle w:val="Kommentarhenvisning"/>
        </w:rPr>
        <w:annotationRef/>
      </w:r>
      <w:r w:rsidRPr="00901540">
        <w:t>Hvorfor advare mod anvendelse h</w:t>
      </w:r>
      <w:r>
        <w:t xml:space="preserve">vis </w:t>
      </w:r>
      <w:proofErr w:type="spellStart"/>
      <w:r>
        <w:t>specificity</w:t>
      </w:r>
      <w:proofErr w:type="spellEnd"/>
      <w:r>
        <w:t xml:space="preserve"> &lt; 0.5? </w:t>
      </w:r>
      <w:r w:rsidRPr="00901540">
        <w:t>Altså, kan det ikke s</w:t>
      </w:r>
      <w:r>
        <w:t xml:space="preserve">tadig give mening (hvis bare </w:t>
      </w:r>
      <w:proofErr w:type="spellStart"/>
      <w:r>
        <w:t>recall</w:t>
      </w:r>
      <w:proofErr w:type="spellEnd"/>
      <w:r>
        <w:t xml:space="preserve"> er høj nok) hvis man har et meget højt antal titler og abstracts der skal screenes? </w:t>
      </w:r>
    </w:p>
  </w:comment>
  <w:comment w:id="732" w:author="Julian Christensen" w:date="2024-07-05T13:17:00Z" w:initials="JC">
    <w:p w14:paraId="64922BE1" w14:textId="6F902CDB" w:rsidR="00901540" w:rsidRDefault="00901540">
      <w:pPr>
        <w:pStyle w:val="Kommentartekst"/>
      </w:pPr>
      <w:r>
        <w:rPr>
          <w:rStyle w:val="Kommentarhenvisning"/>
        </w:rPr>
        <w:annotationRef/>
      </w:r>
      <w:r>
        <w:t xml:space="preserve">Er det ikke lidt farligt at udtale os om traditionelle </w:t>
      </w:r>
      <w:proofErr w:type="spellStart"/>
      <w:r>
        <w:t>machine</w:t>
      </w:r>
      <w:proofErr w:type="spellEnd"/>
      <w:r>
        <w:t xml:space="preserve"> learning </w:t>
      </w:r>
      <w:proofErr w:type="spellStart"/>
      <w:r>
        <w:t>tools</w:t>
      </w:r>
      <w:proofErr w:type="spellEnd"/>
      <w:r>
        <w:t xml:space="preserve"> når vi ikke tester det?</w:t>
      </w:r>
    </w:p>
  </w:comment>
  <w:comment w:id="733" w:author="Julian Christensen" w:date="2024-07-05T13:17:00Z" w:initials="JC">
    <w:p w14:paraId="5A3EBC39" w14:textId="2F3021EC" w:rsidR="00901540" w:rsidRPr="00901540" w:rsidRDefault="00901540">
      <w:pPr>
        <w:pStyle w:val="Kommentartekst"/>
      </w:pPr>
      <w:r>
        <w:rPr>
          <w:rStyle w:val="Kommentarhenvisning"/>
        </w:rPr>
        <w:annotationRef/>
      </w:r>
      <w:r>
        <w:t xml:space="preserve">Er der en mening med forskellen i ordlyd i disse to celler? </w:t>
      </w:r>
      <w:r w:rsidRPr="00901540">
        <w:t xml:space="preserve">Altså ”Not ideal” </w:t>
      </w:r>
      <w:proofErr w:type="spellStart"/>
      <w:r>
        <w:t>vs</w:t>
      </w:r>
      <w:proofErr w:type="spellEnd"/>
      <w:r w:rsidRPr="00901540">
        <w:t xml:space="preserve"> “L</w:t>
      </w:r>
      <w:r>
        <w:t>ow”?</w:t>
      </w:r>
    </w:p>
  </w:comment>
  <w:comment w:id="737" w:author="Julian Christensen" w:date="2024-07-05T13:18:00Z" w:initials="JC">
    <w:p w14:paraId="0915B530" w14:textId="789FEC66" w:rsidR="00901540" w:rsidRPr="00901540" w:rsidRDefault="00901540">
      <w:pPr>
        <w:pStyle w:val="Kommentartekst"/>
      </w:pPr>
      <w:r>
        <w:rPr>
          <w:rStyle w:val="Kommentarhenvisning"/>
        </w:rPr>
        <w:annotationRef/>
      </w:r>
      <w:r w:rsidRPr="00901540">
        <w:t>Jeg tænker at dette e</w:t>
      </w:r>
      <w:r>
        <w:t xml:space="preserve">r en meget vigtig pointe som vi skal sikre, at vi har med helt fremme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40" w:author="Julian Christensen" w:date="2024-07-05T13:22:00Z" w:initials="JC">
    <w:p w14:paraId="547A1337" w14:textId="19FA8B7A" w:rsidR="005A1135" w:rsidRPr="005A1135" w:rsidRDefault="005A1135">
      <w:pPr>
        <w:pStyle w:val="Kommentartekst"/>
      </w:pPr>
      <w:r>
        <w:rPr>
          <w:rStyle w:val="Kommentarhenvisning"/>
        </w:rPr>
        <w:annotationRef/>
      </w:r>
      <w:r w:rsidRPr="005A1135">
        <w:t>Vi veksler mellem om v</w:t>
      </w:r>
      <w:r>
        <w:t>i skriver ”</w:t>
      </w:r>
      <w:proofErr w:type="spellStart"/>
      <w:r>
        <w:t>classification</w:t>
      </w:r>
      <w:proofErr w:type="spellEnd"/>
      <w:r>
        <w:t xml:space="preserve"> </w:t>
      </w:r>
      <w:proofErr w:type="spellStart"/>
      <w:r>
        <w:t>experiment</w:t>
      </w:r>
      <w:proofErr w:type="spellEnd"/>
      <w:r>
        <w:t>” eller ”</w:t>
      </w:r>
      <w:proofErr w:type="spellStart"/>
      <w:r>
        <w:t>classifier</w:t>
      </w:r>
      <w:proofErr w:type="spellEnd"/>
      <w:r>
        <w:t xml:space="preserve"> </w:t>
      </w:r>
      <w:proofErr w:type="spellStart"/>
      <w:r>
        <w:t>experiment</w:t>
      </w:r>
      <w:proofErr w:type="spellEnd"/>
      <w:r>
        <w:t>” – jeg tænker det skal ensrettes på et tidspunkt (jeg ved ikke hvad der er mest standard).</w:t>
      </w:r>
    </w:p>
  </w:comment>
  <w:comment w:id="743" w:author="Julian Christensen" w:date="2024-07-05T13:24:00Z" w:initials="JC">
    <w:p w14:paraId="3BC593F9" w14:textId="0FD69F63" w:rsidR="005A1135" w:rsidRPr="005A1135" w:rsidRDefault="005A1135">
      <w:pPr>
        <w:pStyle w:val="Kommentartekst"/>
      </w:pPr>
      <w:r>
        <w:rPr>
          <w:rStyle w:val="Kommentarhenvisning"/>
        </w:rPr>
        <w:annotationRef/>
      </w:r>
      <w:r w:rsidRPr="005A1135">
        <w:t xml:space="preserve">Jeg tænker </w:t>
      </w:r>
      <w:proofErr w:type="spellStart"/>
      <w:r w:rsidRPr="005A1135">
        <w:t>nr</w:t>
      </w:r>
      <w:proofErr w:type="spellEnd"/>
      <w:r w:rsidRPr="005A1135">
        <w:t xml:space="preserve"> 2 og 3 e</w:t>
      </w:r>
      <w:r>
        <w:t xml:space="preserve">r metodiske valg der skal beskrives ifm. gennemførelsen af eksperimenterne men det er vel ikke som sådan formål med eksperimenterne (i så fald skulle vi vel have testet hvad det gjorde ved </w:t>
      </w:r>
      <w:proofErr w:type="spellStart"/>
      <w:r>
        <w:t>performancen</w:t>
      </w:r>
      <w:proofErr w:type="spellEnd"/>
      <w:r>
        <w:t xml:space="preserve">, altså med </w:t>
      </w:r>
      <w:proofErr w:type="spellStart"/>
      <w:r>
        <w:t>vs</w:t>
      </w:r>
      <w:proofErr w:type="spellEnd"/>
      <w:r>
        <w:t xml:space="preserve"> uden </w:t>
      </w:r>
      <w:proofErr w:type="spellStart"/>
      <w:r>
        <w:t>function</w:t>
      </w:r>
      <w:proofErr w:type="spellEnd"/>
      <w:r>
        <w:t xml:space="preserve"> </w:t>
      </w:r>
      <w:proofErr w:type="spellStart"/>
      <w:r>
        <w:t>calling</w:t>
      </w:r>
      <w:proofErr w:type="spellEnd"/>
      <w:r>
        <w:t xml:space="preserve"> etc.?)</w:t>
      </w:r>
    </w:p>
  </w:comment>
  <w:comment w:id="749" w:author="Julian Christensen" w:date="2024-07-05T13:26:00Z" w:initials="JC">
    <w:p w14:paraId="1C50D953" w14:textId="020BC024" w:rsidR="005A1135" w:rsidRPr="005A1135" w:rsidRDefault="005A1135">
      <w:pPr>
        <w:pStyle w:val="Kommentartekst"/>
      </w:pPr>
      <w:r>
        <w:rPr>
          <w:rStyle w:val="Kommentarhenvisning"/>
        </w:rPr>
        <w:annotationRef/>
      </w:r>
      <w:proofErr w:type="spellStart"/>
      <w:r w:rsidRPr="005A1135">
        <w:t>Njah</w:t>
      </w:r>
      <w:proofErr w:type="spellEnd"/>
      <w:r w:rsidRPr="005A1135">
        <w:t>, for at teste d</w:t>
      </w:r>
      <w:r>
        <w:t xml:space="preserve">ette skulle vi vel undersøge om performance varierer systematisk på tværs af forskellige niveauer af ubalance? </w:t>
      </w:r>
    </w:p>
  </w:comment>
  <w:comment w:id="775" w:author="Julian Christensen" w:date="2024-07-05T13:33:00Z" w:initials="JC">
    <w:p w14:paraId="58150319" w14:textId="5BDC392D" w:rsidR="00104D0B" w:rsidRDefault="00104D0B">
      <w:pPr>
        <w:pStyle w:val="Kommentartekst"/>
      </w:pPr>
      <w:r>
        <w:rPr>
          <w:rStyle w:val="Kommentarhenvisning"/>
        </w:rPr>
        <w:annotationRef/>
      </w:r>
      <w:proofErr w:type="spellStart"/>
      <w:r>
        <w:t>Two</w:t>
      </w:r>
      <w:proofErr w:type="spellEnd"/>
      <w:r>
        <w:t>?</w:t>
      </w:r>
    </w:p>
  </w:comment>
  <w:comment w:id="774" w:author="Julian Christensen" w:date="2024-07-05T13:33:00Z" w:initials="JC">
    <w:p w14:paraId="1B3870A9" w14:textId="1FC8092F" w:rsidR="00104D0B" w:rsidRPr="00104D0B" w:rsidRDefault="00104D0B">
      <w:pPr>
        <w:pStyle w:val="Kommentartekst"/>
      </w:pPr>
      <w:r>
        <w:rPr>
          <w:rStyle w:val="Kommentarhenvisning"/>
        </w:rPr>
        <w:annotationRef/>
      </w:r>
      <w:r w:rsidRPr="00104D0B">
        <w:t>Jeg tænker at dette v</w:t>
      </w:r>
      <w:r>
        <w:t xml:space="preserve">il være et oplagt sted at præsentere </w:t>
      </w:r>
      <w:proofErr w:type="spellStart"/>
      <w:r>
        <w:t>function</w:t>
      </w:r>
      <w:proofErr w:type="spellEnd"/>
      <w:r>
        <w:t xml:space="preserve"> </w:t>
      </w:r>
      <w:proofErr w:type="spellStart"/>
      <w:r>
        <w:t>calling</w:t>
      </w:r>
      <w:proofErr w:type="spellEnd"/>
      <w:r>
        <w:t xml:space="preserve"> (i stedet for de tidligere introduktioner). </w:t>
      </w:r>
    </w:p>
  </w:comment>
  <w:comment w:id="785" w:author="Julian Christensen" w:date="2024-07-05T13:41:00Z" w:initials="JC">
    <w:p w14:paraId="445485E3" w14:textId="54A2B806" w:rsidR="00104D0B" w:rsidRPr="007008F8" w:rsidRDefault="00104D0B">
      <w:pPr>
        <w:pStyle w:val="Kommentartekst"/>
      </w:pPr>
      <w:r>
        <w:rPr>
          <w:rStyle w:val="Kommentarhenvisning"/>
        </w:rPr>
        <w:annotationRef/>
      </w:r>
      <w:r>
        <w:t xml:space="preserve">Igen evaluerede vi vel ikke som sådan </w:t>
      </w:r>
      <w:proofErr w:type="spellStart"/>
      <w:r w:rsidR="007008F8">
        <w:t>multi-prompting</w:t>
      </w:r>
      <w:proofErr w:type="spellEnd"/>
      <w:r w:rsidR="007008F8">
        <w:t xml:space="preserve"> – vi anvender det men hvis vi skulle teste det ville det vel kræve tests med </w:t>
      </w:r>
      <w:r w:rsidR="007008F8">
        <w:rPr>
          <w:i/>
        </w:rPr>
        <w:t xml:space="preserve">og </w:t>
      </w:r>
      <w:r w:rsidR="007008F8">
        <w:t xml:space="preserve">uden </w:t>
      </w:r>
      <w:proofErr w:type="spellStart"/>
      <w:r w:rsidR="007008F8">
        <w:t>multiprompting</w:t>
      </w:r>
      <w:proofErr w:type="spellEnd"/>
      <w:r w:rsidR="007008F8">
        <w:t xml:space="preserve">? (hvilket kunne være en cool test at lave, men ikke en jeg synes vi skal lave her) </w:t>
      </w:r>
    </w:p>
  </w:comment>
  <w:comment w:id="779" w:author="Julian Christensen" w:date="2024-07-05T13:38:00Z" w:initials="JC">
    <w:p w14:paraId="3DEFE4DD" w14:textId="31598A9D" w:rsidR="00104D0B" w:rsidRPr="00104D0B" w:rsidRDefault="00104D0B">
      <w:pPr>
        <w:pStyle w:val="Kommentartekst"/>
      </w:pPr>
      <w:r>
        <w:rPr>
          <w:rStyle w:val="Kommentarhenvisning"/>
        </w:rPr>
        <w:annotationRef/>
      </w:r>
      <w:r w:rsidRPr="00104D0B">
        <w:t>Jeg tænker dette måske i</w:t>
      </w:r>
      <w:r>
        <w:t xml:space="preserve"> lidt for høj grad er en proces-gengivelse (så gjorde vi sådan og sådan, og det virkede ikke, men så fandt vi ud af at…) – jeg tænker vi med fordel kan gøre det lidt mere fokuseret på konklusionen – ”h</w:t>
      </w:r>
      <w:r>
        <w:t>vad kendetegner et godt prompt</w:t>
      </w:r>
      <w:r>
        <w:t xml:space="preserve">,” ikke ”hvordan fandt vi ud af hvad der kendetegner et godt prompt”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804" w:author="Julian Christensen" w:date="2024-07-05T13:48:00Z" w:initials="JC">
    <w:p w14:paraId="1195B9AB" w14:textId="2EDFD7BA" w:rsidR="007008F8" w:rsidRPr="007008F8" w:rsidRDefault="007008F8">
      <w:pPr>
        <w:pStyle w:val="Kommentartekst"/>
      </w:pPr>
      <w:r>
        <w:rPr>
          <w:rStyle w:val="Kommentarhenvisning"/>
        </w:rPr>
        <w:annotationRef/>
      </w:r>
      <w:r w:rsidRPr="007008F8">
        <w:t>Et andet sted skriver v</w:t>
      </w:r>
      <w:r>
        <w:t>i ”</w:t>
      </w:r>
      <w:proofErr w:type="spellStart"/>
      <w:r>
        <w:t>within</w:t>
      </w:r>
      <w:proofErr w:type="spellEnd"/>
      <w:r>
        <w:t xml:space="preserve"> </w:t>
      </w:r>
      <w:proofErr w:type="spellStart"/>
      <w:r>
        <w:t>few</w:t>
      </w:r>
      <w:proofErr w:type="spellEnd"/>
      <w:r>
        <w:t xml:space="preserve"> </w:t>
      </w:r>
      <w:proofErr w:type="spellStart"/>
      <w:r>
        <w:t>hours</w:t>
      </w:r>
      <w:proofErr w:type="spellEnd"/>
      <w:r>
        <w:t>”</w:t>
      </w:r>
    </w:p>
  </w:comment>
  <w:comment w:id="809" w:author="Julian Christensen" w:date="2024-07-05T13:50:00Z" w:initials="JC">
    <w:p w14:paraId="761529D9" w14:textId="1E3D6EDA" w:rsidR="007008F8" w:rsidRPr="007008F8" w:rsidRDefault="007008F8">
      <w:pPr>
        <w:pStyle w:val="Kommentartekst"/>
      </w:pPr>
      <w:r>
        <w:rPr>
          <w:rStyle w:val="Kommentarhenvisning"/>
        </w:rPr>
        <w:annotationRef/>
      </w:r>
      <w:r w:rsidRPr="007008F8">
        <w:t>Vi kunne evt. overveje a</w:t>
      </w:r>
      <w:r>
        <w:t xml:space="preserve">t lave en selvstændig figur med menneske- og GPT-screeninger i de tre anvendte </w:t>
      </w:r>
      <w:proofErr w:type="spellStart"/>
      <w:r>
        <w:t>reviews</w:t>
      </w:r>
      <w:proofErr w:type="spellEnd"/>
      <w:r>
        <w:t>?</w:t>
      </w:r>
    </w:p>
  </w:comment>
  <w:comment w:id="821" w:author="Julian Christensen" w:date="2024-07-05T13:53:00Z" w:initials="JC">
    <w:p w14:paraId="1BDC6FA2" w14:textId="72C83597" w:rsidR="00232250" w:rsidRPr="00232250" w:rsidRDefault="00232250">
      <w:pPr>
        <w:pStyle w:val="Kommentartekst"/>
      </w:pPr>
      <w:r>
        <w:rPr>
          <w:rStyle w:val="Kommentarhenvisning"/>
        </w:rPr>
        <w:annotationRef/>
      </w:r>
      <w:proofErr w:type="spellStart"/>
      <w:r w:rsidRPr="00232250">
        <w:t>Evt</w:t>
      </w:r>
      <w:proofErr w:type="spellEnd"/>
      <w:r w:rsidRPr="00232250">
        <w:t xml:space="preserve"> fodnote til forklaring af hvordan de 6</w:t>
      </w:r>
      <w:r>
        <w:t>4 % estimeres?</w:t>
      </w:r>
    </w:p>
  </w:comment>
  <w:comment w:id="851" w:author="Julian Christensen" w:date="2024-07-05T13:59:00Z" w:initials="JC">
    <w:p w14:paraId="286ADE9C" w14:textId="32316804" w:rsidR="00232250" w:rsidRPr="00232250" w:rsidRDefault="00232250">
      <w:pPr>
        <w:pStyle w:val="Kommentartekst"/>
      </w:pPr>
      <w:r>
        <w:rPr>
          <w:rStyle w:val="Kommentarhenvisning"/>
        </w:rPr>
        <w:annotationRef/>
      </w:r>
      <w:r w:rsidRPr="00232250">
        <w:t>Tør vi konkludere dette uden direkte test</w:t>
      </w:r>
      <w:r>
        <w:t xml:space="preserve"> af promptsensitiviteten?</w:t>
      </w:r>
    </w:p>
  </w:comment>
  <w:comment w:id="869" w:author="Julian Christensen" w:date="2024-07-05T14:05:00Z" w:initials="JC">
    <w:p w14:paraId="4557ECC3" w14:textId="4F579C68" w:rsidR="00183B8E" w:rsidRPr="00183B8E" w:rsidRDefault="00183B8E">
      <w:pPr>
        <w:pStyle w:val="Kommentartekst"/>
      </w:pPr>
      <w:r>
        <w:rPr>
          <w:rStyle w:val="Kommentarhenvisning"/>
        </w:rPr>
        <w:annotationRef/>
      </w:r>
      <w:r w:rsidRPr="00183B8E">
        <w:t>Vil det ikke her v</w:t>
      </w:r>
      <w:r>
        <w:t xml:space="preserve">ære relevant at se på </w:t>
      </w:r>
      <w:proofErr w:type="spellStart"/>
      <w:r>
        <w:t>inclusion</w:t>
      </w:r>
      <w:proofErr w:type="spellEnd"/>
      <w:r>
        <w:t xml:space="preserve"> </w:t>
      </w:r>
      <w:proofErr w:type="spellStart"/>
      <w:r>
        <w:t>probability</w:t>
      </w:r>
      <w:proofErr w:type="spellEnd"/>
      <w:r>
        <w:t xml:space="preserve"> </w:t>
      </w:r>
      <w:proofErr w:type="spellStart"/>
      <w:r>
        <w:t>thresholds</w:t>
      </w:r>
      <w:proofErr w:type="spellEnd"/>
      <w:r>
        <w:t>/cut-</w:t>
      </w:r>
      <w:proofErr w:type="spellStart"/>
      <w:r>
        <w:t>offs</w:t>
      </w:r>
      <w:proofErr w:type="spellEnd"/>
      <w:r>
        <w:t xml:space="preserve">? Altså: Man kan både skrue på promptets formulering og på </w:t>
      </w:r>
      <w:proofErr w:type="spellStart"/>
      <w:r>
        <w:t>incl</w:t>
      </w:r>
      <w:proofErr w:type="spellEnd"/>
      <w:r>
        <w:t xml:space="preserve"> prob</w:t>
      </w:r>
    </w:p>
  </w:comment>
  <w:comment w:id="913" w:author="Julian Christensen" w:date="2024-07-05T14:12:00Z" w:initials="JC">
    <w:p w14:paraId="350BE944" w14:textId="40F0A6A6" w:rsidR="00F02E2D" w:rsidRPr="00F02E2D" w:rsidRDefault="00F02E2D">
      <w:pPr>
        <w:pStyle w:val="Kommentartekst"/>
        <w:rPr>
          <w:lang w:val="en-US"/>
        </w:rPr>
      </w:pPr>
      <w:r>
        <w:rPr>
          <w:rStyle w:val="Kommentarhenvisning"/>
        </w:rPr>
        <w:annotationRef/>
      </w:r>
      <w:r w:rsidRPr="00F02E2D">
        <w:rPr>
          <w:lang w:val="en-US"/>
        </w:rPr>
        <w:t>El</w:t>
      </w:r>
      <w:r>
        <w:rPr>
          <w:lang w:val="en-US"/>
        </w:rPr>
        <w:t xml:space="preserve">ler </w:t>
      </w:r>
      <w:proofErr w:type="spellStart"/>
      <w:r>
        <w:rPr>
          <w:lang w:val="en-US"/>
        </w:rPr>
        <w:t>ligefrem</w:t>
      </w:r>
      <w:proofErr w:type="spellEnd"/>
      <w:r>
        <w:rPr>
          <w:lang w:val="en-US"/>
        </w:rPr>
        <w:t xml:space="preserve"> not sensitive?</w:t>
      </w:r>
    </w:p>
  </w:comment>
  <w:comment w:id="922" w:author="Julian Christensen" w:date="2024-07-05T14:15:00Z" w:initials="JC">
    <w:p w14:paraId="766DEF3E" w14:textId="142C7ECA" w:rsidR="00F02E2D" w:rsidRPr="00F02E2D" w:rsidRDefault="00F02E2D">
      <w:pPr>
        <w:pStyle w:val="Kommentartekst"/>
      </w:pPr>
      <w:r>
        <w:rPr>
          <w:rStyle w:val="Kommentarhenvisning"/>
        </w:rPr>
        <w:annotationRef/>
      </w:r>
      <w:r w:rsidRPr="00F02E2D">
        <w:t xml:space="preserve">Er det ikke </w:t>
      </w:r>
      <w:proofErr w:type="spellStart"/>
      <w:r w:rsidRPr="00F02E2D">
        <w:t>ligemeget</w:t>
      </w:r>
      <w:proofErr w:type="spellEnd"/>
      <w:r w:rsidRPr="00F02E2D">
        <w:t xml:space="preserve"> o</w:t>
      </w:r>
      <w:r>
        <w:t xml:space="preserve">m beslutningen træffes efter ”the </w:t>
      </w:r>
      <w:proofErr w:type="spellStart"/>
      <w:r>
        <w:t>main</w:t>
      </w:r>
      <w:proofErr w:type="spellEnd"/>
      <w:r>
        <w:t xml:space="preserve"> </w:t>
      </w:r>
      <w:proofErr w:type="spellStart"/>
      <w:r>
        <w:t>T&amp;Ab</w:t>
      </w:r>
      <w:proofErr w:type="spellEnd"/>
      <w:r>
        <w:t xml:space="preserve"> screening has </w:t>
      </w:r>
      <w:proofErr w:type="spellStart"/>
      <w:r>
        <w:t>been</w:t>
      </w:r>
      <w:proofErr w:type="spellEnd"/>
      <w:r>
        <w:t xml:space="preserve"> </w:t>
      </w:r>
      <w:proofErr w:type="spellStart"/>
      <w:r>
        <w:t>initiated</w:t>
      </w:r>
      <w:proofErr w:type="spellEnd"/>
      <w:r>
        <w:t>” hvis bare det kun er menneskescreeningen der er sat i gang?</w:t>
      </w:r>
    </w:p>
  </w:comment>
  <w:comment w:id="926" w:author="Julian Christensen" w:date="2024-07-05T14:17:00Z" w:initials="JC">
    <w:p w14:paraId="58DF6F60" w14:textId="0556829C" w:rsidR="00F02E2D" w:rsidRPr="00F02E2D" w:rsidRDefault="00F02E2D">
      <w:pPr>
        <w:pStyle w:val="Kommentartekst"/>
      </w:pPr>
      <w:r>
        <w:rPr>
          <w:rStyle w:val="Kommentarhenvisning"/>
        </w:rPr>
        <w:annotationRef/>
      </w:r>
      <w:r w:rsidRPr="00F02E2D">
        <w:t>Hvad vil det sige – jeg for</w:t>
      </w:r>
      <w:r>
        <w:t xml:space="preserve">står ikke helt anbefalingen/hvad det betyder/hvordan det bliver en bedre </w:t>
      </w:r>
      <w:proofErr w:type="spellStart"/>
      <w:r>
        <w:t>screeningprocess</w:t>
      </w:r>
      <w:proofErr w:type="spellEnd"/>
      <w:r>
        <w:t xml:space="preserve">? </w:t>
      </w:r>
      <w:r w:rsidRPr="00F02E2D">
        <w:rPr>
          <w:lang w:val="en-US"/>
        </w:rPr>
        <w:t>(</w:t>
      </w:r>
      <w:proofErr w:type="spellStart"/>
      <w:r w:rsidRPr="00F02E2D">
        <w:rPr>
          <w:lang w:val="en-US"/>
        </w:rPr>
        <w:t>Og</w:t>
      </w:r>
      <w:proofErr w:type="spellEnd"/>
      <w:r w:rsidRPr="00F02E2D">
        <w:rPr>
          <w:lang w:val="en-US"/>
        </w:rPr>
        <w:t xml:space="preserve"> </w:t>
      </w:r>
      <w:proofErr w:type="spellStart"/>
      <w:r w:rsidRPr="00F02E2D">
        <w:rPr>
          <w:lang w:val="en-US"/>
        </w:rPr>
        <w:t>er</w:t>
      </w:r>
      <w:proofErr w:type="spellEnd"/>
      <w:r w:rsidRPr="00F02E2D">
        <w:rPr>
          <w:lang w:val="en-US"/>
        </w:rPr>
        <w:t xml:space="preserve"> det </w:t>
      </w:r>
      <w:proofErr w:type="spellStart"/>
      <w:r w:rsidRPr="00F02E2D">
        <w:rPr>
          <w:lang w:val="en-US"/>
        </w:rPr>
        <w:t>specifikt</w:t>
      </w:r>
      <w:proofErr w:type="spellEnd"/>
      <w:r w:rsidRPr="00F02E2D">
        <w:rPr>
          <w:lang w:val="en-US"/>
        </w:rPr>
        <w:t xml:space="preserve"> </w:t>
      </w:r>
      <w:proofErr w:type="spellStart"/>
      <w:r w:rsidRPr="00F02E2D">
        <w:rPr>
          <w:lang w:val="en-US"/>
        </w:rPr>
        <w:t>ift</w:t>
      </w:r>
      <w:proofErr w:type="spellEnd"/>
      <w:r w:rsidRPr="00F02E2D">
        <w:rPr>
          <w:lang w:val="en-US"/>
        </w:rPr>
        <w:t xml:space="preserve">. </w:t>
      </w:r>
      <w:r w:rsidRPr="00F02E2D">
        <w:t>AI-screening eller er det en generel anbefaling til når</w:t>
      </w:r>
      <w:r>
        <w:t xml:space="preserve"> man screener?)</w:t>
      </w:r>
    </w:p>
  </w:comment>
  <w:comment w:id="934" w:author="Julian Christensen" w:date="2024-07-05T14:20:00Z" w:initials="JC">
    <w:p w14:paraId="5ECF2D69" w14:textId="42064778" w:rsidR="00F02E2D" w:rsidRPr="00F02E2D" w:rsidRDefault="00F02E2D">
      <w:pPr>
        <w:pStyle w:val="Kommentartekst"/>
      </w:pPr>
      <w:r>
        <w:rPr>
          <w:rStyle w:val="Kommentarhenvisning"/>
        </w:rPr>
        <w:annotationRef/>
      </w:r>
      <w:r w:rsidRPr="00F02E2D">
        <w:t xml:space="preserve">Før sagde vi vist 5-10 min </w:t>
      </w:r>
      <w:r>
        <w:t>–</w:t>
      </w:r>
      <w:r w:rsidRPr="00F02E2D">
        <w:t xml:space="preserve"> de</w:t>
      </w:r>
      <w:r>
        <w:t xml:space="preserve">t er ikke så afgørende hvad vi skriver men må hellere være konsistente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947" w:author="Julian Christensen" w:date="2024-07-05T14:22:00Z" w:initials="JC">
    <w:p w14:paraId="589F5E0C" w14:textId="59EEF47B" w:rsidR="00524ED0" w:rsidRPr="00524ED0" w:rsidRDefault="00524ED0">
      <w:pPr>
        <w:pStyle w:val="Kommentartekst"/>
      </w:pPr>
      <w:r>
        <w:rPr>
          <w:rStyle w:val="Kommentarhenvisning"/>
        </w:rPr>
        <w:annotationRef/>
      </w:r>
      <w:r w:rsidRPr="00524ED0">
        <w:t>Skal hver prompt egentlig v</w:t>
      </w:r>
      <w:r>
        <w:t xml:space="preserve">alideres individuelt (altså skal tabel 5’s step 1-5 gennemføres for hver prompt?) </w:t>
      </w:r>
    </w:p>
  </w:comment>
  <w:comment w:id="986" w:author="Mikkel Helding Vembye" w:date="2024-06-11T15:03:00Z" w:initials="MHV">
    <w:p w14:paraId="3DF5F9B9" w14:textId="1B9D3C7D" w:rsidR="0001372B" w:rsidRPr="00524ED0" w:rsidRDefault="0001372B">
      <w:pPr>
        <w:pStyle w:val="Kommentartekst"/>
        <w:rPr>
          <w:lang w:val="en-US"/>
        </w:rPr>
      </w:pPr>
      <w:r>
        <w:rPr>
          <w:rStyle w:val="Kommentarhenvisning"/>
        </w:rPr>
        <w:annotationRef/>
      </w:r>
      <w:r w:rsidRPr="00524ED0">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47A1F8" w15:done="0"/>
  <w15:commentEx w15:paraId="4D66A31F" w15:done="0"/>
  <w15:commentEx w15:paraId="288E80EE" w15:done="0"/>
  <w15:commentEx w15:paraId="3B778F22" w15:done="0"/>
  <w15:commentEx w15:paraId="1580BC94" w15:done="0"/>
  <w15:commentEx w15:paraId="51FB5E47" w15:done="0"/>
  <w15:commentEx w15:paraId="1551C504" w15:done="0"/>
  <w15:commentEx w15:paraId="72F51155" w15:done="0"/>
  <w15:commentEx w15:paraId="6B670968" w15:done="0"/>
  <w15:commentEx w15:paraId="4F294864" w15:done="0"/>
  <w15:commentEx w15:paraId="4AE53AE8" w15:done="0"/>
  <w15:commentEx w15:paraId="166BB11C" w15:done="0"/>
  <w15:commentEx w15:paraId="0B2586C7" w15:done="0"/>
  <w15:commentEx w15:paraId="744C3597" w15:done="0"/>
  <w15:commentEx w15:paraId="756DFD43" w15:done="0"/>
  <w15:commentEx w15:paraId="1AF92A16" w15:done="0"/>
  <w15:commentEx w15:paraId="4C4E3AF1" w15:done="0"/>
  <w15:commentEx w15:paraId="64307BC6" w15:done="0"/>
  <w15:commentEx w15:paraId="2BF687FC" w15:done="0"/>
  <w15:commentEx w15:paraId="0576D210" w15:done="0"/>
  <w15:commentEx w15:paraId="47EF0276" w15:done="0"/>
  <w15:commentEx w15:paraId="40D71615" w15:done="0"/>
  <w15:commentEx w15:paraId="47EC16CB" w15:done="0"/>
  <w15:commentEx w15:paraId="025B1FC1" w15:done="0"/>
  <w15:commentEx w15:paraId="64922BE1" w15:done="0"/>
  <w15:commentEx w15:paraId="5A3EBC39" w15:done="0"/>
  <w15:commentEx w15:paraId="0915B530" w15:done="0"/>
  <w15:commentEx w15:paraId="547A1337" w15:done="0"/>
  <w15:commentEx w15:paraId="3BC593F9" w15:done="0"/>
  <w15:commentEx w15:paraId="1C50D953" w15:done="0"/>
  <w15:commentEx w15:paraId="58150319" w15:done="0"/>
  <w15:commentEx w15:paraId="1B3870A9" w15:done="0"/>
  <w15:commentEx w15:paraId="445485E3" w15:done="0"/>
  <w15:commentEx w15:paraId="3DEFE4DD" w15:done="0"/>
  <w15:commentEx w15:paraId="1195B9AB" w15:done="0"/>
  <w15:commentEx w15:paraId="761529D9" w15:done="0"/>
  <w15:commentEx w15:paraId="1BDC6FA2" w15:done="0"/>
  <w15:commentEx w15:paraId="286ADE9C" w15:done="0"/>
  <w15:commentEx w15:paraId="4557ECC3" w15:done="0"/>
  <w15:commentEx w15:paraId="350BE944" w15:done="0"/>
  <w15:commentEx w15:paraId="766DEF3E" w15:done="0"/>
  <w15:commentEx w15:paraId="58DF6F60" w15:done="0"/>
  <w15:commentEx w15:paraId="5ECF2D69" w15:done="0"/>
  <w15:commentEx w15:paraId="589F5E0C"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47A1F8" w16cid:durableId="2A30EA2A"/>
  <w16cid:commentId w16cid:paraId="4D66A31F" w16cid:durableId="2A30E8A5"/>
  <w16cid:commentId w16cid:paraId="288E80EE" w16cid:durableId="2A30ED05"/>
  <w16cid:commentId w16cid:paraId="3B778F22" w16cid:durableId="2A30EF9E"/>
  <w16cid:commentId w16cid:paraId="1580BC94" w16cid:durableId="2A31285F"/>
  <w16cid:commentId w16cid:paraId="51FB5E47" w16cid:durableId="2A3244AF"/>
  <w16cid:commentId w16cid:paraId="1551C504" w16cid:durableId="2A3147DE"/>
  <w16cid:commentId w16cid:paraId="72F51155" w16cid:durableId="2A31446B"/>
  <w16cid:commentId w16cid:paraId="6B670968" w16cid:durableId="2A314B8E"/>
  <w16cid:commentId w16cid:paraId="4F294864" w16cid:durableId="2A314B96"/>
  <w16cid:commentId w16cid:paraId="4AE53AE8" w16cid:durableId="2A314D10"/>
  <w16cid:commentId w16cid:paraId="166BB11C" w16cid:durableId="2A32494C"/>
  <w16cid:commentId w16cid:paraId="0B2586C7" w16cid:durableId="2A30CEBE"/>
  <w16cid:commentId w16cid:paraId="744C3597" w16cid:durableId="2A324895"/>
  <w16cid:commentId w16cid:paraId="756DFD43" w16cid:durableId="2A32550B"/>
  <w16cid:commentId w16cid:paraId="1AF92A16" w16cid:durableId="2A32463D"/>
  <w16cid:commentId w16cid:paraId="4C4E3AF1" w16cid:durableId="2A32570C"/>
  <w16cid:commentId w16cid:paraId="64307BC6" w16cid:durableId="2A3150D0"/>
  <w16cid:commentId w16cid:paraId="2BF687FC" w16cid:durableId="2A325B3D"/>
  <w16cid:commentId w16cid:paraId="0576D210" w16cid:durableId="2A325C71"/>
  <w16cid:commentId w16cid:paraId="47EF0276" w16cid:durableId="2A325EEA"/>
  <w16cid:commentId w16cid:paraId="40D71615" w16cid:durableId="2A326A66"/>
  <w16cid:commentId w16cid:paraId="47EC16CB" w16cid:durableId="2A326AB2"/>
  <w16cid:commentId w16cid:paraId="025B1FC1" w16cid:durableId="2A326F59"/>
  <w16cid:commentId w16cid:paraId="64922BE1" w16cid:durableId="2A3270F3"/>
  <w16cid:commentId w16cid:paraId="5A3EBC39" w16cid:durableId="2A3270D2"/>
  <w16cid:commentId w16cid:paraId="0915B530" w16cid:durableId="2A327126"/>
  <w16cid:commentId w16cid:paraId="547A1337" w16cid:durableId="2A32722C"/>
  <w16cid:commentId w16cid:paraId="3BC593F9" w16cid:durableId="2A32728A"/>
  <w16cid:commentId w16cid:paraId="1C50D953" w16cid:durableId="2A327309"/>
  <w16cid:commentId w16cid:paraId="58150319" w16cid:durableId="2A3274BF"/>
  <w16cid:commentId w16cid:paraId="1B3870A9" w16cid:durableId="2A327498"/>
  <w16cid:commentId w16cid:paraId="445485E3" w16cid:durableId="2A327698"/>
  <w16cid:commentId w16cid:paraId="3DEFE4DD" w16cid:durableId="2A3275C4"/>
  <w16cid:commentId w16cid:paraId="1195B9AB" w16cid:durableId="2A327844"/>
  <w16cid:commentId w16cid:paraId="761529D9" w16cid:durableId="2A3278A6"/>
  <w16cid:commentId w16cid:paraId="1BDC6FA2" w16cid:durableId="2A327942"/>
  <w16cid:commentId w16cid:paraId="286ADE9C" w16cid:durableId="2A327AC6"/>
  <w16cid:commentId w16cid:paraId="4557ECC3" w16cid:durableId="2A327C0F"/>
  <w16cid:commentId w16cid:paraId="350BE944" w16cid:durableId="2A327DB9"/>
  <w16cid:commentId w16cid:paraId="766DEF3E" w16cid:durableId="2A327E86"/>
  <w16cid:commentId w16cid:paraId="58DF6F60" w16cid:durableId="2A327F0D"/>
  <w16cid:commentId w16cid:paraId="5ECF2D69" w16cid:durableId="2A327FA2"/>
  <w16cid:commentId w16cid:paraId="589F5E0C" w16cid:durableId="2A328030"/>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0F7FE" w14:textId="77777777" w:rsidR="0001372B" w:rsidRDefault="0001372B" w:rsidP="00E22B11">
      <w:pPr>
        <w:spacing w:after="0" w:line="240" w:lineRule="auto"/>
      </w:pPr>
      <w:r>
        <w:separator/>
      </w:r>
    </w:p>
  </w:endnote>
  <w:endnote w:type="continuationSeparator" w:id="0">
    <w:p w14:paraId="35FEA509" w14:textId="77777777" w:rsidR="0001372B" w:rsidRDefault="0001372B"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01372B" w:rsidRDefault="0001372B">
        <w:pPr>
          <w:pStyle w:val="Sidefod"/>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01372B" w:rsidRDefault="0001372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893B7" w14:textId="77777777" w:rsidR="0001372B" w:rsidRDefault="0001372B" w:rsidP="00E22B11">
      <w:pPr>
        <w:spacing w:after="0" w:line="240" w:lineRule="auto"/>
      </w:pPr>
      <w:r>
        <w:separator/>
      </w:r>
    </w:p>
  </w:footnote>
  <w:footnote w:type="continuationSeparator" w:id="0">
    <w:p w14:paraId="7D3B8155" w14:textId="77777777" w:rsidR="0001372B" w:rsidRDefault="0001372B" w:rsidP="00E22B11">
      <w:pPr>
        <w:spacing w:after="0" w:line="240" w:lineRule="auto"/>
      </w:pPr>
      <w:r>
        <w:continuationSeparator/>
      </w:r>
    </w:p>
  </w:footnote>
  <w:footnote w:id="1">
    <w:p w14:paraId="5E576E28" w14:textId="7DD7B79E" w:rsidR="0001372B" w:rsidRPr="007355A1" w:rsidRDefault="0001372B">
      <w:pPr>
        <w:pStyle w:val="Fodnotetekst"/>
        <w:rPr>
          <w:lang w:val="en-US"/>
        </w:rPr>
      </w:pPr>
      <w:r w:rsidRPr="000D35BD">
        <w:rPr>
          <w:rStyle w:val="Fodnotehenvisning"/>
        </w:rPr>
        <w:footnoteRef/>
      </w:r>
      <w:r w:rsidRPr="007355A1">
        <w:rPr>
          <w:lang w:val="en-US"/>
        </w:rPr>
        <w:t xml:space="preserve"> </w:t>
      </w:r>
      <w:del w:id="56" w:author="Julian Christensen" w:date="2024-07-04T11:56:00Z">
        <w:r w:rsidDel="00001C35">
          <w:rPr>
            <w:lang w:val="en-US"/>
          </w:rPr>
          <w:delText>But a</w:delText>
        </w:r>
      </w:del>
      <w:ins w:id="57" w:author="Julian Christensen" w:date="2024-07-04T13:26:00Z">
        <w:r>
          <w:rPr>
            <w:lang w:val="en-US"/>
          </w:rPr>
          <w:t>W</w:t>
        </w:r>
      </w:ins>
      <w:del w:id="58" w:author="Julian Christensen" w:date="2024-07-04T13:26:00Z">
        <w:r w:rsidDel="00675AE0">
          <w:rPr>
            <w:lang w:val="en-US"/>
          </w:rPr>
          <w:delText>lready now, w</w:delText>
        </w:r>
      </w:del>
      <w:r>
        <w:rPr>
          <w:lang w:val="en-US"/>
        </w:rPr>
        <w:t>e</w:t>
      </w:r>
      <w:ins w:id="59" w:author="Julian Christensen" w:date="2024-07-04T13:26:00Z">
        <w:r>
          <w:rPr>
            <w:lang w:val="en-US"/>
          </w:rPr>
          <w:t xml:space="preserve"> already</w:t>
        </w:r>
      </w:ins>
      <w:r>
        <w:rPr>
          <w:lang w:val="en-US"/>
        </w:rPr>
        <w:t xml:space="preserve"> see </w:t>
      </w:r>
      <w:del w:id="60" w:author="Julian Christensen" w:date="2024-07-04T13:27:00Z">
        <w:r w:rsidDel="00675AE0">
          <w:rPr>
            <w:lang w:val="en-US"/>
          </w:rPr>
          <w:delText>that in some applications</w:delText>
        </w:r>
      </w:del>
      <w:ins w:id="61" w:author="Julian Christensen" w:date="2024-07-04T13:27:00Z">
        <w:r>
          <w:rPr>
            <w:lang w:val="en-US"/>
          </w:rPr>
          <w:t>instances</w:t>
        </w:r>
      </w:ins>
      <w:r>
        <w:rPr>
          <w:lang w:val="en-US"/>
        </w:rPr>
        <w:t xml:space="preserve"> of systematic reviews</w:t>
      </w:r>
      <w:ins w:id="62" w:author="Julian Christensen" w:date="2024-07-04T13:27:00Z">
        <w:r>
          <w:rPr>
            <w:lang w:val="en-US"/>
          </w:rPr>
          <w:t xml:space="preserve"> where</w:t>
        </w:r>
      </w:ins>
      <w:del w:id="63" w:author="Julian Christensen" w:date="2024-07-04T13:27:00Z">
        <w:r w:rsidDel="00675AE0">
          <w:rPr>
            <w:lang w:val="en-US"/>
          </w:rPr>
          <w:delText>,</w:delText>
        </w:r>
      </w:del>
      <w:r>
        <w:rPr>
          <w:lang w:val="en-US"/>
        </w:rPr>
        <w:t xml:space="preserve"> the number of records needed to be screened</w:t>
      </w:r>
      <w:ins w:id="64" w:author="Julian Christensen" w:date="2024-07-04T13:27:00Z">
        <w:r>
          <w:rPr>
            <w:lang w:val="en-US"/>
          </w:rPr>
          <w:t xml:space="preserve"> </w:t>
        </w:r>
      </w:ins>
      <w:del w:id="65" w:author="Julian Christensen" w:date="2024-07-04T13:27:00Z">
        <w:r w:rsidDel="00675AE0">
          <w:rPr>
            <w:lang w:val="en-US"/>
          </w:rPr>
          <w:delText xml:space="preserve"> way </w:delText>
        </w:r>
      </w:del>
      <w:r>
        <w:rPr>
          <w:lang w:val="en-US"/>
        </w:rPr>
        <w:t xml:space="preserve">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DE061E">
        <w:rPr>
          <w:noProof/>
          <w:lang w:val="en-US"/>
        </w:rPr>
        <w:t>(see e.g., Bondebjerg, Filges, et al., 2023)</w:t>
      </w:r>
      <w:r>
        <w:rPr>
          <w:lang w:val="en-US"/>
        </w:rPr>
        <w:fldChar w:fldCharType="end"/>
      </w:r>
      <w:r>
        <w:rPr>
          <w:lang w:val="en-US"/>
        </w:rPr>
        <w:t>.</w:t>
      </w:r>
    </w:p>
  </w:footnote>
  <w:footnote w:id="2">
    <w:p w14:paraId="37E72701" w14:textId="4BFEBD96" w:rsidR="0001372B" w:rsidRPr="007340E8" w:rsidRDefault="0001372B">
      <w:pPr>
        <w:pStyle w:val="Fodnotetekst"/>
        <w:rPr>
          <w:lang w:val="en-US"/>
        </w:rPr>
      </w:pPr>
      <w:r w:rsidRPr="000D35BD">
        <w:rPr>
          <w:rStyle w:val="Fodnotehenvisning"/>
        </w:rPr>
        <w:footnoteRef/>
      </w:r>
      <w:r w:rsidRPr="007340E8">
        <w:rPr>
          <w:lang w:val="en-US"/>
        </w:rPr>
        <w:t xml:space="preserve"> To </w:t>
      </w:r>
      <w:del w:id="90" w:author="Julian Christensen" w:date="2024-07-04T13:49:00Z">
        <w:r w:rsidRPr="007340E8" w:rsidDel="007565FE">
          <w:rPr>
            <w:lang w:val="en-US"/>
          </w:rPr>
          <w:delText>overcome/reduce</w:delText>
        </w:r>
      </w:del>
      <w:ins w:id="91" w:author="Julian Christensen" w:date="2024-07-04T13:49:00Z">
        <w:r>
          <w:rPr>
            <w:lang w:val="en-US"/>
          </w:rPr>
          <w:t>alleviate</w:t>
        </w:r>
      </w:ins>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w:t>
      </w:r>
      <w:proofErr w:type="spellStart"/>
      <w:r w:rsidRPr="007340E8">
        <w:rPr>
          <w:lang w:val="en-US"/>
        </w:rPr>
        <w:t>algoritmes</w:t>
      </w:r>
      <w:proofErr w:type="spellEnd"/>
      <w:r w:rsidRPr="007340E8">
        <w:rPr>
          <w:lang w:val="en-US"/>
        </w:rPr>
        <w:t xml:space="preserve">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w:t>
      </w:r>
      <w:del w:id="92" w:author="Julian Christensen" w:date="2024-07-04T13:50:00Z">
        <w:r w:rsidRPr="007340E8" w:rsidDel="007565FE">
          <w:rPr>
            <w:lang w:val="en-US"/>
          </w:rPr>
          <w:delText>we do not consider</w:delText>
        </w:r>
      </w:del>
      <w:del w:id="93" w:author="Julian Christensen" w:date="2024-07-04T13:49:00Z">
        <w:r w:rsidRPr="007340E8" w:rsidDel="007565FE">
          <w:rPr>
            <w:lang w:val="en-US"/>
          </w:rPr>
          <w:delText>ed</w:delText>
        </w:r>
      </w:del>
      <w:del w:id="94" w:author="Julian Christensen" w:date="2024-07-04T13:50:00Z">
        <w:r w:rsidRPr="007340E8" w:rsidDel="007565FE">
          <w:rPr>
            <w:lang w:val="en-US"/>
          </w:rPr>
          <w:delText xml:space="preserve"> </w:delText>
        </w:r>
      </w:del>
      <w:r w:rsidRPr="007340E8">
        <w:rPr>
          <w:lang w:val="en-US"/>
        </w:rPr>
        <w:t xml:space="preserve">this framework </w:t>
      </w:r>
      <w:del w:id="95" w:author="Julian Christensen" w:date="2024-07-04T13:50:00Z">
        <w:r w:rsidRPr="007340E8" w:rsidDel="007565FE">
          <w:rPr>
            <w:lang w:val="en-US"/>
          </w:rPr>
          <w:delText>to have</w:delText>
        </w:r>
      </w:del>
      <w:ins w:id="96" w:author="Julian Christensen" w:date="2024-07-04T13:50:00Z">
        <w:r>
          <w:rPr>
            <w:lang w:val="en-US"/>
          </w:rPr>
          <w:t>has not yet</w:t>
        </w:r>
      </w:ins>
      <w:r w:rsidRPr="007340E8">
        <w:rPr>
          <w:lang w:val="en-US"/>
        </w:rPr>
        <w:t xml:space="preserve"> been </w:t>
      </w:r>
      <w:proofErr w:type="spellStart"/>
      <w:r w:rsidRPr="007340E8">
        <w:rPr>
          <w:lang w:val="en-US"/>
        </w:rPr>
        <w:t>thouroughly</w:t>
      </w:r>
      <w:proofErr w:type="spellEnd"/>
      <w:r w:rsidRPr="007340E8">
        <w:rPr>
          <w:lang w:val="en-US"/>
        </w:rPr>
        <w:t xml:space="preserve"> enough test</w:t>
      </w:r>
      <w:ins w:id="97" w:author="Julian Christensen" w:date="2024-07-04T13:50:00Z">
        <w:r>
          <w:rPr>
            <w:lang w:val="en-US"/>
          </w:rPr>
          <w:t>ed</w:t>
        </w:r>
      </w:ins>
      <w:del w:id="98" w:author="Julian Christensen" w:date="2024-07-04T13:50:00Z">
        <w:r w:rsidRPr="007340E8" w:rsidDel="007565FE">
          <w:rPr>
            <w:lang w:val="en-US"/>
          </w:rPr>
          <w:delText>ing yet</w:delText>
        </w:r>
      </w:del>
      <w:r w:rsidRPr="007340E8">
        <w:rPr>
          <w:lang w:val="en-US"/>
        </w:rPr>
        <w:t xml:space="preserve"> to know if the SAFE procedure allows reviewers to detect all relevant studies </w:t>
      </w:r>
      <w:del w:id="99" w:author="Julian Christensen" w:date="2024-07-04T13:50:00Z">
        <w:r w:rsidRPr="007340E8" w:rsidDel="007565FE">
          <w:rPr>
            <w:lang w:val="en-US"/>
          </w:rPr>
          <w:delText>with the</w:delText>
        </w:r>
      </w:del>
      <w:ins w:id="100" w:author="Julian Christensen" w:date="2024-07-04T13:50:00Z">
        <w:r>
          <w:rPr>
            <w:lang w:val="en-US"/>
          </w:rPr>
          <w:t>using</w:t>
        </w:r>
      </w:ins>
      <w:r w:rsidRPr="007340E8">
        <w:rPr>
          <w:lang w:val="en-US"/>
        </w:rPr>
        <w:t xml:space="preserve"> machine learning </w:t>
      </w:r>
      <w:proofErr w:type="spellStart"/>
      <w:r w:rsidRPr="007340E8">
        <w:rPr>
          <w:lang w:val="en-US"/>
        </w:rPr>
        <w:t>algoritms</w:t>
      </w:r>
      <w:proofErr w:type="spellEnd"/>
      <w:r w:rsidRPr="007340E8">
        <w:rPr>
          <w:lang w:val="en-US"/>
        </w:rPr>
        <w:t xml:space="preserve"> including in screening </w:t>
      </w:r>
      <w:proofErr w:type="spellStart"/>
      <w:r w:rsidRPr="007340E8">
        <w:rPr>
          <w:lang w:val="en-US"/>
        </w:rPr>
        <w:t>softwares</w:t>
      </w:r>
      <w:proofErr w:type="spellEnd"/>
      <w:r w:rsidRPr="007340E8">
        <w:rPr>
          <w:lang w:val="en-US"/>
        </w:rPr>
        <w:t xml:space="preserve"> such as </w:t>
      </w:r>
      <w:proofErr w:type="spellStart"/>
      <w:r w:rsidRPr="007340E8">
        <w:rPr>
          <w:lang w:val="en-US"/>
        </w:rPr>
        <w:t>ASReview</w:t>
      </w:r>
      <w:proofErr w:type="spellEnd"/>
      <w:r w:rsidRPr="007340E8">
        <w:rPr>
          <w:lang w:val="en-US"/>
        </w:rPr>
        <w:t xml:space="preserve">.  </w:t>
      </w:r>
    </w:p>
  </w:footnote>
  <w:footnote w:id="3">
    <w:p w14:paraId="5F394DD8" w14:textId="7D56ACA0" w:rsidR="0001372B" w:rsidRPr="007332FC" w:rsidRDefault="0001372B">
      <w:pPr>
        <w:pStyle w:val="Fodnotetekst"/>
        <w:rPr>
          <w:lang w:val="en-US"/>
        </w:rPr>
      </w:pPr>
      <w:r w:rsidRPr="000D35BD">
        <w:rPr>
          <w:rStyle w:val="Fodnotehenvisning"/>
        </w:rPr>
        <w:footnoteRef/>
      </w:r>
      <w:r w:rsidRPr="007332FC">
        <w:rPr>
          <w:lang w:val="en-US"/>
        </w:rPr>
        <w:t xml:space="preserve"> We do not consider </w:t>
      </w:r>
      <w:del w:id="126" w:author="Julian Christensen" w:date="2024-07-04T14:03:00Z">
        <w:r w:rsidRPr="007332FC" w:rsidDel="00C9169A">
          <w:rPr>
            <w:lang w:val="en-US"/>
          </w:rPr>
          <w:delText>the l</w:delText>
        </w:r>
      </w:del>
      <w:ins w:id="127" w:author="Julian Christensen" w:date="2024-07-04T14:03:00Z">
        <w:r>
          <w:rPr>
            <w:lang w:val="en-US"/>
          </w:rPr>
          <w:t>L</w:t>
        </w:r>
      </w:ins>
      <w:r w:rsidRPr="007332FC">
        <w:rPr>
          <w:lang w:val="en-US"/>
        </w:rPr>
        <w:t xml:space="preserve">evel 4 </w:t>
      </w:r>
      <w:del w:id="128" w:author="Julian Christensen" w:date="2024-07-04T14:03:00Z">
        <w:r w:rsidRPr="007332FC" w:rsidDel="00C9169A">
          <w:rPr>
            <w:lang w:val="en-US"/>
          </w:rPr>
          <w:delText xml:space="preserve">of automation </w:delText>
        </w:r>
      </w:del>
      <w:r w:rsidRPr="007332FC">
        <w:rPr>
          <w:lang w:val="en-US"/>
        </w:rPr>
        <w:t xml:space="preserve">to be the ideal case since we consider human-in-the-loop operation to be state-of-the-art at the time of writing. </w:t>
      </w:r>
    </w:p>
  </w:footnote>
  <w:footnote w:id="4">
    <w:p w14:paraId="59739032" w14:textId="05B494C4" w:rsidR="0001372B" w:rsidRPr="007340E8" w:rsidRDefault="0001372B" w:rsidP="00D86B72">
      <w:pPr>
        <w:pStyle w:val="Fodnotetekst"/>
        <w:rPr>
          <w:lang w:val="en-US"/>
        </w:rPr>
      </w:pPr>
      <w:r w:rsidRPr="000D35BD">
        <w:rPr>
          <w:rStyle w:val="Fodnotehenvisning"/>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DE061E">
        <w:rPr>
          <w:noProof/>
          <w:lang w:val="en-US"/>
        </w:rPr>
        <w:t>(see EPPI-Centre, 2024)</w:t>
      </w:r>
      <w:r>
        <w:fldChar w:fldCharType="end"/>
      </w:r>
      <w:r w:rsidRPr="007340E8">
        <w:rPr>
          <w:lang w:val="en-US"/>
        </w:rPr>
        <w:t xml:space="preserve"> and not for </w:t>
      </w:r>
      <w:proofErr w:type="spellStart"/>
      <w:ins w:id="152" w:author="Julian Christensen" w:date="2024-07-04T14:31:00Z">
        <w:r>
          <w:rPr>
            <w:rStyle w:val="translation"/>
            <w:lang w:val="en-US"/>
          </w:rPr>
          <w:t>T&amp;Ab</w:t>
        </w:r>
        <w:proofErr w:type="spellEnd"/>
        <w:r>
          <w:rPr>
            <w:rStyle w:val="translation"/>
            <w:lang w:val="en-US"/>
          </w:rPr>
          <w:t xml:space="preserve"> </w:t>
        </w:r>
      </w:ins>
      <w:del w:id="153" w:author="Julian Christensen" w:date="2024-07-04T14:31:00Z">
        <w:r w:rsidRPr="007340E8" w:rsidDel="00863EF9">
          <w:rPr>
            <w:lang w:val="en-US"/>
          </w:rPr>
          <w:delText xml:space="preserve">TAB </w:delText>
        </w:r>
      </w:del>
      <w:r w:rsidRPr="007340E8">
        <w:rPr>
          <w:lang w:val="en-US"/>
        </w:rPr>
        <w:t xml:space="preserve">screening purposes. </w:t>
      </w:r>
    </w:p>
  </w:footnote>
  <w:footnote w:id="5">
    <w:p w14:paraId="67852FE7" w14:textId="6D970F83" w:rsidR="0001372B" w:rsidRPr="007332FC" w:rsidRDefault="0001372B">
      <w:pPr>
        <w:pStyle w:val="Fodnotetekst"/>
        <w:rPr>
          <w:lang w:val="en-US"/>
        </w:rPr>
      </w:pPr>
      <w:r w:rsidRPr="000D35BD">
        <w:rPr>
          <w:rStyle w:val="Fodnotehenvisning"/>
        </w:rPr>
        <w:footnoteRef/>
      </w:r>
      <w:r w:rsidRPr="007332FC">
        <w:rPr>
          <w:lang w:val="en-US"/>
        </w:rPr>
        <w:t xml:space="preserve"> This model has been deprecated </w:t>
      </w:r>
    </w:p>
  </w:footnote>
  <w:footnote w:id="6">
    <w:p w14:paraId="2D3CB85C" w14:textId="04645AD9" w:rsidR="0001372B" w:rsidRPr="007332FC" w:rsidRDefault="0001372B" w:rsidP="006C1FAB">
      <w:pPr>
        <w:pStyle w:val="Fodnotetekst"/>
        <w:rPr>
          <w:lang w:val="en-US"/>
        </w:rPr>
      </w:pPr>
      <w:r w:rsidRPr="000D35BD">
        <w:rPr>
          <w:rStyle w:val="Fodnotehenvisning"/>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01372B" w:rsidRPr="007332FC" w:rsidRDefault="0001372B">
      <w:pPr>
        <w:pStyle w:val="Fodnotetekst"/>
        <w:rPr>
          <w:lang w:val="en-US"/>
        </w:rPr>
      </w:pPr>
      <w:r w:rsidRPr="000D35BD">
        <w:rPr>
          <w:rStyle w:val="Fodnotehenvisning"/>
        </w:rPr>
        <w:footnoteRef/>
      </w:r>
      <w:r w:rsidRPr="007332FC">
        <w:rPr>
          <w:lang w:val="en-US"/>
        </w:rPr>
        <w:t xml:space="preserve"> Can be found at </w:t>
      </w:r>
      <w:r>
        <w:fldChar w:fldCharType="begin"/>
      </w:r>
      <w:r w:rsidRPr="00463A4D">
        <w:rPr>
          <w:lang w:val="en-US"/>
          <w:rPrChange w:id="310" w:author="Julian Christensen" w:date="2024-07-04T08:59:00Z">
            <w:rPr/>
          </w:rPrChange>
        </w:rPr>
        <w:instrText xml:space="preserve"> HYPERLINK "https://github.com/mamishere/Article-Relevancy-Extraction-GPT3.5-Turbo" </w:instrText>
      </w:r>
      <w:r>
        <w:fldChar w:fldCharType="separate"/>
      </w:r>
      <w:r w:rsidRPr="007332FC">
        <w:rPr>
          <w:rStyle w:val="Hyperlink"/>
          <w:lang w:val="en-US"/>
        </w:rPr>
        <w:t>https://github.com/mamishere/Article-Relevancy-Extraction-GPT3.5-Turbo</w:t>
      </w:r>
      <w:r>
        <w:rPr>
          <w:rStyle w:val="Hyperlink"/>
          <w:lang w:val="en-US"/>
        </w:rPr>
        <w:fldChar w:fldCharType="end"/>
      </w:r>
      <w:r w:rsidRPr="007332FC">
        <w:rPr>
          <w:lang w:val="en-US"/>
        </w:rPr>
        <w:t xml:space="preserve"> </w:t>
      </w:r>
    </w:p>
  </w:footnote>
  <w:footnote w:id="8">
    <w:p w14:paraId="4DCAE393" w14:textId="77777777" w:rsidR="0001372B" w:rsidRPr="00911363" w:rsidRDefault="0001372B" w:rsidP="00911363">
      <w:pPr>
        <w:spacing w:after="0" w:line="360" w:lineRule="auto"/>
        <w:jc w:val="both"/>
        <w:rPr>
          <w:sz w:val="20"/>
          <w:lang w:val="en-US"/>
        </w:rPr>
      </w:pPr>
      <w:r>
        <w:rPr>
          <w:rStyle w:val="Fodnotehenvisning"/>
        </w:rPr>
        <w:footnoteRef/>
      </w:r>
      <w:r w:rsidRPr="00BD4892">
        <w:rPr>
          <w:lang w:val="en-US"/>
        </w:rPr>
        <w:t xml:space="preserve"> </w:t>
      </w:r>
      <w:r w:rsidRPr="00911363">
        <w:rPr>
          <w:rFonts w:eastAsiaTheme="minorEastAsia"/>
          <w:sz w:val="20"/>
          <w:lang w:val="en-US"/>
        </w:rPr>
        <w:t xml:space="preserve">All replication materials behind </w:t>
      </w:r>
      <w:proofErr w:type="gramStart"/>
      <w:r w:rsidRPr="00911363">
        <w:rPr>
          <w:rFonts w:eastAsiaTheme="minorEastAsia"/>
          <w:sz w:val="20"/>
          <w:lang w:val="en-US"/>
        </w:rPr>
        <w:t>this experiments</w:t>
      </w:r>
      <w:proofErr w:type="gramEnd"/>
      <w:r w:rsidRPr="00911363">
        <w:rPr>
          <w:rFonts w:eastAsiaTheme="minorEastAsia"/>
          <w:sz w:val="20"/>
          <w:lang w:val="en-US"/>
        </w:rPr>
        <w:t xml:space="preserve"> can be accessed at </w:t>
      </w:r>
      <w:r>
        <w:fldChar w:fldCharType="begin"/>
      </w:r>
      <w:r w:rsidRPr="00463A4D">
        <w:rPr>
          <w:lang w:val="en-US"/>
          <w:rPrChange w:id="741" w:author="Julian Christensen" w:date="2024-07-04T08:59:00Z">
            <w:rPr/>
          </w:rPrChange>
        </w:rPr>
        <w:instrText xml:space="preserve"> HYPERLINK "https://osf.io/apdfw/" </w:instrText>
      </w:r>
      <w:r>
        <w:fldChar w:fldCharType="separate"/>
      </w:r>
      <w:r w:rsidRPr="00BD4892">
        <w:rPr>
          <w:rStyle w:val="Hyperlink"/>
          <w:sz w:val="20"/>
          <w:lang w:val="en-US"/>
        </w:rPr>
        <w:t>https://osf.io/apdfw/</w:t>
      </w:r>
      <w:r>
        <w:rPr>
          <w:rStyle w:val="Hyperlink"/>
          <w:sz w:val="20"/>
          <w:lang w:val="en-US"/>
        </w:rPr>
        <w:fldChar w:fldCharType="end"/>
      </w:r>
      <w:r w:rsidRPr="00BD4892">
        <w:rPr>
          <w:sz w:val="20"/>
          <w:lang w:val="en-US"/>
        </w:rPr>
        <w:t>.</w:t>
      </w:r>
    </w:p>
    <w:p w14:paraId="11960C96" w14:textId="3CB6D9B6" w:rsidR="0001372B" w:rsidRPr="00BD4892" w:rsidRDefault="0001372B">
      <w:pPr>
        <w:pStyle w:val="Fodnotetekst"/>
        <w:rPr>
          <w:sz w:val="16"/>
          <w:lang w:val="en-US"/>
        </w:rPr>
      </w:pPr>
    </w:p>
  </w:footnote>
  <w:footnote w:id="9">
    <w:p w14:paraId="2104F5D5" w14:textId="2531930E" w:rsidR="0001372B" w:rsidRPr="0017101A" w:rsidRDefault="0001372B">
      <w:pPr>
        <w:pStyle w:val="Fodnotetekst"/>
        <w:rPr>
          <w:lang w:val="en-US"/>
        </w:rPr>
      </w:pPr>
      <w:r>
        <w:rPr>
          <w:rStyle w:val="Fodnotehenvisning"/>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01372B" w:rsidRPr="001E3E96" w:rsidRDefault="0001372B">
      <w:pPr>
        <w:pStyle w:val="Fodnotetekst"/>
        <w:rPr>
          <w:lang w:val="en-US"/>
        </w:rPr>
      </w:pPr>
      <w:r>
        <w:rPr>
          <w:rStyle w:val="Fodnotehenvisning"/>
        </w:rPr>
        <w:footnoteRef/>
      </w:r>
      <w:r w:rsidRPr="001E3E96">
        <w:rPr>
          <w:lang w:val="en-US"/>
        </w:rPr>
        <w:t xml:space="preserve"> Find the exact functions here:</w:t>
      </w:r>
      <w:r>
        <w:rPr>
          <w:lang w:val="en-US"/>
        </w:rPr>
        <w:t xml:space="preserve"> </w:t>
      </w:r>
      <w:r>
        <w:fldChar w:fldCharType="begin"/>
      </w:r>
      <w:r w:rsidRPr="00463A4D">
        <w:rPr>
          <w:lang w:val="en-US"/>
          <w:rPrChange w:id="777" w:author="Julian Christensen" w:date="2024-07-04T08:59:00Z">
            <w:rPr/>
          </w:rPrChange>
        </w:rPr>
        <w:instrText xml:space="preserve"> HYPERLINK "https://bit.ly/3Vl0SRp" \t "_blank" </w:instrText>
      </w:r>
      <w:r>
        <w:fldChar w:fldCharType="separate"/>
      </w:r>
      <w:r w:rsidRPr="001E3E96">
        <w:rPr>
          <w:rStyle w:val="Hyperlink"/>
          <w:lang w:val="en-US"/>
        </w:rPr>
        <w:t>bit.ly/3Vl0SRp</w:t>
      </w:r>
      <w:r>
        <w:rPr>
          <w:rStyle w:val="Hyperlink"/>
          <w:lang w:val="en-US"/>
        </w:rPr>
        <w:fldChar w:fldCharType="end"/>
      </w:r>
    </w:p>
  </w:footnote>
  <w:footnote w:id="11">
    <w:p w14:paraId="36030995" w14:textId="7962BF5A" w:rsidR="0001372B" w:rsidRPr="00BD4892" w:rsidRDefault="0001372B" w:rsidP="00B33FB9">
      <w:pPr>
        <w:pStyle w:val="Fodnotetekst"/>
        <w:rPr>
          <w:lang w:val="en-US"/>
        </w:rPr>
      </w:pPr>
      <w:r>
        <w:rPr>
          <w:rStyle w:val="Fodnotehenvisning"/>
        </w:rPr>
        <w:footnoteRef/>
      </w:r>
      <w:r w:rsidRPr="00BD4892">
        <w:rPr>
          <w:lang w:val="en-US"/>
        </w:rPr>
        <w:t xml:space="preserve"> Moreover, we show how this can be done in one of the accompan</w:t>
      </w:r>
      <w:r>
        <w:rPr>
          <w:lang w:val="en-US"/>
        </w:rPr>
        <w:t>y</w:t>
      </w:r>
      <w:r w:rsidRPr="00BD4892">
        <w:rPr>
          <w:lang w:val="en-US"/>
        </w:rPr>
        <w:t xml:space="preserve">ing </w:t>
      </w:r>
      <w:proofErr w:type="gramStart"/>
      <w:r w:rsidRPr="00BD4892">
        <w:rPr>
          <w:lang w:val="en-US"/>
        </w:rPr>
        <w:t>vignette</w:t>
      </w:r>
      <w:proofErr w:type="gramEnd"/>
      <w:r w:rsidRPr="00BD4892">
        <w:rPr>
          <w:lang w:val="en-US"/>
        </w:rPr>
        <w:t xml:space="preserve"> to the AIscreenR package. </w:t>
      </w:r>
    </w:p>
  </w:footnote>
  <w:footnote w:id="12">
    <w:p w14:paraId="643B7291" w14:textId="253D2D66" w:rsidR="0001372B" w:rsidRPr="007D60F0" w:rsidRDefault="0001372B" w:rsidP="007D60F0">
      <w:pPr>
        <w:spacing w:after="0" w:line="240" w:lineRule="auto"/>
        <w:jc w:val="both"/>
        <w:rPr>
          <w:sz w:val="20"/>
          <w:szCs w:val="20"/>
          <w:lang w:val="en-US"/>
        </w:rPr>
      </w:pPr>
      <w:r>
        <w:rPr>
          <w:rStyle w:val="Fodnotehenvisning"/>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Kommentarhenvisning"/>
          <w:sz w:val="20"/>
          <w:szCs w:val="20"/>
        </w:rPr>
        <w:annotationRef/>
      </w:r>
      <w:r w:rsidRPr="007D60F0">
        <w:rPr>
          <w:sz w:val="20"/>
          <w:szCs w:val="20"/>
          <w:lang w:val="en-US"/>
        </w:rPr>
        <w:t>.</w:t>
      </w:r>
    </w:p>
    <w:p w14:paraId="4856CB2E" w14:textId="35DC6C81" w:rsidR="0001372B" w:rsidRPr="00BD4892" w:rsidRDefault="0001372B">
      <w:pPr>
        <w:pStyle w:val="Fodnoteteks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01372B" w:rsidRPr="007332FC" w:rsidRDefault="0001372B">
    <w:pPr>
      <w:pStyle w:val="Sidehoved"/>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Opstilling-punkttegn"/>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 Christensen">
    <w15:presenceInfo w15:providerId="None" w15:userId="Julian Christensen"/>
  </w15:person>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trackRevisions/>
  <w:defaultTabStop w:val="1304"/>
  <w:autoHyphenation/>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kFAOjbL44tAAAA"/>
  </w:docVars>
  <w:rsids>
    <w:rsidRoot w:val="00A23F06"/>
    <w:rsid w:val="00001C35"/>
    <w:rsid w:val="00002939"/>
    <w:rsid w:val="00004D10"/>
    <w:rsid w:val="00005B30"/>
    <w:rsid w:val="00006375"/>
    <w:rsid w:val="00010397"/>
    <w:rsid w:val="00011FF4"/>
    <w:rsid w:val="0001372B"/>
    <w:rsid w:val="00014A6B"/>
    <w:rsid w:val="00014F4A"/>
    <w:rsid w:val="00015556"/>
    <w:rsid w:val="000169E1"/>
    <w:rsid w:val="00023F63"/>
    <w:rsid w:val="00024398"/>
    <w:rsid w:val="00031F26"/>
    <w:rsid w:val="00032250"/>
    <w:rsid w:val="00032EE0"/>
    <w:rsid w:val="0003361C"/>
    <w:rsid w:val="000345DE"/>
    <w:rsid w:val="000378D0"/>
    <w:rsid w:val="000414F1"/>
    <w:rsid w:val="00041B75"/>
    <w:rsid w:val="000421DA"/>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B0E90"/>
    <w:rsid w:val="000B1D78"/>
    <w:rsid w:val="000B216F"/>
    <w:rsid w:val="000B4CB0"/>
    <w:rsid w:val="000B782A"/>
    <w:rsid w:val="000C1DB9"/>
    <w:rsid w:val="000C5581"/>
    <w:rsid w:val="000C5E38"/>
    <w:rsid w:val="000C7E30"/>
    <w:rsid w:val="000D0874"/>
    <w:rsid w:val="000D0B45"/>
    <w:rsid w:val="000D2E6D"/>
    <w:rsid w:val="000D2FC2"/>
    <w:rsid w:val="000D35BD"/>
    <w:rsid w:val="000D620B"/>
    <w:rsid w:val="000E1E2E"/>
    <w:rsid w:val="000E24E8"/>
    <w:rsid w:val="000E2607"/>
    <w:rsid w:val="000E26A4"/>
    <w:rsid w:val="000E2DE6"/>
    <w:rsid w:val="000F40C7"/>
    <w:rsid w:val="000F4A3E"/>
    <w:rsid w:val="000F506E"/>
    <w:rsid w:val="000F56A9"/>
    <w:rsid w:val="000F7404"/>
    <w:rsid w:val="00104D0B"/>
    <w:rsid w:val="00106BC6"/>
    <w:rsid w:val="0010749A"/>
    <w:rsid w:val="00107C28"/>
    <w:rsid w:val="00112AC7"/>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1424"/>
    <w:rsid w:val="00173371"/>
    <w:rsid w:val="001815CC"/>
    <w:rsid w:val="00183B8E"/>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E6DC5"/>
    <w:rsid w:val="001F0247"/>
    <w:rsid w:val="001F0CFC"/>
    <w:rsid w:val="001F1AD6"/>
    <w:rsid w:val="001F21D2"/>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2250"/>
    <w:rsid w:val="00234C3D"/>
    <w:rsid w:val="0023520D"/>
    <w:rsid w:val="0023752B"/>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D78FC"/>
    <w:rsid w:val="002E02C6"/>
    <w:rsid w:val="002E322D"/>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24EF2"/>
    <w:rsid w:val="004309CD"/>
    <w:rsid w:val="00430E43"/>
    <w:rsid w:val="004315B1"/>
    <w:rsid w:val="00433818"/>
    <w:rsid w:val="00441345"/>
    <w:rsid w:val="004457FD"/>
    <w:rsid w:val="00447BAE"/>
    <w:rsid w:val="0045186C"/>
    <w:rsid w:val="0045594F"/>
    <w:rsid w:val="00456430"/>
    <w:rsid w:val="00462549"/>
    <w:rsid w:val="00463A4D"/>
    <w:rsid w:val="004643D6"/>
    <w:rsid w:val="00464626"/>
    <w:rsid w:val="004650C4"/>
    <w:rsid w:val="00466B16"/>
    <w:rsid w:val="00467E10"/>
    <w:rsid w:val="0047024E"/>
    <w:rsid w:val="0047364A"/>
    <w:rsid w:val="00474195"/>
    <w:rsid w:val="00476BB4"/>
    <w:rsid w:val="004808CD"/>
    <w:rsid w:val="00487B81"/>
    <w:rsid w:val="00495581"/>
    <w:rsid w:val="00495C59"/>
    <w:rsid w:val="00496CC9"/>
    <w:rsid w:val="00497AD0"/>
    <w:rsid w:val="00497B8E"/>
    <w:rsid w:val="004A13C6"/>
    <w:rsid w:val="004A6777"/>
    <w:rsid w:val="004B04C7"/>
    <w:rsid w:val="004B23A9"/>
    <w:rsid w:val="004B3496"/>
    <w:rsid w:val="004B4ED8"/>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1AFD"/>
    <w:rsid w:val="0051383B"/>
    <w:rsid w:val="00514F04"/>
    <w:rsid w:val="00515C28"/>
    <w:rsid w:val="00515E21"/>
    <w:rsid w:val="00516248"/>
    <w:rsid w:val="00520939"/>
    <w:rsid w:val="00521E21"/>
    <w:rsid w:val="00524ED0"/>
    <w:rsid w:val="00525CCC"/>
    <w:rsid w:val="005322D3"/>
    <w:rsid w:val="0053327B"/>
    <w:rsid w:val="00533A66"/>
    <w:rsid w:val="005374FF"/>
    <w:rsid w:val="00540D17"/>
    <w:rsid w:val="0054144B"/>
    <w:rsid w:val="00542711"/>
    <w:rsid w:val="00542A3C"/>
    <w:rsid w:val="00542ED6"/>
    <w:rsid w:val="005437C8"/>
    <w:rsid w:val="005452E1"/>
    <w:rsid w:val="005460FC"/>
    <w:rsid w:val="0055052B"/>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02"/>
    <w:rsid w:val="00597597"/>
    <w:rsid w:val="005A1135"/>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D5E02"/>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A15"/>
    <w:rsid w:val="00624EC5"/>
    <w:rsid w:val="00625587"/>
    <w:rsid w:val="00632ABB"/>
    <w:rsid w:val="00633A41"/>
    <w:rsid w:val="00640F74"/>
    <w:rsid w:val="006417A3"/>
    <w:rsid w:val="00642E49"/>
    <w:rsid w:val="006433DF"/>
    <w:rsid w:val="00646458"/>
    <w:rsid w:val="00661A63"/>
    <w:rsid w:val="00663E77"/>
    <w:rsid w:val="006650B1"/>
    <w:rsid w:val="00667CB7"/>
    <w:rsid w:val="00672E8D"/>
    <w:rsid w:val="006747EC"/>
    <w:rsid w:val="00675AE0"/>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1FF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565FE"/>
    <w:rsid w:val="00760DAF"/>
    <w:rsid w:val="00761B02"/>
    <w:rsid w:val="00762EAF"/>
    <w:rsid w:val="00783189"/>
    <w:rsid w:val="00785285"/>
    <w:rsid w:val="00791A40"/>
    <w:rsid w:val="00793B6A"/>
    <w:rsid w:val="0079414D"/>
    <w:rsid w:val="00794565"/>
    <w:rsid w:val="007948B5"/>
    <w:rsid w:val="007A2479"/>
    <w:rsid w:val="007A3D20"/>
    <w:rsid w:val="007A4482"/>
    <w:rsid w:val="007A4FC4"/>
    <w:rsid w:val="007A5754"/>
    <w:rsid w:val="007B03A8"/>
    <w:rsid w:val="007B20AC"/>
    <w:rsid w:val="007B2F46"/>
    <w:rsid w:val="007B4CDF"/>
    <w:rsid w:val="007B4E3B"/>
    <w:rsid w:val="007B5F92"/>
    <w:rsid w:val="007C1DCF"/>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703D"/>
    <w:rsid w:val="00847733"/>
    <w:rsid w:val="00855A5F"/>
    <w:rsid w:val="008560D4"/>
    <w:rsid w:val="00856BA9"/>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B3A"/>
    <w:rsid w:val="008B5C84"/>
    <w:rsid w:val="008B6AF6"/>
    <w:rsid w:val="008C2A18"/>
    <w:rsid w:val="008C3F74"/>
    <w:rsid w:val="008C5665"/>
    <w:rsid w:val="008C75EF"/>
    <w:rsid w:val="008C77AB"/>
    <w:rsid w:val="008C7FAA"/>
    <w:rsid w:val="008D0809"/>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540"/>
    <w:rsid w:val="00901901"/>
    <w:rsid w:val="009044A0"/>
    <w:rsid w:val="00905C8C"/>
    <w:rsid w:val="00911363"/>
    <w:rsid w:val="009125FA"/>
    <w:rsid w:val="009134FA"/>
    <w:rsid w:val="00914CCD"/>
    <w:rsid w:val="00917BD7"/>
    <w:rsid w:val="00920DC0"/>
    <w:rsid w:val="00923ACF"/>
    <w:rsid w:val="009251F4"/>
    <w:rsid w:val="00927057"/>
    <w:rsid w:val="00927905"/>
    <w:rsid w:val="009304CC"/>
    <w:rsid w:val="0093078D"/>
    <w:rsid w:val="00932CB0"/>
    <w:rsid w:val="0093470E"/>
    <w:rsid w:val="00934FC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868B6"/>
    <w:rsid w:val="00996547"/>
    <w:rsid w:val="009A0C73"/>
    <w:rsid w:val="009A0D77"/>
    <w:rsid w:val="009A0FAE"/>
    <w:rsid w:val="009A42C4"/>
    <w:rsid w:val="009A72A6"/>
    <w:rsid w:val="009A757B"/>
    <w:rsid w:val="009A7B19"/>
    <w:rsid w:val="009B29FF"/>
    <w:rsid w:val="009B2A47"/>
    <w:rsid w:val="009B41BB"/>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08DB"/>
    <w:rsid w:val="00A6165F"/>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04C"/>
    <w:rsid w:val="00B1474F"/>
    <w:rsid w:val="00B1564C"/>
    <w:rsid w:val="00B20225"/>
    <w:rsid w:val="00B23647"/>
    <w:rsid w:val="00B23B21"/>
    <w:rsid w:val="00B270BF"/>
    <w:rsid w:val="00B30341"/>
    <w:rsid w:val="00B31FD8"/>
    <w:rsid w:val="00B33FB9"/>
    <w:rsid w:val="00B35298"/>
    <w:rsid w:val="00B37838"/>
    <w:rsid w:val="00B40DA9"/>
    <w:rsid w:val="00B50203"/>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8499E"/>
    <w:rsid w:val="00B85654"/>
    <w:rsid w:val="00B85B57"/>
    <w:rsid w:val="00B862A6"/>
    <w:rsid w:val="00B92AF4"/>
    <w:rsid w:val="00B92FF8"/>
    <w:rsid w:val="00B947BB"/>
    <w:rsid w:val="00BA052E"/>
    <w:rsid w:val="00BA1204"/>
    <w:rsid w:val="00BA313E"/>
    <w:rsid w:val="00BA4A0C"/>
    <w:rsid w:val="00BA76D2"/>
    <w:rsid w:val="00BA7D98"/>
    <w:rsid w:val="00BB505F"/>
    <w:rsid w:val="00BB720F"/>
    <w:rsid w:val="00BB7925"/>
    <w:rsid w:val="00BC0665"/>
    <w:rsid w:val="00BC3CE5"/>
    <w:rsid w:val="00BC7758"/>
    <w:rsid w:val="00BD4892"/>
    <w:rsid w:val="00BD4AC8"/>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574F"/>
    <w:rsid w:val="00C1782D"/>
    <w:rsid w:val="00C17CCE"/>
    <w:rsid w:val="00C21956"/>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2CD9"/>
    <w:rsid w:val="00C65579"/>
    <w:rsid w:val="00C72046"/>
    <w:rsid w:val="00C7413A"/>
    <w:rsid w:val="00C77380"/>
    <w:rsid w:val="00C77FB8"/>
    <w:rsid w:val="00C812DA"/>
    <w:rsid w:val="00C83910"/>
    <w:rsid w:val="00C84C97"/>
    <w:rsid w:val="00C8682F"/>
    <w:rsid w:val="00C9006C"/>
    <w:rsid w:val="00C9169A"/>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0841"/>
    <w:rsid w:val="00CD105E"/>
    <w:rsid w:val="00CD1813"/>
    <w:rsid w:val="00CD5241"/>
    <w:rsid w:val="00CD576D"/>
    <w:rsid w:val="00CE10BC"/>
    <w:rsid w:val="00CE468E"/>
    <w:rsid w:val="00CE5E3E"/>
    <w:rsid w:val="00CE7912"/>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4868"/>
    <w:rsid w:val="00D20C2F"/>
    <w:rsid w:val="00D22172"/>
    <w:rsid w:val="00D22A9C"/>
    <w:rsid w:val="00D242D4"/>
    <w:rsid w:val="00D247A4"/>
    <w:rsid w:val="00D248E6"/>
    <w:rsid w:val="00D318C9"/>
    <w:rsid w:val="00D33A0B"/>
    <w:rsid w:val="00D342AD"/>
    <w:rsid w:val="00D34425"/>
    <w:rsid w:val="00D42EB8"/>
    <w:rsid w:val="00D43317"/>
    <w:rsid w:val="00D45966"/>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CC3"/>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1D8B"/>
    <w:rsid w:val="00E43081"/>
    <w:rsid w:val="00E463BC"/>
    <w:rsid w:val="00E50CAC"/>
    <w:rsid w:val="00E52864"/>
    <w:rsid w:val="00E55DF7"/>
    <w:rsid w:val="00E56CEB"/>
    <w:rsid w:val="00E56E60"/>
    <w:rsid w:val="00E64D74"/>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68E1"/>
    <w:rsid w:val="00EA78D9"/>
    <w:rsid w:val="00EB0949"/>
    <w:rsid w:val="00EB6061"/>
    <w:rsid w:val="00EC4F3C"/>
    <w:rsid w:val="00EC6241"/>
    <w:rsid w:val="00EC6A78"/>
    <w:rsid w:val="00EC7C76"/>
    <w:rsid w:val="00EC7E2E"/>
    <w:rsid w:val="00ED31AC"/>
    <w:rsid w:val="00ED563D"/>
    <w:rsid w:val="00ED63F5"/>
    <w:rsid w:val="00EE0BFC"/>
    <w:rsid w:val="00EE3736"/>
    <w:rsid w:val="00EE588F"/>
    <w:rsid w:val="00EE701B"/>
    <w:rsid w:val="00EE7F05"/>
    <w:rsid w:val="00EF0A2C"/>
    <w:rsid w:val="00EF267A"/>
    <w:rsid w:val="00EF5857"/>
    <w:rsid w:val="00EF601C"/>
    <w:rsid w:val="00EF6EA2"/>
    <w:rsid w:val="00F00B62"/>
    <w:rsid w:val="00F00C65"/>
    <w:rsid w:val="00F00E3A"/>
    <w:rsid w:val="00F01AB3"/>
    <w:rsid w:val="00F02E2D"/>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B56B2"/>
    <w:rsid w:val="00FC18E6"/>
    <w:rsid w:val="00FC2D3F"/>
    <w:rsid w:val="00FD1541"/>
    <w:rsid w:val="00FD3278"/>
    <w:rsid w:val="00FD32E4"/>
    <w:rsid w:val="00FD54A9"/>
    <w:rsid w:val="00FD5CE2"/>
    <w:rsid w:val="00FD6AC7"/>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Overskrift1">
    <w:name w:val="heading 1"/>
    <w:basedOn w:val="Normal"/>
    <w:next w:val="Normal"/>
    <w:link w:val="Overskrift1Tegn"/>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Overskrift2">
    <w:name w:val="heading 2"/>
    <w:basedOn w:val="Normal"/>
    <w:next w:val="Normal"/>
    <w:link w:val="Overskrift2Tegn"/>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867F7"/>
    <w:rPr>
      <w:rFonts w:ascii="Times New Roman" w:eastAsiaTheme="majorEastAsia" w:hAnsi="Times New Roman" w:cstheme="majorBidi"/>
      <w:color w:val="000000" w:themeColor="text1"/>
      <w:sz w:val="28"/>
      <w:szCs w:val="32"/>
    </w:rPr>
  </w:style>
  <w:style w:type="paragraph" w:styleId="Listeafsnit">
    <w:name w:val="List Paragraph"/>
    <w:basedOn w:val="Normal"/>
    <w:uiPriority w:val="34"/>
    <w:qFormat/>
    <w:rsid w:val="00C03E98"/>
    <w:pPr>
      <w:ind w:left="720"/>
      <w:contextualSpacing/>
    </w:pPr>
  </w:style>
  <w:style w:type="character" w:styleId="Hyperlink">
    <w:name w:val="Hyperlink"/>
    <w:basedOn w:val="Standardskrifttypeiafsnit"/>
    <w:uiPriority w:val="99"/>
    <w:unhideWhenUsed/>
    <w:rsid w:val="00540D17"/>
    <w:rPr>
      <w:color w:val="0563C1" w:themeColor="hyperlink"/>
      <w:u w:val="single"/>
    </w:rPr>
  </w:style>
  <w:style w:type="paragraph" w:styleId="Sidehoved">
    <w:name w:val="header"/>
    <w:basedOn w:val="Normal"/>
    <w:link w:val="SidehovedTegn"/>
    <w:uiPriority w:val="99"/>
    <w:unhideWhenUsed/>
    <w:rsid w:val="00E22B11"/>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E22B11"/>
    <w:rPr>
      <w:rFonts w:ascii="Times New Roman" w:hAnsi="Times New Roman"/>
      <w:sz w:val="24"/>
    </w:rPr>
  </w:style>
  <w:style w:type="paragraph" w:styleId="Sidefod">
    <w:name w:val="footer"/>
    <w:basedOn w:val="Normal"/>
    <w:link w:val="SidefodTegn"/>
    <w:uiPriority w:val="99"/>
    <w:unhideWhenUsed/>
    <w:rsid w:val="00E22B11"/>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E22B11"/>
    <w:rPr>
      <w:rFonts w:ascii="Times New Roman" w:hAnsi="Times New Roman"/>
      <w:sz w:val="24"/>
    </w:rPr>
  </w:style>
  <w:style w:type="character" w:styleId="Pladsholdertekst">
    <w:name w:val="Placeholder Text"/>
    <w:basedOn w:val="Standardskrifttypeiafsnit"/>
    <w:uiPriority w:val="99"/>
    <w:semiHidden/>
    <w:rsid w:val="00C77380"/>
    <w:rPr>
      <w:color w:val="808080"/>
    </w:rPr>
  </w:style>
  <w:style w:type="character" w:styleId="Sidetal">
    <w:name w:val="page number"/>
    <w:basedOn w:val="Standardskrifttypeiafsnit"/>
    <w:uiPriority w:val="99"/>
    <w:semiHidden/>
    <w:unhideWhenUsed/>
    <w:rsid w:val="00FF5496"/>
  </w:style>
  <w:style w:type="table" w:styleId="Tabel-Gitter">
    <w:name w:val="Table Grid"/>
    <w:basedOn w:val="Tabel-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Fremhv">
    <w:name w:val="Emphasis"/>
    <w:basedOn w:val="Standardskrifttypeiafsnit"/>
    <w:uiPriority w:val="20"/>
    <w:qFormat/>
    <w:rsid w:val="00EB0949"/>
    <w:rPr>
      <w:i/>
      <w:iCs/>
    </w:rPr>
  </w:style>
  <w:style w:type="character" w:styleId="BesgtLink">
    <w:name w:val="FollowedHyperlink"/>
    <w:basedOn w:val="Standardskrifttypeiafsnit"/>
    <w:uiPriority w:val="99"/>
    <w:semiHidden/>
    <w:unhideWhenUsed/>
    <w:rsid w:val="00AA4BB7"/>
    <w:rPr>
      <w:color w:val="954F72" w:themeColor="followedHyperlink"/>
      <w:u w:val="single"/>
    </w:rPr>
  </w:style>
  <w:style w:type="character" w:customStyle="1" w:styleId="translation">
    <w:name w:val="translation"/>
    <w:basedOn w:val="Standardskrifttypeiafsnit"/>
    <w:rsid w:val="00B54EC3"/>
  </w:style>
  <w:style w:type="character" w:styleId="Kommentarhenvisning">
    <w:name w:val="annotation reference"/>
    <w:basedOn w:val="Standardskrifttypeiafsnit"/>
    <w:uiPriority w:val="99"/>
    <w:semiHidden/>
    <w:unhideWhenUsed/>
    <w:rsid w:val="008E1A47"/>
    <w:rPr>
      <w:sz w:val="16"/>
      <w:szCs w:val="16"/>
    </w:rPr>
  </w:style>
  <w:style w:type="paragraph" w:styleId="Kommentartekst">
    <w:name w:val="annotation text"/>
    <w:basedOn w:val="Normal"/>
    <w:link w:val="KommentartekstTegn"/>
    <w:uiPriority w:val="99"/>
    <w:semiHidden/>
    <w:unhideWhenUsed/>
    <w:rsid w:val="008E1A47"/>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8E1A47"/>
    <w:rPr>
      <w:rFonts w:ascii="Times New Roman" w:hAnsi="Times New Roman"/>
      <w:sz w:val="20"/>
      <w:szCs w:val="20"/>
    </w:rPr>
  </w:style>
  <w:style w:type="paragraph" w:styleId="Kommentaremne">
    <w:name w:val="annotation subject"/>
    <w:basedOn w:val="Kommentartekst"/>
    <w:next w:val="Kommentartekst"/>
    <w:link w:val="KommentaremneTegn"/>
    <w:uiPriority w:val="99"/>
    <w:semiHidden/>
    <w:unhideWhenUsed/>
    <w:rsid w:val="008E1A47"/>
    <w:rPr>
      <w:b/>
      <w:bCs/>
    </w:rPr>
  </w:style>
  <w:style w:type="character" w:customStyle="1" w:styleId="KommentaremneTegn">
    <w:name w:val="Kommentaremne Tegn"/>
    <w:basedOn w:val="KommentartekstTegn"/>
    <w:link w:val="Kommentaremne"/>
    <w:uiPriority w:val="99"/>
    <w:semiHidden/>
    <w:rsid w:val="008E1A47"/>
    <w:rPr>
      <w:rFonts w:ascii="Times New Roman" w:hAnsi="Times New Roman"/>
      <w:b/>
      <w:bCs/>
      <w:sz w:val="20"/>
      <w:szCs w:val="20"/>
    </w:rPr>
  </w:style>
  <w:style w:type="paragraph" w:styleId="Markeringsbobletekst">
    <w:name w:val="Balloon Text"/>
    <w:basedOn w:val="Normal"/>
    <w:link w:val="MarkeringsbobletekstTegn"/>
    <w:uiPriority w:val="99"/>
    <w:semiHidden/>
    <w:unhideWhenUsed/>
    <w:rsid w:val="008E1A47"/>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8E1A47"/>
    <w:rPr>
      <w:rFonts w:ascii="Segoe UI" w:hAnsi="Segoe UI" w:cs="Segoe UI"/>
      <w:sz w:val="18"/>
      <w:szCs w:val="18"/>
    </w:rPr>
  </w:style>
  <w:style w:type="character" w:styleId="Kraftighenvisning">
    <w:name w:val="Intense Reference"/>
    <w:basedOn w:val="Standardskrifttypeiafsnit"/>
    <w:uiPriority w:val="32"/>
    <w:qFormat/>
    <w:rsid w:val="003A2CC6"/>
    <w:rPr>
      <w:b/>
      <w:bCs/>
      <w:smallCaps/>
      <w:color w:val="5B9BD5" w:themeColor="accent1"/>
      <w:spacing w:val="5"/>
    </w:rPr>
  </w:style>
  <w:style w:type="paragraph" w:styleId="Fodnotetekst">
    <w:name w:val="footnote text"/>
    <w:basedOn w:val="Normal"/>
    <w:link w:val="FodnotetekstTegn"/>
    <w:uiPriority w:val="99"/>
    <w:semiHidden/>
    <w:unhideWhenUsed/>
    <w:rsid w:val="00D067F9"/>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067F9"/>
    <w:rPr>
      <w:rFonts w:ascii="Times New Roman" w:hAnsi="Times New Roman"/>
      <w:sz w:val="20"/>
      <w:szCs w:val="20"/>
    </w:rPr>
  </w:style>
  <w:style w:type="character" w:styleId="Fodnotehenvisning">
    <w:name w:val="footnote reference"/>
    <w:basedOn w:val="Standardskrifttypeiafsnit"/>
    <w:uiPriority w:val="99"/>
    <w:semiHidden/>
    <w:unhideWhenUsed/>
    <w:rsid w:val="00D067F9"/>
    <w:rPr>
      <w:vertAlign w:val="superscript"/>
    </w:rPr>
  </w:style>
  <w:style w:type="character" w:styleId="Ulstomtale">
    <w:name w:val="Unresolved Mention"/>
    <w:basedOn w:val="Standardskrifttypeiafsnit"/>
    <w:uiPriority w:val="99"/>
    <w:semiHidden/>
    <w:unhideWhenUsed/>
    <w:rsid w:val="00DB1D88"/>
    <w:rPr>
      <w:color w:val="605E5C"/>
      <w:shd w:val="clear" w:color="auto" w:fill="E1DFDD"/>
    </w:rPr>
  </w:style>
  <w:style w:type="character" w:customStyle="1" w:styleId="commaitem">
    <w:name w:val="comma__item"/>
    <w:basedOn w:val="Standardskrifttypeiafsnit"/>
    <w:rsid w:val="00CD105E"/>
  </w:style>
  <w:style w:type="character" w:customStyle="1" w:styleId="comma-separator">
    <w:name w:val="comma-separator"/>
    <w:basedOn w:val="Standardskrifttypeiafsnit"/>
    <w:rsid w:val="00CD105E"/>
  </w:style>
  <w:style w:type="character" w:styleId="HTML-kode">
    <w:name w:val="HTML Code"/>
    <w:basedOn w:val="Standardskrifttypeiafsnit"/>
    <w:uiPriority w:val="99"/>
    <w:semiHidden/>
    <w:unhideWhenUsed/>
    <w:rsid w:val="006C1FAB"/>
    <w:rPr>
      <w:rFonts w:ascii="Courier New" w:eastAsia="Times New Roman" w:hAnsi="Courier New" w:cs="Courier New"/>
      <w:sz w:val="20"/>
      <w:szCs w:val="20"/>
    </w:rPr>
  </w:style>
  <w:style w:type="paragraph" w:styleId="Billedtekst">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Slutnotehenvisning">
    <w:name w:val="endnote reference"/>
    <w:basedOn w:val="Standardskrifttypeiafsnit"/>
    <w:uiPriority w:val="99"/>
    <w:semiHidden/>
    <w:unhideWhenUsed/>
    <w:rsid w:val="000D35BD"/>
    <w:rPr>
      <w:vertAlign w:val="superscript"/>
    </w:rPr>
  </w:style>
  <w:style w:type="character" w:customStyle="1" w:styleId="le-fuzzy-query-itemtext">
    <w:name w:val="le-fuzzy-query-item__text"/>
    <w:basedOn w:val="Standardskrifttypeiafsnit"/>
    <w:rsid w:val="006E4FF1"/>
  </w:style>
  <w:style w:type="character" w:customStyle="1" w:styleId="Overskrift2Tegn">
    <w:name w:val="Overskrift 2 Tegn"/>
    <w:basedOn w:val="Standardskrifttypeiafsnit"/>
    <w:link w:val="Overskrift2"/>
    <w:uiPriority w:val="9"/>
    <w:rsid w:val="00611A91"/>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11A91"/>
    <w:rPr>
      <w:rFonts w:asciiTheme="majorHAnsi" w:eastAsiaTheme="majorEastAsia" w:hAnsiTheme="majorHAnsi" w:cstheme="majorBidi"/>
      <w:color w:val="1F4D78" w:themeColor="accent1" w:themeShade="7F"/>
      <w:sz w:val="24"/>
      <w:szCs w:val="24"/>
    </w:rPr>
  </w:style>
  <w:style w:type="paragraph" w:styleId="Liste">
    <w:name w:val="List"/>
    <w:basedOn w:val="Normal"/>
    <w:uiPriority w:val="99"/>
    <w:unhideWhenUsed/>
    <w:rsid w:val="00611A91"/>
    <w:pPr>
      <w:ind w:left="283" w:hanging="283"/>
      <w:contextualSpacing/>
    </w:pPr>
  </w:style>
  <w:style w:type="paragraph" w:styleId="Opstilling-punkttegn">
    <w:name w:val="List Bullet"/>
    <w:basedOn w:val="Normal"/>
    <w:uiPriority w:val="99"/>
    <w:unhideWhenUsed/>
    <w:rsid w:val="00611A91"/>
    <w:pPr>
      <w:numPr>
        <w:numId w:val="8"/>
      </w:numPr>
      <w:contextualSpacing/>
    </w:pPr>
  </w:style>
  <w:style w:type="paragraph" w:styleId="Brdtekst">
    <w:name w:val="Body Text"/>
    <w:basedOn w:val="Normal"/>
    <w:link w:val="BrdtekstTegn"/>
    <w:uiPriority w:val="99"/>
    <w:unhideWhenUsed/>
    <w:rsid w:val="00611A91"/>
    <w:pPr>
      <w:spacing w:after="120"/>
    </w:pPr>
  </w:style>
  <w:style w:type="character" w:customStyle="1" w:styleId="BrdtekstTegn">
    <w:name w:val="Brødtekst Tegn"/>
    <w:basedOn w:val="Standardskrifttypeiafsnit"/>
    <w:link w:val="Brdtekst"/>
    <w:uiPriority w:val="99"/>
    <w:rsid w:val="00611A91"/>
    <w:rPr>
      <w:rFonts w:ascii="Times New Roman" w:hAnsi="Times New Roman"/>
      <w:sz w:val="24"/>
    </w:rPr>
  </w:style>
  <w:style w:type="paragraph" w:styleId="Brdtekst-frstelinjeindrykning1">
    <w:name w:val="Body Text First Indent"/>
    <w:basedOn w:val="Brdtekst"/>
    <w:link w:val="Brdtekst-frstelinjeindrykning1Tegn"/>
    <w:uiPriority w:val="99"/>
    <w:unhideWhenUsed/>
    <w:rsid w:val="00611A91"/>
    <w:pPr>
      <w:spacing w:after="160"/>
      <w:ind w:firstLine="360"/>
    </w:pPr>
  </w:style>
  <w:style w:type="character" w:customStyle="1" w:styleId="Brdtekst-frstelinjeindrykning1Tegn">
    <w:name w:val="Brødtekst - førstelinjeindrykning 1 Tegn"/>
    <w:basedOn w:val="BrdtekstTegn"/>
    <w:link w:val="Brdtekst-frstelinjeindrykning1"/>
    <w:uiPriority w:val="99"/>
    <w:rsid w:val="00611A91"/>
    <w:rPr>
      <w:rFonts w:ascii="Times New Roman" w:hAnsi="Times New Roman"/>
      <w:sz w:val="24"/>
    </w:rPr>
  </w:style>
  <w:style w:type="paragraph" w:styleId="Brdtekstindrykning">
    <w:name w:val="Body Text Indent"/>
    <w:basedOn w:val="Normal"/>
    <w:link w:val="BrdtekstindrykningTegn"/>
    <w:uiPriority w:val="99"/>
    <w:semiHidden/>
    <w:unhideWhenUsed/>
    <w:rsid w:val="00611A91"/>
    <w:pPr>
      <w:spacing w:after="120"/>
      <w:ind w:left="283"/>
    </w:pPr>
  </w:style>
  <w:style w:type="character" w:customStyle="1" w:styleId="BrdtekstindrykningTegn">
    <w:name w:val="Brødtekstindrykning Tegn"/>
    <w:basedOn w:val="Standardskrifttypeiafsnit"/>
    <w:link w:val="Brdtekstindrykning"/>
    <w:uiPriority w:val="99"/>
    <w:semiHidden/>
    <w:rsid w:val="00611A91"/>
    <w:rPr>
      <w:rFonts w:ascii="Times New Roman" w:hAnsi="Times New Roman"/>
      <w:sz w:val="24"/>
    </w:rPr>
  </w:style>
  <w:style w:type="paragraph" w:styleId="Brdtekst-frstelinjeindrykning2">
    <w:name w:val="Body Text First Indent 2"/>
    <w:basedOn w:val="Brdtekstindrykning"/>
    <w:link w:val="Brdtekst-frstelinjeindrykning2Tegn"/>
    <w:uiPriority w:val="99"/>
    <w:unhideWhenUsed/>
    <w:rsid w:val="00611A91"/>
    <w:pPr>
      <w:spacing w:after="160"/>
      <w:ind w:left="360" w:firstLine="360"/>
    </w:pPr>
  </w:style>
  <w:style w:type="character" w:customStyle="1" w:styleId="Brdtekst-frstelinjeindrykning2Tegn">
    <w:name w:val="Brødtekst - førstelinjeindrykning 2 Tegn"/>
    <w:basedOn w:val="BrdtekstindrykningTegn"/>
    <w:link w:val="Brdtekst-frstelinjeindrykning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1F43C-414C-4FE6-9369-9499E939B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54</Pages>
  <Words>18383</Words>
  <Characters>397351</Characters>
  <Application>Microsoft Office Word</Application>
  <DocSecurity>0</DocSecurity>
  <Lines>3311</Lines>
  <Paragraphs>829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Statens It</Company>
  <LinksUpToDate>false</LinksUpToDate>
  <CharactersWithSpaces>414905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Julian Christensen</cp:lastModifiedBy>
  <cp:revision>29</cp:revision>
  <cp:lastPrinted>2024-07-04T06:34:00Z</cp:lastPrinted>
  <dcterms:created xsi:type="dcterms:W3CDTF">2024-07-04T06:58:00Z</dcterms:created>
  <dcterms:modified xsi:type="dcterms:W3CDTF">2024-07-05T12:33:00Z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